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022F7" w:rsidRPr="00557753" w:rsidRDefault="006022F7" w:rsidP="007C07C1">
      <w:pPr>
        <w:pStyle w:val="1"/>
        <w:spacing w:beforeLines="60" w:after="60"/>
        <w:jc w:val="center"/>
        <w:rPr>
          <w:color w:val="auto"/>
        </w:rPr>
      </w:pPr>
      <w:r w:rsidRPr="00557753">
        <w:rPr>
          <w:color w:val="auto"/>
        </w:rPr>
        <w:t>АРМ предметного администратора</w:t>
      </w:r>
    </w:p>
    <w:p w:rsidR="006022F7" w:rsidRDefault="006022F7" w:rsidP="007C07C1">
      <w:pPr>
        <w:spacing w:beforeLines="60" w:after="60"/>
        <w:rPr>
          <w:lang w:val="en-US"/>
        </w:rPr>
      </w:pPr>
    </w:p>
    <w:p w:rsidR="006022F7" w:rsidRPr="004873B1" w:rsidRDefault="006022F7" w:rsidP="000A75B3">
      <w:pPr>
        <w:pStyle w:val="a3"/>
        <w:numPr>
          <w:ilvl w:val="0"/>
          <w:numId w:val="1"/>
        </w:numPr>
        <w:spacing w:beforeLines="60" w:after="60"/>
        <w:ind w:left="426"/>
        <w:rPr>
          <w:rFonts w:ascii="Times New Roman" w:hAnsi="Times New Roman" w:cs="Times New Roman"/>
          <w:b/>
          <w:i w:val="0"/>
          <w:color w:val="auto"/>
        </w:rPr>
      </w:pPr>
      <w:r>
        <w:rPr>
          <w:rFonts w:ascii="Times New Roman" w:hAnsi="Times New Roman" w:cs="Times New Roman"/>
          <w:b/>
          <w:i w:val="0"/>
          <w:color w:val="auto"/>
        </w:rPr>
        <w:t xml:space="preserve">БД СС: </w:t>
      </w:r>
      <w:r w:rsidRPr="004873B1">
        <w:rPr>
          <w:rFonts w:ascii="Times New Roman" w:hAnsi="Times New Roman" w:cs="Times New Roman"/>
          <w:b/>
          <w:i w:val="0"/>
          <w:color w:val="auto"/>
        </w:rPr>
        <w:t>Программы</w:t>
      </w:r>
    </w:p>
    <w:p w:rsidR="006022F7" w:rsidRDefault="006022F7" w:rsidP="000A75B3">
      <w:pPr>
        <w:pStyle w:val="a3"/>
        <w:numPr>
          <w:ilvl w:val="1"/>
          <w:numId w:val="1"/>
        </w:numPr>
        <w:spacing w:beforeLines="60" w:after="60"/>
        <w:rPr>
          <w:rFonts w:ascii="Times New Roman" w:hAnsi="Times New Roman" w:cs="Times New Roman"/>
          <w:b/>
          <w:color w:val="auto"/>
        </w:rPr>
      </w:pPr>
      <w:r>
        <w:rPr>
          <w:rFonts w:ascii="Times New Roman" w:hAnsi="Times New Roman" w:cs="Times New Roman"/>
          <w:b/>
          <w:color w:val="auto"/>
        </w:rPr>
        <w:t>Форма Программы</w:t>
      </w:r>
    </w:p>
    <w:p w:rsidR="005A5B1B" w:rsidRDefault="005A5B1B" w:rsidP="005A5B1B">
      <w:r>
        <w:rPr>
          <w:noProof/>
        </w:rPr>
        <w:drawing>
          <wp:inline distT="0" distB="0" distL="0" distR="0">
            <wp:extent cx="1580515" cy="278130"/>
            <wp:effectExtent l="19050" t="19050" r="19685" b="266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0515" cy="2781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A5B1B" w:rsidRPr="006022F7" w:rsidRDefault="005A5B1B" w:rsidP="005A5B1B">
      <w:pPr>
        <w:pStyle w:val="a7"/>
        <w:rPr>
          <w:rFonts w:ascii="Arial" w:hAnsi="Arial" w:cs="Arial"/>
          <w:color w:val="auto"/>
          <w:sz w:val="20"/>
          <w:szCs w:val="20"/>
        </w:rPr>
      </w:pPr>
      <w:r w:rsidRPr="00320C9C">
        <w:rPr>
          <w:color w:val="auto"/>
        </w:rPr>
        <w:t xml:space="preserve">Рисунок </w:t>
      </w:r>
      <w:r w:rsidR="006C0BE5" w:rsidRPr="00320C9C">
        <w:rPr>
          <w:color w:val="auto"/>
        </w:rPr>
        <w:fldChar w:fldCharType="begin"/>
      </w:r>
      <w:r w:rsidRPr="00320C9C">
        <w:rPr>
          <w:color w:val="auto"/>
        </w:rPr>
        <w:instrText xml:space="preserve"> SEQ Рисунок \* ARABIC </w:instrText>
      </w:r>
      <w:r w:rsidR="006C0BE5" w:rsidRPr="00320C9C">
        <w:rPr>
          <w:color w:val="auto"/>
        </w:rPr>
        <w:fldChar w:fldCharType="separate"/>
      </w:r>
      <w:r w:rsidR="00887424">
        <w:rPr>
          <w:noProof/>
          <w:color w:val="auto"/>
        </w:rPr>
        <w:t>1</w:t>
      </w:r>
      <w:r w:rsidR="006C0BE5" w:rsidRPr="00320C9C">
        <w:rPr>
          <w:color w:val="auto"/>
        </w:rPr>
        <w:fldChar w:fldCharType="end"/>
      </w:r>
      <w:r>
        <w:rPr>
          <w:color w:val="auto"/>
        </w:rPr>
        <w:t>. Кнопки формы Программы, режим чтения</w:t>
      </w:r>
    </w:p>
    <w:p w:rsidR="005A5B1B" w:rsidRDefault="005A5B1B" w:rsidP="005A5B1B">
      <w:r>
        <w:rPr>
          <w:noProof/>
        </w:rPr>
        <w:drawing>
          <wp:inline distT="0" distB="0" distL="0" distR="0">
            <wp:extent cx="2504440" cy="298450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4440" cy="29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5B1B" w:rsidRPr="006022F7" w:rsidRDefault="005A5B1B" w:rsidP="005A5B1B">
      <w:pPr>
        <w:pStyle w:val="a7"/>
        <w:rPr>
          <w:rFonts w:ascii="Arial" w:hAnsi="Arial" w:cs="Arial"/>
          <w:color w:val="auto"/>
          <w:sz w:val="20"/>
          <w:szCs w:val="20"/>
        </w:rPr>
      </w:pPr>
      <w:r w:rsidRPr="00320C9C">
        <w:rPr>
          <w:color w:val="auto"/>
        </w:rPr>
        <w:t xml:space="preserve">Рисунок </w:t>
      </w:r>
      <w:r w:rsidR="006C0BE5" w:rsidRPr="00320C9C">
        <w:rPr>
          <w:color w:val="auto"/>
        </w:rPr>
        <w:fldChar w:fldCharType="begin"/>
      </w:r>
      <w:r w:rsidRPr="00320C9C">
        <w:rPr>
          <w:color w:val="auto"/>
        </w:rPr>
        <w:instrText xml:space="preserve"> SEQ Рисунок \* ARABIC </w:instrText>
      </w:r>
      <w:r w:rsidR="006C0BE5" w:rsidRPr="00320C9C">
        <w:rPr>
          <w:color w:val="auto"/>
        </w:rPr>
        <w:fldChar w:fldCharType="separate"/>
      </w:r>
      <w:r w:rsidR="00887424">
        <w:rPr>
          <w:noProof/>
          <w:color w:val="auto"/>
        </w:rPr>
        <w:t>2</w:t>
      </w:r>
      <w:r w:rsidR="006C0BE5" w:rsidRPr="00320C9C">
        <w:rPr>
          <w:color w:val="auto"/>
        </w:rPr>
        <w:fldChar w:fldCharType="end"/>
      </w:r>
      <w:r>
        <w:rPr>
          <w:color w:val="auto"/>
        </w:rPr>
        <w:t>. Кнопки формы Программы, режим редактирования</w:t>
      </w:r>
    </w:p>
    <w:p w:rsidR="005F33E9" w:rsidRDefault="002802E7">
      <w:pPr>
        <w:rPr>
          <w:lang w:val="en-US"/>
        </w:rPr>
      </w:pPr>
      <w:r>
        <w:rPr>
          <w:noProof/>
        </w:rPr>
        <w:drawing>
          <wp:inline distT="0" distB="0" distL="0" distR="0">
            <wp:extent cx="5937885" cy="4215765"/>
            <wp:effectExtent l="19050" t="19050" r="24765" b="133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2157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022F7" w:rsidRPr="006022F7" w:rsidRDefault="006022F7" w:rsidP="005A5B1B">
      <w:pPr>
        <w:pStyle w:val="a7"/>
        <w:rPr>
          <w:rFonts w:ascii="Arial" w:hAnsi="Arial" w:cs="Arial"/>
          <w:color w:val="auto"/>
          <w:sz w:val="20"/>
          <w:szCs w:val="20"/>
        </w:rPr>
      </w:pPr>
      <w:r w:rsidRPr="00320C9C">
        <w:rPr>
          <w:color w:val="auto"/>
        </w:rPr>
        <w:t xml:space="preserve">Рисунок </w:t>
      </w:r>
      <w:r w:rsidR="006C0BE5" w:rsidRPr="00320C9C">
        <w:rPr>
          <w:color w:val="auto"/>
        </w:rPr>
        <w:fldChar w:fldCharType="begin"/>
      </w:r>
      <w:r w:rsidRPr="00320C9C">
        <w:rPr>
          <w:color w:val="auto"/>
        </w:rPr>
        <w:instrText xml:space="preserve"> SEQ Рисунок \* ARABIC </w:instrText>
      </w:r>
      <w:r w:rsidR="006C0BE5" w:rsidRPr="00320C9C">
        <w:rPr>
          <w:color w:val="auto"/>
        </w:rPr>
        <w:fldChar w:fldCharType="separate"/>
      </w:r>
      <w:r w:rsidR="00887424">
        <w:rPr>
          <w:noProof/>
          <w:color w:val="auto"/>
        </w:rPr>
        <w:t>3</w:t>
      </w:r>
      <w:r w:rsidR="006C0BE5" w:rsidRPr="00320C9C">
        <w:rPr>
          <w:color w:val="auto"/>
        </w:rPr>
        <w:fldChar w:fldCharType="end"/>
      </w:r>
      <w:r>
        <w:rPr>
          <w:color w:val="auto"/>
        </w:rPr>
        <w:t>. Форма Программы, вкладка Серверы</w:t>
      </w:r>
    </w:p>
    <w:p w:rsidR="006022F7" w:rsidRPr="006022F7" w:rsidRDefault="006022F7"/>
    <w:p w:rsidR="006022F7" w:rsidRDefault="002802E7">
      <w:pPr>
        <w:rPr>
          <w:lang w:val="en-US"/>
        </w:rPr>
      </w:pPr>
      <w:r>
        <w:rPr>
          <w:noProof/>
        </w:rPr>
        <w:drawing>
          <wp:inline distT="0" distB="0" distL="0" distR="0">
            <wp:extent cx="5925820" cy="1888490"/>
            <wp:effectExtent l="19050" t="19050" r="17780" b="165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18884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022F7" w:rsidRPr="006022F7" w:rsidRDefault="006022F7" w:rsidP="005A5B1B">
      <w:pPr>
        <w:pStyle w:val="a7"/>
        <w:rPr>
          <w:rFonts w:ascii="Arial" w:hAnsi="Arial" w:cs="Arial"/>
          <w:color w:val="auto"/>
          <w:sz w:val="20"/>
          <w:szCs w:val="20"/>
        </w:rPr>
      </w:pPr>
      <w:r w:rsidRPr="00320C9C">
        <w:rPr>
          <w:color w:val="auto"/>
        </w:rPr>
        <w:t xml:space="preserve">Рисунок </w:t>
      </w:r>
      <w:r w:rsidR="006C0BE5" w:rsidRPr="00320C9C">
        <w:rPr>
          <w:color w:val="auto"/>
        </w:rPr>
        <w:fldChar w:fldCharType="begin"/>
      </w:r>
      <w:r w:rsidRPr="00320C9C">
        <w:rPr>
          <w:color w:val="auto"/>
        </w:rPr>
        <w:instrText xml:space="preserve"> SEQ Рисунок \* ARABIC </w:instrText>
      </w:r>
      <w:r w:rsidR="006C0BE5" w:rsidRPr="00320C9C">
        <w:rPr>
          <w:color w:val="auto"/>
        </w:rPr>
        <w:fldChar w:fldCharType="separate"/>
      </w:r>
      <w:r w:rsidR="00887424">
        <w:rPr>
          <w:noProof/>
          <w:color w:val="auto"/>
        </w:rPr>
        <w:t>4</w:t>
      </w:r>
      <w:r w:rsidR="006C0BE5" w:rsidRPr="00320C9C">
        <w:rPr>
          <w:color w:val="auto"/>
        </w:rPr>
        <w:fldChar w:fldCharType="end"/>
      </w:r>
      <w:r>
        <w:rPr>
          <w:color w:val="auto"/>
        </w:rPr>
        <w:t>. Форма Программы, вкладка Дополнительно</w:t>
      </w:r>
    </w:p>
    <w:p w:rsidR="007D79B8" w:rsidRPr="007D79B8" w:rsidRDefault="007D79B8" w:rsidP="007D79B8">
      <w:pPr>
        <w:pStyle w:val="a7"/>
        <w:spacing w:after="0"/>
        <w:rPr>
          <w:rFonts w:ascii="Arial" w:hAnsi="Arial" w:cs="Arial"/>
          <w:color w:val="auto"/>
          <w:sz w:val="20"/>
          <w:szCs w:val="20"/>
        </w:rPr>
      </w:pPr>
      <w:r w:rsidRPr="007D79B8">
        <w:rPr>
          <w:rFonts w:ascii="Arial" w:hAnsi="Arial" w:cs="Arial"/>
          <w:color w:val="auto"/>
          <w:sz w:val="20"/>
          <w:szCs w:val="20"/>
        </w:rPr>
        <w:lastRenderedPageBreak/>
        <w:t xml:space="preserve">Таблица </w:t>
      </w:r>
      <w:r w:rsidR="006C0BE5" w:rsidRPr="007D79B8">
        <w:rPr>
          <w:rFonts w:ascii="Arial" w:hAnsi="Arial" w:cs="Arial"/>
          <w:color w:val="auto"/>
          <w:sz w:val="20"/>
          <w:szCs w:val="20"/>
        </w:rPr>
        <w:fldChar w:fldCharType="begin"/>
      </w:r>
      <w:r w:rsidRPr="007D79B8">
        <w:rPr>
          <w:rFonts w:ascii="Arial" w:hAnsi="Arial" w:cs="Arial"/>
          <w:color w:val="auto"/>
          <w:sz w:val="20"/>
          <w:szCs w:val="20"/>
        </w:rPr>
        <w:instrText xml:space="preserve"> SEQ Таблица \* ARABIC </w:instrText>
      </w:r>
      <w:r w:rsidR="006C0BE5" w:rsidRPr="007D79B8">
        <w:rPr>
          <w:rFonts w:ascii="Arial" w:hAnsi="Arial" w:cs="Arial"/>
          <w:color w:val="auto"/>
          <w:sz w:val="20"/>
          <w:szCs w:val="20"/>
        </w:rPr>
        <w:fldChar w:fldCharType="separate"/>
      </w:r>
      <w:r w:rsidR="00EF7C1D">
        <w:rPr>
          <w:rFonts w:ascii="Arial" w:hAnsi="Arial" w:cs="Arial"/>
          <w:noProof/>
          <w:color w:val="auto"/>
          <w:sz w:val="20"/>
          <w:szCs w:val="20"/>
        </w:rPr>
        <w:t>1</w:t>
      </w:r>
      <w:r w:rsidR="006C0BE5" w:rsidRPr="007D79B8">
        <w:rPr>
          <w:rFonts w:ascii="Arial" w:hAnsi="Arial" w:cs="Arial"/>
          <w:color w:val="auto"/>
          <w:sz w:val="20"/>
          <w:szCs w:val="20"/>
        </w:rPr>
        <w:fldChar w:fldCharType="end"/>
      </w:r>
      <w:r>
        <w:rPr>
          <w:rFonts w:ascii="Arial" w:hAnsi="Arial" w:cs="Arial"/>
          <w:color w:val="auto"/>
          <w:sz w:val="20"/>
          <w:szCs w:val="20"/>
        </w:rPr>
        <w:t xml:space="preserve">. </w:t>
      </w:r>
      <w:r w:rsidRPr="007D79B8">
        <w:rPr>
          <w:rFonts w:ascii="Arial" w:hAnsi="Arial" w:cs="Arial"/>
          <w:color w:val="auto"/>
          <w:sz w:val="20"/>
          <w:szCs w:val="20"/>
        </w:rPr>
        <w:t>Перечень элементов формы Программы</w:t>
      </w:r>
    </w:p>
    <w:tbl>
      <w:tblPr>
        <w:tblW w:w="9731" w:type="dxa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828"/>
        <w:gridCol w:w="3301"/>
        <w:gridCol w:w="1330"/>
        <w:gridCol w:w="4272"/>
      </w:tblGrid>
      <w:tr w:rsidR="00A10E4D" w:rsidRPr="005A5B1B" w:rsidTr="00A10E4D">
        <w:tc>
          <w:tcPr>
            <w:tcW w:w="828" w:type="dxa"/>
          </w:tcPr>
          <w:p w:rsidR="007C07C1" w:rsidRDefault="007C07C1" w:rsidP="006126B9">
            <w:pPr>
              <w:spacing w:beforeLines="60" w:afterLines="60"/>
              <w:rPr>
                <w:rFonts w:ascii="Arial" w:eastAsiaTheme="majorEastAsia" w:hAnsi="Arial" w:cs="Arial"/>
                <w:b/>
                <w:bCs/>
                <w:color w:val="365F91" w:themeColor="accent1" w:themeShade="BF"/>
                <w:sz w:val="20"/>
                <w:szCs w:val="20"/>
              </w:rPr>
              <w:pPrChange w:id="0" w:author="Administrator" w:date="2014-02-13T13:12:00Z">
                <w:pPr>
                  <w:keepNext/>
                  <w:keepLines/>
                  <w:spacing w:beforeLines="60" w:afterLines="60"/>
                  <w:outlineLvl w:val="0"/>
                </w:pPr>
              </w:pPrChange>
            </w:pPr>
          </w:p>
        </w:tc>
        <w:tc>
          <w:tcPr>
            <w:tcW w:w="3301" w:type="dxa"/>
          </w:tcPr>
          <w:p w:rsidR="007C07C1" w:rsidRDefault="00A10E4D" w:rsidP="00170C69">
            <w:pPr>
              <w:spacing w:beforeLines="60" w:afterLines="60"/>
              <w:rPr>
                <w:rFonts w:ascii="Arial" w:hAnsi="Arial" w:cs="Arial"/>
                <w:b/>
                <w:bCs/>
                <w:sz w:val="20"/>
                <w:szCs w:val="20"/>
              </w:rPr>
              <w:pPrChange w:id="1" w:author="Administrator" w:date="2014-02-13T13:06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Наименование </w:t>
            </w:r>
          </w:p>
        </w:tc>
        <w:tc>
          <w:tcPr>
            <w:tcW w:w="1330" w:type="dxa"/>
          </w:tcPr>
          <w:p w:rsidR="007C07C1" w:rsidRDefault="00A10E4D" w:rsidP="00170C69">
            <w:pPr>
              <w:spacing w:beforeLines="60" w:afterLines="60"/>
              <w:rPr>
                <w:rFonts w:ascii="Arial" w:hAnsi="Arial" w:cs="Arial"/>
                <w:b/>
                <w:bCs/>
                <w:sz w:val="20"/>
                <w:szCs w:val="20"/>
              </w:rPr>
              <w:pPrChange w:id="2" w:author="Administrator" w:date="2014-02-13T13:06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b/>
                <w:bCs/>
                <w:sz w:val="20"/>
                <w:szCs w:val="20"/>
              </w:rPr>
              <w:t>Тип элемента</w:t>
            </w:r>
          </w:p>
        </w:tc>
        <w:tc>
          <w:tcPr>
            <w:tcW w:w="4272" w:type="dxa"/>
          </w:tcPr>
          <w:p w:rsidR="007C07C1" w:rsidRDefault="00A10E4D" w:rsidP="00170C6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3" w:author="Administrator" w:date="2014-02-13T13:06:00Z">
                <w:pPr>
                  <w:spacing w:beforeLines="60" w:afterLines="60"/>
                </w:pPr>
              </w:pPrChange>
            </w:pPr>
            <w:r w:rsidRPr="000A1EBA">
              <w:rPr>
                <w:rFonts w:ascii="Arial" w:hAnsi="Arial" w:cs="Arial"/>
                <w:sz w:val="20"/>
                <w:szCs w:val="20"/>
              </w:rPr>
              <w:t xml:space="preserve">относительно </w:t>
            </w:r>
            <w:proofErr w:type="gramStart"/>
            <w:r w:rsidRPr="000A1EBA">
              <w:rPr>
                <w:rFonts w:ascii="Arial" w:hAnsi="Arial" w:cs="Arial"/>
                <w:sz w:val="20"/>
                <w:szCs w:val="20"/>
              </w:rPr>
              <w:t>ДОП</w:t>
            </w:r>
            <w:proofErr w:type="gramEnd"/>
            <w:r w:rsidRPr="000A1EBA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3F5B34">
              <w:rPr>
                <w:rFonts w:ascii="Arial" w:hAnsi="Arial" w:cs="Arial"/>
                <w:b/>
                <w:bCs/>
                <w:sz w:val="20"/>
                <w:szCs w:val="20"/>
              </w:rPr>
              <w:t>SS_Module</w:t>
            </w:r>
            <w:proofErr w:type="spellEnd"/>
          </w:p>
        </w:tc>
      </w:tr>
      <w:tr w:rsidR="00A10E4D" w:rsidRPr="005A5B1B" w:rsidTr="00A10E4D">
        <w:tc>
          <w:tcPr>
            <w:tcW w:w="828" w:type="dxa"/>
          </w:tcPr>
          <w:p w:rsidR="007C07C1" w:rsidRDefault="007C07C1" w:rsidP="00170C69">
            <w:pPr>
              <w:pStyle w:val="a9"/>
              <w:numPr>
                <w:ilvl w:val="0"/>
                <w:numId w:val="34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4" w:author="Administrator" w:date="2014-02-13T13:06:00Z">
                <w:pPr>
                  <w:pStyle w:val="a9"/>
                  <w:numPr>
                    <w:numId w:val="34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301" w:type="dxa"/>
          </w:tcPr>
          <w:p w:rsidR="007C07C1" w:rsidRDefault="00A10E4D" w:rsidP="00170C6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5" w:author="Administrator" w:date="2014-02-13T13:06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Выйти</w:t>
            </w:r>
          </w:p>
        </w:tc>
        <w:tc>
          <w:tcPr>
            <w:tcW w:w="1330" w:type="dxa"/>
          </w:tcPr>
          <w:p w:rsidR="007C07C1" w:rsidRDefault="00A10E4D" w:rsidP="00170C6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6" w:author="Administrator" w:date="2014-02-13T13:06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Кнопка</w:t>
            </w:r>
          </w:p>
        </w:tc>
        <w:tc>
          <w:tcPr>
            <w:tcW w:w="4272" w:type="dxa"/>
          </w:tcPr>
          <w:p w:rsidR="007C07C1" w:rsidRDefault="007C07C1" w:rsidP="00170C6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7" w:author="Administrator" w:date="2014-02-13T13:06:00Z">
                <w:pPr>
                  <w:spacing w:beforeLines="60" w:afterLines="60"/>
                </w:pPr>
              </w:pPrChange>
            </w:pPr>
          </w:p>
        </w:tc>
      </w:tr>
      <w:tr w:rsidR="00A10E4D" w:rsidRPr="005A5B1B" w:rsidTr="00A10E4D">
        <w:tc>
          <w:tcPr>
            <w:tcW w:w="828" w:type="dxa"/>
          </w:tcPr>
          <w:p w:rsidR="007C07C1" w:rsidRDefault="007C07C1" w:rsidP="00170C69">
            <w:pPr>
              <w:pStyle w:val="a9"/>
              <w:numPr>
                <w:ilvl w:val="0"/>
                <w:numId w:val="34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8" w:author="Administrator" w:date="2014-02-13T13:06:00Z">
                <w:pPr>
                  <w:pStyle w:val="a9"/>
                  <w:numPr>
                    <w:numId w:val="34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301" w:type="dxa"/>
          </w:tcPr>
          <w:p w:rsidR="007C07C1" w:rsidRDefault="00A10E4D" w:rsidP="00170C6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9" w:author="Administrator" w:date="2014-02-13T13:06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Редактировать</w:t>
            </w:r>
          </w:p>
        </w:tc>
        <w:tc>
          <w:tcPr>
            <w:tcW w:w="1330" w:type="dxa"/>
          </w:tcPr>
          <w:p w:rsidR="007C07C1" w:rsidRDefault="00A10E4D" w:rsidP="00170C6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0" w:author="Administrator" w:date="2014-02-13T13:06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Кнопка</w:t>
            </w:r>
          </w:p>
        </w:tc>
        <w:tc>
          <w:tcPr>
            <w:tcW w:w="4272" w:type="dxa"/>
          </w:tcPr>
          <w:p w:rsidR="007C07C1" w:rsidRDefault="007C07C1" w:rsidP="00170C6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1" w:author="Administrator" w:date="2014-02-13T13:06:00Z">
                <w:pPr>
                  <w:spacing w:beforeLines="60" w:afterLines="60"/>
                </w:pPr>
              </w:pPrChange>
            </w:pPr>
          </w:p>
        </w:tc>
      </w:tr>
      <w:tr w:rsidR="00A10E4D" w:rsidRPr="005A5B1B" w:rsidTr="00A10E4D">
        <w:tc>
          <w:tcPr>
            <w:tcW w:w="828" w:type="dxa"/>
          </w:tcPr>
          <w:p w:rsidR="007C07C1" w:rsidRDefault="007C07C1" w:rsidP="00170C69">
            <w:pPr>
              <w:pStyle w:val="a9"/>
              <w:numPr>
                <w:ilvl w:val="0"/>
                <w:numId w:val="34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2" w:author="Administrator" w:date="2014-02-13T13:06:00Z">
                <w:pPr>
                  <w:pStyle w:val="a9"/>
                  <w:numPr>
                    <w:numId w:val="34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301" w:type="dxa"/>
          </w:tcPr>
          <w:p w:rsidR="007C07C1" w:rsidRDefault="00A10E4D" w:rsidP="00170C6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3" w:author="Administrator" w:date="2014-02-13T13:06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Открыть БД</w:t>
            </w:r>
          </w:p>
        </w:tc>
        <w:tc>
          <w:tcPr>
            <w:tcW w:w="1330" w:type="dxa"/>
          </w:tcPr>
          <w:p w:rsidR="007C07C1" w:rsidRDefault="00A10E4D" w:rsidP="00170C6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4" w:author="Administrator" w:date="2014-02-13T13:06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Кнопка</w:t>
            </w:r>
          </w:p>
        </w:tc>
        <w:tc>
          <w:tcPr>
            <w:tcW w:w="4272" w:type="dxa"/>
          </w:tcPr>
          <w:p w:rsidR="007C07C1" w:rsidRDefault="00A10E4D" w:rsidP="00170C6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5" w:author="Administrator" w:date="2014-02-13T13:06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не поддерживаем</w:t>
            </w:r>
          </w:p>
        </w:tc>
      </w:tr>
      <w:tr w:rsidR="00A10E4D" w:rsidRPr="005A5B1B" w:rsidTr="00A10E4D">
        <w:tc>
          <w:tcPr>
            <w:tcW w:w="828" w:type="dxa"/>
          </w:tcPr>
          <w:p w:rsidR="007C07C1" w:rsidRDefault="007C07C1" w:rsidP="00170C69">
            <w:pPr>
              <w:pStyle w:val="a9"/>
              <w:numPr>
                <w:ilvl w:val="0"/>
                <w:numId w:val="34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6" w:author="Administrator" w:date="2014-02-13T13:06:00Z">
                <w:pPr>
                  <w:pStyle w:val="a9"/>
                  <w:numPr>
                    <w:numId w:val="34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301" w:type="dxa"/>
          </w:tcPr>
          <w:p w:rsidR="007C07C1" w:rsidRDefault="00A10E4D" w:rsidP="00170C6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7" w:author="Administrator" w:date="2014-02-13T13:06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Выйти</w:t>
            </w:r>
          </w:p>
        </w:tc>
        <w:tc>
          <w:tcPr>
            <w:tcW w:w="1330" w:type="dxa"/>
          </w:tcPr>
          <w:p w:rsidR="007C07C1" w:rsidRDefault="00A10E4D" w:rsidP="00170C6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8" w:author="Administrator" w:date="2014-02-13T13:06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Кнопка</w:t>
            </w:r>
          </w:p>
        </w:tc>
        <w:tc>
          <w:tcPr>
            <w:tcW w:w="4272" w:type="dxa"/>
          </w:tcPr>
          <w:p w:rsidR="007C07C1" w:rsidRDefault="007C07C1" w:rsidP="00170C6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9" w:author="Administrator" w:date="2014-02-13T13:06:00Z">
                <w:pPr>
                  <w:spacing w:beforeLines="60" w:afterLines="60"/>
                </w:pPr>
              </w:pPrChange>
            </w:pPr>
          </w:p>
        </w:tc>
      </w:tr>
      <w:tr w:rsidR="00A10E4D" w:rsidRPr="005A5B1B" w:rsidTr="00A10E4D">
        <w:tc>
          <w:tcPr>
            <w:tcW w:w="828" w:type="dxa"/>
          </w:tcPr>
          <w:p w:rsidR="007C07C1" w:rsidRDefault="007C07C1" w:rsidP="00170C69">
            <w:pPr>
              <w:pStyle w:val="a9"/>
              <w:numPr>
                <w:ilvl w:val="0"/>
                <w:numId w:val="34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0" w:author="Administrator" w:date="2014-02-13T13:06:00Z">
                <w:pPr>
                  <w:pStyle w:val="a9"/>
                  <w:numPr>
                    <w:numId w:val="34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301" w:type="dxa"/>
          </w:tcPr>
          <w:p w:rsidR="007C07C1" w:rsidRDefault="00A10E4D" w:rsidP="00170C6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1" w:author="Administrator" w:date="2014-02-13T13:06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Сохранить</w:t>
            </w:r>
          </w:p>
        </w:tc>
        <w:tc>
          <w:tcPr>
            <w:tcW w:w="1330" w:type="dxa"/>
          </w:tcPr>
          <w:p w:rsidR="007C07C1" w:rsidRDefault="00A10E4D" w:rsidP="00170C6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2" w:author="Administrator" w:date="2014-02-13T13:06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Кнопка</w:t>
            </w:r>
          </w:p>
        </w:tc>
        <w:tc>
          <w:tcPr>
            <w:tcW w:w="4272" w:type="dxa"/>
          </w:tcPr>
          <w:p w:rsidR="007C07C1" w:rsidRDefault="007C07C1" w:rsidP="00170C6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3" w:author="Administrator" w:date="2014-02-13T13:06:00Z">
                <w:pPr>
                  <w:spacing w:beforeLines="60" w:afterLines="60"/>
                </w:pPr>
              </w:pPrChange>
            </w:pPr>
          </w:p>
        </w:tc>
      </w:tr>
      <w:tr w:rsidR="00A10E4D" w:rsidRPr="005A5B1B" w:rsidTr="00A10E4D">
        <w:tc>
          <w:tcPr>
            <w:tcW w:w="828" w:type="dxa"/>
          </w:tcPr>
          <w:p w:rsidR="007C07C1" w:rsidRDefault="007C07C1" w:rsidP="00170C69">
            <w:pPr>
              <w:pStyle w:val="a9"/>
              <w:numPr>
                <w:ilvl w:val="0"/>
                <w:numId w:val="34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4" w:author="Administrator" w:date="2014-02-13T13:06:00Z">
                <w:pPr>
                  <w:pStyle w:val="a9"/>
                  <w:numPr>
                    <w:numId w:val="34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301" w:type="dxa"/>
          </w:tcPr>
          <w:p w:rsidR="007C07C1" w:rsidRDefault="00A10E4D" w:rsidP="00170C6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5" w:author="Administrator" w:date="2014-02-13T13:06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Открыть БД</w:t>
            </w:r>
          </w:p>
        </w:tc>
        <w:tc>
          <w:tcPr>
            <w:tcW w:w="1330" w:type="dxa"/>
          </w:tcPr>
          <w:p w:rsidR="007C07C1" w:rsidRDefault="00A10E4D" w:rsidP="00170C6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6" w:author="Administrator" w:date="2014-02-13T13:06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Кнопка</w:t>
            </w:r>
          </w:p>
        </w:tc>
        <w:tc>
          <w:tcPr>
            <w:tcW w:w="4272" w:type="dxa"/>
          </w:tcPr>
          <w:p w:rsidR="007C07C1" w:rsidRDefault="00A10E4D" w:rsidP="00170C6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7" w:author="Administrator" w:date="2014-02-13T13:06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не поддерживаем</w:t>
            </w:r>
          </w:p>
        </w:tc>
      </w:tr>
      <w:tr w:rsidR="00A10E4D" w:rsidRPr="005A5B1B" w:rsidTr="00A10E4D">
        <w:tc>
          <w:tcPr>
            <w:tcW w:w="828" w:type="dxa"/>
          </w:tcPr>
          <w:p w:rsidR="007C07C1" w:rsidRDefault="007C07C1" w:rsidP="00170C69">
            <w:pPr>
              <w:pStyle w:val="a9"/>
              <w:numPr>
                <w:ilvl w:val="0"/>
                <w:numId w:val="34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8" w:author="Administrator" w:date="2014-02-13T13:06:00Z">
                <w:pPr>
                  <w:pStyle w:val="a9"/>
                  <w:numPr>
                    <w:numId w:val="34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301" w:type="dxa"/>
          </w:tcPr>
          <w:p w:rsidR="007C07C1" w:rsidRDefault="00A10E4D" w:rsidP="00170C6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9" w:author="Administrator" w:date="2014-02-13T13:06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В корзину</w:t>
            </w:r>
          </w:p>
        </w:tc>
        <w:tc>
          <w:tcPr>
            <w:tcW w:w="1330" w:type="dxa"/>
          </w:tcPr>
          <w:p w:rsidR="007C07C1" w:rsidRDefault="00A10E4D" w:rsidP="00170C6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30" w:author="Administrator" w:date="2014-02-13T13:06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Кнопка</w:t>
            </w:r>
          </w:p>
        </w:tc>
        <w:tc>
          <w:tcPr>
            <w:tcW w:w="4272" w:type="dxa"/>
          </w:tcPr>
          <w:p w:rsidR="007C07C1" w:rsidRDefault="00A10E4D" w:rsidP="00170C6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31" w:author="Administrator" w:date="2014-02-13T13:06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 xml:space="preserve">физическое удаление </w:t>
            </w:r>
            <w:proofErr w:type="gramStart"/>
            <w:r>
              <w:rPr>
                <w:rFonts w:ascii="Arial" w:hAnsi="Arial" w:cs="Arial"/>
                <w:sz w:val="20"/>
                <w:szCs w:val="20"/>
              </w:rPr>
              <w:t>ДОП</w:t>
            </w:r>
            <w:proofErr w:type="gramEnd"/>
          </w:p>
        </w:tc>
      </w:tr>
      <w:tr w:rsidR="00A10E4D" w:rsidRPr="005A5B1B" w:rsidTr="00A10E4D">
        <w:tc>
          <w:tcPr>
            <w:tcW w:w="828" w:type="dxa"/>
          </w:tcPr>
          <w:p w:rsidR="007C07C1" w:rsidRDefault="007C07C1" w:rsidP="00170C69">
            <w:pPr>
              <w:pStyle w:val="a9"/>
              <w:numPr>
                <w:ilvl w:val="0"/>
                <w:numId w:val="34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32" w:author="Administrator" w:date="2014-02-13T13:06:00Z">
                <w:pPr>
                  <w:pStyle w:val="a9"/>
                  <w:numPr>
                    <w:numId w:val="34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301" w:type="dxa"/>
          </w:tcPr>
          <w:p w:rsidR="007C07C1" w:rsidRDefault="00A10E4D" w:rsidP="00170C6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33" w:author="Administrator" w:date="2014-02-13T13:06:00Z">
                <w:pPr>
                  <w:spacing w:beforeLines="60" w:afterLines="60"/>
                </w:pPr>
              </w:pPrChange>
            </w:pPr>
            <w:proofErr w:type="gramStart"/>
            <w:r w:rsidRPr="00937C78">
              <w:rPr>
                <w:rFonts w:ascii="Arial" w:hAnsi="Arial" w:cs="Arial"/>
                <w:sz w:val="20"/>
                <w:szCs w:val="20"/>
              </w:rPr>
              <w:t>СМ</w:t>
            </w:r>
            <w:proofErr w:type="gramEnd"/>
            <w:r w:rsidRPr="00937C78">
              <w:rPr>
                <w:rFonts w:ascii="Arial" w:hAnsi="Arial" w:cs="Arial"/>
                <w:sz w:val="20"/>
                <w:szCs w:val="20"/>
              </w:rPr>
              <w:t xml:space="preserve"> Структура Системы</w:t>
            </w:r>
          </w:p>
        </w:tc>
        <w:tc>
          <w:tcPr>
            <w:tcW w:w="1330" w:type="dxa"/>
          </w:tcPr>
          <w:p w:rsidR="007C07C1" w:rsidRDefault="007C07C1" w:rsidP="00170C6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34" w:author="Administrator" w:date="2014-02-13T13:06:00Z">
                <w:pPr>
                  <w:spacing w:beforeLines="60" w:afterLines="60"/>
                </w:pPr>
              </w:pPrChange>
            </w:pPr>
          </w:p>
        </w:tc>
        <w:tc>
          <w:tcPr>
            <w:tcW w:w="4272" w:type="dxa"/>
          </w:tcPr>
          <w:p w:rsidR="007C07C1" w:rsidRDefault="007C07C1" w:rsidP="00170C6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35" w:author="Administrator" w:date="2014-02-13T13:06:00Z">
                <w:pPr>
                  <w:spacing w:beforeLines="60" w:afterLines="60"/>
                </w:pPr>
              </w:pPrChange>
            </w:pPr>
          </w:p>
        </w:tc>
      </w:tr>
      <w:tr w:rsidR="00A10E4D" w:rsidRPr="005A5B1B" w:rsidTr="00A10E4D">
        <w:tc>
          <w:tcPr>
            <w:tcW w:w="828" w:type="dxa"/>
          </w:tcPr>
          <w:p w:rsidR="007C07C1" w:rsidRDefault="007C07C1" w:rsidP="00170C69">
            <w:pPr>
              <w:pStyle w:val="a9"/>
              <w:numPr>
                <w:ilvl w:val="0"/>
                <w:numId w:val="34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36" w:author="Administrator" w:date="2014-02-13T13:06:00Z">
                <w:pPr>
                  <w:pStyle w:val="a9"/>
                  <w:numPr>
                    <w:numId w:val="34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301" w:type="dxa"/>
          </w:tcPr>
          <w:p w:rsidR="007C07C1" w:rsidRDefault="00A10E4D" w:rsidP="00170C6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37" w:author="Administrator" w:date="2014-02-13T13:06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Программа</w:t>
            </w:r>
          </w:p>
        </w:tc>
        <w:tc>
          <w:tcPr>
            <w:tcW w:w="1330" w:type="dxa"/>
          </w:tcPr>
          <w:p w:rsidR="007C07C1" w:rsidRDefault="007C07C1" w:rsidP="00170C6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38" w:author="Administrator" w:date="2014-02-13T13:06:00Z">
                <w:pPr>
                  <w:spacing w:beforeLines="60" w:afterLines="60"/>
                </w:pPr>
              </w:pPrChange>
            </w:pPr>
          </w:p>
        </w:tc>
        <w:tc>
          <w:tcPr>
            <w:tcW w:w="4272" w:type="dxa"/>
          </w:tcPr>
          <w:p w:rsidR="007C07C1" w:rsidRDefault="007C07C1" w:rsidP="00170C6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39" w:author="Administrator" w:date="2014-02-13T13:06:00Z">
                <w:pPr>
                  <w:spacing w:beforeLines="60" w:afterLines="60"/>
                </w:pPr>
              </w:pPrChange>
            </w:pPr>
          </w:p>
        </w:tc>
      </w:tr>
      <w:tr w:rsidR="00A10E4D" w:rsidRPr="0062610C" w:rsidTr="00A10E4D">
        <w:tc>
          <w:tcPr>
            <w:tcW w:w="828" w:type="dxa"/>
          </w:tcPr>
          <w:p w:rsidR="007C07C1" w:rsidRDefault="007C07C1" w:rsidP="00170C69">
            <w:pPr>
              <w:pStyle w:val="a9"/>
              <w:numPr>
                <w:ilvl w:val="0"/>
                <w:numId w:val="34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40" w:author="Administrator" w:date="2014-02-13T13:06:00Z">
                <w:pPr>
                  <w:pStyle w:val="a9"/>
                  <w:numPr>
                    <w:numId w:val="34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301" w:type="dxa"/>
          </w:tcPr>
          <w:p w:rsidR="00A10E4D" w:rsidRPr="00937C78" w:rsidRDefault="00A10E4D" w:rsidP="005A0DCE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Реплика</w:t>
            </w:r>
            <w:proofErr w:type="gramStart"/>
            <w:r w:rsidRPr="00937C78">
              <w:rPr>
                <w:rFonts w:ascii="Arial" w:hAnsi="Arial" w:cs="Arial"/>
                <w:sz w:val="20"/>
                <w:szCs w:val="20"/>
                <w:lang w:val="en-US"/>
              </w:rPr>
              <w:t>ID</w:t>
            </w:r>
            <w:proofErr w:type="gramEnd"/>
          </w:p>
        </w:tc>
        <w:tc>
          <w:tcPr>
            <w:tcW w:w="1330" w:type="dxa"/>
          </w:tcPr>
          <w:p w:rsidR="007C07C1" w:rsidRDefault="00A10E4D" w:rsidP="00170C6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41" w:author="Administrator" w:date="2014-02-13T13:06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4272" w:type="dxa"/>
          </w:tcPr>
          <w:p w:rsidR="007C07C1" w:rsidRDefault="00A10E4D" w:rsidP="00170C6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42" w:author="Administrator" w:date="2014-02-13T13:06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 xml:space="preserve">отображаем </w:t>
            </w:r>
            <w:r w:rsidRPr="0062610C">
              <w:rPr>
                <w:rFonts w:ascii="Arial" w:hAnsi="Arial" w:cs="Arial"/>
                <w:sz w:val="20"/>
                <w:szCs w:val="20"/>
              </w:rPr>
              <w:t>$.$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Id</w:t>
            </w:r>
            <w:r w:rsidRPr="0062610C">
              <w:rPr>
                <w:rFonts w:ascii="Arial" w:hAnsi="Arial" w:cs="Arial"/>
                <w:sz w:val="20"/>
                <w:szCs w:val="20"/>
              </w:rPr>
              <w:t xml:space="preserve">. 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US"/>
              </w:rPr>
              <w:t>toStringRepresentation</w:t>
            </w:r>
            <w:proofErr w:type="spellEnd"/>
            <w:r w:rsidRPr="0062610C">
              <w:rPr>
                <w:rFonts w:ascii="Arial" w:hAnsi="Arial" w:cs="Arial"/>
                <w:sz w:val="20"/>
                <w:szCs w:val="20"/>
              </w:rPr>
              <w:t>()</w:t>
            </w:r>
          </w:p>
        </w:tc>
      </w:tr>
      <w:tr w:rsidR="00A10E4D" w:rsidRPr="005A5B1B" w:rsidTr="00A10E4D">
        <w:tc>
          <w:tcPr>
            <w:tcW w:w="828" w:type="dxa"/>
          </w:tcPr>
          <w:p w:rsidR="007C07C1" w:rsidRDefault="007C07C1" w:rsidP="00170C69">
            <w:pPr>
              <w:pStyle w:val="a9"/>
              <w:numPr>
                <w:ilvl w:val="0"/>
                <w:numId w:val="34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43" w:author="Administrator" w:date="2014-02-13T13:06:00Z">
                <w:pPr>
                  <w:pStyle w:val="a9"/>
                  <w:numPr>
                    <w:numId w:val="34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301" w:type="dxa"/>
          </w:tcPr>
          <w:p w:rsidR="00A10E4D" w:rsidRPr="00937C78" w:rsidRDefault="00A10E4D" w:rsidP="005A0DCE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Название</w:t>
            </w:r>
          </w:p>
        </w:tc>
        <w:tc>
          <w:tcPr>
            <w:tcW w:w="1330" w:type="dxa"/>
          </w:tcPr>
          <w:p w:rsidR="007C07C1" w:rsidRDefault="00A10E4D" w:rsidP="00170C6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44" w:author="Administrator" w:date="2014-02-13T13:06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4272" w:type="dxa"/>
          </w:tcPr>
          <w:p w:rsidR="007C07C1" w:rsidRDefault="00A10E4D" w:rsidP="00170C6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45" w:author="Administrator" w:date="2014-02-13T13:06:00Z">
                <w:pPr>
                  <w:spacing w:beforeLines="60" w:afterLines="60"/>
                </w:pPr>
              </w:pPrChange>
            </w:pPr>
            <w:r w:rsidRPr="0062610C">
              <w:rPr>
                <w:rFonts w:ascii="Arial" w:hAnsi="Arial" w:cs="Arial"/>
                <w:sz w:val="20"/>
                <w:szCs w:val="20"/>
              </w:rPr>
              <w:t>$</w:t>
            </w:r>
            <w:r w:rsidRPr="000A1EBA">
              <w:rPr>
                <w:rFonts w:ascii="Arial" w:hAnsi="Arial" w:cs="Arial"/>
                <w:sz w:val="20"/>
                <w:szCs w:val="20"/>
              </w:rPr>
              <w:t>.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Name</w:t>
            </w:r>
          </w:p>
          <w:p w:rsidR="007C07C1" w:rsidRDefault="00A10E4D" w:rsidP="00170C6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46" w:author="Administrator" w:date="2014-02-13T13:06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 xml:space="preserve">При нажатии (12) записать в это поле </w:t>
            </w:r>
            <w:r w:rsidRPr="00635D8D">
              <w:rPr>
                <w:rFonts w:ascii="Arial" w:hAnsi="Arial" w:cs="Arial"/>
                <w:sz w:val="20"/>
                <w:szCs w:val="20"/>
              </w:rPr>
              <w:t>$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Type</w:t>
            </w:r>
            <w:r w:rsidRPr="003734CC">
              <w:rPr>
                <w:rFonts w:ascii="Arial" w:hAnsi="Arial" w:cs="Arial"/>
                <w:sz w:val="20"/>
                <w:szCs w:val="20"/>
              </w:rPr>
              <w:t>.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Name</w:t>
            </w:r>
            <w:r w:rsidRPr="003734CC">
              <w:rPr>
                <w:rFonts w:ascii="Arial" w:hAnsi="Arial" w:cs="Arial"/>
                <w:sz w:val="20"/>
                <w:szCs w:val="20"/>
              </w:rPr>
              <w:t xml:space="preserve">; </w:t>
            </w:r>
            <w:r>
              <w:rPr>
                <w:rFonts w:ascii="Arial" w:hAnsi="Arial" w:cs="Arial"/>
                <w:sz w:val="20"/>
                <w:szCs w:val="20"/>
              </w:rPr>
              <w:t>в дальнейшем можно менять</w:t>
            </w:r>
          </w:p>
        </w:tc>
      </w:tr>
      <w:tr w:rsidR="00A10E4D" w:rsidRPr="007C07C1" w:rsidTr="00A10E4D">
        <w:tc>
          <w:tcPr>
            <w:tcW w:w="828" w:type="dxa"/>
          </w:tcPr>
          <w:p w:rsidR="007C07C1" w:rsidRDefault="007C07C1" w:rsidP="00170C69">
            <w:pPr>
              <w:pStyle w:val="a9"/>
              <w:numPr>
                <w:ilvl w:val="0"/>
                <w:numId w:val="34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47" w:author="Administrator" w:date="2014-02-13T13:06:00Z">
                <w:pPr>
                  <w:pStyle w:val="a9"/>
                  <w:numPr>
                    <w:numId w:val="34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301" w:type="dxa"/>
          </w:tcPr>
          <w:p w:rsidR="00A10E4D" w:rsidRPr="00937C78" w:rsidRDefault="00A10E4D" w:rsidP="005A0DCE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Тип программы</w:t>
            </w:r>
          </w:p>
          <w:p w:rsidR="00A10E4D" w:rsidRPr="00937C78" w:rsidRDefault="00A10E4D" w:rsidP="005A0DCE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</w:p>
          <w:p w:rsidR="00A10E4D" w:rsidRPr="00937C78" w:rsidRDefault="00A10E4D" w:rsidP="005A0DCE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Именная программа</w:t>
            </w:r>
          </w:p>
        </w:tc>
        <w:tc>
          <w:tcPr>
            <w:tcW w:w="1330" w:type="dxa"/>
          </w:tcPr>
          <w:p w:rsidR="007C07C1" w:rsidRDefault="00A10E4D" w:rsidP="00170C6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48" w:author="Administrator" w:date="2014-02-13T13:06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4272" w:type="dxa"/>
          </w:tcPr>
          <w:p w:rsidR="007C07C1" w:rsidRDefault="00A10E4D" w:rsidP="00170C69">
            <w:pPr>
              <w:spacing w:beforeLines="60" w:afterLines="60"/>
              <w:rPr>
                <w:rFonts w:ascii="Arial" w:hAnsi="Arial" w:cs="Arial"/>
                <w:sz w:val="20"/>
                <w:szCs w:val="20"/>
                <w:lang w:val="en-US"/>
              </w:rPr>
              <w:pPrChange w:id="49" w:author="Administrator" w:date="2014-02-13T13:06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$</w:t>
            </w:r>
            <w:r w:rsidRPr="00F30F85">
              <w:rPr>
                <w:rFonts w:ascii="Arial" w:hAnsi="Arial" w:cs="Arial"/>
                <w:sz w:val="20"/>
                <w:szCs w:val="20"/>
                <w:lang w:val="en-US"/>
              </w:rPr>
              <w:t>.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Type</w:t>
            </w:r>
          </w:p>
          <w:p w:rsidR="007C07C1" w:rsidRDefault="00A10E4D" w:rsidP="00170C69">
            <w:pPr>
              <w:spacing w:beforeLines="60" w:afterLines="60"/>
              <w:rPr>
                <w:rFonts w:ascii="Arial" w:hAnsi="Arial" w:cs="Arial"/>
                <w:sz w:val="20"/>
                <w:szCs w:val="20"/>
                <w:lang w:val="en-US"/>
              </w:rPr>
              <w:pPrChange w:id="50" w:author="Administrator" w:date="2014-02-13T13:06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отображаем</w:t>
            </w:r>
            <w:r w:rsidRPr="00F30F85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$</w:t>
            </w:r>
            <w:r w:rsidRPr="00F30F85">
              <w:rPr>
                <w:rFonts w:ascii="Arial" w:hAnsi="Arial" w:cs="Arial"/>
                <w:sz w:val="20"/>
                <w:szCs w:val="20"/>
                <w:lang w:val="en-US"/>
              </w:rPr>
              <w:t>.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US"/>
              </w:rPr>
              <w:t>Type</w:t>
            </w:r>
            <w:r w:rsidRPr="00F30F85">
              <w:rPr>
                <w:rFonts w:ascii="Arial" w:hAnsi="Arial" w:cs="Arial"/>
                <w:sz w:val="20"/>
                <w:szCs w:val="20"/>
                <w:lang w:val="en-US"/>
              </w:rPr>
              <w:t>.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Name</w:t>
            </w:r>
            <w:proofErr w:type="spellEnd"/>
          </w:p>
          <w:p w:rsidR="007C07C1" w:rsidRDefault="00A10E4D" w:rsidP="00170C69">
            <w:pPr>
              <w:spacing w:beforeLines="60" w:afterLines="60"/>
              <w:rPr>
                <w:rFonts w:ascii="Arial" w:hAnsi="Arial" w:cs="Arial"/>
                <w:sz w:val="20"/>
                <w:szCs w:val="20"/>
                <w:lang w:val="en-US"/>
              </w:rPr>
              <w:pPrChange w:id="51" w:author="Administrator" w:date="2014-02-13T13:06:00Z">
                <w:pPr>
                  <w:spacing w:beforeLines="60" w:afterLines="60"/>
                </w:pPr>
              </w:pPrChange>
            </w:pPr>
            <w:r w:rsidRPr="00F13CA2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12</w:t>
            </w:r>
            <w:r w:rsidRPr="00F13CA2">
              <w:rPr>
                <w:rFonts w:ascii="Arial" w:hAnsi="Arial" w:cs="Arial"/>
                <w:b/>
                <w:bCs/>
                <w:sz w:val="20"/>
                <w:szCs w:val="20"/>
              </w:rPr>
              <w:t>а</w:t>
            </w:r>
            <w:r w:rsidRPr="003734CC">
              <w:rPr>
                <w:rFonts w:ascii="Arial" w:hAnsi="Arial" w:cs="Arial"/>
                <w:sz w:val="20"/>
                <w:szCs w:val="20"/>
                <w:lang w:val="en-US"/>
              </w:rPr>
              <w:t xml:space="preserve">: 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$</w:t>
            </w:r>
            <w:r w:rsidRPr="003734CC">
              <w:rPr>
                <w:rFonts w:ascii="Arial" w:hAnsi="Arial" w:cs="Arial"/>
                <w:sz w:val="20"/>
                <w:szCs w:val="20"/>
                <w:lang w:val="en-US"/>
              </w:rPr>
              <w:t>.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US"/>
              </w:rPr>
              <w:t>IsNamed</w:t>
            </w:r>
            <w:proofErr w:type="spellEnd"/>
          </w:p>
        </w:tc>
      </w:tr>
      <w:tr w:rsidR="00A10E4D" w:rsidRPr="004D6492" w:rsidTr="00A10E4D">
        <w:tc>
          <w:tcPr>
            <w:tcW w:w="828" w:type="dxa"/>
          </w:tcPr>
          <w:p w:rsidR="007C07C1" w:rsidRDefault="007C07C1" w:rsidP="00170C69">
            <w:pPr>
              <w:pStyle w:val="a9"/>
              <w:numPr>
                <w:ilvl w:val="0"/>
                <w:numId w:val="34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  <w:lang w:val="en-US"/>
              </w:rPr>
              <w:pPrChange w:id="52" w:author="Administrator" w:date="2014-02-13T13:06:00Z">
                <w:pPr>
                  <w:pStyle w:val="a9"/>
                  <w:numPr>
                    <w:numId w:val="34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301" w:type="dxa"/>
          </w:tcPr>
          <w:p w:rsidR="00A10E4D" w:rsidRPr="00937C78" w:rsidRDefault="00A10E4D" w:rsidP="005A0DCE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Комплект</w:t>
            </w:r>
          </w:p>
        </w:tc>
        <w:tc>
          <w:tcPr>
            <w:tcW w:w="1330" w:type="dxa"/>
          </w:tcPr>
          <w:p w:rsidR="007C07C1" w:rsidRDefault="00A10E4D" w:rsidP="00170C6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53" w:author="Administrator" w:date="2014-02-13T13:06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4272" w:type="dxa"/>
          </w:tcPr>
          <w:p w:rsidR="007C07C1" w:rsidRDefault="00A10E4D" w:rsidP="00170C6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54" w:author="Administrator" w:date="2014-02-13T13:06:00Z">
                <w:pPr>
                  <w:spacing w:beforeLines="60" w:afterLines="60"/>
                </w:pPr>
              </w:pPrChange>
            </w:pPr>
            <w:r w:rsidRPr="00F30F85">
              <w:rPr>
                <w:rFonts w:ascii="Arial" w:hAnsi="Arial" w:cs="Arial"/>
                <w:sz w:val="20"/>
                <w:szCs w:val="20"/>
              </w:rPr>
              <w:t>$.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US"/>
              </w:rPr>
              <w:t>Complect</w:t>
            </w:r>
            <w:proofErr w:type="spellEnd"/>
          </w:p>
          <w:p w:rsidR="007C07C1" w:rsidRDefault="00A10E4D" w:rsidP="00170C6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55" w:author="Administrator" w:date="2014-02-13T13:06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если</w:t>
            </w:r>
            <w:r w:rsidRPr="004D6492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635D8D">
              <w:rPr>
                <w:rFonts w:ascii="Arial" w:hAnsi="Arial" w:cs="Arial"/>
                <w:sz w:val="20"/>
                <w:szCs w:val="20"/>
              </w:rPr>
              <w:t>$</w:t>
            </w:r>
            <w:r w:rsidRPr="004D6492">
              <w:rPr>
                <w:rFonts w:ascii="Arial" w:hAnsi="Arial" w:cs="Arial"/>
                <w:sz w:val="20"/>
                <w:szCs w:val="20"/>
              </w:rPr>
              <w:t>.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Type</w:t>
            </w:r>
            <w:r w:rsidRPr="004D6492">
              <w:rPr>
                <w:rFonts w:ascii="Arial" w:hAnsi="Arial" w:cs="Arial"/>
                <w:sz w:val="20"/>
                <w:szCs w:val="20"/>
              </w:rPr>
              <w:t>.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US"/>
              </w:rPr>
              <w:t>I</w:t>
            </w:r>
            <w:r w:rsidRPr="004D6492">
              <w:rPr>
                <w:rFonts w:ascii="Arial" w:hAnsi="Arial" w:cs="Arial"/>
                <w:sz w:val="20"/>
                <w:szCs w:val="20"/>
                <w:lang w:val="en-US"/>
              </w:rPr>
              <w:t>sComplectsSupported</w:t>
            </w:r>
            <w:proofErr w:type="spellEnd"/>
            <w:r w:rsidRPr="004D6492">
              <w:rPr>
                <w:rFonts w:ascii="Arial" w:hAnsi="Arial" w:cs="Arial"/>
                <w:sz w:val="20"/>
                <w:szCs w:val="20"/>
              </w:rPr>
              <w:t xml:space="preserve"> =</w:t>
            </w:r>
            <w:r>
              <w:rPr>
                <w:rFonts w:ascii="Arial" w:hAnsi="Arial" w:cs="Arial"/>
                <w:sz w:val="20"/>
                <w:szCs w:val="20"/>
              </w:rPr>
              <w:t>=</w:t>
            </w:r>
            <w:r w:rsidRPr="004D6492">
              <w:rPr>
                <w:rFonts w:ascii="Arial" w:hAnsi="Arial" w:cs="Arial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false</w:t>
            </w:r>
            <w:r w:rsidRPr="004D6492">
              <w:rPr>
                <w:rFonts w:ascii="Arial" w:hAnsi="Arial" w:cs="Arial"/>
                <w:sz w:val="20"/>
                <w:szCs w:val="20"/>
              </w:rPr>
              <w:t xml:space="preserve">, </w:t>
            </w:r>
            <w:r>
              <w:rPr>
                <w:rFonts w:ascii="Arial" w:hAnsi="Arial" w:cs="Arial"/>
                <w:sz w:val="20"/>
                <w:szCs w:val="20"/>
              </w:rPr>
              <w:t xml:space="preserve">то это поле не отображается, а в </w:t>
            </w:r>
            <w:proofErr w:type="gramStart"/>
            <w:r>
              <w:rPr>
                <w:rFonts w:ascii="Arial" w:hAnsi="Arial" w:cs="Arial"/>
                <w:sz w:val="20"/>
                <w:szCs w:val="20"/>
              </w:rPr>
              <w:t>ДОП</w:t>
            </w:r>
            <w:proofErr w:type="gramEnd"/>
            <w:r>
              <w:rPr>
                <w:rFonts w:ascii="Arial" w:hAnsi="Arial" w:cs="Arial"/>
                <w:sz w:val="20"/>
                <w:szCs w:val="20"/>
              </w:rPr>
              <w:t xml:space="preserve"> пишется 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null</w:t>
            </w:r>
          </w:p>
          <w:p w:rsidR="007C07C1" w:rsidRDefault="00A10E4D" w:rsidP="00170C6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56" w:author="Administrator" w:date="2014-02-13T13:06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 xml:space="preserve">в противном случае: если ничего не ввели, то в </w:t>
            </w:r>
            <w:proofErr w:type="gramStart"/>
            <w:r>
              <w:rPr>
                <w:rFonts w:ascii="Arial" w:hAnsi="Arial" w:cs="Arial"/>
                <w:sz w:val="20"/>
                <w:szCs w:val="20"/>
              </w:rPr>
              <w:t>ДОП</w:t>
            </w:r>
            <w:proofErr w:type="gramEnd"/>
            <w:r>
              <w:rPr>
                <w:rFonts w:ascii="Arial" w:hAnsi="Arial" w:cs="Arial"/>
                <w:sz w:val="20"/>
                <w:szCs w:val="20"/>
              </w:rPr>
              <w:t xml:space="preserve"> записать «» (не 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null</w:t>
            </w:r>
            <w:r w:rsidRPr="0092352F">
              <w:rPr>
                <w:rFonts w:ascii="Arial" w:hAnsi="Arial" w:cs="Arial"/>
                <w:sz w:val="20"/>
                <w:szCs w:val="20"/>
              </w:rPr>
              <w:t xml:space="preserve"> !)</w:t>
            </w:r>
          </w:p>
        </w:tc>
      </w:tr>
      <w:tr w:rsidR="00A10E4D" w:rsidRPr="005A5B1B" w:rsidTr="00A10E4D">
        <w:tc>
          <w:tcPr>
            <w:tcW w:w="828" w:type="dxa"/>
          </w:tcPr>
          <w:p w:rsidR="007C07C1" w:rsidRDefault="007C07C1" w:rsidP="00170C69">
            <w:pPr>
              <w:pStyle w:val="a9"/>
              <w:numPr>
                <w:ilvl w:val="0"/>
                <w:numId w:val="34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57" w:author="Administrator" w:date="2014-02-13T13:06:00Z">
                <w:pPr>
                  <w:pStyle w:val="a9"/>
                  <w:numPr>
                    <w:numId w:val="34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301" w:type="dxa"/>
          </w:tcPr>
          <w:p w:rsidR="00A10E4D" w:rsidRPr="00937C78" w:rsidRDefault="00A10E4D" w:rsidP="005A0DCE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937C78">
              <w:rPr>
                <w:rFonts w:ascii="Arial" w:hAnsi="Arial" w:cs="Arial"/>
                <w:sz w:val="20"/>
                <w:szCs w:val="20"/>
                <w:lang w:val="en-US"/>
              </w:rPr>
              <w:t>ReplicaID</w:t>
            </w:r>
            <w:proofErr w:type="spellEnd"/>
            <w:r w:rsidRPr="00937C78">
              <w:rPr>
                <w:rFonts w:ascii="Arial" w:hAnsi="Arial" w:cs="Arial"/>
                <w:sz w:val="20"/>
                <w:szCs w:val="20"/>
              </w:rPr>
              <w:t>и имя БД «Электронные оригиналы»</w:t>
            </w:r>
          </w:p>
        </w:tc>
        <w:tc>
          <w:tcPr>
            <w:tcW w:w="1330" w:type="dxa"/>
          </w:tcPr>
          <w:p w:rsidR="007C07C1" w:rsidRDefault="00A10E4D" w:rsidP="00170C6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58" w:author="Administrator" w:date="2014-02-13T13:06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4272" w:type="dxa"/>
          </w:tcPr>
          <w:p w:rsidR="007C07C1" w:rsidRDefault="00A10E4D" w:rsidP="00170C6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59" w:author="Administrator" w:date="2014-02-13T13:06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не поддерживаем</w:t>
            </w:r>
          </w:p>
        </w:tc>
      </w:tr>
      <w:tr w:rsidR="00A10E4D" w:rsidRPr="005A5B1B" w:rsidTr="00A10E4D">
        <w:tc>
          <w:tcPr>
            <w:tcW w:w="828" w:type="dxa"/>
          </w:tcPr>
          <w:p w:rsidR="007C07C1" w:rsidRDefault="007C07C1" w:rsidP="00170C69">
            <w:pPr>
              <w:pStyle w:val="a9"/>
              <w:numPr>
                <w:ilvl w:val="0"/>
                <w:numId w:val="34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60" w:author="Administrator" w:date="2014-02-13T13:06:00Z">
                <w:pPr>
                  <w:pStyle w:val="a9"/>
                  <w:numPr>
                    <w:numId w:val="34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301" w:type="dxa"/>
          </w:tcPr>
          <w:p w:rsidR="00A10E4D" w:rsidRPr="00937C78" w:rsidRDefault="00A10E4D" w:rsidP="005A0DCE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937C78">
              <w:rPr>
                <w:rFonts w:ascii="Arial" w:hAnsi="Arial" w:cs="Arial"/>
                <w:sz w:val="20"/>
                <w:szCs w:val="20"/>
                <w:lang w:val="en-US"/>
              </w:rPr>
              <w:t>ReplicaID</w:t>
            </w:r>
            <w:proofErr w:type="spellEnd"/>
            <w:r w:rsidRPr="00937C78">
              <w:rPr>
                <w:rFonts w:ascii="Arial" w:hAnsi="Arial" w:cs="Arial"/>
                <w:sz w:val="20"/>
                <w:szCs w:val="20"/>
              </w:rPr>
              <w:t xml:space="preserve"> БД Протоколирования</w:t>
            </w:r>
          </w:p>
        </w:tc>
        <w:tc>
          <w:tcPr>
            <w:tcW w:w="1330" w:type="dxa"/>
          </w:tcPr>
          <w:p w:rsidR="007C07C1" w:rsidRDefault="00A10E4D" w:rsidP="00170C69">
            <w:pPr>
              <w:keepNext/>
              <w:keepLines/>
              <w:spacing w:beforeLines="60" w:afterLines="60"/>
              <w:outlineLvl w:val="0"/>
              <w:rPr>
                <w:rFonts w:ascii="Arial" w:eastAsiaTheme="majorEastAsia" w:hAnsi="Arial" w:cs="Arial"/>
                <w:b/>
                <w:bCs/>
                <w:color w:val="365F91" w:themeColor="accent1" w:themeShade="BF"/>
                <w:sz w:val="20"/>
                <w:szCs w:val="20"/>
              </w:rPr>
              <w:pPrChange w:id="61" w:author="Administrator" w:date="2014-02-13T13:06:00Z">
                <w:pPr>
                  <w:keepNext/>
                  <w:keepLines/>
                  <w:spacing w:beforeLines="60" w:afterLines="60"/>
                  <w:outlineLvl w:val="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4272" w:type="dxa"/>
          </w:tcPr>
          <w:p w:rsidR="007C07C1" w:rsidRDefault="00A10E4D" w:rsidP="00170C69">
            <w:pPr>
              <w:keepNext/>
              <w:keepLines/>
              <w:spacing w:beforeLines="60" w:afterLines="60"/>
              <w:outlineLvl w:val="0"/>
              <w:rPr>
                <w:rFonts w:ascii="Arial" w:eastAsiaTheme="majorEastAsia" w:hAnsi="Arial" w:cs="Arial"/>
                <w:b/>
                <w:bCs/>
                <w:color w:val="365F91" w:themeColor="accent1" w:themeShade="BF"/>
                <w:sz w:val="20"/>
                <w:szCs w:val="20"/>
              </w:rPr>
              <w:pPrChange w:id="62" w:author="Administrator" w:date="2014-02-13T13:06:00Z">
                <w:pPr>
                  <w:keepNext/>
                  <w:keepLines/>
                  <w:spacing w:beforeLines="60" w:afterLines="60"/>
                  <w:outlineLvl w:val="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не поддерживаем</w:t>
            </w:r>
          </w:p>
        </w:tc>
      </w:tr>
      <w:tr w:rsidR="00A10E4D" w:rsidRPr="005A5B1B" w:rsidTr="00A10E4D">
        <w:tc>
          <w:tcPr>
            <w:tcW w:w="828" w:type="dxa"/>
          </w:tcPr>
          <w:p w:rsidR="007C07C1" w:rsidRDefault="007C07C1" w:rsidP="00170C69">
            <w:pPr>
              <w:pStyle w:val="a9"/>
              <w:numPr>
                <w:ilvl w:val="0"/>
                <w:numId w:val="34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63" w:author="Administrator" w:date="2014-02-13T13:06:00Z">
                <w:pPr>
                  <w:pStyle w:val="a9"/>
                  <w:numPr>
                    <w:numId w:val="34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301" w:type="dxa"/>
          </w:tcPr>
          <w:p w:rsidR="00A10E4D" w:rsidRPr="00937C78" w:rsidRDefault="00A10E4D" w:rsidP="005A0DCE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Серверы</w:t>
            </w:r>
          </w:p>
        </w:tc>
        <w:tc>
          <w:tcPr>
            <w:tcW w:w="1330" w:type="dxa"/>
          </w:tcPr>
          <w:p w:rsidR="007C07C1" w:rsidRDefault="00A10E4D" w:rsidP="00170C69">
            <w:pPr>
              <w:keepNext/>
              <w:keepLines/>
              <w:spacing w:beforeLines="60" w:afterLines="60"/>
              <w:outlineLvl w:val="0"/>
              <w:rPr>
                <w:rFonts w:ascii="Arial" w:eastAsiaTheme="majorEastAsia" w:hAnsi="Arial" w:cs="Arial"/>
                <w:b/>
                <w:bCs/>
                <w:color w:val="365F91" w:themeColor="accent1" w:themeShade="BF"/>
                <w:sz w:val="20"/>
                <w:szCs w:val="20"/>
              </w:rPr>
              <w:pPrChange w:id="64" w:author="Administrator" w:date="2014-02-13T13:06:00Z">
                <w:pPr>
                  <w:keepNext/>
                  <w:keepLines/>
                  <w:spacing w:beforeLines="60" w:afterLines="60"/>
                  <w:outlineLvl w:val="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 xml:space="preserve">Закладка </w:t>
            </w:r>
          </w:p>
        </w:tc>
        <w:tc>
          <w:tcPr>
            <w:tcW w:w="4272" w:type="dxa"/>
          </w:tcPr>
          <w:p w:rsidR="007C07C1" w:rsidRDefault="00A10E4D" w:rsidP="00170C69">
            <w:pPr>
              <w:keepNext/>
              <w:keepLines/>
              <w:spacing w:beforeLines="60" w:afterLines="60"/>
              <w:outlineLvl w:val="0"/>
              <w:rPr>
                <w:rFonts w:ascii="Arial" w:eastAsiaTheme="majorEastAsia" w:hAnsi="Arial" w:cs="Arial"/>
                <w:b/>
                <w:bCs/>
                <w:color w:val="365F91" w:themeColor="accent1" w:themeShade="BF"/>
                <w:sz w:val="20"/>
                <w:szCs w:val="20"/>
              </w:rPr>
              <w:pPrChange w:id="65" w:author="Administrator" w:date="2014-02-13T13:06:00Z">
                <w:pPr>
                  <w:keepNext/>
                  <w:keepLines/>
                  <w:spacing w:beforeLines="60" w:afterLines="60"/>
                  <w:outlineLvl w:val="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не поддерживаем</w:t>
            </w:r>
          </w:p>
        </w:tc>
      </w:tr>
      <w:tr w:rsidR="00A10E4D" w:rsidRPr="005A5B1B" w:rsidTr="00A10E4D">
        <w:tc>
          <w:tcPr>
            <w:tcW w:w="828" w:type="dxa"/>
          </w:tcPr>
          <w:p w:rsidR="007C07C1" w:rsidRDefault="007C07C1" w:rsidP="00170C69">
            <w:pPr>
              <w:pStyle w:val="a9"/>
              <w:numPr>
                <w:ilvl w:val="0"/>
                <w:numId w:val="34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66" w:author="Administrator" w:date="2014-02-13T13:06:00Z">
                <w:pPr>
                  <w:pStyle w:val="a9"/>
                  <w:numPr>
                    <w:numId w:val="34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301" w:type="dxa"/>
          </w:tcPr>
          <w:p w:rsidR="00A10E4D" w:rsidRPr="00937C78" w:rsidRDefault="00A10E4D" w:rsidP="005A0DCE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Дополнительно</w:t>
            </w:r>
          </w:p>
        </w:tc>
        <w:tc>
          <w:tcPr>
            <w:tcW w:w="1330" w:type="dxa"/>
          </w:tcPr>
          <w:p w:rsidR="007C07C1" w:rsidRDefault="00A10E4D" w:rsidP="00170C6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67" w:author="Administrator" w:date="2014-02-13T13:06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Закладка</w:t>
            </w:r>
          </w:p>
        </w:tc>
        <w:tc>
          <w:tcPr>
            <w:tcW w:w="4272" w:type="dxa"/>
          </w:tcPr>
          <w:p w:rsidR="007C07C1" w:rsidRDefault="00A10E4D" w:rsidP="00170C6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68" w:author="Administrator" w:date="2014-02-13T13:06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не поддерживаем</w:t>
            </w:r>
          </w:p>
        </w:tc>
      </w:tr>
      <w:tr w:rsidR="00A10E4D" w:rsidRPr="005A5B1B" w:rsidTr="00A10E4D">
        <w:tc>
          <w:tcPr>
            <w:tcW w:w="828" w:type="dxa"/>
          </w:tcPr>
          <w:p w:rsidR="007C07C1" w:rsidRDefault="007C07C1" w:rsidP="00170C69">
            <w:pPr>
              <w:pStyle w:val="a9"/>
              <w:numPr>
                <w:ilvl w:val="0"/>
                <w:numId w:val="34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69" w:author="Administrator" w:date="2014-02-13T13:06:00Z">
                <w:pPr>
                  <w:pStyle w:val="a9"/>
                  <w:numPr>
                    <w:numId w:val="34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301" w:type="dxa"/>
          </w:tcPr>
          <w:p w:rsidR="00A10E4D" w:rsidRPr="00937C78" w:rsidRDefault="00A10E4D" w:rsidP="005A0DCE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Серверы организации (внутренние)</w:t>
            </w:r>
          </w:p>
        </w:tc>
        <w:tc>
          <w:tcPr>
            <w:tcW w:w="1330" w:type="dxa"/>
          </w:tcPr>
          <w:p w:rsidR="007C07C1" w:rsidRDefault="00A10E4D" w:rsidP="00170C6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70" w:author="Administrator" w:date="2014-02-13T13:06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4272" w:type="dxa"/>
          </w:tcPr>
          <w:p w:rsidR="007C07C1" w:rsidRDefault="00A10E4D" w:rsidP="00170C6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71" w:author="Administrator" w:date="2014-02-13T13:06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не поддерживаем</w:t>
            </w:r>
          </w:p>
        </w:tc>
      </w:tr>
      <w:tr w:rsidR="00A10E4D" w:rsidRPr="005A5B1B" w:rsidTr="00A10E4D">
        <w:tc>
          <w:tcPr>
            <w:tcW w:w="828" w:type="dxa"/>
          </w:tcPr>
          <w:p w:rsidR="007C07C1" w:rsidRDefault="007C07C1" w:rsidP="00170C69">
            <w:pPr>
              <w:pStyle w:val="a9"/>
              <w:numPr>
                <w:ilvl w:val="0"/>
                <w:numId w:val="34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72" w:author="Administrator" w:date="2014-02-13T13:06:00Z">
                <w:pPr>
                  <w:pStyle w:val="a9"/>
                  <w:numPr>
                    <w:numId w:val="34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301" w:type="dxa"/>
          </w:tcPr>
          <w:p w:rsidR="00A10E4D" w:rsidRPr="00937C78" w:rsidRDefault="00A10E4D" w:rsidP="005A0DCE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Возможность работы локально</w:t>
            </w:r>
          </w:p>
        </w:tc>
        <w:tc>
          <w:tcPr>
            <w:tcW w:w="1330" w:type="dxa"/>
          </w:tcPr>
          <w:p w:rsidR="007C07C1" w:rsidRDefault="00A10E4D" w:rsidP="00170C6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73" w:author="Administrator" w:date="2014-02-13T13:06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4272" w:type="dxa"/>
          </w:tcPr>
          <w:p w:rsidR="007C07C1" w:rsidRDefault="00A10E4D" w:rsidP="00170C6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74" w:author="Administrator" w:date="2014-02-13T13:06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не поддерживаем</w:t>
            </w:r>
          </w:p>
        </w:tc>
      </w:tr>
      <w:tr w:rsidR="00A10E4D" w:rsidRPr="005A5B1B" w:rsidTr="00A10E4D">
        <w:tc>
          <w:tcPr>
            <w:tcW w:w="828" w:type="dxa"/>
          </w:tcPr>
          <w:p w:rsidR="007C07C1" w:rsidRDefault="007C07C1" w:rsidP="00170C69">
            <w:pPr>
              <w:pStyle w:val="a9"/>
              <w:numPr>
                <w:ilvl w:val="0"/>
                <w:numId w:val="34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75" w:author="Administrator" w:date="2014-02-13T13:06:00Z">
                <w:pPr>
                  <w:pStyle w:val="a9"/>
                  <w:numPr>
                    <w:numId w:val="34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301" w:type="dxa"/>
          </w:tcPr>
          <w:p w:rsidR="00A10E4D" w:rsidRPr="00937C78" w:rsidRDefault="00A10E4D" w:rsidP="005A0DCE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Коммуникационные серверы для организации</w:t>
            </w:r>
          </w:p>
        </w:tc>
        <w:tc>
          <w:tcPr>
            <w:tcW w:w="1330" w:type="dxa"/>
          </w:tcPr>
          <w:p w:rsidR="007C07C1" w:rsidRDefault="00A10E4D" w:rsidP="00170C6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76" w:author="Administrator" w:date="2014-02-13T13:06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4272" w:type="dxa"/>
          </w:tcPr>
          <w:p w:rsidR="007C07C1" w:rsidRDefault="00A10E4D" w:rsidP="00170C6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77" w:author="Administrator" w:date="2014-02-13T13:06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не поддерживаем</w:t>
            </w:r>
          </w:p>
        </w:tc>
      </w:tr>
      <w:tr w:rsidR="00A10E4D" w:rsidRPr="0092352F" w:rsidTr="00A10E4D">
        <w:tc>
          <w:tcPr>
            <w:tcW w:w="828" w:type="dxa"/>
          </w:tcPr>
          <w:p w:rsidR="007C07C1" w:rsidRDefault="007C07C1" w:rsidP="00170C69">
            <w:pPr>
              <w:pStyle w:val="a9"/>
              <w:numPr>
                <w:ilvl w:val="0"/>
                <w:numId w:val="34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78" w:author="Administrator" w:date="2014-02-13T13:06:00Z">
                <w:pPr>
                  <w:pStyle w:val="a9"/>
                  <w:numPr>
                    <w:numId w:val="34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301" w:type="dxa"/>
          </w:tcPr>
          <w:p w:rsidR="00A10E4D" w:rsidRPr="00937C78" w:rsidRDefault="00A10E4D" w:rsidP="005A0DCE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Название организации</w:t>
            </w:r>
          </w:p>
        </w:tc>
        <w:tc>
          <w:tcPr>
            <w:tcW w:w="1330" w:type="dxa"/>
          </w:tcPr>
          <w:p w:rsidR="007C07C1" w:rsidRDefault="00A10E4D" w:rsidP="00170C6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79" w:author="Administrator" w:date="2014-02-13T13:06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4272" w:type="dxa"/>
          </w:tcPr>
          <w:p w:rsidR="007C07C1" w:rsidRDefault="00A10E4D" w:rsidP="00170C69">
            <w:pPr>
              <w:spacing w:beforeLines="60" w:afterLines="60"/>
              <w:rPr>
                <w:rFonts w:ascii="Arial" w:hAnsi="Arial" w:cs="Arial"/>
                <w:sz w:val="20"/>
                <w:szCs w:val="20"/>
                <w:lang w:val="en-US"/>
              </w:rPr>
              <w:pPrChange w:id="80" w:author="Administrator" w:date="2014-02-13T13:06:00Z">
                <w:pPr>
                  <w:spacing w:beforeLines="60" w:afterLines="60"/>
                </w:pPr>
              </w:pPrChange>
            </w:pPr>
            <w:proofErr w:type="gramStart"/>
            <w:r>
              <w:rPr>
                <w:rFonts w:ascii="Arial" w:hAnsi="Arial" w:cs="Arial"/>
                <w:sz w:val="20"/>
                <w:szCs w:val="20"/>
              </w:rPr>
              <w:t>отображаем</w:t>
            </w:r>
            <w:r w:rsidRPr="00A91FFA">
              <w:rPr>
                <w:rFonts w:ascii="Arial" w:hAnsi="Arial" w:cs="Arial"/>
                <w:sz w:val="20"/>
                <w:szCs w:val="20"/>
                <w:lang w:val="en-US"/>
              </w:rPr>
              <w:t xml:space="preserve"> ($&lt;-</w:t>
            </w:r>
            <w:proofErr w:type="spellStart"/>
            <w:r w:rsidRPr="00A91FFA">
              <w:rPr>
                <w:rFonts w:ascii="Arial" w:hAnsi="Arial" w:cs="Arial"/>
                <w:sz w:val="20"/>
                <w:szCs w:val="20"/>
                <w:lang w:val="en-US"/>
              </w:rPr>
              <w:t>SS_ModuleOrg</w:t>
            </w:r>
            <w:proofErr w:type="spellEnd"/>
            <w:r w:rsidRPr="00A91FFA">
              <w:rPr>
                <w:rFonts w:ascii="Arial" w:hAnsi="Arial" w:cs="Arial"/>
                <w:sz w:val="20"/>
                <w:szCs w:val="20"/>
                <w:lang w:val="en-US"/>
              </w:rPr>
              <w:t>.</w:t>
            </w:r>
            <w:proofErr w:type="gramEnd"/>
            <w:r>
              <w:rPr>
                <w:rFonts w:ascii="Arial" w:hAnsi="Arial" w:cs="Arial"/>
                <w:sz w:val="20"/>
                <w:szCs w:val="20"/>
                <w:lang w:val="en-US"/>
              </w:rPr>
              <w:t xml:space="preserve"> Module</w:t>
            </w:r>
            <w:r w:rsidRPr="00A91FFA">
              <w:rPr>
                <w:rFonts w:ascii="Arial" w:hAnsi="Arial" w:cs="Arial"/>
                <w:sz w:val="20"/>
                <w:szCs w:val="20"/>
                <w:lang w:val="en-US"/>
              </w:rPr>
              <w:t>).</w:t>
            </w:r>
            <w:proofErr w:type="spellStart"/>
            <w:r w:rsidRPr="00A91FFA">
              <w:rPr>
                <w:rFonts w:ascii="Arial" w:hAnsi="Arial" w:cs="Arial"/>
                <w:sz w:val="20"/>
                <w:szCs w:val="20"/>
                <w:lang w:val="en-US"/>
              </w:rPr>
              <w:t>Organization.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ShortName</w:t>
            </w:r>
            <w:proofErr w:type="spellEnd"/>
            <w:r w:rsidRPr="00A91FFA">
              <w:rPr>
                <w:rFonts w:ascii="Arial" w:hAnsi="Arial" w:cs="Arial"/>
                <w:sz w:val="20"/>
                <w:szCs w:val="20"/>
                <w:lang w:val="en-US"/>
              </w:rPr>
              <w:t>;</w:t>
            </w:r>
          </w:p>
          <w:p w:rsidR="007C07C1" w:rsidRDefault="00A10E4D" w:rsidP="00170C6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81" w:author="Administrator" w:date="2014-02-13T13:06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 xml:space="preserve">можно </w:t>
            </w:r>
            <w:proofErr w:type="gramStart"/>
            <w:r w:rsidRPr="00C41DC0">
              <w:rPr>
                <w:rFonts w:ascii="Arial" w:hAnsi="Arial" w:cs="Arial"/>
                <w:strike/>
                <w:sz w:val="20"/>
                <w:szCs w:val="20"/>
              </w:rPr>
              <w:t xml:space="preserve">грабить </w:t>
            </w:r>
            <w:proofErr w:type="spellStart"/>
            <w:r w:rsidRPr="00C41DC0">
              <w:rPr>
                <w:rFonts w:ascii="Arial" w:hAnsi="Arial" w:cs="Arial"/>
                <w:strike/>
                <w:sz w:val="20"/>
                <w:szCs w:val="20"/>
              </w:rPr>
              <w:t>корованы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добавлять</w:t>
            </w:r>
            <w:proofErr w:type="gramEnd"/>
            <w:r>
              <w:rPr>
                <w:rFonts w:ascii="Arial" w:hAnsi="Arial" w:cs="Arial"/>
                <w:sz w:val="20"/>
                <w:szCs w:val="20"/>
              </w:rPr>
              <w:t xml:space="preserve"> новые и удалять имеющиеся</w:t>
            </w:r>
          </w:p>
          <w:p w:rsidR="007C07C1" w:rsidRDefault="00A10E4D" w:rsidP="00170C6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82" w:author="Administrator" w:date="2014-02-13T13:06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если</w:t>
            </w:r>
            <w:r w:rsidRPr="0092352F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635D8D">
              <w:rPr>
                <w:rFonts w:ascii="Arial" w:hAnsi="Arial" w:cs="Arial"/>
                <w:sz w:val="20"/>
                <w:szCs w:val="20"/>
              </w:rPr>
              <w:t>$</w:t>
            </w:r>
            <w:r w:rsidRPr="0092352F">
              <w:rPr>
                <w:rFonts w:ascii="Arial" w:hAnsi="Arial" w:cs="Arial"/>
                <w:sz w:val="20"/>
                <w:szCs w:val="20"/>
              </w:rPr>
              <w:t>.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Type</w:t>
            </w:r>
            <w:r w:rsidRPr="0092352F">
              <w:rPr>
                <w:rFonts w:ascii="Arial" w:hAnsi="Arial" w:cs="Arial"/>
                <w:sz w:val="20"/>
                <w:szCs w:val="20"/>
              </w:rPr>
              <w:t>.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US"/>
              </w:rPr>
              <w:t>I</w:t>
            </w:r>
            <w:r w:rsidRPr="004D6492">
              <w:rPr>
                <w:rFonts w:ascii="Arial" w:hAnsi="Arial" w:cs="Arial"/>
                <w:sz w:val="20"/>
                <w:szCs w:val="20"/>
                <w:lang w:val="en-US"/>
              </w:rPr>
              <w:t>sCo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rporate</w:t>
            </w:r>
            <w:r w:rsidRPr="004D6492">
              <w:rPr>
                <w:rFonts w:ascii="Arial" w:hAnsi="Arial" w:cs="Arial"/>
                <w:sz w:val="20"/>
                <w:szCs w:val="20"/>
                <w:lang w:val="en-US"/>
              </w:rPr>
              <w:t>Supported</w:t>
            </w:r>
            <w:proofErr w:type="spellEnd"/>
            <w:r w:rsidRPr="0092352F">
              <w:rPr>
                <w:rFonts w:ascii="Arial" w:hAnsi="Arial" w:cs="Arial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=</w:t>
            </w:r>
            <w:r w:rsidRPr="0092352F">
              <w:rPr>
                <w:rFonts w:ascii="Arial" w:hAnsi="Arial" w:cs="Arial"/>
                <w:sz w:val="20"/>
                <w:szCs w:val="20"/>
              </w:rPr>
              <w:t xml:space="preserve">= 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false</w:t>
            </w:r>
            <w:r w:rsidRPr="0092352F">
              <w:rPr>
                <w:rFonts w:ascii="Arial" w:hAnsi="Arial" w:cs="Arial"/>
                <w:sz w:val="20"/>
                <w:szCs w:val="20"/>
              </w:rPr>
              <w:t xml:space="preserve">, </w:t>
            </w:r>
            <w:r>
              <w:rPr>
                <w:rFonts w:ascii="Arial" w:hAnsi="Arial" w:cs="Arial"/>
                <w:sz w:val="20"/>
                <w:szCs w:val="20"/>
              </w:rPr>
              <w:t>то</w:t>
            </w:r>
            <w:r w:rsidRPr="0092352F">
              <w:rPr>
                <w:rFonts w:ascii="Arial" w:hAnsi="Arial" w:cs="Arial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разрешен</w:t>
            </w:r>
            <w:r w:rsidRPr="0092352F">
              <w:rPr>
                <w:rFonts w:ascii="Arial" w:hAnsi="Arial" w:cs="Arial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только</w:t>
            </w:r>
            <w:r w:rsidRPr="0092352F">
              <w:rPr>
                <w:rFonts w:ascii="Arial" w:hAnsi="Arial" w:cs="Arial"/>
                <w:sz w:val="20"/>
                <w:szCs w:val="20"/>
              </w:rPr>
              <w:t xml:space="preserve"> 0..1 </w:t>
            </w:r>
            <w:r>
              <w:rPr>
                <w:rFonts w:ascii="Arial" w:hAnsi="Arial" w:cs="Arial"/>
                <w:sz w:val="20"/>
                <w:szCs w:val="20"/>
              </w:rPr>
              <w:t>обратно</w:t>
            </w:r>
            <w:r w:rsidRPr="0092352F">
              <w:rPr>
                <w:rFonts w:ascii="Arial" w:hAnsi="Arial" w:cs="Arial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связанный</w:t>
            </w:r>
            <w:r w:rsidRPr="0092352F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gramStart"/>
            <w:r>
              <w:rPr>
                <w:rFonts w:ascii="Arial" w:hAnsi="Arial" w:cs="Arial"/>
                <w:sz w:val="20"/>
                <w:szCs w:val="20"/>
              </w:rPr>
              <w:t>ДОП</w:t>
            </w:r>
            <w:proofErr w:type="gramEnd"/>
            <w:r w:rsidRPr="0092352F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4D6492">
              <w:rPr>
                <w:rFonts w:ascii="Arial" w:hAnsi="Arial" w:cs="Arial"/>
                <w:sz w:val="20"/>
                <w:szCs w:val="20"/>
                <w:lang w:val="en-US"/>
              </w:rPr>
              <w:t>SS</w:t>
            </w:r>
            <w:r w:rsidRPr="0092352F">
              <w:rPr>
                <w:rFonts w:ascii="Arial" w:hAnsi="Arial" w:cs="Arial"/>
                <w:sz w:val="20"/>
                <w:szCs w:val="20"/>
              </w:rPr>
              <w:t>_</w:t>
            </w:r>
            <w:proofErr w:type="spellStart"/>
            <w:r w:rsidRPr="004D6492">
              <w:rPr>
                <w:rFonts w:ascii="Arial" w:hAnsi="Arial" w:cs="Arial"/>
                <w:sz w:val="20"/>
                <w:szCs w:val="20"/>
                <w:lang w:val="en-US"/>
              </w:rPr>
              <w:t>ModuleOrg</w:t>
            </w:r>
            <w:proofErr w:type="spellEnd"/>
          </w:p>
        </w:tc>
      </w:tr>
      <w:tr w:rsidR="00A10E4D" w:rsidRPr="005A5B1B" w:rsidTr="00A10E4D">
        <w:tc>
          <w:tcPr>
            <w:tcW w:w="828" w:type="dxa"/>
          </w:tcPr>
          <w:p w:rsidR="007C07C1" w:rsidRDefault="007C07C1" w:rsidP="00170C69">
            <w:pPr>
              <w:pStyle w:val="a9"/>
              <w:numPr>
                <w:ilvl w:val="0"/>
                <w:numId w:val="34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83" w:author="Administrator" w:date="2014-02-13T13:06:00Z">
                <w:pPr>
                  <w:pStyle w:val="a9"/>
                  <w:numPr>
                    <w:numId w:val="34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301" w:type="dxa"/>
          </w:tcPr>
          <w:p w:rsidR="00A10E4D" w:rsidRPr="00937C78" w:rsidRDefault="00A10E4D" w:rsidP="005A0DCE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937C78">
              <w:rPr>
                <w:rFonts w:ascii="Arial" w:hAnsi="Arial" w:cs="Arial"/>
                <w:sz w:val="20"/>
                <w:szCs w:val="20"/>
                <w:lang w:val="en-US"/>
              </w:rPr>
              <w:t>ReplicaID</w:t>
            </w:r>
            <w:proofErr w:type="spellEnd"/>
            <w:r w:rsidRPr="00937C78">
              <w:rPr>
                <w:rFonts w:ascii="Arial" w:hAnsi="Arial" w:cs="Arial"/>
                <w:sz w:val="20"/>
                <w:szCs w:val="20"/>
              </w:rPr>
              <w:t xml:space="preserve"> БД «Структура организации»</w:t>
            </w:r>
          </w:p>
        </w:tc>
        <w:tc>
          <w:tcPr>
            <w:tcW w:w="1330" w:type="dxa"/>
          </w:tcPr>
          <w:p w:rsidR="007C07C1" w:rsidRDefault="00A10E4D" w:rsidP="00170C6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84" w:author="Administrator" w:date="2014-02-13T13:06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4272" w:type="dxa"/>
          </w:tcPr>
          <w:p w:rsidR="007C07C1" w:rsidRDefault="00A10E4D" w:rsidP="00170C6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85" w:author="Administrator" w:date="2014-02-13T13:06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не поддерживаем</w:t>
            </w:r>
          </w:p>
        </w:tc>
      </w:tr>
      <w:tr w:rsidR="00A10E4D" w:rsidRPr="005A5B1B" w:rsidTr="00A10E4D">
        <w:tc>
          <w:tcPr>
            <w:tcW w:w="828" w:type="dxa"/>
          </w:tcPr>
          <w:p w:rsidR="007C07C1" w:rsidRDefault="007C07C1" w:rsidP="00170C69">
            <w:pPr>
              <w:pStyle w:val="a9"/>
              <w:numPr>
                <w:ilvl w:val="0"/>
                <w:numId w:val="34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86" w:author="Administrator" w:date="2014-02-13T13:06:00Z">
                <w:pPr>
                  <w:pStyle w:val="a9"/>
                  <w:numPr>
                    <w:numId w:val="34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301" w:type="dxa"/>
          </w:tcPr>
          <w:p w:rsidR="007C07C1" w:rsidRDefault="00A10E4D" w:rsidP="00170C6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87" w:author="Administrator" w:date="2014-02-13T13:06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Применяется контроль присоединенных файлов</w:t>
            </w:r>
          </w:p>
        </w:tc>
        <w:tc>
          <w:tcPr>
            <w:tcW w:w="1330" w:type="dxa"/>
          </w:tcPr>
          <w:p w:rsidR="007C07C1" w:rsidRDefault="00A10E4D" w:rsidP="00170C6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88" w:author="Administrator" w:date="2014-02-13T13:06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4272" w:type="dxa"/>
          </w:tcPr>
          <w:p w:rsidR="007C07C1" w:rsidRDefault="00A10E4D" w:rsidP="00170C6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89" w:author="Administrator" w:date="2014-02-13T13:06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не поддерживаем</w:t>
            </w:r>
          </w:p>
        </w:tc>
      </w:tr>
      <w:tr w:rsidR="00A10E4D" w:rsidRPr="005A5B1B" w:rsidTr="00A10E4D">
        <w:tc>
          <w:tcPr>
            <w:tcW w:w="828" w:type="dxa"/>
          </w:tcPr>
          <w:p w:rsidR="007C07C1" w:rsidRDefault="007C07C1" w:rsidP="00170C69">
            <w:pPr>
              <w:pStyle w:val="a9"/>
              <w:numPr>
                <w:ilvl w:val="0"/>
                <w:numId w:val="34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90" w:author="Administrator" w:date="2014-02-13T13:06:00Z">
                <w:pPr>
                  <w:pStyle w:val="a9"/>
                  <w:numPr>
                    <w:numId w:val="34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301" w:type="dxa"/>
          </w:tcPr>
          <w:p w:rsidR="007C07C1" w:rsidRDefault="007C07C1" w:rsidP="00170C6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91" w:author="Administrator" w:date="2014-02-13T13:06:00Z">
                <w:pPr>
                  <w:spacing w:beforeLines="60" w:afterLines="60"/>
                </w:pPr>
              </w:pPrChange>
            </w:pPr>
          </w:p>
        </w:tc>
        <w:tc>
          <w:tcPr>
            <w:tcW w:w="1330" w:type="dxa"/>
          </w:tcPr>
          <w:p w:rsidR="007C07C1" w:rsidRDefault="00A10E4D" w:rsidP="00170C6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92" w:author="Administrator" w:date="2014-02-13T13:06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Таблица</w:t>
            </w:r>
          </w:p>
        </w:tc>
        <w:tc>
          <w:tcPr>
            <w:tcW w:w="4272" w:type="dxa"/>
          </w:tcPr>
          <w:p w:rsidR="007C07C1" w:rsidRDefault="00A10E4D" w:rsidP="00170C6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93" w:author="Administrator" w:date="2014-02-13T13:06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не поддерживаем</w:t>
            </w:r>
          </w:p>
        </w:tc>
      </w:tr>
    </w:tbl>
    <w:p w:rsidR="006022F7" w:rsidRDefault="006022F7"/>
    <w:p w:rsidR="007C07C1" w:rsidRDefault="007D79B8" w:rsidP="00170C69">
      <w:pPr>
        <w:pStyle w:val="a3"/>
        <w:numPr>
          <w:ilvl w:val="1"/>
          <w:numId w:val="1"/>
        </w:numPr>
        <w:spacing w:beforeLines="60" w:after="60"/>
        <w:rPr>
          <w:rFonts w:ascii="Times New Roman" w:hAnsi="Times New Roman" w:cs="Times New Roman"/>
          <w:b/>
          <w:color w:val="auto"/>
        </w:rPr>
        <w:pPrChange w:id="94" w:author="Administrator" w:date="2014-02-13T13:06:00Z">
          <w:pPr>
            <w:pStyle w:val="a3"/>
            <w:numPr>
              <w:numId w:val="1"/>
            </w:numPr>
            <w:spacing w:beforeLines="60" w:after="60"/>
            <w:ind w:left="1080" w:hanging="720"/>
          </w:pPr>
        </w:pPrChange>
      </w:pPr>
      <w:r>
        <w:rPr>
          <w:rFonts w:ascii="Times New Roman" w:hAnsi="Times New Roman" w:cs="Times New Roman"/>
          <w:b/>
          <w:color w:val="auto"/>
        </w:rPr>
        <w:t>Таблица представлений БД СС (Программы</w:t>
      </w:r>
      <w:proofErr w:type="gramStart"/>
      <w:r>
        <w:rPr>
          <w:rFonts w:ascii="Times New Roman" w:hAnsi="Times New Roman" w:cs="Times New Roman"/>
          <w:b/>
          <w:color w:val="auto"/>
        </w:rPr>
        <w:t xml:space="preserve"> / П</w:t>
      </w:r>
      <w:proofErr w:type="gramEnd"/>
      <w:r>
        <w:rPr>
          <w:rFonts w:ascii="Times New Roman" w:hAnsi="Times New Roman" w:cs="Times New Roman"/>
          <w:b/>
          <w:color w:val="auto"/>
        </w:rPr>
        <w:t>о организациям)</w:t>
      </w:r>
    </w:p>
    <w:p w:rsidR="00D72DD6" w:rsidRDefault="007D79B8">
      <w:r>
        <w:rPr>
          <w:noProof/>
        </w:rPr>
        <w:drawing>
          <wp:inline distT="0" distB="0" distL="0" distR="0">
            <wp:extent cx="5937885" cy="1449070"/>
            <wp:effectExtent l="19050" t="19050" r="24765" b="177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4490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D79B8" w:rsidRPr="006022F7" w:rsidRDefault="007D79B8" w:rsidP="007D79B8">
      <w:pPr>
        <w:pStyle w:val="a7"/>
        <w:rPr>
          <w:rFonts w:ascii="Arial" w:hAnsi="Arial" w:cs="Arial"/>
          <w:color w:val="auto"/>
          <w:sz w:val="20"/>
          <w:szCs w:val="20"/>
        </w:rPr>
      </w:pPr>
      <w:r w:rsidRPr="00320C9C">
        <w:rPr>
          <w:color w:val="auto"/>
        </w:rPr>
        <w:t xml:space="preserve">Рисунок </w:t>
      </w:r>
      <w:r w:rsidR="006C0BE5" w:rsidRPr="00320C9C">
        <w:rPr>
          <w:color w:val="auto"/>
        </w:rPr>
        <w:fldChar w:fldCharType="begin"/>
      </w:r>
      <w:r w:rsidRPr="00320C9C">
        <w:rPr>
          <w:color w:val="auto"/>
        </w:rPr>
        <w:instrText xml:space="preserve"> SEQ Рисунок \* ARABIC </w:instrText>
      </w:r>
      <w:r w:rsidR="006C0BE5" w:rsidRPr="00320C9C">
        <w:rPr>
          <w:color w:val="auto"/>
        </w:rPr>
        <w:fldChar w:fldCharType="separate"/>
      </w:r>
      <w:r w:rsidR="00887424">
        <w:rPr>
          <w:noProof/>
          <w:color w:val="auto"/>
        </w:rPr>
        <w:t>5</w:t>
      </w:r>
      <w:r w:rsidR="006C0BE5" w:rsidRPr="00320C9C">
        <w:rPr>
          <w:color w:val="auto"/>
        </w:rPr>
        <w:fldChar w:fldCharType="end"/>
      </w:r>
      <w:r>
        <w:rPr>
          <w:color w:val="auto"/>
        </w:rPr>
        <w:t>. Таблица представлений Программы</w:t>
      </w:r>
      <w:proofErr w:type="gramStart"/>
      <w:r>
        <w:rPr>
          <w:color w:val="auto"/>
        </w:rPr>
        <w:t xml:space="preserve"> / П</w:t>
      </w:r>
      <w:proofErr w:type="gramEnd"/>
      <w:r>
        <w:rPr>
          <w:color w:val="auto"/>
        </w:rPr>
        <w:t>о организациям</w:t>
      </w:r>
    </w:p>
    <w:p w:rsidR="007D79B8" w:rsidRPr="007D79B8" w:rsidRDefault="007D79B8" w:rsidP="007D79B8">
      <w:pPr>
        <w:pStyle w:val="a7"/>
        <w:spacing w:after="0"/>
        <w:rPr>
          <w:rFonts w:ascii="Arial" w:hAnsi="Arial" w:cs="Arial"/>
          <w:color w:val="auto"/>
          <w:sz w:val="20"/>
          <w:szCs w:val="20"/>
        </w:rPr>
      </w:pPr>
      <w:r w:rsidRPr="007D79B8">
        <w:rPr>
          <w:rFonts w:ascii="Arial" w:hAnsi="Arial" w:cs="Arial"/>
          <w:color w:val="auto"/>
          <w:sz w:val="20"/>
          <w:szCs w:val="20"/>
        </w:rPr>
        <w:t xml:space="preserve">Таблица </w:t>
      </w:r>
      <w:r w:rsidR="006C0BE5" w:rsidRPr="007D79B8">
        <w:rPr>
          <w:rFonts w:ascii="Arial" w:hAnsi="Arial" w:cs="Arial"/>
          <w:color w:val="auto"/>
          <w:sz w:val="20"/>
          <w:szCs w:val="20"/>
        </w:rPr>
        <w:fldChar w:fldCharType="begin"/>
      </w:r>
      <w:r w:rsidRPr="007D79B8">
        <w:rPr>
          <w:rFonts w:ascii="Arial" w:hAnsi="Arial" w:cs="Arial"/>
          <w:color w:val="auto"/>
          <w:sz w:val="20"/>
          <w:szCs w:val="20"/>
        </w:rPr>
        <w:instrText xml:space="preserve"> SEQ Таблица \* ARABIC </w:instrText>
      </w:r>
      <w:r w:rsidR="006C0BE5" w:rsidRPr="007D79B8">
        <w:rPr>
          <w:rFonts w:ascii="Arial" w:hAnsi="Arial" w:cs="Arial"/>
          <w:color w:val="auto"/>
          <w:sz w:val="20"/>
          <w:szCs w:val="20"/>
        </w:rPr>
        <w:fldChar w:fldCharType="separate"/>
      </w:r>
      <w:r w:rsidR="00EF7C1D">
        <w:rPr>
          <w:rFonts w:ascii="Arial" w:hAnsi="Arial" w:cs="Arial"/>
          <w:noProof/>
          <w:color w:val="auto"/>
          <w:sz w:val="20"/>
          <w:szCs w:val="20"/>
        </w:rPr>
        <w:t>2</w:t>
      </w:r>
      <w:r w:rsidR="006C0BE5" w:rsidRPr="007D79B8">
        <w:rPr>
          <w:rFonts w:ascii="Arial" w:hAnsi="Arial" w:cs="Arial"/>
          <w:color w:val="auto"/>
          <w:sz w:val="20"/>
          <w:szCs w:val="20"/>
        </w:rPr>
        <w:fldChar w:fldCharType="end"/>
      </w:r>
      <w:r>
        <w:rPr>
          <w:rFonts w:ascii="Arial" w:hAnsi="Arial" w:cs="Arial"/>
          <w:color w:val="auto"/>
          <w:sz w:val="20"/>
          <w:szCs w:val="20"/>
        </w:rPr>
        <w:t xml:space="preserve">. </w:t>
      </w:r>
      <w:r w:rsidRPr="007D79B8">
        <w:rPr>
          <w:rFonts w:ascii="Arial" w:hAnsi="Arial" w:cs="Arial"/>
          <w:color w:val="auto"/>
          <w:sz w:val="20"/>
          <w:szCs w:val="20"/>
        </w:rPr>
        <w:t xml:space="preserve">Перечень элементов </w:t>
      </w:r>
      <w:r>
        <w:rPr>
          <w:rFonts w:ascii="Arial" w:hAnsi="Arial" w:cs="Arial"/>
          <w:color w:val="auto"/>
          <w:sz w:val="20"/>
          <w:szCs w:val="20"/>
        </w:rPr>
        <w:t>таблицы представлений</w:t>
      </w:r>
      <w:r w:rsidRPr="007D79B8">
        <w:rPr>
          <w:rFonts w:ascii="Arial" w:hAnsi="Arial" w:cs="Arial"/>
          <w:color w:val="auto"/>
          <w:sz w:val="20"/>
          <w:szCs w:val="20"/>
        </w:rPr>
        <w:t xml:space="preserve"> Программы</w:t>
      </w:r>
      <w:proofErr w:type="gramStart"/>
      <w:r>
        <w:rPr>
          <w:rFonts w:ascii="Arial" w:hAnsi="Arial" w:cs="Arial"/>
          <w:color w:val="auto"/>
          <w:sz w:val="20"/>
          <w:szCs w:val="20"/>
        </w:rPr>
        <w:t xml:space="preserve"> / П</w:t>
      </w:r>
      <w:proofErr w:type="gramEnd"/>
      <w:r>
        <w:rPr>
          <w:rFonts w:ascii="Arial" w:hAnsi="Arial" w:cs="Arial"/>
          <w:color w:val="auto"/>
          <w:sz w:val="20"/>
          <w:szCs w:val="20"/>
        </w:rPr>
        <w:t>о организациям</w:t>
      </w:r>
    </w:p>
    <w:tbl>
      <w:tblPr>
        <w:tblW w:w="9648" w:type="dxa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828"/>
        <w:gridCol w:w="2234"/>
        <w:gridCol w:w="1935"/>
        <w:gridCol w:w="4651"/>
      </w:tblGrid>
      <w:tr w:rsidR="00A10E4D" w:rsidRPr="005A5B1B" w:rsidTr="005A0DCE">
        <w:tc>
          <w:tcPr>
            <w:tcW w:w="828" w:type="dxa"/>
          </w:tcPr>
          <w:p w:rsidR="007C07C1" w:rsidRDefault="007C07C1" w:rsidP="00170C69">
            <w:pPr>
              <w:keepNext/>
              <w:keepLines/>
              <w:spacing w:beforeLines="60" w:afterLines="60"/>
              <w:outlineLvl w:val="0"/>
              <w:rPr>
                <w:rFonts w:ascii="Arial" w:eastAsiaTheme="majorEastAsia" w:hAnsi="Arial" w:cs="Arial"/>
                <w:b/>
                <w:bCs/>
                <w:color w:val="365F91" w:themeColor="accent1" w:themeShade="BF"/>
                <w:sz w:val="20"/>
                <w:szCs w:val="20"/>
              </w:rPr>
              <w:pPrChange w:id="95" w:author="Administrator" w:date="2014-02-13T13:06:00Z">
                <w:pPr>
                  <w:keepNext/>
                  <w:keepLines/>
                  <w:spacing w:beforeLines="60" w:afterLines="60"/>
                  <w:outlineLvl w:val="0"/>
                </w:pPr>
              </w:pPrChange>
            </w:pPr>
          </w:p>
        </w:tc>
        <w:tc>
          <w:tcPr>
            <w:tcW w:w="2234" w:type="dxa"/>
          </w:tcPr>
          <w:p w:rsidR="007C07C1" w:rsidRDefault="00A10E4D" w:rsidP="00170C69">
            <w:pPr>
              <w:spacing w:beforeLines="60" w:afterLines="60"/>
              <w:rPr>
                <w:rFonts w:ascii="Arial" w:hAnsi="Arial" w:cs="Arial"/>
                <w:b/>
                <w:bCs/>
                <w:sz w:val="20"/>
                <w:szCs w:val="20"/>
              </w:rPr>
              <w:pPrChange w:id="96" w:author="Administrator" w:date="2014-02-13T13:06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Наименование </w:t>
            </w:r>
          </w:p>
        </w:tc>
        <w:tc>
          <w:tcPr>
            <w:tcW w:w="1935" w:type="dxa"/>
          </w:tcPr>
          <w:p w:rsidR="007C07C1" w:rsidRDefault="00A10E4D" w:rsidP="00170C69">
            <w:pPr>
              <w:spacing w:beforeLines="60" w:afterLines="60"/>
              <w:rPr>
                <w:rFonts w:ascii="Arial" w:hAnsi="Arial" w:cs="Arial"/>
                <w:b/>
                <w:bCs/>
                <w:sz w:val="20"/>
                <w:szCs w:val="20"/>
              </w:rPr>
              <w:pPrChange w:id="97" w:author="Administrator" w:date="2014-02-13T13:06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b/>
                <w:bCs/>
                <w:sz w:val="20"/>
                <w:szCs w:val="20"/>
              </w:rPr>
              <w:t>Тип элемента</w:t>
            </w:r>
          </w:p>
        </w:tc>
        <w:tc>
          <w:tcPr>
            <w:tcW w:w="4651" w:type="dxa"/>
          </w:tcPr>
          <w:p w:rsidR="007C07C1" w:rsidRDefault="00A10E4D" w:rsidP="00170C69">
            <w:pPr>
              <w:spacing w:beforeLines="60" w:afterLines="60"/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pPrChange w:id="98" w:author="Administrator" w:date="2014-02-13T13:06:00Z">
                <w:pPr>
                  <w:spacing w:beforeLines="60" w:afterLines="60"/>
                </w:pPr>
              </w:pPrChange>
            </w:pPr>
            <w:r w:rsidRPr="000A1EBA">
              <w:rPr>
                <w:rFonts w:ascii="Arial" w:hAnsi="Arial" w:cs="Arial"/>
                <w:sz w:val="20"/>
                <w:szCs w:val="20"/>
              </w:rPr>
              <w:t xml:space="preserve">относительно </w:t>
            </w:r>
            <w:proofErr w:type="gramStart"/>
            <w:r w:rsidRPr="000A1EBA">
              <w:rPr>
                <w:rFonts w:ascii="Arial" w:hAnsi="Arial" w:cs="Arial"/>
                <w:sz w:val="20"/>
                <w:szCs w:val="20"/>
              </w:rPr>
              <w:t>ДОП</w:t>
            </w:r>
            <w:proofErr w:type="gramEnd"/>
            <w:r w:rsidRPr="000A1EBA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3F5B34">
              <w:rPr>
                <w:rFonts w:ascii="Arial" w:hAnsi="Arial" w:cs="Arial"/>
                <w:b/>
                <w:bCs/>
                <w:sz w:val="20"/>
                <w:szCs w:val="20"/>
              </w:rPr>
              <w:t>SS_Module</w:t>
            </w:r>
            <w:proofErr w:type="spellEnd"/>
            <w:r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Org</w:t>
            </w:r>
          </w:p>
        </w:tc>
      </w:tr>
      <w:tr w:rsidR="00A10E4D" w:rsidRPr="0092352F" w:rsidTr="005A0DCE">
        <w:tc>
          <w:tcPr>
            <w:tcW w:w="9648" w:type="dxa"/>
            <w:gridSpan w:val="4"/>
          </w:tcPr>
          <w:p w:rsidR="007C07C1" w:rsidRDefault="00A10E4D" w:rsidP="00170C69">
            <w:pPr>
              <w:spacing w:beforeLines="60" w:afterLines="60"/>
              <w:rPr>
                <w:rFonts w:ascii="Arial" w:hAnsi="Arial" w:cs="Arial"/>
                <w:color w:val="FF0000"/>
                <w:sz w:val="20"/>
                <w:szCs w:val="20"/>
                <w:lang w:val="en-US"/>
              </w:rPr>
              <w:pPrChange w:id="99" w:author="Administrator" w:date="2014-02-13T13:06:00Z">
                <w:pPr>
                  <w:spacing w:beforeLines="60" w:afterLines="60"/>
                </w:pPr>
              </w:pPrChange>
            </w:pPr>
            <w:r w:rsidRPr="0092352F">
              <w:rPr>
                <w:rFonts w:ascii="Arial" w:hAnsi="Arial" w:cs="Arial"/>
                <w:color w:val="FF0000"/>
                <w:sz w:val="20"/>
                <w:szCs w:val="20"/>
              </w:rPr>
              <w:t>Не приведена колонк</w:t>
            </w:r>
            <w:proofErr w:type="gramStart"/>
            <w:r w:rsidRPr="0092352F">
              <w:rPr>
                <w:rFonts w:ascii="Arial" w:hAnsi="Arial" w:cs="Arial"/>
                <w:color w:val="FF0000"/>
                <w:sz w:val="20"/>
                <w:szCs w:val="20"/>
              </w:rPr>
              <w:t>а-</w:t>
            </w:r>
            <w:proofErr w:type="gramEnd"/>
            <w:r w:rsidRPr="0092352F">
              <w:rPr>
                <w:rFonts w:ascii="Arial" w:hAnsi="Arial" w:cs="Arial"/>
                <w:color w:val="FF0000"/>
                <w:sz w:val="20"/>
                <w:szCs w:val="20"/>
              </w:rPr>
              <w:t>«категория» с Названием Организации. В</w:t>
            </w:r>
            <w:r w:rsidRPr="0092352F">
              <w:rPr>
                <w:rFonts w:ascii="Arial" w:hAnsi="Arial" w:cs="Arial"/>
                <w:color w:val="FF0000"/>
                <w:sz w:val="20"/>
                <w:szCs w:val="20"/>
                <w:lang w:val="en-US"/>
              </w:rPr>
              <w:t xml:space="preserve"> </w:t>
            </w:r>
            <w:r w:rsidRPr="0092352F">
              <w:rPr>
                <w:rFonts w:ascii="Arial" w:hAnsi="Arial" w:cs="Arial"/>
                <w:color w:val="FF0000"/>
                <w:sz w:val="20"/>
                <w:szCs w:val="20"/>
              </w:rPr>
              <w:t>ней</w:t>
            </w:r>
            <w:r w:rsidRPr="0092352F">
              <w:rPr>
                <w:rFonts w:ascii="Arial" w:hAnsi="Arial" w:cs="Arial"/>
                <w:color w:val="FF0000"/>
                <w:sz w:val="20"/>
                <w:szCs w:val="20"/>
                <w:lang w:val="en-US"/>
              </w:rPr>
              <w:t xml:space="preserve"> </w:t>
            </w:r>
            <w:r w:rsidRPr="0092352F">
              <w:rPr>
                <w:rFonts w:ascii="Arial" w:hAnsi="Arial" w:cs="Arial"/>
                <w:color w:val="FF0000"/>
                <w:sz w:val="20"/>
                <w:szCs w:val="20"/>
              </w:rPr>
              <w:t>отображаем</w:t>
            </w:r>
            <w:r w:rsidRPr="0092352F">
              <w:rPr>
                <w:rFonts w:ascii="Arial" w:hAnsi="Arial" w:cs="Arial"/>
                <w:color w:val="FF0000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Arial" w:hAnsi="Arial" w:cs="Arial"/>
                <w:color w:val="FF0000"/>
                <w:sz w:val="20"/>
                <w:szCs w:val="20"/>
                <w:lang w:val="en-US"/>
              </w:rPr>
              <w:t>$</w:t>
            </w:r>
            <w:r w:rsidRPr="0092352F">
              <w:rPr>
                <w:rFonts w:ascii="Arial" w:hAnsi="Arial" w:cs="Arial"/>
                <w:color w:val="FF0000"/>
                <w:sz w:val="20"/>
                <w:szCs w:val="20"/>
                <w:lang w:val="en-US"/>
              </w:rPr>
              <w:t>.</w:t>
            </w:r>
            <w:proofErr w:type="spellStart"/>
            <w:r w:rsidRPr="0092352F">
              <w:rPr>
                <w:rFonts w:ascii="Arial" w:hAnsi="Arial" w:cs="Arial"/>
                <w:color w:val="FF0000"/>
                <w:sz w:val="20"/>
                <w:szCs w:val="20"/>
                <w:lang w:val="en-US"/>
              </w:rPr>
              <w:t>Organization.ShortName</w:t>
            </w:r>
            <w:proofErr w:type="spellEnd"/>
          </w:p>
        </w:tc>
      </w:tr>
      <w:tr w:rsidR="00A10E4D" w:rsidRPr="005A5B1B" w:rsidTr="005A0DCE">
        <w:tc>
          <w:tcPr>
            <w:tcW w:w="828" w:type="dxa"/>
          </w:tcPr>
          <w:p w:rsidR="007C07C1" w:rsidRDefault="007C07C1" w:rsidP="00170C69">
            <w:pPr>
              <w:pStyle w:val="a9"/>
              <w:numPr>
                <w:ilvl w:val="0"/>
                <w:numId w:val="35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  <w:lang w:val="en-US"/>
              </w:rPr>
              <w:pPrChange w:id="100" w:author="Administrator" w:date="2014-02-13T13:06:00Z">
                <w:pPr>
                  <w:pStyle w:val="a9"/>
                  <w:numPr>
                    <w:numId w:val="35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234" w:type="dxa"/>
          </w:tcPr>
          <w:p w:rsidR="007C07C1" w:rsidRDefault="00A10E4D" w:rsidP="00170C6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01" w:author="Administrator" w:date="2014-02-13T13:06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Выйти</w:t>
            </w:r>
          </w:p>
        </w:tc>
        <w:tc>
          <w:tcPr>
            <w:tcW w:w="1935" w:type="dxa"/>
          </w:tcPr>
          <w:p w:rsidR="007C07C1" w:rsidRDefault="00A10E4D" w:rsidP="00170C6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02" w:author="Administrator" w:date="2014-02-13T13:06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Кнопка</w:t>
            </w:r>
          </w:p>
        </w:tc>
        <w:tc>
          <w:tcPr>
            <w:tcW w:w="4651" w:type="dxa"/>
          </w:tcPr>
          <w:p w:rsidR="007C07C1" w:rsidRDefault="007C07C1" w:rsidP="00170C6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03" w:author="Administrator" w:date="2014-02-13T13:06:00Z">
                <w:pPr>
                  <w:spacing w:beforeLines="60" w:afterLines="60"/>
                </w:pPr>
              </w:pPrChange>
            </w:pPr>
          </w:p>
        </w:tc>
      </w:tr>
      <w:tr w:rsidR="00A10E4D" w:rsidRPr="005A5B1B" w:rsidTr="005A0DCE">
        <w:tc>
          <w:tcPr>
            <w:tcW w:w="828" w:type="dxa"/>
          </w:tcPr>
          <w:p w:rsidR="007C07C1" w:rsidRDefault="007C07C1" w:rsidP="00170C69">
            <w:pPr>
              <w:pStyle w:val="a9"/>
              <w:numPr>
                <w:ilvl w:val="0"/>
                <w:numId w:val="35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04" w:author="Administrator" w:date="2014-02-13T13:06:00Z">
                <w:pPr>
                  <w:pStyle w:val="a9"/>
                  <w:numPr>
                    <w:numId w:val="35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234" w:type="dxa"/>
          </w:tcPr>
          <w:p w:rsidR="007C07C1" w:rsidRDefault="00A10E4D" w:rsidP="00170C6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05" w:author="Administrator" w:date="2014-02-13T13:06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Новая программа</w:t>
            </w:r>
          </w:p>
        </w:tc>
        <w:tc>
          <w:tcPr>
            <w:tcW w:w="1935" w:type="dxa"/>
          </w:tcPr>
          <w:p w:rsidR="007C07C1" w:rsidRDefault="00A10E4D" w:rsidP="00170C6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06" w:author="Administrator" w:date="2014-02-13T13:06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Кнопка</w:t>
            </w:r>
          </w:p>
        </w:tc>
        <w:tc>
          <w:tcPr>
            <w:tcW w:w="4651" w:type="dxa"/>
          </w:tcPr>
          <w:p w:rsidR="007C07C1" w:rsidRDefault="007C07C1" w:rsidP="00170C6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07" w:author="Administrator" w:date="2014-02-13T13:06:00Z">
                <w:pPr>
                  <w:spacing w:beforeLines="60" w:afterLines="60"/>
                </w:pPr>
              </w:pPrChange>
            </w:pPr>
          </w:p>
        </w:tc>
      </w:tr>
      <w:tr w:rsidR="00A10E4D" w:rsidRPr="005A5B1B" w:rsidTr="005A0DCE">
        <w:tc>
          <w:tcPr>
            <w:tcW w:w="828" w:type="dxa"/>
          </w:tcPr>
          <w:p w:rsidR="007C07C1" w:rsidRDefault="007C07C1" w:rsidP="00170C69">
            <w:pPr>
              <w:pStyle w:val="a9"/>
              <w:numPr>
                <w:ilvl w:val="0"/>
                <w:numId w:val="35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08" w:author="Administrator" w:date="2014-02-13T13:06:00Z">
                <w:pPr>
                  <w:pStyle w:val="a9"/>
                  <w:numPr>
                    <w:numId w:val="35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234" w:type="dxa"/>
          </w:tcPr>
          <w:p w:rsidR="007C07C1" w:rsidRDefault="00A10E4D" w:rsidP="00170C6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09" w:author="Administrator" w:date="2014-02-13T13:06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Открыть</w:t>
            </w:r>
          </w:p>
        </w:tc>
        <w:tc>
          <w:tcPr>
            <w:tcW w:w="1935" w:type="dxa"/>
          </w:tcPr>
          <w:p w:rsidR="007C07C1" w:rsidRDefault="00A10E4D" w:rsidP="00170C6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10" w:author="Administrator" w:date="2014-02-13T13:06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Кнопка</w:t>
            </w:r>
          </w:p>
        </w:tc>
        <w:tc>
          <w:tcPr>
            <w:tcW w:w="4651" w:type="dxa"/>
          </w:tcPr>
          <w:p w:rsidR="007C07C1" w:rsidRDefault="007C07C1" w:rsidP="00170C6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11" w:author="Administrator" w:date="2014-02-13T13:06:00Z">
                <w:pPr>
                  <w:spacing w:beforeLines="60" w:afterLines="60"/>
                </w:pPr>
              </w:pPrChange>
            </w:pPr>
          </w:p>
        </w:tc>
      </w:tr>
      <w:tr w:rsidR="00A10E4D" w:rsidRPr="005A5B1B" w:rsidTr="005A0DCE">
        <w:tc>
          <w:tcPr>
            <w:tcW w:w="828" w:type="dxa"/>
          </w:tcPr>
          <w:p w:rsidR="007C07C1" w:rsidRDefault="007C07C1" w:rsidP="00170C69">
            <w:pPr>
              <w:pStyle w:val="a9"/>
              <w:numPr>
                <w:ilvl w:val="0"/>
                <w:numId w:val="35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12" w:author="Administrator" w:date="2014-02-13T13:06:00Z">
                <w:pPr>
                  <w:pStyle w:val="a9"/>
                  <w:numPr>
                    <w:numId w:val="35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234" w:type="dxa"/>
          </w:tcPr>
          <w:p w:rsidR="007C07C1" w:rsidRDefault="00A10E4D" w:rsidP="00170C6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13" w:author="Administrator" w:date="2014-02-13T13:06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Название</w:t>
            </w:r>
          </w:p>
        </w:tc>
        <w:tc>
          <w:tcPr>
            <w:tcW w:w="1935" w:type="dxa"/>
          </w:tcPr>
          <w:p w:rsidR="007C07C1" w:rsidRDefault="00A10E4D" w:rsidP="00170C6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14" w:author="Administrator" w:date="2014-02-13T13:06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Колонка таблицы</w:t>
            </w:r>
          </w:p>
        </w:tc>
        <w:tc>
          <w:tcPr>
            <w:tcW w:w="4651" w:type="dxa"/>
          </w:tcPr>
          <w:p w:rsidR="007C07C1" w:rsidRDefault="00A10E4D" w:rsidP="00170C69">
            <w:pPr>
              <w:spacing w:beforeLines="60" w:afterLines="60"/>
              <w:rPr>
                <w:rFonts w:ascii="Arial" w:hAnsi="Arial" w:cs="Arial"/>
                <w:sz w:val="20"/>
                <w:szCs w:val="20"/>
                <w:lang w:val="en-US"/>
              </w:rPr>
              <w:pPrChange w:id="115" w:author="Administrator" w:date="2014-02-13T13:06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$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US"/>
              </w:rPr>
              <w:t>Module.Name</w:t>
            </w:r>
            <w:proofErr w:type="spellEnd"/>
          </w:p>
        </w:tc>
      </w:tr>
      <w:tr w:rsidR="00A10E4D" w:rsidRPr="005A5B1B" w:rsidTr="005A0DCE">
        <w:tc>
          <w:tcPr>
            <w:tcW w:w="828" w:type="dxa"/>
          </w:tcPr>
          <w:p w:rsidR="007C07C1" w:rsidRDefault="007C07C1" w:rsidP="00170C69">
            <w:pPr>
              <w:pStyle w:val="a9"/>
              <w:numPr>
                <w:ilvl w:val="0"/>
                <w:numId w:val="35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16" w:author="Administrator" w:date="2014-02-13T13:06:00Z">
                <w:pPr>
                  <w:pStyle w:val="a9"/>
                  <w:numPr>
                    <w:numId w:val="35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234" w:type="dxa"/>
          </w:tcPr>
          <w:p w:rsidR="007C07C1" w:rsidRDefault="00A10E4D" w:rsidP="00170C6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17" w:author="Administrator" w:date="2014-02-13T13:06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Комплект</w:t>
            </w:r>
          </w:p>
        </w:tc>
        <w:tc>
          <w:tcPr>
            <w:tcW w:w="1935" w:type="dxa"/>
          </w:tcPr>
          <w:p w:rsidR="007C07C1" w:rsidRDefault="00A10E4D" w:rsidP="00170C6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18" w:author="Administrator" w:date="2014-02-13T13:06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Колонка таблицы</w:t>
            </w:r>
          </w:p>
        </w:tc>
        <w:tc>
          <w:tcPr>
            <w:tcW w:w="4651" w:type="dxa"/>
          </w:tcPr>
          <w:p w:rsidR="007C07C1" w:rsidRDefault="00A10E4D" w:rsidP="00170C6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19" w:author="Administrator" w:date="2014-02-13T13:06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$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US"/>
              </w:rPr>
              <w:t>Module.Complect</w:t>
            </w:r>
            <w:proofErr w:type="spellEnd"/>
          </w:p>
        </w:tc>
      </w:tr>
      <w:tr w:rsidR="00A10E4D" w:rsidRPr="0092352F" w:rsidTr="005A0DCE">
        <w:tc>
          <w:tcPr>
            <w:tcW w:w="828" w:type="dxa"/>
          </w:tcPr>
          <w:p w:rsidR="007C07C1" w:rsidRDefault="007C07C1" w:rsidP="00170C69">
            <w:pPr>
              <w:pStyle w:val="a9"/>
              <w:numPr>
                <w:ilvl w:val="0"/>
                <w:numId w:val="35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20" w:author="Administrator" w:date="2014-02-13T13:06:00Z">
                <w:pPr>
                  <w:pStyle w:val="a9"/>
                  <w:numPr>
                    <w:numId w:val="35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234" w:type="dxa"/>
          </w:tcPr>
          <w:p w:rsidR="007C07C1" w:rsidRDefault="00A10E4D" w:rsidP="00170C6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21" w:author="Administrator" w:date="2014-02-13T13:06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Тип</w:t>
            </w:r>
          </w:p>
        </w:tc>
        <w:tc>
          <w:tcPr>
            <w:tcW w:w="1935" w:type="dxa"/>
          </w:tcPr>
          <w:p w:rsidR="007C07C1" w:rsidRDefault="00A10E4D" w:rsidP="00170C6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22" w:author="Administrator" w:date="2014-02-13T13:06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Колонка таблицы</w:t>
            </w:r>
          </w:p>
        </w:tc>
        <w:tc>
          <w:tcPr>
            <w:tcW w:w="4651" w:type="dxa"/>
          </w:tcPr>
          <w:p w:rsidR="007C07C1" w:rsidRDefault="00A10E4D" w:rsidP="00170C69">
            <w:pPr>
              <w:spacing w:beforeLines="60" w:afterLines="60"/>
              <w:rPr>
                <w:rFonts w:ascii="Arial" w:hAnsi="Arial" w:cs="Arial"/>
                <w:sz w:val="20"/>
                <w:szCs w:val="20"/>
                <w:lang w:val="en-US"/>
              </w:rPr>
              <w:pPrChange w:id="123" w:author="Administrator" w:date="2014-02-13T13:06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$</w:t>
            </w:r>
            <w:r w:rsidRPr="0092352F">
              <w:rPr>
                <w:rFonts w:ascii="Arial" w:hAnsi="Arial" w:cs="Arial"/>
                <w:sz w:val="20"/>
                <w:szCs w:val="20"/>
                <w:lang w:val="en-US"/>
              </w:rPr>
              <w:t>.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US"/>
              </w:rPr>
              <w:t>Module.Type.Name</w:t>
            </w:r>
            <w:proofErr w:type="spellEnd"/>
          </w:p>
        </w:tc>
      </w:tr>
      <w:tr w:rsidR="00A10E4D" w:rsidRPr="005A5B1B" w:rsidTr="005A0DCE">
        <w:tc>
          <w:tcPr>
            <w:tcW w:w="828" w:type="dxa"/>
          </w:tcPr>
          <w:p w:rsidR="007C07C1" w:rsidRDefault="007C07C1" w:rsidP="00170C69">
            <w:pPr>
              <w:pStyle w:val="a9"/>
              <w:numPr>
                <w:ilvl w:val="0"/>
                <w:numId w:val="35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  <w:lang w:val="en-US"/>
              </w:rPr>
              <w:pPrChange w:id="124" w:author="Administrator" w:date="2014-02-13T13:06:00Z">
                <w:pPr>
                  <w:pStyle w:val="a9"/>
                  <w:numPr>
                    <w:numId w:val="35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234" w:type="dxa"/>
          </w:tcPr>
          <w:p w:rsidR="007C07C1" w:rsidRDefault="00A10E4D" w:rsidP="00170C6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25" w:author="Administrator" w:date="2014-02-13T13:06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??</w:t>
            </w:r>
          </w:p>
        </w:tc>
        <w:tc>
          <w:tcPr>
            <w:tcW w:w="1935" w:type="dxa"/>
          </w:tcPr>
          <w:p w:rsidR="007C07C1" w:rsidRDefault="00A10E4D" w:rsidP="00170C6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26" w:author="Administrator" w:date="2014-02-13T13:06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Колонка таблицы</w:t>
            </w:r>
          </w:p>
        </w:tc>
        <w:tc>
          <w:tcPr>
            <w:tcW w:w="4651" w:type="dxa"/>
          </w:tcPr>
          <w:p w:rsidR="007C07C1" w:rsidRDefault="00A10E4D" w:rsidP="00170C6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27" w:author="Administrator" w:date="2014-02-13T13:06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$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US"/>
              </w:rPr>
              <w:t>Module.IsNamed</w:t>
            </w:r>
            <w:proofErr w:type="spellEnd"/>
          </w:p>
        </w:tc>
      </w:tr>
      <w:tr w:rsidR="00A10E4D" w:rsidRPr="005A5B1B" w:rsidTr="005A0DCE">
        <w:tc>
          <w:tcPr>
            <w:tcW w:w="828" w:type="dxa"/>
          </w:tcPr>
          <w:p w:rsidR="007C07C1" w:rsidRDefault="007C07C1" w:rsidP="00170C69">
            <w:pPr>
              <w:pStyle w:val="a9"/>
              <w:numPr>
                <w:ilvl w:val="0"/>
                <w:numId w:val="35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28" w:author="Administrator" w:date="2014-02-13T13:06:00Z">
                <w:pPr>
                  <w:pStyle w:val="a9"/>
                  <w:numPr>
                    <w:numId w:val="35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234" w:type="dxa"/>
          </w:tcPr>
          <w:p w:rsidR="007C07C1" w:rsidRDefault="00A10E4D" w:rsidP="00170C69">
            <w:pPr>
              <w:spacing w:beforeLines="60" w:afterLines="60"/>
              <w:rPr>
                <w:rFonts w:ascii="Arial" w:hAnsi="Arial" w:cs="Arial"/>
                <w:sz w:val="20"/>
                <w:szCs w:val="20"/>
                <w:lang w:val="en-US"/>
              </w:rPr>
              <w:pPrChange w:id="129" w:author="Administrator" w:date="2014-02-13T13:06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  <w:lang w:val="en-US"/>
              </w:rPr>
              <w:t>Log</w:t>
            </w:r>
          </w:p>
        </w:tc>
        <w:tc>
          <w:tcPr>
            <w:tcW w:w="1935" w:type="dxa"/>
          </w:tcPr>
          <w:p w:rsidR="007C07C1" w:rsidRDefault="00A10E4D" w:rsidP="00170C6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30" w:author="Administrator" w:date="2014-02-13T13:06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Колонка таблицы</w:t>
            </w:r>
          </w:p>
        </w:tc>
        <w:tc>
          <w:tcPr>
            <w:tcW w:w="4651" w:type="dxa"/>
          </w:tcPr>
          <w:p w:rsidR="007C07C1" w:rsidRDefault="00A10E4D" w:rsidP="00170C6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31" w:author="Administrator" w:date="2014-02-13T13:06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не поддерживаем</w:t>
            </w:r>
          </w:p>
        </w:tc>
      </w:tr>
      <w:tr w:rsidR="00A10E4D" w:rsidRPr="005A5B1B" w:rsidTr="005A0DCE">
        <w:tc>
          <w:tcPr>
            <w:tcW w:w="828" w:type="dxa"/>
          </w:tcPr>
          <w:p w:rsidR="007C07C1" w:rsidRDefault="007C07C1" w:rsidP="00170C69">
            <w:pPr>
              <w:pStyle w:val="a9"/>
              <w:numPr>
                <w:ilvl w:val="0"/>
                <w:numId w:val="35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32" w:author="Administrator" w:date="2014-02-13T13:06:00Z">
                <w:pPr>
                  <w:pStyle w:val="a9"/>
                  <w:numPr>
                    <w:numId w:val="35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234" w:type="dxa"/>
          </w:tcPr>
          <w:p w:rsidR="007C07C1" w:rsidRDefault="00A10E4D" w:rsidP="00170C6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33" w:author="Administrator" w:date="2014-02-13T13:06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ЭО</w:t>
            </w:r>
          </w:p>
        </w:tc>
        <w:tc>
          <w:tcPr>
            <w:tcW w:w="1935" w:type="dxa"/>
          </w:tcPr>
          <w:p w:rsidR="007C07C1" w:rsidRDefault="00A10E4D" w:rsidP="00170C6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34" w:author="Administrator" w:date="2014-02-13T13:06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Колонка таблицы</w:t>
            </w:r>
          </w:p>
        </w:tc>
        <w:tc>
          <w:tcPr>
            <w:tcW w:w="4651" w:type="dxa"/>
          </w:tcPr>
          <w:p w:rsidR="007C07C1" w:rsidRDefault="00A10E4D" w:rsidP="00170C6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35" w:author="Administrator" w:date="2014-02-13T13:06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не поддерживаем</w:t>
            </w:r>
          </w:p>
        </w:tc>
      </w:tr>
      <w:tr w:rsidR="00A10E4D" w:rsidRPr="0092352F" w:rsidTr="005A0DCE">
        <w:tc>
          <w:tcPr>
            <w:tcW w:w="828" w:type="dxa"/>
          </w:tcPr>
          <w:p w:rsidR="007C07C1" w:rsidRDefault="007C07C1" w:rsidP="00170C69">
            <w:pPr>
              <w:pStyle w:val="a9"/>
              <w:numPr>
                <w:ilvl w:val="0"/>
                <w:numId w:val="35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36" w:author="Administrator" w:date="2014-02-13T13:06:00Z">
                <w:pPr>
                  <w:pStyle w:val="a9"/>
                  <w:numPr>
                    <w:numId w:val="35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234" w:type="dxa"/>
          </w:tcPr>
          <w:p w:rsidR="00A10E4D" w:rsidRPr="00937C78" w:rsidRDefault="00A10E4D" w:rsidP="005A0DCE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937C78">
              <w:rPr>
                <w:rFonts w:ascii="Arial" w:hAnsi="Arial" w:cs="Arial"/>
                <w:sz w:val="20"/>
                <w:szCs w:val="20"/>
                <w:lang w:val="en-US"/>
              </w:rPr>
              <w:t>ReplicaID</w:t>
            </w:r>
            <w:proofErr w:type="spellEnd"/>
            <w:r w:rsidRPr="00937C78">
              <w:rPr>
                <w:rFonts w:ascii="Arial" w:hAnsi="Arial" w:cs="Arial"/>
                <w:sz w:val="20"/>
                <w:szCs w:val="20"/>
              </w:rPr>
              <w:t xml:space="preserve"> Программы</w:t>
            </w:r>
          </w:p>
        </w:tc>
        <w:tc>
          <w:tcPr>
            <w:tcW w:w="1935" w:type="dxa"/>
          </w:tcPr>
          <w:p w:rsidR="00A10E4D" w:rsidRPr="00937C78" w:rsidRDefault="00A10E4D" w:rsidP="007C07C1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Колонка таблицы</w:t>
            </w:r>
          </w:p>
        </w:tc>
        <w:tc>
          <w:tcPr>
            <w:tcW w:w="4651" w:type="dxa"/>
          </w:tcPr>
          <w:p w:rsidR="007C07C1" w:rsidRDefault="00A10E4D" w:rsidP="001D3144">
            <w:pPr>
              <w:spacing w:beforeLines="60" w:afterLines="60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$</w:t>
            </w:r>
            <w:r w:rsidRPr="0092352F">
              <w:rPr>
                <w:rFonts w:ascii="Arial" w:hAnsi="Arial" w:cs="Arial"/>
                <w:sz w:val="20"/>
                <w:szCs w:val="20"/>
                <w:lang w:val="en-US"/>
              </w:rPr>
              <w:t>.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Module.</w:t>
            </w:r>
            <w:r w:rsidRPr="000A1EBA">
              <w:rPr>
                <w:rFonts w:ascii="Arial" w:hAnsi="Arial" w:cs="Arial"/>
                <w:sz w:val="20"/>
                <w:szCs w:val="20"/>
                <w:lang w:val="en-US"/>
              </w:rPr>
              <w:t xml:space="preserve"> $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Id</w:t>
            </w:r>
            <w:r w:rsidRPr="000A1EBA">
              <w:rPr>
                <w:rFonts w:ascii="Arial" w:hAnsi="Arial" w:cs="Arial"/>
                <w:sz w:val="20"/>
                <w:szCs w:val="20"/>
                <w:lang w:val="en-US"/>
              </w:rPr>
              <w:t xml:space="preserve">. 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US"/>
              </w:rPr>
              <w:t>toStringRepresentation</w:t>
            </w:r>
            <w:proofErr w:type="spellEnd"/>
            <w:r w:rsidRPr="000A1EBA">
              <w:rPr>
                <w:rFonts w:ascii="Arial" w:hAnsi="Arial" w:cs="Arial"/>
                <w:sz w:val="20"/>
                <w:szCs w:val="20"/>
                <w:lang w:val="en-US"/>
              </w:rPr>
              <w:t>()</w:t>
            </w:r>
          </w:p>
        </w:tc>
      </w:tr>
    </w:tbl>
    <w:p w:rsidR="00D72DD6" w:rsidRDefault="00D72DD6"/>
    <w:p w:rsidR="007C07C1" w:rsidRDefault="0043239B" w:rsidP="00170C69">
      <w:pPr>
        <w:pStyle w:val="a3"/>
        <w:numPr>
          <w:ilvl w:val="0"/>
          <w:numId w:val="1"/>
        </w:numPr>
        <w:spacing w:beforeLines="60" w:after="60"/>
        <w:rPr>
          <w:rFonts w:ascii="Times New Roman" w:hAnsi="Times New Roman" w:cs="Times New Roman"/>
          <w:b/>
          <w:i w:val="0"/>
          <w:color w:val="auto"/>
        </w:rPr>
        <w:pPrChange w:id="137" w:author="Administrator" w:date="2014-02-13T13:06:00Z">
          <w:pPr>
            <w:pStyle w:val="a3"/>
            <w:numPr>
              <w:ilvl w:val="0"/>
              <w:numId w:val="1"/>
            </w:numPr>
            <w:spacing w:beforeLines="60" w:after="60"/>
            <w:ind w:left="720" w:hanging="360"/>
          </w:pPr>
        </w:pPrChange>
      </w:pPr>
      <w:r>
        <w:rPr>
          <w:rFonts w:ascii="Times New Roman" w:hAnsi="Times New Roman" w:cs="Times New Roman"/>
          <w:b/>
          <w:i w:val="0"/>
          <w:color w:val="auto"/>
        </w:rPr>
        <w:t xml:space="preserve">БД </w:t>
      </w:r>
      <w:proofErr w:type="gramStart"/>
      <w:r>
        <w:rPr>
          <w:rFonts w:ascii="Times New Roman" w:hAnsi="Times New Roman" w:cs="Times New Roman"/>
          <w:b/>
          <w:i w:val="0"/>
          <w:color w:val="auto"/>
        </w:rPr>
        <w:t>СО</w:t>
      </w:r>
      <w:proofErr w:type="gramEnd"/>
      <w:r>
        <w:rPr>
          <w:rFonts w:ascii="Times New Roman" w:hAnsi="Times New Roman" w:cs="Times New Roman"/>
          <w:b/>
          <w:i w:val="0"/>
          <w:color w:val="auto"/>
        </w:rPr>
        <w:t xml:space="preserve">: </w:t>
      </w:r>
      <w:r w:rsidRPr="0043239B">
        <w:rPr>
          <w:rFonts w:ascii="Times New Roman" w:hAnsi="Times New Roman" w:cs="Times New Roman"/>
          <w:b/>
          <w:i w:val="0"/>
          <w:color w:val="auto"/>
        </w:rPr>
        <w:t>Организация, Подразделение, РВЗ, Сотрудник</w:t>
      </w:r>
    </w:p>
    <w:p w:rsidR="007C07C1" w:rsidRDefault="0043239B" w:rsidP="00170C69">
      <w:pPr>
        <w:pStyle w:val="a3"/>
        <w:numPr>
          <w:ilvl w:val="1"/>
          <w:numId w:val="1"/>
        </w:numPr>
        <w:spacing w:beforeLines="60" w:after="60"/>
        <w:rPr>
          <w:rFonts w:ascii="Times New Roman" w:hAnsi="Times New Roman" w:cs="Times New Roman"/>
          <w:b/>
          <w:color w:val="auto"/>
        </w:rPr>
        <w:pPrChange w:id="138" w:author="Administrator" w:date="2014-02-13T13:06:00Z">
          <w:pPr>
            <w:pStyle w:val="a3"/>
            <w:numPr>
              <w:numId w:val="1"/>
            </w:numPr>
            <w:spacing w:beforeLines="60" w:after="60"/>
            <w:ind w:left="1080" w:hanging="720"/>
          </w:pPr>
        </w:pPrChange>
      </w:pPr>
      <w:r>
        <w:rPr>
          <w:rFonts w:ascii="Times New Roman" w:hAnsi="Times New Roman" w:cs="Times New Roman"/>
          <w:b/>
          <w:color w:val="auto"/>
        </w:rPr>
        <w:t>Форма Организации</w:t>
      </w:r>
    </w:p>
    <w:p w:rsidR="00D72DD6" w:rsidRDefault="0043239B">
      <w:r>
        <w:rPr>
          <w:noProof/>
        </w:rPr>
        <w:drawing>
          <wp:inline distT="0" distB="0" distL="0" distR="0">
            <wp:extent cx="4073525" cy="297180"/>
            <wp:effectExtent l="19050" t="19050" r="22225" b="266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3525" cy="2971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3239B" w:rsidRPr="006022F7" w:rsidRDefault="0043239B" w:rsidP="0043239B">
      <w:pPr>
        <w:pStyle w:val="a7"/>
        <w:rPr>
          <w:rFonts w:ascii="Arial" w:hAnsi="Arial" w:cs="Arial"/>
          <w:color w:val="auto"/>
          <w:sz w:val="20"/>
          <w:szCs w:val="20"/>
        </w:rPr>
      </w:pPr>
      <w:r w:rsidRPr="00320C9C">
        <w:rPr>
          <w:color w:val="auto"/>
        </w:rPr>
        <w:t xml:space="preserve">Рисунок </w:t>
      </w:r>
      <w:r w:rsidR="006C0BE5" w:rsidRPr="00320C9C">
        <w:rPr>
          <w:color w:val="auto"/>
        </w:rPr>
        <w:fldChar w:fldCharType="begin"/>
      </w:r>
      <w:r w:rsidRPr="00320C9C">
        <w:rPr>
          <w:color w:val="auto"/>
        </w:rPr>
        <w:instrText xml:space="preserve"> SEQ Рисунок \* ARABIC </w:instrText>
      </w:r>
      <w:r w:rsidR="006C0BE5" w:rsidRPr="00320C9C">
        <w:rPr>
          <w:color w:val="auto"/>
        </w:rPr>
        <w:fldChar w:fldCharType="separate"/>
      </w:r>
      <w:r w:rsidR="00887424">
        <w:rPr>
          <w:noProof/>
          <w:color w:val="auto"/>
        </w:rPr>
        <w:t>6</w:t>
      </w:r>
      <w:r w:rsidR="006C0BE5" w:rsidRPr="00320C9C">
        <w:rPr>
          <w:color w:val="auto"/>
        </w:rPr>
        <w:fldChar w:fldCharType="end"/>
      </w:r>
      <w:r>
        <w:rPr>
          <w:color w:val="auto"/>
        </w:rPr>
        <w:t>. Кнопки формы Организации, режим чтения</w:t>
      </w:r>
    </w:p>
    <w:p w:rsidR="0043239B" w:rsidRDefault="002612C0">
      <w:r>
        <w:rPr>
          <w:noProof/>
        </w:rPr>
        <w:drawing>
          <wp:inline distT="0" distB="0" distL="0" distR="0">
            <wp:extent cx="5937885" cy="510540"/>
            <wp:effectExtent l="19050" t="19050" r="24765" b="2286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5105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3239B" w:rsidRPr="006022F7" w:rsidRDefault="0043239B" w:rsidP="0043239B">
      <w:pPr>
        <w:pStyle w:val="a7"/>
        <w:rPr>
          <w:rFonts w:ascii="Arial" w:hAnsi="Arial" w:cs="Arial"/>
          <w:color w:val="auto"/>
          <w:sz w:val="20"/>
          <w:szCs w:val="20"/>
        </w:rPr>
      </w:pPr>
      <w:r w:rsidRPr="00320C9C">
        <w:rPr>
          <w:color w:val="auto"/>
        </w:rPr>
        <w:t xml:space="preserve">Рисунок </w:t>
      </w:r>
      <w:r w:rsidR="006C0BE5" w:rsidRPr="00320C9C">
        <w:rPr>
          <w:color w:val="auto"/>
        </w:rPr>
        <w:fldChar w:fldCharType="begin"/>
      </w:r>
      <w:r w:rsidRPr="00320C9C">
        <w:rPr>
          <w:color w:val="auto"/>
        </w:rPr>
        <w:instrText xml:space="preserve"> SEQ Рисунок \* ARABIC </w:instrText>
      </w:r>
      <w:r w:rsidR="006C0BE5" w:rsidRPr="00320C9C">
        <w:rPr>
          <w:color w:val="auto"/>
        </w:rPr>
        <w:fldChar w:fldCharType="separate"/>
      </w:r>
      <w:r w:rsidR="00887424">
        <w:rPr>
          <w:noProof/>
          <w:color w:val="auto"/>
        </w:rPr>
        <w:t>7</w:t>
      </w:r>
      <w:r w:rsidR="006C0BE5" w:rsidRPr="00320C9C">
        <w:rPr>
          <w:color w:val="auto"/>
        </w:rPr>
        <w:fldChar w:fldCharType="end"/>
      </w:r>
      <w:r>
        <w:rPr>
          <w:color w:val="auto"/>
        </w:rPr>
        <w:t>. Кнопки формы Организации, режим редактирования</w:t>
      </w:r>
    </w:p>
    <w:p w:rsidR="0043239B" w:rsidRDefault="0043239B">
      <w:r>
        <w:rPr>
          <w:noProof/>
        </w:rPr>
        <w:drawing>
          <wp:inline distT="0" distB="0" distL="0" distR="0">
            <wp:extent cx="5937885" cy="3301365"/>
            <wp:effectExtent l="19050" t="19050" r="24765" b="133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3013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31655" w:rsidRDefault="00E31655" w:rsidP="00E31655">
      <w:pPr>
        <w:pStyle w:val="a7"/>
        <w:rPr>
          <w:color w:val="auto"/>
        </w:rPr>
      </w:pPr>
      <w:r w:rsidRPr="00320C9C">
        <w:rPr>
          <w:color w:val="auto"/>
        </w:rPr>
        <w:t xml:space="preserve">Рисунок </w:t>
      </w:r>
      <w:r w:rsidR="006C0BE5" w:rsidRPr="00320C9C">
        <w:rPr>
          <w:color w:val="auto"/>
        </w:rPr>
        <w:fldChar w:fldCharType="begin"/>
      </w:r>
      <w:r w:rsidRPr="00320C9C">
        <w:rPr>
          <w:color w:val="auto"/>
        </w:rPr>
        <w:instrText xml:space="preserve"> SEQ Рисунок \* ARABIC </w:instrText>
      </w:r>
      <w:r w:rsidR="006C0BE5" w:rsidRPr="00320C9C">
        <w:rPr>
          <w:color w:val="auto"/>
        </w:rPr>
        <w:fldChar w:fldCharType="separate"/>
      </w:r>
      <w:r w:rsidR="00887424">
        <w:rPr>
          <w:noProof/>
          <w:color w:val="auto"/>
        </w:rPr>
        <w:t>8</w:t>
      </w:r>
      <w:r w:rsidR="006C0BE5" w:rsidRPr="00320C9C">
        <w:rPr>
          <w:color w:val="auto"/>
        </w:rPr>
        <w:fldChar w:fldCharType="end"/>
      </w:r>
      <w:r>
        <w:rPr>
          <w:color w:val="auto"/>
        </w:rPr>
        <w:t>. Форма Организации, вкладка Общая информация</w:t>
      </w:r>
    </w:p>
    <w:p w:rsidR="00E31655" w:rsidRDefault="00840C8C" w:rsidP="00E31655">
      <w:r>
        <w:rPr>
          <w:noProof/>
        </w:rPr>
        <w:drawing>
          <wp:inline distT="0" distB="0" distL="0" distR="0">
            <wp:extent cx="5937885" cy="3289300"/>
            <wp:effectExtent l="0" t="0" r="5715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1655" w:rsidRDefault="00E31655" w:rsidP="00E31655">
      <w:pPr>
        <w:pStyle w:val="a7"/>
        <w:rPr>
          <w:color w:val="auto"/>
        </w:rPr>
      </w:pPr>
      <w:r w:rsidRPr="00320C9C">
        <w:rPr>
          <w:color w:val="auto"/>
        </w:rPr>
        <w:t xml:space="preserve">Рисунок </w:t>
      </w:r>
      <w:r w:rsidR="006C0BE5" w:rsidRPr="00320C9C">
        <w:rPr>
          <w:color w:val="auto"/>
        </w:rPr>
        <w:fldChar w:fldCharType="begin"/>
      </w:r>
      <w:r w:rsidRPr="00320C9C">
        <w:rPr>
          <w:color w:val="auto"/>
        </w:rPr>
        <w:instrText xml:space="preserve"> SEQ Рисунок \* ARABIC </w:instrText>
      </w:r>
      <w:r w:rsidR="006C0BE5" w:rsidRPr="00320C9C">
        <w:rPr>
          <w:color w:val="auto"/>
        </w:rPr>
        <w:fldChar w:fldCharType="separate"/>
      </w:r>
      <w:r w:rsidR="00887424">
        <w:rPr>
          <w:noProof/>
          <w:color w:val="auto"/>
        </w:rPr>
        <w:t>9</w:t>
      </w:r>
      <w:r w:rsidR="006C0BE5" w:rsidRPr="00320C9C">
        <w:rPr>
          <w:color w:val="auto"/>
        </w:rPr>
        <w:fldChar w:fldCharType="end"/>
      </w:r>
      <w:r>
        <w:rPr>
          <w:color w:val="auto"/>
        </w:rPr>
        <w:t>. Форма Организации, вкладка Системные имена</w:t>
      </w:r>
    </w:p>
    <w:p w:rsidR="00E31655" w:rsidRDefault="00004FB4" w:rsidP="00E31655">
      <w:r>
        <w:rPr>
          <w:noProof/>
        </w:rPr>
        <w:lastRenderedPageBreak/>
        <w:drawing>
          <wp:inline distT="0" distB="0" distL="0" distR="0">
            <wp:extent cx="5937885" cy="795655"/>
            <wp:effectExtent l="19050" t="19050" r="24765" b="2349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7956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04FB4" w:rsidRDefault="00004FB4" w:rsidP="00004FB4">
      <w:pPr>
        <w:pStyle w:val="a7"/>
        <w:rPr>
          <w:color w:val="auto"/>
        </w:rPr>
      </w:pPr>
      <w:r w:rsidRPr="00320C9C">
        <w:rPr>
          <w:color w:val="auto"/>
        </w:rPr>
        <w:t xml:space="preserve">Рисунок </w:t>
      </w:r>
      <w:r w:rsidR="006C0BE5" w:rsidRPr="00320C9C">
        <w:rPr>
          <w:color w:val="auto"/>
        </w:rPr>
        <w:fldChar w:fldCharType="begin"/>
      </w:r>
      <w:r w:rsidRPr="00320C9C">
        <w:rPr>
          <w:color w:val="auto"/>
        </w:rPr>
        <w:instrText xml:space="preserve"> SEQ Рисунок \* ARABIC </w:instrText>
      </w:r>
      <w:r w:rsidR="006C0BE5" w:rsidRPr="00320C9C">
        <w:rPr>
          <w:color w:val="auto"/>
        </w:rPr>
        <w:fldChar w:fldCharType="separate"/>
      </w:r>
      <w:r w:rsidR="00887424">
        <w:rPr>
          <w:noProof/>
          <w:color w:val="auto"/>
        </w:rPr>
        <w:t>10</w:t>
      </w:r>
      <w:r w:rsidR="006C0BE5" w:rsidRPr="00320C9C">
        <w:rPr>
          <w:color w:val="auto"/>
        </w:rPr>
        <w:fldChar w:fldCharType="end"/>
      </w:r>
      <w:r>
        <w:rPr>
          <w:color w:val="auto"/>
        </w:rPr>
        <w:t>. Форма Организации, вкладка Профили</w:t>
      </w:r>
    </w:p>
    <w:p w:rsidR="00E31655" w:rsidRDefault="00EA07E2" w:rsidP="00E31655">
      <w:r>
        <w:rPr>
          <w:noProof/>
        </w:rPr>
        <w:drawing>
          <wp:inline distT="0" distB="0" distL="0" distR="0">
            <wp:extent cx="5937885" cy="4239260"/>
            <wp:effectExtent l="0" t="0" r="5715" b="889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23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4FB4" w:rsidRDefault="00004FB4" w:rsidP="00004FB4">
      <w:pPr>
        <w:pStyle w:val="a7"/>
        <w:rPr>
          <w:color w:val="auto"/>
        </w:rPr>
      </w:pPr>
      <w:r w:rsidRPr="00320C9C">
        <w:rPr>
          <w:color w:val="auto"/>
        </w:rPr>
        <w:t xml:space="preserve">Рисунок </w:t>
      </w:r>
      <w:r w:rsidR="006C0BE5" w:rsidRPr="00320C9C">
        <w:rPr>
          <w:color w:val="auto"/>
        </w:rPr>
        <w:fldChar w:fldCharType="begin"/>
      </w:r>
      <w:r w:rsidRPr="00320C9C">
        <w:rPr>
          <w:color w:val="auto"/>
        </w:rPr>
        <w:instrText xml:space="preserve"> SEQ Рисунок \* ARABIC </w:instrText>
      </w:r>
      <w:r w:rsidR="006C0BE5" w:rsidRPr="00320C9C">
        <w:rPr>
          <w:color w:val="auto"/>
        </w:rPr>
        <w:fldChar w:fldCharType="separate"/>
      </w:r>
      <w:r w:rsidR="00887424">
        <w:rPr>
          <w:noProof/>
          <w:color w:val="auto"/>
        </w:rPr>
        <w:t>11</w:t>
      </w:r>
      <w:r w:rsidR="006C0BE5" w:rsidRPr="00320C9C">
        <w:rPr>
          <w:color w:val="auto"/>
        </w:rPr>
        <w:fldChar w:fldCharType="end"/>
      </w:r>
      <w:r>
        <w:rPr>
          <w:color w:val="auto"/>
        </w:rPr>
        <w:t>. Форма Организации, вкладка Системные группы</w:t>
      </w:r>
    </w:p>
    <w:p w:rsidR="00E31655" w:rsidRDefault="00004FB4" w:rsidP="00E31655">
      <w:r>
        <w:rPr>
          <w:noProof/>
        </w:rPr>
        <w:drawing>
          <wp:inline distT="0" distB="0" distL="0" distR="0">
            <wp:extent cx="5937885" cy="2470150"/>
            <wp:effectExtent l="19050" t="19050" r="24765" b="2540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4701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04FB4" w:rsidRDefault="00004FB4" w:rsidP="00004FB4">
      <w:pPr>
        <w:pStyle w:val="a7"/>
        <w:rPr>
          <w:color w:val="auto"/>
        </w:rPr>
      </w:pPr>
      <w:r w:rsidRPr="00320C9C">
        <w:rPr>
          <w:color w:val="auto"/>
        </w:rPr>
        <w:t xml:space="preserve">Рисунок </w:t>
      </w:r>
      <w:r w:rsidR="006C0BE5" w:rsidRPr="00320C9C">
        <w:rPr>
          <w:color w:val="auto"/>
        </w:rPr>
        <w:fldChar w:fldCharType="begin"/>
      </w:r>
      <w:r w:rsidRPr="00320C9C">
        <w:rPr>
          <w:color w:val="auto"/>
        </w:rPr>
        <w:instrText xml:space="preserve"> SEQ Рисунок \* ARABIC </w:instrText>
      </w:r>
      <w:r w:rsidR="006C0BE5" w:rsidRPr="00320C9C">
        <w:rPr>
          <w:color w:val="auto"/>
        </w:rPr>
        <w:fldChar w:fldCharType="separate"/>
      </w:r>
      <w:r w:rsidR="00887424">
        <w:rPr>
          <w:noProof/>
          <w:color w:val="auto"/>
        </w:rPr>
        <w:t>12</w:t>
      </w:r>
      <w:r w:rsidR="006C0BE5" w:rsidRPr="00320C9C">
        <w:rPr>
          <w:color w:val="auto"/>
        </w:rPr>
        <w:fldChar w:fldCharType="end"/>
      </w:r>
      <w:r>
        <w:rPr>
          <w:color w:val="auto"/>
        </w:rPr>
        <w:t>. Форма Организации, вкладка Уведомления: Стандартные уведомления</w:t>
      </w:r>
    </w:p>
    <w:p w:rsidR="008F56D7" w:rsidRDefault="008F56D7" w:rsidP="008F56D7">
      <w:r>
        <w:rPr>
          <w:noProof/>
        </w:rPr>
        <w:lastRenderedPageBreak/>
        <w:drawing>
          <wp:inline distT="0" distB="0" distL="0" distR="0">
            <wp:extent cx="5937885" cy="1496060"/>
            <wp:effectExtent l="19050" t="19050" r="24765" b="2794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4960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F56D7" w:rsidRDefault="008F56D7" w:rsidP="008F56D7">
      <w:pPr>
        <w:pStyle w:val="a7"/>
        <w:rPr>
          <w:color w:val="auto"/>
        </w:rPr>
      </w:pPr>
      <w:r w:rsidRPr="00320C9C">
        <w:rPr>
          <w:color w:val="auto"/>
        </w:rPr>
        <w:t xml:space="preserve">Рисунок </w:t>
      </w:r>
      <w:r w:rsidR="006C0BE5" w:rsidRPr="00320C9C">
        <w:rPr>
          <w:color w:val="auto"/>
        </w:rPr>
        <w:fldChar w:fldCharType="begin"/>
      </w:r>
      <w:r w:rsidRPr="00320C9C">
        <w:rPr>
          <w:color w:val="auto"/>
        </w:rPr>
        <w:instrText xml:space="preserve"> SEQ Рисунок \* ARABIC </w:instrText>
      </w:r>
      <w:r w:rsidR="006C0BE5" w:rsidRPr="00320C9C">
        <w:rPr>
          <w:color w:val="auto"/>
        </w:rPr>
        <w:fldChar w:fldCharType="separate"/>
      </w:r>
      <w:r w:rsidR="00887424">
        <w:rPr>
          <w:noProof/>
          <w:color w:val="auto"/>
        </w:rPr>
        <w:t>13</w:t>
      </w:r>
      <w:r w:rsidR="006C0BE5" w:rsidRPr="00320C9C">
        <w:rPr>
          <w:color w:val="auto"/>
        </w:rPr>
        <w:fldChar w:fldCharType="end"/>
      </w:r>
      <w:r>
        <w:rPr>
          <w:color w:val="auto"/>
        </w:rPr>
        <w:t>. Форма Организации, вкладка Уведомления: Стандартные уведомления</w:t>
      </w:r>
      <w:r w:rsidR="005B3F1F">
        <w:rPr>
          <w:color w:val="auto"/>
        </w:rPr>
        <w:t>, продолжение</w:t>
      </w:r>
    </w:p>
    <w:p w:rsidR="008F56D7" w:rsidRPr="008F56D7" w:rsidRDefault="008F56D7" w:rsidP="008F56D7"/>
    <w:p w:rsidR="00004FB4" w:rsidRDefault="001C49F3" w:rsidP="00E31655">
      <w:ins w:id="139" w:author="Administrator" w:date="2014-02-13T13:00:00Z">
        <w:r>
          <w:rPr>
            <w:noProof/>
          </w:rPr>
          <w:drawing>
            <wp:inline distT="0" distB="0" distL="0" distR="0">
              <wp:extent cx="5940425" cy="2799231"/>
              <wp:effectExtent l="19050" t="0" r="3175" b="0"/>
              <wp:docPr id="100" name="Рисунок 11" descr="C:\Users\Administrator\Desktop\Screenshot\СО_СЕ-организация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1" descr="C:\Users\Administrator\Desktop\Screenshot\СО_СЕ-организация.png"/>
                      <pic:cNvPicPr>
                        <a:picLocks noChangeAspect="1" noChangeArrowheads="1"/>
                      </pic:cNvPicPr>
                    </pic:nvPicPr>
                    <pic:blipFill>
                      <a:blip r:embed="rId21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940425" cy="2799231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ins>
      <w:del w:id="140" w:author="Administrator" w:date="2014-02-13T12:59:00Z">
        <w:r w:rsidR="001B4953" w:rsidDel="001C49F3">
          <w:rPr>
            <w:noProof/>
          </w:rPr>
          <w:drawing>
            <wp:inline distT="0" distB="0" distL="0" distR="0">
              <wp:extent cx="5937885" cy="3467735"/>
              <wp:effectExtent l="19050" t="0" r="5715" b="0"/>
              <wp:docPr id="17" name="Рисунок 1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7"/>
                      <pic:cNvPicPr>
                        <a:picLocks noChangeAspect="1" noChangeArrowheads="1"/>
                      </pic:cNvPicPr>
                    </pic:nvPicPr>
                    <pic:blipFill>
                      <a:blip r:embed="rId22" cstate="print">
                        <a:extLst>
                          <a:ext uri="{28A0092B-C50C-407E-A947-70E740481C1C}">
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937885" cy="3467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:rsidR="00555E0C" w:rsidRDefault="00555E0C" w:rsidP="00555E0C">
      <w:pPr>
        <w:pStyle w:val="a7"/>
        <w:rPr>
          <w:color w:val="auto"/>
        </w:rPr>
      </w:pPr>
      <w:r w:rsidRPr="00320C9C">
        <w:rPr>
          <w:color w:val="auto"/>
        </w:rPr>
        <w:t xml:space="preserve">Рисунок </w:t>
      </w:r>
      <w:r w:rsidR="006C0BE5" w:rsidRPr="00320C9C">
        <w:rPr>
          <w:color w:val="auto"/>
        </w:rPr>
        <w:fldChar w:fldCharType="begin"/>
      </w:r>
      <w:r w:rsidRPr="00320C9C">
        <w:rPr>
          <w:color w:val="auto"/>
        </w:rPr>
        <w:instrText xml:space="preserve"> SEQ Рисунок \* ARABIC </w:instrText>
      </w:r>
      <w:r w:rsidR="006C0BE5" w:rsidRPr="00320C9C">
        <w:rPr>
          <w:color w:val="auto"/>
        </w:rPr>
        <w:fldChar w:fldCharType="separate"/>
      </w:r>
      <w:r w:rsidR="00887424">
        <w:rPr>
          <w:noProof/>
          <w:color w:val="auto"/>
        </w:rPr>
        <w:t>14</w:t>
      </w:r>
      <w:r w:rsidR="006C0BE5" w:rsidRPr="00320C9C">
        <w:rPr>
          <w:color w:val="auto"/>
        </w:rPr>
        <w:fldChar w:fldCharType="end"/>
      </w:r>
      <w:r>
        <w:rPr>
          <w:color w:val="auto"/>
        </w:rPr>
        <w:t xml:space="preserve">. Форма Организации, вкладка Уведомления: Направление для </w:t>
      </w:r>
      <w:r w:rsidR="004B1592">
        <w:rPr>
          <w:color w:val="auto"/>
        </w:rPr>
        <w:t>регистрации</w:t>
      </w:r>
    </w:p>
    <w:p w:rsidR="00004FB4" w:rsidRDefault="00004FB4" w:rsidP="00E31655"/>
    <w:p w:rsidR="00004FB4" w:rsidRPr="00E31655" w:rsidRDefault="00004FB4" w:rsidP="00E31655"/>
    <w:p w:rsidR="00E31655" w:rsidRPr="007D79B8" w:rsidRDefault="00E31655" w:rsidP="00E31655">
      <w:pPr>
        <w:pStyle w:val="a7"/>
        <w:spacing w:after="0"/>
        <w:rPr>
          <w:rFonts w:ascii="Arial" w:hAnsi="Arial" w:cs="Arial"/>
          <w:color w:val="auto"/>
          <w:sz w:val="20"/>
          <w:szCs w:val="20"/>
        </w:rPr>
      </w:pPr>
      <w:r w:rsidRPr="007D79B8">
        <w:rPr>
          <w:rFonts w:ascii="Arial" w:hAnsi="Arial" w:cs="Arial"/>
          <w:color w:val="auto"/>
          <w:sz w:val="20"/>
          <w:szCs w:val="20"/>
        </w:rPr>
        <w:t xml:space="preserve">Таблица </w:t>
      </w:r>
      <w:r w:rsidR="006C0BE5" w:rsidRPr="007D79B8">
        <w:rPr>
          <w:rFonts w:ascii="Arial" w:hAnsi="Arial" w:cs="Arial"/>
          <w:color w:val="auto"/>
          <w:sz w:val="20"/>
          <w:szCs w:val="20"/>
        </w:rPr>
        <w:fldChar w:fldCharType="begin"/>
      </w:r>
      <w:r w:rsidRPr="007D79B8">
        <w:rPr>
          <w:rFonts w:ascii="Arial" w:hAnsi="Arial" w:cs="Arial"/>
          <w:color w:val="auto"/>
          <w:sz w:val="20"/>
          <w:szCs w:val="20"/>
        </w:rPr>
        <w:instrText xml:space="preserve"> SEQ Таблица \* ARABIC </w:instrText>
      </w:r>
      <w:r w:rsidR="006C0BE5" w:rsidRPr="007D79B8">
        <w:rPr>
          <w:rFonts w:ascii="Arial" w:hAnsi="Arial" w:cs="Arial"/>
          <w:color w:val="auto"/>
          <w:sz w:val="20"/>
          <w:szCs w:val="20"/>
        </w:rPr>
        <w:fldChar w:fldCharType="separate"/>
      </w:r>
      <w:r w:rsidR="00EF7C1D">
        <w:rPr>
          <w:rFonts w:ascii="Arial" w:hAnsi="Arial" w:cs="Arial"/>
          <w:noProof/>
          <w:color w:val="auto"/>
          <w:sz w:val="20"/>
          <w:szCs w:val="20"/>
        </w:rPr>
        <w:t>3</w:t>
      </w:r>
      <w:r w:rsidR="006C0BE5" w:rsidRPr="007D79B8">
        <w:rPr>
          <w:rFonts w:ascii="Arial" w:hAnsi="Arial" w:cs="Arial"/>
          <w:color w:val="auto"/>
          <w:sz w:val="20"/>
          <w:szCs w:val="20"/>
        </w:rPr>
        <w:fldChar w:fldCharType="end"/>
      </w:r>
      <w:r>
        <w:rPr>
          <w:rFonts w:ascii="Arial" w:hAnsi="Arial" w:cs="Arial"/>
          <w:color w:val="auto"/>
          <w:sz w:val="20"/>
          <w:szCs w:val="20"/>
        </w:rPr>
        <w:t xml:space="preserve">. </w:t>
      </w:r>
      <w:r w:rsidRPr="007D79B8">
        <w:rPr>
          <w:rFonts w:ascii="Arial" w:hAnsi="Arial" w:cs="Arial"/>
          <w:color w:val="auto"/>
          <w:sz w:val="20"/>
          <w:szCs w:val="20"/>
        </w:rPr>
        <w:t xml:space="preserve">Перечень элементов формы </w:t>
      </w:r>
      <w:r w:rsidR="004B1592">
        <w:rPr>
          <w:rFonts w:ascii="Arial" w:hAnsi="Arial" w:cs="Arial"/>
          <w:color w:val="auto"/>
          <w:sz w:val="20"/>
          <w:szCs w:val="20"/>
        </w:rPr>
        <w:t>Организации</w:t>
      </w:r>
    </w:p>
    <w:tbl>
      <w:tblPr>
        <w:tblW w:w="0" w:type="auto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1640"/>
        <w:gridCol w:w="2150"/>
        <w:gridCol w:w="1694"/>
        <w:gridCol w:w="4193"/>
      </w:tblGrid>
      <w:tr w:rsidR="001A74A4" w:rsidRPr="005A5B1B" w:rsidTr="006126B9">
        <w:tc>
          <w:tcPr>
            <w:tcW w:w="1640" w:type="dxa"/>
          </w:tcPr>
          <w:p w:rsidR="007C07C1" w:rsidRDefault="007C07C1" w:rsidP="006126B9">
            <w:pPr>
              <w:keepNext/>
              <w:keepLines/>
              <w:spacing w:beforeLines="60" w:afterLines="60"/>
              <w:outlineLvl w:val="0"/>
              <w:rPr>
                <w:rFonts w:ascii="Arial" w:eastAsiaTheme="majorEastAsia" w:hAnsi="Arial" w:cs="Arial"/>
                <w:b/>
                <w:bCs/>
                <w:color w:val="365F91" w:themeColor="accent1" w:themeShade="BF"/>
                <w:sz w:val="20"/>
                <w:szCs w:val="20"/>
              </w:rPr>
              <w:pPrChange w:id="141" w:author="Administrator" w:date="2014-02-13T13:12:00Z">
                <w:pPr>
                  <w:keepNext/>
                  <w:keepLines/>
                  <w:spacing w:beforeLines="60" w:afterLines="60"/>
                  <w:outlineLvl w:val="0"/>
                </w:pPr>
              </w:pPrChange>
            </w:pPr>
          </w:p>
        </w:tc>
        <w:tc>
          <w:tcPr>
            <w:tcW w:w="2150" w:type="dxa"/>
          </w:tcPr>
          <w:p w:rsidR="007C07C1" w:rsidRDefault="00A10E4D" w:rsidP="006126B9">
            <w:pPr>
              <w:spacing w:beforeLines="60" w:afterLines="60"/>
              <w:rPr>
                <w:rFonts w:ascii="Arial" w:hAnsi="Arial" w:cs="Arial"/>
                <w:b/>
                <w:bCs/>
                <w:sz w:val="20"/>
                <w:szCs w:val="20"/>
              </w:rPr>
              <w:pPrChange w:id="142" w:author="Administrator" w:date="2014-02-13T13:12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Наименование </w:t>
            </w:r>
          </w:p>
        </w:tc>
        <w:tc>
          <w:tcPr>
            <w:tcW w:w="1694" w:type="dxa"/>
          </w:tcPr>
          <w:p w:rsidR="007C07C1" w:rsidRDefault="00A10E4D" w:rsidP="006126B9">
            <w:pPr>
              <w:spacing w:beforeLines="60" w:afterLines="60"/>
              <w:rPr>
                <w:rFonts w:ascii="Arial" w:hAnsi="Arial" w:cs="Arial"/>
                <w:b/>
                <w:bCs/>
                <w:sz w:val="20"/>
                <w:szCs w:val="20"/>
              </w:rPr>
              <w:pPrChange w:id="143" w:author="Administrator" w:date="2014-02-13T13:12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b/>
                <w:bCs/>
                <w:sz w:val="20"/>
                <w:szCs w:val="20"/>
              </w:rPr>
              <w:t>Тип элемента</w:t>
            </w:r>
          </w:p>
        </w:tc>
        <w:tc>
          <w:tcPr>
            <w:tcW w:w="4193" w:type="dxa"/>
          </w:tcPr>
          <w:p w:rsidR="007C07C1" w:rsidRDefault="00A10E4D" w:rsidP="006126B9">
            <w:pPr>
              <w:spacing w:beforeLines="60" w:afterLines="60"/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pPrChange w:id="144" w:author="Administrator" w:date="2014-02-13T13:12:00Z">
                <w:pPr>
                  <w:spacing w:beforeLines="60" w:afterLines="60"/>
                </w:pPr>
              </w:pPrChange>
            </w:pPr>
            <w:r w:rsidRPr="00635D8D">
              <w:rPr>
                <w:rFonts w:ascii="Arial" w:hAnsi="Arial" w:cs="Arial"/>
                <w:sz w:val="20"/>
                <w:szCs w:val="20"/>
              </w:rPr>
              <w:t xml:space="preserve">относительно </w:t>
            </w:r>
            <w:proofErr w:type="spellStart"/>
            <w:r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SO_OrgSystem</w:t>
            </w:r>
            <w:proofErr w:type="spellEnd"/>
          </w:p>
        </w:tc>
      </w:tr>
      <w:tr w:rsidR="001A74A4" w:rsidRPr="005A5B1B" w:rsidTr="006126B9">
        <w:tc>
          <w:tcPr>
            <w:tcW w:w="1640" w:type="dxa"/>
          </w:tcPr>
          <w:p w:rsidR="007C07C1" w:rsidRDefault="007C07C1" w:rsidP="006126B9">
            <w:pPr>
              <w:pStyle w:val="a9"/>
              <w:numPr>
                <w:ilvl w:val="0"/>
                <w:numId w:val="36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45" w:author="Administrator" w:date="2014-02-13T13:12:00Z">
                <w:pPr>
                  <w:pStyle w:val="a9"/>
                  <w:numPr>
                    <w:numId w:val="36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150" w:type="dxa"/>
          </w:tcPr>
          <w:p w:rsidR="007C07C1" w:rsidRDefault="00A10E4D" w:rsidP="006126B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46" w:author="Administrator" w:date="2014-02-13T13:12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Выйти</w:t>
            </w:r>
          </w:p>
        </w:tc>
        <w:tc>
          <w:tcPr>
            <w:tcW w:w="1694" w:type="dxa"/>
          </w:tcPr>
          <w:p w:rsidR="007C07C1" w:rsidRDefault="00A10E4D" w:rsidP="006126B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47" w:author="Administrator" w:date="2014-02-13T13:12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Кнопка</w:t>
            </w:r>
          </w:p>
        </w:tc>
        <w:tc>
          <w:tcPr>
            <w:tcW w:w="4193" w:type="dxa"/>
          </w:tcPr>
          <w:p w:rsidR="007C07C1" w:rsidRDefault="007C07C1" w:rsidP="006126B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48" w:author="Administrator" w:date="2014-02-13T13:12:00Z">
                <w:pPr>
                  <w:spacing w:beforeLines="60" w:afterLines="60"/>
                </w:pPr>
              </w:pPrChange>
            </w:pPr>
          </w:p>
        </w:tc>
      </w:tr>
      <w:tr w:rsidR="001A74A4" w:rsidRPr="005A5B1B" w:rsidTr="006126B9">
        <w:tc>
          <w:tcPr>
            <w:tcW w:w="1640" w:type="dxa"/>
          </w:tcPr>
          <w:p w:rsidR="007C07C1" w:rsidRDefault="007C07C1" w:rsidP="006126B9">
            <w:pPr>
              <w:pStyle w:val="a9"/>
              <w:numPr>
                <w:ilvl w:val="0"/>
                <w:numId w:val="36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49" w:author="Administrator" w:date="2014-02-13T13:12:00Z">
                <w:pPr>
                  <w:pStyle w:val="a9"/>
                  <w:numPr>
                    <w:numId w:val="36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150" w:type="dxa"/>
          </w:tcPr>
          <w:p w:rsidR="007C07C1" w:rsidRDefault="00A10E4D" w:rsidP="006126B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50" w:author="Administrator" w:date="2014-02-13T13:12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Редактировать</w:t>
            </w:r>
          </w:p>
        </w:tc>
        <w:tc>
          <w:tcPr>
            <w:tcW w:w="1694" w:type="dxa"/>
          </w:tcPr>
          <w:p w:rsidR="007C07C1" w:rsidRDefault="00A10E4D" w:rsidP="006126B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51" w:author="Administrator" w:date="2014-02-13T13:12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Кнопка</w:t>
            </w:r>
          </w:p>
        </w:tc>
        <w:tc>
          <w:tcPr>
            <w:tcW w:w="4193" w:type="dxa"/>
          </w:tcPr>
          <w:p w:rsidR="007C07C1" w:rsidRDefault="007C07C1" w:rsidP="006126B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52" w:author="Administrator" w:date="2014-02-13T13:12:00Z">
                <w:pPr>
                  <w:spacing w:beforeLines="60" w:afterLines="60"/>
                </w:pPr>
              </w:pPrChange>
            </w:pPr>
          </w:p>
        </w:tc>
      </w:tr>
      <w:tr w:rsidR="001A74A4" w:rsidRPr="005A5B1B" w:rsidTr="006126B9">
        <w:tc>
          <w:tcPr>
            <w:tcW w:w="1640" w:type="dxa"/>
          </w:tcPr>
          <w:p w:rsidR="007C07C1" w:rsidRDefault="007C07C1" w:rsidP="006126B9">
            <w:pPr>
              <w:pStyle w:val="a9"/>
              <w:numPr>
                <w:ilvl w:val="0"/>
                <w:numId w:val="36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53" w:author="Administrator" w:date="2014-02-13T13:12:00Z">
                <w:pPr>
                  <w:pStyle w:val="a9"/>
                  <w:numPr>
                    <w:numId w:val="36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150" w:type="dxa"/>
          </w:tcPr>
          <w:p w:rsidR="007C07C1" w:rsidRDefault="00A10E4D" w:rsidP="006126B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54" w:author="Administrator" w:date="2014-02-13T13:12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Печать</w:t>
            </w:r>
          </w:p>
        </w:tc>
        <w:tc>
          <w:tcPr>
            <w:tcW w:w="1694" w:type="dxa"/>
          </w:tcPr>
          <w:p w:rsidR="007C07C1" w:rsidRDefault="00A10E4D" w:rsidP="006126B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55" w:author="Administrator" w:date="2014-02-13T13:12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Кнопка</w:t>
            </w:r>
          </w:p>
        </w:tc>
        <w:tc>
          <w:tcPr>
            <w:tcW w:w="4193" w:type="dxa"/>
          </w:tcPr>
          <w:p w:rsidR="007C07C1" w:rsidRDefault="007C07C1" w:rsidP="006126B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56" w:author="Administrator" w:date="2014-02-13T13:12:00Z">
                <w:pPr>
                  <w:spacing w:beforeLines="60" w:afterLines="60"/>
                </w:pPr>
              </w:pPrChange>
            </w:pPr>
          </w:p>
        </w:tc>
      </w:tr>
      <w:tr w:rsidR="001A74A4" w:rsidRPr="005A5B1B" w:rsidTr="006126B9">
        <w:tc>
          <w:tcPr>
            <w:tcW w:w="1640" w:type="dxa"/>
          </w:tcPr>
          <w:p w:rsidR="007C07C1" w:rsidRDefault="007C07C1" w:rsidP="006126B9">
            <w:pPr>
              <w:pStyle w:val="a9"/>
              <w:numPr>
                <w:ilvl w:val="0"/>
                <w:numId w:val="36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57" w:author="Administrator" w:date="2014-02-13T13:12:00Z">
                <w:pPr>
                  <w:pStyle w:val="a9"/>
                  <w:numPr>
                    <w:numId w:val="36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150" w:type="dxa"/>
          </w:tcPr>
          <w:p w:rsidR="007C07C1" w:rsidRDefault="00A10E4D" w:rsidP="006126B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58" w:author="Administrator" w:date="2014-02-13T13:12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Подразделение</w:t>
            </w:r>
          </w:p>
        </w:tc>
        <w:tc>
          <w:tcPr>
            <w:tcW w:w="1694" w:type="dxa"/>
          </w:tcPr>
          <w:p w:rsidR="007C07C1" w:rsidRDefault="00A10E4D" w:rsidP="006126B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59" w:author="Administrator" w:date="2014-02-13T13:12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Кнопка</w:t>
            </w:r>
          </w:p>
        </w:tc>
        <w:tc>
          <w:tcPr>
            <w:tcW w:w="4193" w:type="dxa"/>
          </w:tcPr>
          <w:p w:rsidR="007C07C1" w:rsidRDefault="007C07C1" w:rsidP="006126B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60" w:author="Administrator" w:date="2014-02-13T13:12:00Z">
                <w:pPr>
                  <w:spacing w:beforeLines="60" w:afterLines="60"/>
                </w:pPr>
              </w:pPrChange>
            </w:pPr>
          </w:p>
        </w:tc>
      </w:tr>
      <w:tr w:rsidR="001A74A4" w:rsidRPr="005A5B1B" w:rsidTr="006126B9">
        <w:tc>
          <w:tcPr>
            <w:tcW w:w="1640" w:type="dxa"/>
          </w:tcPr>
          <w:p w:rsidR="007C07C1" w:rsidRDefault="007C07C1" w:rsidP="006126B9">
            <w:pPr>
              <w:pStyle w:val="a9"/>
              <w:numPr>
                <w:ilvl w:val="0"/>
                <w:numId w:val="36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61" w:author="Administrator" w:date="2014-02-13T13:12:00Z">
                <w:pPr>
                  <w:pStyle w:val="a9"/>
                  <w:numPr>
                    <w:numId w:val="36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150" w:type="dxa"/>
          </w:tcPr>
          <w:p w:rsidR="007C07C1" w:rsidRDefault="00A10E4D" w:rsidP="006126B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62" w:author="Administrator" w:date="2014-02-13T13:12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Сотрудник</w:t>
            </w:r>
          </w:p>
        </w:tc>
        <w:tc>
          <w:tcPr>
            <w:tcW w:w="1694" w:type="dxa"/>
          </w:tcPr>
          <w:p w:rsidR="007C07C1" w:rsidRDefault="00A10E4D" w:rsidP="006126B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63" w:author="Administrator" w:date="2014-02-13T13:12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Кнопка</w:t>
            </w:r>
          </w:p>
        </w:tc>
        <w:tc>
          <w:tcPr>
            <w:tcW w:w="4193" w:type="dxa"/>
          </w:tcPr>
          <w:p w:rsidR="007C07C1" w:rsidRDefault="007C07C1" w:rsidP="006126B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64" w:author="Administrator" w:date="2014-02-13T13:12:00Z">
                <w:pPr>
                  <w:spacing w:beforeLines="60" w:afterLines="60"/>
                </w:pPr>
              </w:pPrChange>
            </w:pPr>
          </w:p>
        </w:tc>
      </w:tr>
      <w:tr w:rsidR="001A74A4" w:rsidRPr="005A5B1B" w:rsidTr="006126B9">
        <w:tc>
          <w:tcPr>
            <w:tcW w:w="1640" w:type="dxa"/>
          </w:tcPr>
          <w:p w:rsidR="007C07C1" w:rsidRDefault="007C07C1" w:rsidP="006126B9">
            <w:pPr>
              <w:pStyle w:val="a9"/>
              <w:numPr>
                <w:ilvl w:val="0"/>
                <w:numId w:val="36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65" w:author="Administrator" w:date="2014-02-13T13:12:00Z">
                <w:pPr>
                  <w:pStyle w:val="a9"/>
                  <w:numPr>
                    <w:numId w:val="36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150" w:type="dxa"/>
          </w:tcPr>
          <w:p w:rsidR="007C07C1" w:rsidRDefault="00A10E4D" w:rsidP="006126B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66" w:author="Administrator" w:date="2014-02-13T13:12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Руководитель</w:t>
            </w:r>
          </w:p>
        </w:tc>
        <w:tc>
          <w:tcPr>
            <w:tcW w:w="1694" w:type="dxa"/>
          </w:tcPr>
          <w:p w:rsidR="007C07C1" w:rsidRDefault="00A10E4D" w:rsidP="006126B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67" w:author="Administrator" w:date="2014-02-13T13:12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Кнопка</w:t>
            </w:r>
          </w:p>
        </w:tc>
        <w:tc>
          <w:tcPr>
            <w:tcW w:w="4193" w:type="dxa"/>
          </w:tcPr>
          <w:p w:rsidR="007C07C1" w:rsidRDefault="007C07C1" w:rsidP="006126B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68" w:author="Administrator" w:date="2014-02-13T13:12:00Z">
                <w:pPr>
                  <w:spacing w:beforeLines="60" w:afterLines="60"/>
                </w:pPr>
              </w:pPrChange>
            </w:pPr>
          </w:p>
        </w:tc>
      </w:tr>
      <w:tr w:rsidR="001A74A4" w:rsidRPr="005A5B1B" w:rsidTr="006126B9">
        <w:tc>
          <w:tcPr>
            <w:tcW w:w="1640" w:type="dxa"/>
          </w:tcPr>
          <w:p w:rsidR="007C07C1" w:rsidRDefault="007C07C1" w:rsidP="006126B9">
            <w:pPr>
              <w:pStyle w:val="a9"/>
              <w:numPr>
                <w:ilvl w:val="0"/>
                <w:numId w:val="36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69" w:author="Administrator" w:date="2014-02-13T13:12:00Z">
                <w:pPr>
                  <w:pStyle w:val="a9"/>
                  <w:numPr>
                    <w:numId w:val="36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150" w:type="dxa"/>
          </w:tcPr>
          <w:p w:rsidR="007C07C1" w:rsidRDefault="00A10E4D" w:rsidP="006126B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70" w:author="Administrator" w:date="2014-02-13T13:12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Выйти</w:t>
            </w:r>
          </w:p>
        </w:tc>
        <w:tc>
          <w:tcPr>
            <w:tcW w:w="1694" w:type="dxa"/>
          </w:tcPr>
          <w:p w:rsidR="007C07C1" w:rsidRDefault="00A10E4D" w:rsidP="006126B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71" w:author="Administrator" w:date="2014-02-13T13:12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Кнопка</w:t>
            </w:r>
          </w:p>
        </w:tc>
        <w:tc>
          <w:tcPr>
            <w:tcW w:w="4193" w:type="dxa"/>
          </w:tcPr>
          <w:p w:rsidR="007C07C1" w:rsidRDefault="007C07C1" w:rsidP="006126B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72" w:author="Administrator" w:date="2014-02-13T13:12:00Z">
                <w:pPr>
                  <w:spacing w:beforeLines="60" w:afterLines="60"/>
                </w:pPr>
              </w:pPrChange>
            </w:pPr>
          </w:p>
        </w:tc>
      </w:tr>
      <w:tr w:rsidR="001A74A4" w:rsidRPr="005A5B1B" w:rsidTr="006126B9">
        <w:tc>
          <w:tcPr>
            <w:tcW w:w="1640" w:type="dxa"/>
          </w:tcPr>
          <w:p w:rsidR="007C07C1" w:rsidRDefault="007C07C1" w:rsidP="006126B9">
            <w:pPr>
              <w:pStyle w:val="a9"/>
              <w:numPr>
                <w:ilvl w:val="0"/>
                <w:numId w:val="36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73" w:author="Administrator" w:date="2014-02-13T13:12:00Z">
                <w:pPr>
                  <w:pStyle w:val="a9"/>
                  <w:numPr>
                    <w:numId w:val="36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150" w:type="dxa"/>
          </w:tcPr>
          <w:p w:rsidR="007C07C1" w:rsidRDefault="00A10E4D" w:rsidP="006126B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74" w:author="Administrator" w:date="2014-02-13T13:12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Сохранить</w:t>
            </w:r>
          </w:p>
        </w:tc>
        <w:tc>
          <w:tcPr>
            <w:tcW w:w="1694" w:type="dxa"/>
          </w:tcPr>
          <w:p w:rsidR="007C07C1" w:rsidRDefault="00A10E4D" w:rsidP="006126B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75" w:author="Administrator" w:date="2014-02-13T13:12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Кнопка</w:t>
            </w:r>
          </w:p>
        </w:tc>
        <w:tc>
          <w:tcPr>
            <w:tcW w:w="4193" w:type="dxa"/>
          </w:tcPr>
          <w:p w:rsidR="007C07C1" w:rsidRDefault="007C07C1" w:rsidP="006126B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76" w:author="Administrator" w:date="2014-02-13T13:12:00Z">
                <w:pPr>
                  <w:spacing w:beforeLines="60" w:afterLines="60"/>
                </w:pPr>
              </w:pPrChange>
            </w:pPr>
          </w:p>
        </w:tc>
      </w:tr>
      <w:tr w:rsidR="001A74A4" w:rsidRPr="005A5B1B" w:rsidTr="006126B9">
        <w:tc>
          <w:tcPr>
            <w:tcW w:w="1640" w:type="dxa"/>
          </w:tcPr>
          <w:p w:rsidR="007C07C1" w:rsidRDefault="007C07C1" w:rsidP="006126B9">
            <w:pPr>
              <w:pStyle w:val="a9"/>
              <w:numPr>
                <w:ilvl w:val="0"/>
                <w:numId w:val="36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77" w:author="Administrator" w:date="2014-02-13T13:12:00Z">
                <w:pPr>
                  <w:pStyle w:val="a9"/>
                  <w:numPr>
                    <w:numId w:val="36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150" w:type="dxa"/>
          </w:tcPr>
          <w:p w:rsidR="007C07C1" w:rsidRDefault="00A10E4D" w:rsidP="006126B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78" w:author="Administrator" w:date="2014-02-13T13:12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Операции…</w:t>
            </w:r>
          </w:p>
        </w:tc>
        <w:tc>
          <w:tcPr>
            <w:tcW w:w="1694" w:type="dxa"/>
          </w:tcPr>
          <w:p w:rsidR="007C07C1" w:rsidRDefault="00A10E4D" w:rsidP="006126B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79" w:author="Administrator" w:date="2014-02-13T13:12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Кнопка</w:t>
            </w:r>
          </w:p>
        </w:tc>
        <w:tc>
          <w:tcPr>
            <w:tcW w:w="4193" w:type="dxa"/>
          </w:tcPr>
          <w:p w:rsidR="007C07C1" w:rsidRDefault="007C07C1" w:rsidP="006126B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80" w:author="Administrator" w:date="2014-02-13T13:12:00Z">
                <w:pPr>
                  <w:spacing w:beforeLines="60" w:afterLines="60"/>
                </w:pPr>
              </w:pPrChange>
            </w:pPr>
          </w:p>
        </w:tc>
      </w:tr>
      <w:tr w:rsidR="00997B93" w:rsidRPr="005A5B1B" w:rsidTr="006126B9">
        <w:trPr>
          <w:ins w:id="181" w:author="Administrator" w:date="2014-02-12T11:34:00Z"/>
        </w:trPr>
        <w:tc>
          <w:tcPr>
            <w:tcW w:w="1640" w:type="dxa"/>
          </w:tcPr>
          <w:p w:rsidR="007C07C1" w:rsidRDefault="00A10E4D" w:rsidP="006126B9">
            <w:pPr>
              <w:spacing w:beforeLines="60" w:afterLines="60"/>
              <w:ind w:left="360"/>
              <w:rPr>
                <w:ins w:id="182" w:author="Administrator" w:date="2014-02-12T11:34:00Z"/>
              </w:rPr>
              <w:pPrChange w:id="183" w:author="Administrator" w:date="2014-02-13T13:12:00Z">
                <w:pPr>
                  <w:spacing w:beforeLines="60" w:afterLines="60"/>
                  <w:ind w:left="360"/>
                </w:pPr>
              </w:pPrChange>
            </w:pPr>
            <w:ins w:id="184" w:author="Administrator" w:date="2014-02-12T11:34:00Z">
              <w:r w:rsidRPr="00997B93">
                <w:rPr>
                  <w:rFonts w:ascii="Arial" w:hAnsi="Arial" w:cs="Arial"/>
                  <w:sz w:val="20"/>
                  <w:szCs w:val="20"/>
                  <w:lang w:val="en-US"/>
                </w:rPr>
                <w:lastRenderedPageBreak/>
                <w:t>9.1</w:t>
              </w:r>
            </w:ins>
          </w:p>
        </w:tc>
        <w:tc>
          <w:tcPr>
            <w:tcW w:w="2150" w:type="dxa"/>
          </w:tcPr>
          <w:p w:rsidR="007C07C1" w:rsidRDefault="001A74A4" w:rsidP="006126B9">
            <w:pPr>
              <w:spacing w:beforeLines="60" w:afterLines="60"/>
              <w:rPr>
                <w:ins w:id="185" w:author="Administrator" w:date="2014-02-12T11:34:00Z"/>
                <w:rFonts w:ascii="Arial" w:hAnsi="Arial" w:cs="Arial"/>
                <w:sz w:val="20"/>
                <w:szCs w:val="20"/>
              </w:rPr>
              <w:pPrChange w:id="186" w:author="Administrator" w:date="2014-02-13T13:12:00Z">
                <w:pPr>
                  <w:spacing w:beforeLines="60" w:afterLines="60"/>
                </w:pPr>
              </w:pPrChange>
            </w:pPr>
            <w:ins w:id="187" w:author="Administrator" w:date="2014-02-12T11:34:00Z">
              <w:r>
                <w:rPr>
                  <w:rFonts w:ascii="Arial" w:hAnsi="Arial" w:cs="Arial"/>
                  <w:sz w:val="20"/>
                  <w:szCs w:val="20"/>
                </w:rPr>
                <w:t>Принять старые дела</w:t>
              </w:r>
            </w:ins>
          </w:p>
        </w:tc>
        <w:tc>
          <w:tcPr>
            <w:tcW w:w="1694" w:type="dxa"/>
          </w:tcPr>
          <w:p w:rsidR="007C07C1" w:rsidRDefault="001A74A4" w:rsidP="006126B9">
            <w:pPr>
              <w:spacing w:beforeLines="60" w:afterLines="60"/>
              <w:rPr>
                <w:ins w:id="188" w:author="Administrator" w:date="2014-02-12T11:34:00Z"/>
                <w:rFonts w:ascii="Arial" w:hAnsi="Arial" w:cs="Arial"/>
                <w:sz w:val="20"/>
                <w:szCs w:val="20"/>
              </w:rPr>
              <w:pPrChange w:id="189" w:author="Administrator" w:date="2014-02-13T13:12:00Z">
                <w:pPr>
                  <w:spacing w:beforeLines="60" w:afterLines="60"/>
                </w:pPr>
              </w:pPrChange>
            </w:pPr>
            <w:ins w:id="190" w:author="Administrator" w:date="2014-02-12T11:34:00Z">
              <w:r>
                <w:rPr>
                  <w:rFonts w:ascii="Arial" w:hAnsi="Arial" w:cs="Arial"/>
                  <w:sz w:val="20"/>
                  <w:szCs w:val="20"/>
                </w:rPr>
                <w:t>Кнопка</w:t>
              </w:r>
            </w:ins>
          </w:p>
        </w:tc>
        <w:tc>
          <w:tcPr>
            <w:tcW w:w="4193" w:type="dxa"/>
          </w:tcPr>
          <w:p w:rsidR="007C07C1" w:rsidRDefault="007C07C1" w:rsidP="006126B9">
            <w:pPr>
              <w:spacing w:beforeLines="60" w:afterLines="60"/>
              <w:rPr>
                <w:ins w:id="191" w:author="Administrator" w:date="2014-02-12T11:34:00Z"/>
                <w:rFonts w:ascii="Arial" w:hAnsi="Arial" w:cs="Arial"/>
                <w:sz w:val="20"/>
                <w:szCs w:val="20"/>
              </w:rPr>
              <w:pPrChange w:id="192" w:author="Administrator" w:date="2014-02-13T13:12:00Z">
                <w:pPr>
                  <w:spacing w:beforeLines="60" w:afterLines="60"/>
                </w:pPr>
              </w:pPrChange>
            </w:pPr>
          </w:p>
        </w:tc>
      </w:tr>
      <w:tr w:rsidR="001A74A4" w:rsidRPr="005A5B1B" w:rsidTr="006126B9">
        <w:tc>
          <w:tcPr>
            <w:tcW w:w="1640" w:type="dxa"/>
          </w:tcPr>
          <w:p w:rsidR="007C07C1" w:rsidRDefault="007C07C1" w:rsidP="006126B9">
            <w:pPr>
              <w:pStyle w:val="a9"/>
              <w:numPr>
                <w:ilvl w:val="0"/>
                <w:numId w:val="36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93" w:author="Administrator" w:date="2014-02-13T13:12:00Z">
                <w:pPr>
                  <w:pStyle w:val="a9"/>
                  <w:numPr>
                    <w:numId w:val="36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150" w:type="dxa"/>
          </w:tcPr>
          <w:p w:rsidR="007C07C1" w:rsidRDefault="00A10E4D" w:rsidP="006126B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94" w:author="Administrator" w:date="2014-02-13T13:12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Структурная единица «Организация»</w:t>
            </w:r>
          </w:p>
        </w:tc>
        <w:tc>
          <w:tcPr>
            <w:tcW w:w="1694" w:type="dxa"/>
          </w:tcPr>
          <w:p w:rsidR="007C07C1" w:rsidRDefault="007C07C1" w:rsidP="006126B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95" w:author="Administrator" w:date="2014-02-13T13:12:00Z">
                <w:pPr>
                  <w:spacing w:beforeLines="60" w:afterLines="60"/>
                </w:pPr>
              </w:pPrChange>
            </w:pPr>
          </w:p>
        </w:tc>
        <w:tc>
          <w:tcPr>
            <w:tcW w:w="4193" w:type="dxa"/>
          </w:tcPr>
          <w:p w:rsidR="007C07C1" w:rsidRDefault="007C07C1" w:rsidP="006126B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96" w:author="Administrator" w:date="2014-02-13T13:12:00Z">
                <w:pPr>
                  <w:spacing w:beforeLines="60" w:afterLines="60"/>
                </w:pPr>
              </w:pPrChange>
            </w:pPr>
          </w:p>
        </w:tc>
      </w:tr>
      <w:tr w:rsidR="001A74A4" w:rsidRPr="005A5B1B" w:rsidTr="006126B9">
        <w:tc>
          <w:tcPr>
            <w:tcW w:w="1640" w:type="dxa"/>
          </w:tcPr>
          <w:p w:rsidR="007C07C1" w:rsidRDefault="007C07C1" w:rsidP="006126B9">
            <w:pPr>
              <w:pStyle w:val="a9"/>
              <w:numPr>
                <w:ilvl w:val="0"/>
                <w:numId w:val="36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97" w:author="Administrator" w:date="2014-02-13T13:12:00Z">
                <w:pPr>
                  <w:pStyle w:val="a9"/>
                  <w:numPr>
                    <w:numId w:val="36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150" w:type="dxa"/>
          </w:tcPr>
          <w:p w:rsidR="00A10E4D" w:rsidRPr="00937C78" w:rsidRDefault="00A10E4D" w:rsidP="005A0DCE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СО</w:t>
            </w:r>
          </w:p>
        </w:tc>
        <w:tc>
          <w:tcPr>
            <w:tcW w:w="1694" w:type="dxa"/>
          </w:tcPr>
          <w:p w:rsidR="007C07C1" w:rsidRDefault="007C07C1" w:rsidP="006126B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98" w:author="Administrator" w:date="2014-02-13T13:12:00Z">
                <w:pPr>
                  <w:spacing w:beforeLines="60" w:afterLines="60"/>
                </w:pPr>
              </w:pPrChange>
            </w:pPr>
          </w:p>
        </w:tc>
        <w:tc>
          <w:tcPr>
            <w:tcW w:w="4193" w:type="dxa"/>
          </w:tcPr>
          <w:p w:rsidR="007C07C1" w:rsidRDefault="007C07C1" w:rsidP="006126B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99" w:author="Administrator" w:date="2014-02-13T13:12:00Z">
                <w:pPr>
                  <w:spacing w:beforeLines="60" w:afterLines="60"/>
                </w:pPr>
              </w:pPrChange>
            </w:pPr>
          </w:p>
        </w:tc>
      </w:tr>
      <w:tr w:rsidR="001A74A4" w:rsidRPr="005A5B1B" w:rsidTr="006126B9">
        <w:tc>
          <w:tcPr>
            <w:tcW w:w="1640" w:type="dxa"/>
          </w:tcPr>
          <w:p w:rsidR="007C07C1" w:rsidRDefault="007C07C1" w:rsidP="006126B9">
            <w:pPr>
              <w:pStyle w:val="a9"/>
              <w:numPr>
                <w:ilvl w:val="0"/>
                <w:numId w:val="36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00" w:author="Administrator" w:date="2014-02-13T13:12:00Z">
                <w:pPr>
                  <w:pStyle w:val="a9"/>
                  <w:numPr>
                    <w:numId w:val="36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150" w:type="dxa"/>
          </w:tcPr>
          <w:p w:rsidR="00A10E4D" w:rsidRPr="00937C78" w:rsidRDefault="00A10E4D" w:rsidP="005A0DCE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Название организации</w:t>
            </w:r>
          </w:p>
        </w:tc>
        <w:tc>
          <w:tcPr>
            <w:tcW w:w="1694" w:type="dxa"/>
          </w:tcPr>
          <w:p w:rsidR="00A10E4D" w:rsidRDefault="00A10E4D" w:rsidP="005A0DCE">
            <w:r>
              <w:rPr>
                <w:rFonts w:ascii="Arial" w:hAnsi="Arial" w:cs="Arial"/>
                <w:sz w:val="20"/>
                <w:szCs w:val="20"/>
              </w:rPr>
              <w:t>Надпись</w:t>
            </w:r>
          </w:p>
        </w:tc>
        <w:tc>
          <w:tcPr>
            <w:tcW w:w="4193" w:type="dxa"/>
          </w:tcPr>
          <w:p w:rsidR="00A10E4D" w:rsidRPr="006D66F1" w:rsidRDefault="00A10E4D" w:rsidP="005A0DCE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отображаем 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$.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US"/>
              </w:rPr>
              <w:t>FullName</w:t>
            </w:r>
            <w:proofErr w:type="spellEnd"/>
          </w:p>
        </w:tc>
      </w:tr>
      <w:tr w:rsidR="001A74A4" w:rsidRPr="005A5B1B" w:rsidTr="006126B9">
        <w:tc>
          <w:tcPr>
            <w:tcW w:w="1640" w:type="dxa"/>
          </w:tcPr>
          <w:p w:rsidR="007C07C1" w:rsidRDefault="007C07C1" w:rsidP="006126B9">
            <w:pPr>
              <w:pStyle w:val="a9"/>
              <w:numPr>
                <w:ilvl w:val="0"/>
                <w:numId w:val="36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01" w:author="Administrator" w:date="2014-02-13T13:12:00Z">
                <w:pPr>
                  <w:pStyle w:val="a9"/>
                  <w:numPr>
                    <w:numId w:val="36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150" w:type="dxa"/>
          </w:tcPr>
          <w:p w:rsidR="00A10E4D" w:rsidRPr="00937C78" w:rsidRDefault="00A10E4D" w:rsidP="005A0DCE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Общая информация</w:t>
            </w:r>
          </w:p>
        </w:tc>
        <w:tc>
          <w:tcPr>
            <w:tcW w:w="1694" w:type="dxa"/>
          </w:tcPr>
          <w:p w:rsidR="00A10E4D" w:rsidRDefault="00A10E4D" w:rsidP="005A0DCE">
            <w:r w:rsidRPr="00937C78">
              <w:rPr>
                <w:rFonts w:ascii="Arial" w:hAnsi="Arial" w:cs="Arial"/>
                <w:sz w:val="20"/>
                <w:szCs w:val="20"/>
              </w:rPr>
              <w:t>Закладка</w:t>
            </w:r>
          </w:p>
        </w:tc>
        <w:tc>
          <w:tcPr>
            <w:tcW w:w="4193" w:type="dxa"/>
          </w:tcPr>
          <w:p w:rsidR="00A10E4D" w:rsidRPr="006D66F1" w:rsidRDefault="00A10E4D" w:rsidP="005A0DCE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далее</w:t>
            </w:r>
          </w:p>
        </w:tc>
      </w:tr>
      <w:tr w:rsidR="001A74A4" w:rsidRPr="005A5B1B" w:rsidTr="006126B9">
        <w:tc>
          <w:tcPr>
            <w:tcW w:w="1640" w:type="dxa"/>
          </w:tcPr>
          <w:p w:rsidR="007C07C1" w:rsidRDefault="007C07C1" w:rsidP="006126B9">
            <w:pPr>
              <w:pStyle w:val="a9"/>
              <w:numPr>
                <w:ilvl w:val="0"/>
                <w:numId w:val="36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02" w:author="Administrator" w:date="2014-02-13T13:12:00Z">
                <w:pPr>
                  <w:pStyle w:val="a9"/>
                  <w:numPr>
                    <w:numId w:val="36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150" w:type="dxa"/>
          </w:tcPr>
          <w:p w:rsidR="00A10E4D" w:rsidRPr="00937C78" w:rsidRDefault="00A10E4D" w:rsidP="005A0DCE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Системные имена</w:t>
            </w:r>
          </w:p>
        </w:tc>
        <w:tc>
          <w:tcPr>
            <w:tcW w:w="1694" w:type="dxa"/>
          </w:tcPr>
          <w:p w:rsidR="00A10E4D" w:rsidRDefault="00A10E4D" w:rsidP="005A0DCE">
            <w:r w:rsidRPr="00937C78">
              <w:rPr>
                <w:rFonts w:ascii="Arial" w:hAnsi="Arial" w:cs="Arial"/>
                <w:sz w:val="20"/>
                <w:szCs w:val="20"/>
              </w:rPr>
              <w:t>Закладка</w:t>
            </w:r>
          </w:p>
        </w:tc>
        <w:tc>
          <w:tcPr>
            <w:tcW w:w="4193" w:type="dxa"/>
          </w:tcPr>
          <w:p w:rsidR="00A10E4D" w:rsidRPr="00937C78" w:rsidRDefault="00A10E4D" w:rsidP="005A0DCE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далее</w:t>
            </w:r>
          </w:p>
        </w:tc>
      </w:tr>
      <w:tr w:rsidR="001A74A4" w:rsidRPr="005A5B1B" w:rsidTr="006126B9">
        <w:tc>
          <w:tcPr>
            <w:tcW w:w="1640" w:type="dxa"/>
          </w:tcPr>
          <w:p w:rsidR="007C07C1" w:rsidRDefault="007C07C1" w:rsidP="006126B9">
            <w:pPr>
              <w:pStyle w:val="a9"/>
              <w:numPr>
                <w:ilvl w:val="0"/>
                <w:numId w:val="36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03" w:author="Administrator" w:date="2014-02-13T13:12:00Z">
                <w:pPr>
                  <w:pStyle w:val="a9"/>
                  <w:numPr>
                    <w:numId w:val="36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150" w:type="dxa"/>
          </w:tcPr>
          <w:p w:rsidR="00A10E4D" w:rsidRPr="00937C78" w:rsidRDefault="00A10E4D" w:rsidP="005A0DCE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Профили</w:t>
            </w:r>
          </w:p>
        </w:tc>
        <w:tc>
          <w:tcPr>
            <w:tcW w:w="1694" w:type="dxa"/>
          </w:tcPr>
          <w:p w:rsidR="00A10E4D" w:rsidRDefault="00A10E4D" w:rsidP="005A0DCE">
            <w:r w:rsidRPr="00937C78">
              <w:rPr>
                <w:rFonts w:ascii="Arial" w:hAnsi="Arial" w:cs="Arial"/>
                <w:sz w:val="20"/>
                <w:szCs w:val="20"/>
              </w:rPr>
              <w:t>Закладка</w:t>
            </w:r>
          </w:p>
        </w:tc>
        <w:tc>
          <w:tcPr>
            <w:tcW w:w="4193" w:type="dxa"/>
          </w:tcPr>
          <w:p w:rsidR="00A10E4D" w:rsidRPr="00937C78" w:rsidRDefault="00A10E4D" w:rsidP="005A0DCE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далее</w:t>
            </w:r>
          </w:p>
        </w:tc>
      </w:tr>
      <w:tr w:rsidR="001A74A4" w:rsidRPr="005A5B1B" w:rsidTr="006126B9">
        <w:tc>
          <w:tcPr>
            <w:tcW w:w="1640" w:type="dxa"/>
          </w:tcPr>
          <w:p w:rsidR="007C07C1" w:rsidRDefault="007C07C1" w:rsidP="006126B9">
            <w:pPr>
              <w:pStyle w:val="a9"/>
              <w:numPr>
                <w:ilvl w:val="0"/>
                <w:numId w:val="36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04" w:author="Administrator" w:date="2014-02-13T13:12:00Z">
                <w:pPr>
                  <w:pStyle w:val="a9"/>
                  <w:numPr>
                    <w:numId w:val="36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150" w:type="dxa"/>
          </w:tcPr>
          <w:p w:rsidR="00A10E4D" w:rsidRPr="00937C78" w:rsidRDefault="00A10E4D" w:rsidP="005A0DCE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Системные группы</w:t>
            </w:r>
          </w:p>
        </w:tc>
        <w:tc>
          <w:tcPr>
            <w:tcW w:w="1694" w:type="dxa"/>
          </w:tcPr>
          <w:p w:rsidR="00A10E4D" w:rsidRDefault="00A10E4D" w:rsidP="005A0DCE">
            <w:r w:rsidRPr="00937C78">
              <w:rPr>
                <w:rFonts w:ascii="Arial" w:hAnsi="Arial" w:cs="Arial"/>
                <w:sz w:val="20"/>
                <w:szCs w:val="20"/>
              </w:rPr>
              <w:t>Закладка</w:t>
            </w:r>
          </w:p>
        </w:tc>
        <w:tc>
          <w:tcPr>
            <w:tcW w:w="4193" w:type="dxa"/>
          </w:tcPr>
          <w:p w:rsidR="00A10E4D" w:rsidRPr="00937C78" w:rsidRDefault="00A10E4D" w:rsidP="005A0DCE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далее</w:t>
            </w:r>
          </w:p>
        </w:tc>
      </w:tr>
      <w:tr w:rsidR="001A74A4" w:rsidRPr="005A5B1B" w:rsidTr="006126B9">
        <w:tc>
          <w:tcPr>
            <w:tcW w:w="1640" w:type="dxa"/>
          </w:tcPr>
          <w:p w:rsidR="007C07C1" w:rsidRDefault="007C07C1" w:rsidP="006126B9">
            <w:pPr>
              <w:pStyle w:val="a9"/>
              <w:numPr>
                <w:ilvl w:val="0"/>
                <w:numId w:val="36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05" w:author="Administrator" w:date="2014-02-13T13:12:00Z">
                <w:pPr>
                  <w:pStyle w:val="a9"/>
                  <w:numPr>
                    <w:numId w:val="36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150" w:type="dxa"/>
          </w:tcPr>
          <w:p w:rsidR="00A10E4D" w:rsidRPr="00937C78" w:rsidRDefault="00A10E4D" w:rsidP="005A0DCE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 xml:space="preserve">Уведомления </w:t>
            </w:r>
          </w:p>
        </w:tc>
        <w:tc>
          <w:tcPr>
            <w:tcW w:w="1694" w:type="dxa"/>
          </w:tcPr>
          <w:p w:rsidR="00A10E4D" w:rsidRDefault="00A10E4D" w:rsidP="005A0DCE">
            <w:r w:rsidRPr="00937C78">
              <w:rPr>
                <w:rFonts w:ascii="Arial" w:hAnsi="Arial" w:cs="Arial"/>
                <w:sz w:val="20"/>
                <w:szCs w:val="20"/>
              </w:rPr>
              <w:t>Закладка</w:t>
            </w:r>
          </w:p>
        </w:tc>
        <w:tc>
          <w:tcPr>
            <w:tcW w:w="4193" w:type="dxa"/>
          </w:tcPr>
          <w:p w:rsidR="00A10E4D" w:rsidRPr="00937C78" w:rsidRDefault="00A10E4D" w:rsidP="005A0DCE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далее</w:t>
            </w:r>
          </w:p>
        </w:tc>
      </w:tr>
      <w:tr w:rsidR="001A74A4" w:rsidRPr="005A5B1B" w:rsidTr="006126B9">
        <w:tc>
          <w:tcPr>
            <w:tcW w:w="1640" w:type="dxa"/>
          </w:tcPr>
          <w:p w:rsidR="007C07C1" w:rsidRDefault="007C07C1" w:rsidP="006126B9">
            <w:pPr>
              <w:pStyle w:val="a9"/>
              <w:numPr>
                <w:ilvl w:val="0"/>
                <w:numId w:val="36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06" w:author="Administrator" w:date="2014-02-13T13:12:00Z">
                <w:pPr>
                  <w:pStyle w:val="a9"/>
                  <w:numPr>
                    <w:numId w:val="36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150" w:type="dxa"/>
          </w:tcPr>
          <w:p w:rsidR="00A10E4D" w:rsidRPr="00937C78" w:rsidRDefault="00A10E4D" w:rsidP="005A0DCE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Дополнительно</w:t>
            </w:r>
          </w:p>
        </w:tc>
        <w:tc>
          <w:tcPr>
            <w:tcW w:w="1694" w:type="dxa"/>
          </w:tcPr>
          <w:p w:rsidR="007C07C1" w:rsidRDefault="00A10E4D" w:rsidP="006126B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07" w:author="Administrator" w:date="2014-02-13T13:12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Закладка</w:t>
            </w:r>
          </w:p>
        </w:tc>
        <w:tc>
          <w:tcPr>
            <w:tcW w:w="4193" w:type="dxa"/>
          </w:tcPr>
          <w:p w:rsidR="007C07C1" w:rsidRDefault="00A10E4D" w:rsidP="006126B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08" w:author="Administrator" w:date="2014-02-13T13:12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не поддерживаем</w:t>
            </w:r>
          </w:p>
        </w:tc>
      </w:tr>
      <w:tr w:rsidR="001A74A4" w:rsidRPr="005A5B1B" w:rsidTr="006126B9">
        <w:tc>
          <w:tcPr>
            <w:tcW w:w="1640" w:type="dxa"/>
          </w:tcPr>
          <w:p w:rsidR="007C07C1" w:rsidRDefault="007C07C1" w:rsidP="006126B9">
            <w:pPr>
              <w:pStyle w:val="a9"/>
              <w:numPr>
                <w:ilvl w:val="0"/>
                <w:numId w:val="36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09" w:author="Administrator" w:date="2014-02-13T13:12:00Z">
                <w:pPr>
                  <w:pStyle w:val="a9"/>
                  <w:numPr>
                    <w:numId w:val="36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150" w:type="dxa"/>
          </w:tcPr>
          <w:p w:rsidR="00A10E4D" w:rsidRPr="00937C78" w:rsidRDefault="00A10E4D" w:rsidP="005A0DCE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*обязательное для заполнения поле</w:t>
            </w:r>
          </w:p>
        </w:tc>
        <w:tc>
          <w:tcPr>
            <w:tcW w:w="1694" w:type="dxa"/>
          </w:tcPr>
          <w:p w:rsidR="007C07C1" w:rsidRDefault="007C07C1" w:rsidP="006126B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10" w:author="Administrator" w:date="2014-02-13T13:12:00Z">
                <w:pPr>
                  <w:spacing w:beforeLines="60" w:afterLines="60"/>
                </w:pPr>
              </w:pPrChange>
            </w:pPr>
          </w:p>
        </w:tc>
        <w:tc>
          <w:tcPr>
            <w:tcW w:w="4193" w:type="dxa"/>
          </w:tcPr>
          <w:p w:rsidR="007C07C1" w:rsidRDefault="007C07C1" w:rsidP="006126B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11" w:author="Administrator" w:date="2014-02-13T13:12:00Z">
                <w:pPr>
                  <w:spacing w:beforeLines="60" w:afterLines="60"/>
                </w:pPr>
              </w:pPrChange>
            </w:pPr>
          </w:p>
        </w:tc>
      </w:tr>
      <w:tr w:rsidR="001A74A4" w:rsidRPr="005A5B1B" w:rsidTr="006126B9">
        <w:tc>
          <w:tcPr>
            <w:tcW w:w="1640" w:type="dxa"/>
          </w:tcPr>
          <w:p w:rsidR="007C07C1" w:rsidRDefault="007C07C1" w:rsidP="006126B9">
            <w:pPr>
              <w:pStyle w:val="a9"/>
              <w:numPr>
                <w:ilvl w:val="0"/>
                <w:numId w:val="36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12" w:author="Administrator" w:date="2014-02-13T13:12:00Z">
                <w:pPr>
                  <w:pStyle w:val="a9"/>
                  <w:numPr>
                    <w:numId w:val="36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150" w:type="dxa"/>
          </w:tcPr>
          <w:p w:rsidR="00A10E4D" w:rsidRPr="00937C78" w:rsidRDefault="00A10E4D" w:rsidP="005A0DCE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Полное название</w:t>
            </w:r>
          </w:p>
        </w:tc>
        <w:tc>
          <w:tcPr>
            <w:tcW w:w="1694" w:type="dxa"/>
          </w:tcPr>
          <w:p w:rsidR="00A10E4D" w:rsidRDefault="00A10E4D" w:rsidP="005A0DCE"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4193" w:type="dxa"/>
          </w:tcPr>
          <w:p w:rsidR="00A10E4D" w:rsidRPr="00937C78" w:rsidRDefault="00A10E4D" w:rsidP="005A0DCE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$.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US"/>
              </w:rPr>
              <w:t>FullName</w:t>
            </w:r>
            <w:proofErr w:type="spellEnd"/>
          </w:p>
        </w:tc>
      </w:tr>
      <w:tr w:rsidR="001A74A4" w:rsidRPr="005A5B1B" w:rsidTr="006126B9">
        <w:tc>
          <w:tcPr>
            <w:tcW w:w="1640" w:type="dxa"/>
          </w:tcPr>
          <w:p w:rsidR="007C07C1" w:rsidRDefault="007C07C1" w:rsidP="006126B9">
            <w:pPr>
              <w:pStyle w:val="a9"/>
              <w:numPr>
                <w:ilvl w:val="0"/>
                <w:numId w:val="36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13" w:author="Administrator" w:date="2014-02-13T13:12:00Z">
                <w:pPr>
                  <w:pStyle w:val="a9"/>
                  <w:numPr>
                    <w:numId w:val="36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150" w:type="dxa"/>
          </w:tcPr>
          <w:p w:rsidR="00A10E4D" w:rsidRPr="00937C78" w:rsidRDefault="00A10E4D" w:rsidP="005A0DCE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Сокращенное название</w:t>
            </w:r>
          </w:p>
        </w:tc>
        <w:tc>
          <w:tcPr>
            <w:tcW w:w="1694" w:type="dxa"/>
          </w:tcPr>
          <w:p w:rsidR="00A10E4D" w:rsidRDefault="00A10E4D" w:rsidP="005A0DCE"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4193" w:type="dxa"/>
          </w:tcPr>
          <w:p w:rsidR="00A10E4D" w:rsidRPr="00937C78" w:rsidRDefault="00A10E4D" w:rsidP="005A0DCE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$.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US"/>
              </w:rPr>
              <w:t>ShortName</w:t>
            </w:r>
            <w:proofErr w:type="spellEnd"/>
          </w:p>
        </w:tc>
      </w:tr>
      <w:tr w:rsidR="001A74A4" w:rsidRPr="007C07C1" w:rsidTr="006126B9">
        <w:tc>
          <w:tcPr>
            <w:tcW w:w="1640" w:type="dxa"/>
          </w:tcPr>
          <w:p w:rsidR="007C07C1" w:rsidRDefault="007C07C1" w:rsidP="006126B9">
            <w:pPr>
              <w:pStyle w:val="a9"/>
              <w:numPr>
                <w:ilvl w:val="0"/>
                <w:numId w:val="36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14" w:author="Administrator" w:date="2014-02-13T13:12:00Z">
                <w:pPr>
                  <w:pStyle w:val="a9"/>
                  <w:numPr>
                    <w:numId w:val="36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150" w:type="dxa"/>
          </w:tcPr>
          <w:p w:rsidR="00A10E4D" w:rsidRPr="00937C78" w:rsidRDefault="00A10E4D" w:rsidP="005A0DCE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Код</w:t>
            </w:r>
          </w:p>
        </w:tc>
        <w:tc>
          <w:tcPr>
            <w:tcW w:w="1694" w:type="dxa"/>
          </w:tcPr>
          <w:p w:rsidR="00A10E4D" w:rsidRDefault="00A10E4D" w:rsidP="005A0DCE"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4193" w:type="dxa"/>
          </w:tcPr>
          <w:p w:rsidR="00A10E4D" w:rsidRPr="006D66F1" w:rsidRDefault="00A10E4D" w:rsidP="005A0DCE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(</w:t>
            </w:r>
            <w:r w:rsidRPr="006D66F1">
              <w:rPr>
                <w:rFonts w:ascii="Arial" w:hAnsi="Arial" w:cs="Arial"/>
                <w:sz w:val="20"/>
                <w:szCs w:val="20"/>
                <w:lang w:val="en-US"/>
              </w:rPr>
              <w:t>$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&lt;-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US"/>
              </w:rPr>
              <w:t>SO_Parent_SU.Owner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n-US"/>
              </w:rPr>
              <w:t>).Code</w:t>
            </w:r>
          </w:p>
        </w:tc>
      </w:tr>
      <w:tr w:rsidR="001A74A4" w:rsidRPr="005A5B1B" w:rsidTr="006126B9">
        <w:tc>
          <w:tcPr>
            <w:tcW w:w="1640" w:type="dxa"/>
          </w:tcPr>
          <w:p w:rsidR="007C07C1" w:rsidRDefault="007C07C1" w:rsidP="006126B9">
            <w:pPr>
              <w:pStyle w:val="a9"/>
              <w:numPr>
                <w:ilvl w:val="0"/>
                <w:numId w:val="36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  <w:lang w:val="en-US"/>
              </w:rPr>
              <w:pPrChange w:id="215" w:author="Administrator" w:date="2014-02-13T13:12:00Z">
                <w:pPr>
                  <w:pStyle w:val="a9"/>
                  <w:numPr>
                    <w:numId w:val="36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150" w:type="dxa"/>
          </w:tcPr>
          <w:p w:rsidR="00A10E4D" w:rsidRPr="00937C78" w:rsidRDefault="00A10E4D" w:rsidP="005A0DCE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Рабочий сервер</w:t>
            </w:r>
          </w:p>
        </w:tc>
        <w:tc>
          <w:tcPr>
            <w:tcW w:w="1694" w:type="dxa"/>
          </w:tcPr>
          <w:p w:rsidR="00A10E4D" w:rsidRDefault="00A10E4D" w:rsidP="005A0DCE"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4193" w:type="dxa"/>
          </w:tcPr>
          <w:p w:rsidR="00A10E4D" w:rsidRPr="00937C78" w:rsidRDefault="00A10E4D" w:rsidP="005A0DCE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не поддерживаем</w:t>
            </w:r>
          </w:p>
        </w:tc>
      </w:tr>
      <w:tr w:rsidR="001A74A4" w:rsidRPr="005A5B1B" w:rsidTr="006126B9">
        <w:tc>
          <w:tcPr>
            <w:tcW w:w="1640" w:type="dxa"/>
          </w:tcPr>
          <w:p w:rsidR="007C07C1" w:rsidRDefault="007C07C1" w:rsidP="006126B9">
            <w:pPr>
              <w:pStyle w:val="a9"/>
              <w:numPr>
                <w:ilvl w:val="0"/>
                <w:numId w:val="36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16" w:author="Administrator" w:date="2014-02-13T13:12:00Z">
                <w:pPr>
                  <w:pStyle w:val="a9"/>
                  <w:numPr>
                    <w:numId w:val="36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150" w:type="dxa"/>
          </w:tcPr>
          <w:p w:rsidR="007C07C1" w:rsidRDefault="00A10E4D" w:rsidP="006126B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17" w:author="Administrator" w:date="2014-02-13T13:12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Системные редакторы</w:t>
            </w:r>
          </w:p>
        </w:tc>
        <w:tc>
          <w:tcPr>
            <w:tcW w:w="1694" w:type="dxa"/>
          </w:tcPr>
          <w:p w:rsidR="00A10E4D" w:rsidRDefault="00A10E4D" w:rsidP="005A0DCE"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4193" w:type="dxa"/>
          </w:tcPr>
          <w:p w:rsidR="00A10E4D" w:rsidRPr="00937C78" w:rsidRDefault="00A10E4D" w:rsidP="005A0DCE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не поддерживаем</w:t>
            </w:r>
          </w:p>
        </w:tc>
      </w:tr>
      <w:tr w:rsidR="001A74A4" w:rsidRPr="005A5B1B" w:rsidTr="006126B9">
        <w:tc>
          <w:tcPr>
            <w:tcW w:w="1640" w:type="dxa"/>
          </w:tcPr>
          <w:p w:rsidR="007C07C1" w:rsidRDefault="007C07C1" w:rsidP="006126B9">
            <w:pPr>
              <w:pStyle w:val="a9"/>
              <w:numPr>
                <w:ilvl w:val="0"/>
                <w:numId w:val="36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18" w:author="Administrator" w:date="2014-02-13T13:12:00Z">
                <w:pPr>
                  <w:pStyle w:val="a9"/>
                  <w:numPr>
                    <w:numId w:val="36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150" w:type="dxa"/>
          </w:tcPr>
          <w:p w:rsidR="007C07C1" w:rsidRDefault="00A10E4D" w:rsidP="006126B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19" w:author="Administrator" w:date="2014-02-13T13:12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Специальные настройки</w:t>
            </w:r>
          </w:p>
        </w:tc>
        <w:tc>
          <w:tcPr>
            <w:tcW w:w="1694" w:type="dxa"/>
          </w:tcPr>
          <w:p w:rsidR="007C07C1" w:rsidRDefault="00A10E4D" w:rsidP="006126B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20" w:author="Administrator" w:date="2014-02-13T13:12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Категория</w:t>
            </w:r>
          </w:p>
        </w:tc>
        <w:tc>
          <w:tcPr>
            <w:tcW w:w="4193" w:type="dxa"/>
          </w:tcPr>
          <w:p w:rsidR="007C07C1" w:rsidRDefault="00A10E4D" w:rsidP="006126B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21" w:author="Administrator" w:date="2014-02-13T13:12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не поддерживаем</w:t>
            </w:r>
          </w:p>
        </w:tc>
      </w:tr>
      <w:tr w:rsidR="001A74A4" w:rsidRPr="005A5B1B" w:rsidTr="006126B9">
        <w:tc>
          <w:tcPr>
            <w:tcW w:w="1640" w:type="dxa"/>
          </w:tcPr>
          <w:p w:rsidR="007C07C1" w:rsidRDefault="007C07C1" w:rsidP="006126B9">
            <w:pPr>
              <w:pStyle w:val="a9"/>
              <w:numPr>
                <w:ilvl w:val="0"/>
                <w:numId w:val="36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22" w:author="Administrator" w:date="2014-02-13T13:12:00Z">
                <w:pPr>
                  <w:pStyle w:val="a9"/>
                  <w:numPr>
                    <w:numId w:val="36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150" w:type="dxa"/>
          </w:tcPr>
          <w:p w:rsidR="007C07C1" w:rsidRDefault="00A10E4D" w:rsidP="006126B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23" w:author="Administrator" w:date="2014-02-13T13:12:00Z">
                <w:pPr>
                  <w:spacing w:beforeLines="60" w:afterLines="60"/>
                </w:pPr>
              </w:pPrChange>
            </w:pPr>
            <w:proofErr w:type="gramStart"/>
            <w:r w:rsidRPr="00937C78">
              <w:rPr>
                <w:rFonts w:ascii="Arial" w:hAnsi="Arial" w:cs="Arial"/>
                <w:sz w:val="20"/>
                <w:szCs w:val="20"/>
              </w:rPr>
              <w:t>Создан</w:t>
            </w:r>
            <w:proofErr w:type="gramEnd"/>
          </w:p>
        </w:tc>
        <w:tc>
          <w:tcPr>
            <w:tcW w:w="1694" w:type="dxa"/>
          </w:tcPr>
          <w:p w:rsidR="007C07C1" w:rsidRDefault="00A10E4D" w:rsidP="006126B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24" w:author="Administrator" w:date="2014-02-13T13:12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4193" w:type="dxa"/>
          </w:tcPr>
          <w:p w:rsidR="007C07C1" w:rsidRDefault="00A10E4D" w:rsidP="006126B9">
            <w:pPr>
              <w:spacing w:beforeLines="60" w:afterLines="60"/>
              <w:rPr>
                <w:rFonts w:ascii="Arial" w:hAnsi="Arial" w:cs="Arial"/>
                <w:sz w:val="20"/>
                <w:szCs w:val="20"/>
                <w:lang w:val="en-US"/>
              </w:rPr>
              <w:pPrChange w:id="225" w:author="Administrator" w:date="2014-02-13T13:12:00Z">
                <w:pPr>
                  <w:spacing w:beforeLines="60" w:afterLines="60"/>
                </w:pPr>
              </w:pPrChange>
            </w:pPr>
            <w:r w:rsidRPr="006D66F1">
              <w:rPr>
                <w:rFonts w:ascii="Arial" w:hAnsi="Arial" w:cs="Arial"/>
                <w:sz w:val="20"/>
                <w:szCs w:val="20"/>
              </w:rPr>
              <w:t>$.$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created</w:t>
            </w:r>
          </w:p>
        </w:tc>
      </w:tr>
      <w:tr w:rsidR="001A74A4" w:rsidRPr="005A5B1B" w:rsidTr="006126B9">
        <w:tc>
          <w:tcPr>
            <w:tcW w:w="1640" w:type="dxa"/>
          </w:tcPr>
          <w:p w:rsidR="007C07C1" w:rsidRDefault="007C07C1" w:rsidP="006126B9">
            <w:pPr>
              <w:pStyle w:val="a9"/>
              <w:numPr>
                <w:ilvl w:val="0"/>
                <w:numId w:val="36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26" w:author="Administrator" w:date="2014-02-13T13:12:00Z">
                <w:pPr>
                  <w:pStyle w:val="a9"/>
                  <w:numPr>
                    <w:numId w:val="36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150" w:type="dxa"/>
          </w:tcPr>
          <w:p w:rsidR="007C07C1" w:rsidRDefault="00A10E4D" w:rsidP="006126B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27" w:author="Administrator" w:date="2014-02-13T13:12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Модифицирован</w:t>
            </w:r>
          </w:p>
        </w:tc>
        <w:tc>
          <w:tcPr>
            <w:tcW w:w="1694" w:type="dxa"/>
          </w:tcPr>
          <w:p w:rsidR="007C07C1" w:rsidRDefault="00A10E4D" w:rsidP="006126B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28" w:author="Administrator" w:date="2014-02-13T13:12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4193" w:type="dxa"/>
          </w:tcPr>
          <w:p w:rsidR="007C07C1" w:rsidRDefault="00A10E4D" w:rsidP="006126B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29" w:author="Administrator" w:date="2014-02-13T13:12:00Z">
                <w:pPr>
                  <w:spacing w:beforeLines="60" w:afterLines="60"/>
                </w:pPr>
              </w:pPrChange>
            </w:pPr>
            <w:r w:rsidRPr="006D66F1">
              <w:rPr>
                <w:rFonts w:ascii="Arial" w:hAnsi="Arial" w:cs="Arial"/>
                <w:sz w:val="20"/>
                <w:szCs w:val="20"/>
              </w:rPr>
              <w:t>$.$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modified</w:t>
            </w:r>
          </w:p>
        </w:tc>
      </w:tr>
      <w:tr w:rsidR="001A74A4" w:rsidRPr="005A5B1B" w:rsidTr="006126B9">
        <w:tc>
          <w:tcPr>
            <w:tcW w:w="1640" w:type="dxa"/>
          </w:tcPr>
          <w:p w:rsidR="007C07C1" w:rsidRDefault="007C07C1" w:rsidP="006126B9">
            <w:pPr>
              <w:pStyle w:val="a9"/>
              <w:numPr>
                <w:ilvl w:val="0"/>
                <w:numId w:val="36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30" w:author="Administrator" w:date="2014-02-13T13:12:00Z">
                <w:pPr>
                  <w:pStyle w:val="a9"/>
                  <w:numPr>
                    <w:numId w:val="36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150" w:type="dxa"/>
          </w:tcPr>
          <w:p w:rsidR="007C07C1" w:rsidRDefault="00A10E4D" w:rsidP="006126B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31" w:author="Administrator" w:date="2014-02-13T13:12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По документам, где выбрана организация</w:t>
            </w:r>
          </w:p>
        </w:tc>
        <w:tc>
          <w:tcPr>
            <w:tcW w:w="1694" w:type="dxa"/>
          </w:tcPr>
          <w:p w:rsidR="007C07C1" w:rsidRDefault="007C07C1" w:rsidP="006126B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32" w:author="Administrator" w:date="2014-02-13T13:12:00Z">
                <w:pPr>
                  <w:spacing w:beforeLines="60" w:afterLines="60"/>
                </w:pPr>
              </w:pPrChange>
            </w:pPr>
          </w:p>
        </w:tc>
        <w:tc>
          <w:tcPr>
            <w:tcW w:w="4193" w:type="dxa"/>
          </w:tcPr>
          <w:p w:rsidR="007C07C1" w:rsidRDefault="007C07C1" w:rsidP="006126B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33" w:author="Administrator" w:date="2014-02-13T13:12:00Z">
                <w:pPr>
                  <w:spacing w:beforeLines="60" w:afterLines="60"/>
                </w:pPr>
              </w:pPrChange>
            </w:pPr>
          </w:p>
        </w:tc>
      </w:tr>
      <w:tr w:rsidR="001A74A4" w:rsidRPr="00A91FFA" w:rsidTr="006126B9">
        <w:tc>
          <w:tcPr>
            <w:tcW w:w="1640" w:type="dxa"/>
          </w:tcPr>
          <w:p w:rsidR="007C07C1" w:rsidRDefault="007C07C1" w:rsidP="006126B9">
            <w:pPr>
              <w:pStyle w:val="a9"/>
              <w:numPr>
                <w:ilvl w:val="0"/>
                <w:numId w:val="36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34" w:author="Administrator" w:date="2014-02-13T13:12:00Z">
                <w:pPr>
                  <w:pStyle w:val="a9"/>
                  <w:numPr>
                    <w:numId w:val="36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150" w:type="dxa"/>
          </w:tcPr>
          <w:p w:rsidR="007C07C1" w:rsidRDefault="00A10E4D" w:rsidP="006126B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35" w:author="Administrator" w:date="2014-02-13T13:12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Имеют право редактирования или создания (замещающие)</w:t>
            </w:r>
          </w:p>
        </w:tc>
        <w:tc>
          <w:tcPr>
            <w:tcW w:w="1694" w:type="dxa"/>
          </w:tcPr>
          <w:p w:rsidR="007C07C1" w:rsidRDefault="00A10E4D" w:rsidP="006126B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36" w:author="Administrator" w:date="2014-02-13T13:12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4193" w:type="dxa"/>
          </w:tcPr>
          <w:p w:rsidR="007C07C1" w:rsidRDefault="00A10E4D" w:rsidP="006126B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37" w:author="Administrator" w:date="2014-02-13T13:12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отображаем</w:t>
            </w:r>
            <w:r w:rsidRPr="00F30F85">
              <w:rPr>
                <w:rFonts w:ascii="Arial" w:hAnsi="Arial" w:cs="Arial"/>
                <w:sz w:val="20"/>
                <w:szCs w:val="20"/>
              </w:rPr>
              <w:t xml:space="preserve"> ($&lt;-</w:t>
            </w:r>
            <w:r w:rsidRPr="00A91FFA">
              <w:rPr>
                <w:rFonts w:ascii="Arial" w:hAnsi="Arial" w:cs="Arial"/>
                <w:sz w:val="20"/>
                <w:szCs w:val="20"/>
                <w:lang w:val="en-US"/>
              </w:rPr>
              <w:t>SO</w:t>
            </w:r>
            <w:r w:rsidRPr="00F30F85">
              <w:rPr>
                <w:rFonts w:ascii="Arial" w:hAnsi="Arial" w:cs="Arial"/>
                <w:sz w:val="20"/>
                <w:szCs w:val="20"/>
              </w:rPr>
              <w:t>_</w:t>
            </w:r>
            <w:r w:rsidRPr="00A91FFA">
              <w:rPr>
                <w:rFonts w:ascii="Arial" w:hAnsi="Arial" w:cs="Arial"/>
                <w:sz w:val="20"/>
                <w:szCs w:val="20"/>
                <w:lang w:val="en-US"/>
              </w:rPr>
              <w:t>Substitute</w:t>
            </w:r>
            <w:r w:rsidRPr="00F30F85">
              <w:rPr>
                <w:rFonts w:ascii="Arial" w:hAnsi="Arial" w:cs="Arial"/>
                <w:sz w:val="20"/>
                <w:szCs w:val="20"/>
              </w:rPr>
              <w:t>.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Owner</w:t>
            </w:r>
            <w:r w:rsidRPr="00F30F85">
              <w:rPr>
                <w:rFonts w:ascii="Arial" w:hAnsi="Arial" w:cs="Arial"/>
                <w:sz w:val="20"/>
                <w:szCs w:val="20"/>
              </w:rPr>
              <w:t xml:space="preserve">). </w:t>
            </w:r>
            <w:r w:rsidRPr="00A91FFA">
              <w:rPr>
                <w:rFonts w:ascii="Arial" w:hAnsi="Arial" w:cs="Arial"/>
                <w:sz w:val="20"/>
                <w:szCs w:val="20"/>
                <w:lang w:val="en-US"/>
              </w:rPr>
              <w:t>Substitute</w:t>
            </w:r>
          </w:p>
          <w:p w:rsidR="007C07C1" w:rsidRDefault="00A10E4D" w:rsidP="006126B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38" w:author="Administrator" w:date="2014-02-13T13:12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можно добавлять / удалять объекты</w:t>
            </w:r>
          </w:p>
        </w:tc>
      </w:tr>
      <w:tr w:rsidR="00C1786F" w:rsidRPr="00A91FFA" w:rsidTr="006126B9">
        <w:tc>
          <w:tcPr>
            <w:tcW w:w="1640" w:type="dxa"/>
          </w:tcPr>
          <w:p w:rsidR="007C07C1" w:rsidRDefault="00C1786F" w:rsidP="006126B9">
            <w:pPr>
              <w:pStyle w:val="a9"/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39" w:author="Administrator" w:date="2014-02-13T13:12:00Z">
                <w:pPr>
                  <w:pStyle w:val="a9"/>
                  <w:spacing w:beforeLines="60" w:afterLines="60"/>
                  <w:contextualSpacing w:val="0"/>
                </w:pPr>
              </w:pPrChange>
            </w:pPr>
            <w:ins w:id="240" w:author="Administrator" w:date="2014-02-12T11:43:00Z">
              <w:r>
                <w:rPr>
                  <w:rFonts w:ascii="Arial" w:hAnsi="Arial" w:cs="Arial"/>
                  <w:sz w:val="20"/>
                  <w:szCs w:val="20"/>
                </w:rPr>
                <w:t>29,1</w:t>
              </w:r>
            </w:ins>
          </w:p>
        </w:tc>
        <w:tc>
          <w:tcPr>
            <w:tcW w:w="2150" w:type="dxa"/>
          </w:tcPr>
          <w:p w:rsidR="007C07C1" w:rsidRDefault="00C1786F" w:rsidP="006126B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41" w:author="Administrator" w:date="2014-02-13T13:12:00Z">
                <w:pPr>
                  <w:spacing w:beforeLines="60" w:afterLines="60"/>
                </w:pPr>
              </w:pPrChange>
            </w:pPr>
            <w:ins w:id="242" w:author="Administrator" w:date="2014-02-12T11:43:00Z">
              <w:r>
                <w:rPr>
                  <w:rFonts w:ascii="Arial" w:hAnsi="Arial" w:cs="Arial"/>
                  <w:sz w:val="20"/>
                  <w:szCs w:val="20"/>
                </w:rPr>
                <w:t xml:space="preserve">- список </w:t>
              </w:r>
              <w:r>
                <w:rPr>
                  <w:rFonts w:ascii="Arial" w:hAnsi="Arial" w:cs="Arial"/>
                  <w:sz w:val="20"/>
                  <w:szCs w:val="20"/>
                  <w:lang w:val="en-US"/>
                </w:rPr>
                <w:t>Notes-</w:t>
              </w:r>
              <w:r>
                <w:rPr>
                  <w:rFonts w:ascii="Arial" w:hAnsi="Arial" w:cs="Arial"/>
                  <w:sz w:val="20"/>
                  <w:szCs w:val="20"/>
                </w:rPr>
                <w:t>имен замещающих</w:t>
              </w:r>
            </w:ins>
          </w:p>
        </w:tc>
        <w:tc>
          <w:tcPr>
            <w:tcW w:w="1694" w:type="dxa"/>
          </w:tcPr>
          <w:p w:rsidR="007C07C1" w:rsidRDefault="007C07C1" w:rsidP="006126B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43" w:author="Administrator" w:date="2014-02-13T13:12:00Z">
                <w:pPr>
                  <w:spacing w:beforeLines="60" w:afterLines="60"/>
                </w:pPr>
              </w:pPrChange>
            </w:pPr>
          </w:p>
        </w:tc>
        <w:tc>
          <w:tcPr>
            <w:tcW w:w="4193" w:type="dxa"/>
          </w:tcPr>
          <w:p w:rsidR="007C07C1" w:rsidRDefault="007C07C1" w:rsidP="006126B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44" w:author="Administrator" w:date="2014-02-13T13:12:00Z">
                <w:pPr>
                  <w:spacing w:beforeLines="60" w:afterLines="60"/>
                </w:pPr>
              </w:pPrChange>
            </w:pPr>
          </w:p>
        </w:tc>
      </w:tr>
      <w:tr w:rsidR="001A74A4" w:rsidRPr="00A91FFA" w:rsidTr="006126B9">
        <w:tc>
          <w:tcPr>
            <w:tcW w:w="1640" w:type="dxa"/>
          </w:tcPr>
          <w:p w:rsidR="007C07C1" w:rsidRDefault="007C07C1" w:rsidP="006126B9">
            <w:pPr>
              <w:pStyle w:val="a9"/>
              <w:numPr>
                <w:ilvl w:val="0"/>
                <w:numId w:val="36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45" w:author="Administrator" w:date="2014-02-13T13:12:00Z">
                <w:pPr>
                  <w:pStyle w:val="a9"/>
                  <w:numPr>
                    <w:numId w:val="36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150" w:type="dxa"/>
          </w:tcPr>
          <w:p w:rsidR="007C07C1" w:rsidRDefault="00A10E4D" w:rsidP="006126B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46" w:author="Administrator" w:date="2014-02-13T13:12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Имеют право чтения (аудиторы)</w:t>
            </w:r>
          </w:p>
        </w:tc>
        <w:tc>
          <w:tcPr>
            <w:tcW w:w="1694" w:type="dxa"/>
          </w:tcPr>
          <w:p w:rsidR="007C07C1" w:rsidRDefault="00A10E4D" w:rsidP="006126B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47" w:author="Administrator" w:date="2014-02-13T13:12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4193" w:type="dxa"/>
          </w:tcPr>
          <w:p w:rsidR="007C07C1" w:rsidRDefault="00A10E4D" w:rsidP="006126B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48" w:author="Administrator" w:date="2014-02-13T13:12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отображаем</w:t>
            </w:r>
            <w:r w:rsidRPr="00F30F85">
              <w:rPr>
                <w:rFonts w:ascii="Arial" w:hAnsi="Arial" w:cs="Arial"/>
                <w:sz w:val="20"/>
                <w:szCs w:val="20"/>
              </w:rPr>
              <w:t xml:space="preserve"> ($&lt;-</w:t>
            </w:r>
            <w:r w:rsidRPr="00A91FFA">
              <w:rPr>
                <w:rFonts w:ascii="Arial" w:hAnsi="Arial" w:cs="Arial"/>
                <w:sz w:val="20"/>
                <w:szCs w:val="20"/>
                <w:lang w:val="en-US"/>
              </w:rPr>
              <w:t>SO</w:t>
            </w:r>
            <w:r w:rsidRPr="00F30F85">
              <w:rPr>
                <w:rFonts w:ascii="Arial" w:hAnsi="Arial" w:cs="Arial"/>
                <w:sz w:val="20"/>
                <w:szCs w:val="20"/>
              </w:rPr>
              <w:t>_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Auditor</w:t>
            </w:r>
            <w:r w:rsidRPr="00F30F85">
              <w:rPr>
                <w:rFonts w:ascii="Arial" w:hAnsi="Arial" w:cs="Arial"/>
                <w:sz w:val="20"/>
                <w:szCs w:val="20"/>
              </w:rPr>
              <w:t>.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Owner</w:t>
            </w:r>
            <w:r w:rsidRPr="00F30F85">
              <w:rPr>
                <w:rFonts w:ascii="Arial" w:hAnsi="Arial" w:cs="Arial"/>
                <w:sz w:val="20"/>
                <w:szCs w:val="20"/>
              </w:rPr>
              <w:t xml:space="preserve">). 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Auditor</w:t>
            </w:r>
          </w:p>
          <w:p w:rsidR="007C07C1" w:rsidRDefault="00A10E4D" w:rsidP="006126B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49" w:author="Administrator" w:date="2014-02-13T13:12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можно добавлять / удалять объекты</w:t>
            </w:r>
          </w:p>
        </w:tc>
      </w:tr>
      <w:tr w:rsidR="00C1786F" w:rsidRPr="00A91FFA" w:rsidTr="006126B9">
        <w:tc>
          <w:tcPr>
            <w:tcW w:w="1640" w:type="dxa"/>
          </w:tcPr>
          <w:p w:rsidR="007C07C1" w:rsidRDefault="003143F9" w:rsidP="006126B9">
            <w:pPr>
              <w:pStyle w:val="a9"/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50" w:author="Administrator" w:date="2014-02-13T13:12:00Z">
                <w:pPr>
                  <w:pStyle w:val="a9"/>
                  <w:spacing w:beforeLines="60" w:afterLines="60"/>
                  <w:contextualSpacing w:val="0"/>
                </w:pPr>
              </w:pPrChange>
            </w:pPr>
            <w:ins w:id="251" w:author="Administrator" w:date="2014-02-12T11:44:00Z">
              <w:r>
                <w:rPr>
                  <w:rFonts w:ascii="Arial" w:hAnsi="Arial" w:cs="Arial"/>
                  <w:sz w:val="20"/>
                  <w:szCs w:val="20"/>
                </w:rPr>
                <w:t>30,1</w:t>
              </w:r>
            </w:ins>
          </w:p>
        </w:tc>
        <w:tc>
          <w:tcPr>
            <w:tcW w:w="2150" w:type="dxa"/>
          </w:tcPr>
          <w:p w:rsidR="007C07C1" w:rsidRDefault="003143F9" w:rsidP="006126B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52" w:author="Administrator" w:date="2014-02-13T13:12:00Z">
                <w:pPr>
                  <w:spacing w:beforeLines="60" w:afterLines="60"/>
                </w:pPr>
              </w:pPrChange>
            </w:pPr>
            <w:ins w:id="253" w:author="Administrator" w:date="2014-02-12T11:44:00Z">
              <w:r>
                <w:rPr>
                  <w:rFonts w:ascii="Arial" w:hAnsi="Arial" w:cs="Arial"/>
                  <w:sz w:val="20"/>
                  <w:szCs w:val="20"/>
                </w:rPr>
                <w:t xml:space="preserve">- список </w:t>
              </w:r>
              <w:r>
                <w:rPr>
                  <w:rFonts w:ascii="Arial" w:hAnsi="Arial" w:cs="Arial"/>
                  <w:sz w:val="20"/>
                  <w:szCs w:val="20"/>
                  <w:lang w:val="en-US"/>
                </w:rPr>
                <w:t>Notes-</w:t>
              </w:r>
              <w:r>
                <w:rPr>
                  <w:rFonts w:ascii="Arial" w:hAnsi="Arial" w:cs="Arial"/>
                  <w:sz w:val="20"/>
                  <w:szCs w:val="20"/>
                </w:rPr>
                <w:t>имен аудиторов</w:t>
              </w:r>
            </w:ins>
          </w:p>
        </w:tc>
        <w:tc>
          <w:tcPr>
            <w:tcW w:w="1694" w:type="dxa"/>
          </w:tcPr>
          <w:p w:rsidR="007C07C1" w:rsidRDefault="007C07C1" w:rsidP="006126B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54" w:author="Administrator" w:date="2014-02-13T13:12:00Z">
                <w:pPr>
                  <w:spacing w:beforeLines="60" w:afterLines="60"/>
                </w:pPr>
              </w:pPrChange>
            </w:pPr>
          </w:p>
        </w:tc>
        <w:tc>
          <w:tcPr>
            <w:tcW w:w="4193" w:type="dxa"/>
          </w:tcPr>
          <w:p w:rsidR="007C07C1" w:rsidRDefault="007C07C1" w:rsidP="006126B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55" w:author="Administrator" w:date="2014-02-13T13:12:00Z">
                <w:pPr>
                  <w:spacing w:beforeLines="60" w:afterLines="60"/>
                </w:pPr>
              </w:pPrChange>
            </w:pPr>
          </w:p>
        </w:tc>
      </w:tr>
      <w:tr w:rsidR="001A74A4" w:rsidRPr="005A5B1B" w:rsidTr="006126B9">
        <w:tc>
          <w:tcPr>
            <w:tcW w:w="1640" w:type="dxa"/>
          </w:tcPr>
          <w:p w:rsidR="007C07C1" w:rsidRDefault="007C07C1" w:rsidP="006126B9">
            <w:pPr>
              <w:pStyle w:val="a9"/>
              <w:numPr>
                <w:ilvl w:val="0"/>
                <w:numId w:val="36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56" w:author="Administrator" w:date="2014-02-13T13:12:00Z">
                <w:pPr>
                  <w:pStyle w:val="a9"/>
                  <w:numPr>
                    <w:numId w:val="36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150" w:type="dxa"/>
          </w:tcPr>
          <w:p w:rsidR="007C07C1" w:rsidRDefault="00A10E4D" w:rsidP="006126B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57" w:author="Administrator" w:date="2014-02-13T13:12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Группа доступа в АК</w:t>
            </w:r>
          </w:p>
        </w:tc>
        <w:tc>
          <w:tcPr>
            <w:tcW w:w="1694" w:type="dxa"/>
          </w:tcPr>
          <w:p w:rsidR="007C07C1" w:rsidRDefault="00A10E4D" w:rsidP="006126B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58" w:author="Administrator" w:date="2014-02-13T13:12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 xml:space="preserve">Поле </w:t>
            </w:r>
          </w:p>
        </w:tc>
        <w:tc>
          <w:tcPr>
            <w:tcW w:w="4193" w:type="dxa"/>
          </w:tcPr>
          <w:p w:rsidR="007C07C1" w:rsidRDefault="00A10E4D" w:rsidP="006126B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59" w:author="Administrator" w:date="2014-02-13T13:12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не поддерживаем</w:t>
            </w:r>
          </w:p>
        </w:tc>
      </w:tr>
      <w:tr w:rsidR="001A74A4" w:rsidRPr="005A5B1B" w:rsidTr="006126B9">
        <w:tc>
          <w:tcPr>
            <w:tcW w:w="1640" w:type="dxa"/>
          </w:tcPr>
          <w:p w:rsidR="007C07C1" w:rsidRDefault="007C07C1" w:rsidP="006126B9">
            <w:pPr>
              <w:pStyle w:val="a9"/>
              <w:numPr>
                <w:ilvl w:val="0"/>
                <w:numId w:val="36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60" w:author="Administrator" w:date="2014-02-13T13:12:00Z">
                <w:pPr>
                  <w:pStyle w:val="a9"/>
                  <w:numPr>
                    <w:numId w:val="36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150" w:type="dxa"/>
          </w:tcPr>
          <w:p w:rsidR="007C07C1" w:rsidRDefault="00A10E4D" w:rsidP="006126B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61" w:author="Administrator" w:date="2014-02-13T13:12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 xml:space="preserve">Дела приняты </w:t>
            </w:r>
            <w:proofErr w:type="gramStart"/>
            <w:r w:rsidRPr="00937C78">
              <w:rPr>
                <w:rFonts w:ascii="Arial" w:hAnsi="Arial" w:cs="Arial"/>
                <w:sz w:val="20"/>
                <w:szCs w:val="20"/>
              </w:rPr>
              <w:t>от</w:t>
            </w:r>
            <w:proofErr w:type="gramEnd"/>
            <w:r w:rsidRPr="00937C78">
              <w:rPr>
                <w:rFonts w:ascii="Arial" w:hAnsi="Arial" w:cs="Arial"/>
                <w:sz w:val="20"/>
                <w:szCs w:val="20"/>
              </w:rPr>
              <w:t xml:space="preserve"> (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…</w:t>
            </w:r>
            <w:r w:rsidRPr="00937C78">
              <w:rPr>
                <w:rFonts w:ascii="Arial" w:hAnsi="Arial" w:cs="Arial"/>
                <w:sz w:val="20"/>
                <w:szCs w:val="20"/>
              </w:rPr>
              <w:t>)</w:t>
            </w:r>
          </w:p>
        </w:tc>
        <w:tc>
          <w:tcPr>
            <w:tcW w:w="1694" w:type="dxa"/>
          </w:tcPr>
          <w:p w:rsidR="007C07C1" w:rsidRDefault="00A10E4D" w:rsidP="006126B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62" w:author="Administrator" w:date="2014-02-13T13:12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 xml:space="preserve">Поле </w:t>
            </w:r>
          </w:p>
        </w:tc>
        <w:tc>
          <w:tcPr>
            <w:tcW w:w="4193" w:type="dxa"/>
          </w:tcPr>
          <w:p w:rsidR="007C07C1" w:rsidRDefault="00A10E4D" w:rsidP="006126B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63" w:author="Administrator" w:date="2014-02-13T13:12:00Z">
                <w:pPr>
                  <w:spacing w:beforeLines="60" w:afterLines="60"/>
                </w:pPr>
              </w:pPrChange>
            </w:pPr>
            <w:proofErr w:type="gramStart"/>
            <w:r>
              <w:rPr>
                <w:rFonts w:ascii="Arial" w:hAnsi="Arial" w:cs="Arial"/>
                <w:sz w:val="20"/>
                <w:szCs w:val="20"/>
              </w:rPr>
              <w:t>отображаем</w:t>
            </w:r>
            <w:r w:rsidRPr="00A91FFA">
              <w:rPr>
                <w:rFonts w:ascii="Arial" w:hAnsi="Arial" w:cs="Arial"/>
                <w:sz w:val="20"/>
                <w:szCs w:val="20"/>
              </w:rPr>
              <w:t xml:space="preserve"> ($&lt;-</w:t>
            </w:r>
            <w:r w:rsidRPr="00A91FFA">
              <w:rPr>
                <w:rFonts w:ascii="Arial" w:hAnsi="Arial" w:cs="Arial"/>
                <w:sz w:val="20"/>
                <w:szCs w:val="20"/>
                <w:lang w:val="en-US"/>
              </w:rPr>
              <w:t>SO</w:t>
            </w:r>
            <w:r w:rsidRPr="00A91FFA">
              <w:rPr>
                <w:rFonts w:ascii="Arial" w:hAnsi="Arial" w:cs="Arial"/>
                <w:sz w:val="20"/>
                <w:szCs w:val="20"/>
              </w:rPr>
              <w:t>_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US"/>
              </w:rPr>
              <w:t>AccessRedirectDocflow</w:t>
            </w:r>
            <w:proofErr w:type="spellEnd"/>
            <w:r w:rsidRPr="00A91FFA">
              <w:rPr>
                <w:rFonts w:ascii="Arial" w:hAnsi="Arial" w:cs="Arial"/>
                <w:sz w:val="20"/>
                <w:szCs w:val="20"/>
              </w:rPr>
              <w:t>.</w:t>
            </w:r>
            <w:proofErr w:type="gramEnd"/>
            <w:r>
              <w:t xml:space="preserve"> </w:t>
            </w:r>
            <w:proofErr w:type="spellStart"/>
            <w:r w:rsidRPr="00A91FFA">
              <w:rPr>
                <w:rFonts w:ascii="Arial" w:hAnsi="Arial" w:cs="Arial"/>
                <w:sz w:val="20"/>
                <w:szCs w:val="20"/>
                <w:lang w:val="en-US"/>
              </w:rPr>
              <w:t>AccessReceiverDocflow</w:t>
            </w:r>
            <w:proofErr w:type="spellEnd"/>
            <w:r w:rsidRPr="00A91FFA">
              <w:rPr>
                <w:rFonts w:ascii="Arial" w:hAnsi="Arial" w:cs="Arial"/>
                <w:sz w:val="20"/>
                <w:szCs w:val="20"/>
              </w:rPr>
              <w:t>)</w:t>
            </w:r>
            <w:r>
              <w:rPr>
                <w:rFonts w:ascii="Arial" w:hAnsi="Arial" w:cs="Arial"/>
                <w:sz w:val="20"/>
                <w:szCs w:val="20"/>
              </w:rPr>
              <w:t xml:space="preserve"> – для каждого находим «сдавший дела» объект, см. «СО</w:t>
            </w:r>
            <w:r>
              <w:rPr>
                <w:rFonts w:ascii="Arial" w:hAnsi="Arial" w:cs="Arial"/>
                <w:sz w:val="20"/>
                <w:szCs w:val="20"/>
              </w:rPr>
              <w:noBreakHyphen/>
              <w:t>45»</w:t>
            </w:r>
          </w:p>
        </w:tc>
      </w:tr>
      <w:tr w:rsidR="001A74A4" w:rsidRPr="005A5B1B" w:rsidTr="006126B9">
        <w:tc>
          <w:tcPr>
            <w:tcW w:w="1640" w:type="dxa"/>
          </w:tcPr>
          <w:p w:rsidR="007C07C1" w:rsidRDefault="007C07C1" w:rsidP="006126B9">
            <w:pPr>
              <w:pStyle w:val="a9"/>
              <w:numPr>
                <w:ilvl w:val="0"/>
                <w:numId w:val="36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64" w:author="Administrator" w:date="2014-02-13T13:12:00Z">
                <w:pPr>
                  <w:pStyle w:val="a9"/>
                  <w:numPr>
                    <w:numId w:val="36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150" w:type="dxa"/>
          </w:tcPr>
          <w:p w:rsidR="007C07C1" w:rsidRDefault="00A10E4D" w:rsidP="006126B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65" w:author="Administrator" w:date="2014-02-13T13:12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Дела приняты по месту регистрации от следующих структурных единиц</w:t>
            </w:r>
            <w:proofErr w:type="gramStart"/>
            <w:r w:rsidRPr="00937C78">
              <w:rPr>
                <w:rFonts w:ascii="Arial" w:hAnsi="Arial" w:cs="Arial"/>
                <w:sz w:val="20"/>
                <w:szCs w:val="20"/>
              </w:rPr>
              <w:t xml:space="preserve"> (</w:t>
            </w:r>
            <w:r w:rsidRPr="00506C92">
              <w:rPr>
                <w:rFonts w:ascii="Arial" w:hAnsi="Arial" w:cs="Arial"/>
                <w:sz w:val="20"/>
                <w:szCs w:val="20"/>
              </w:rPr>
              <w:t>…</w:t>
            </w:r>
            <w:r w:rsidRPr="00937C78">
              <w:rPr>
                <w:rFonts w:ascii="Arial" w:hAnsi="Arial" w:cs="Arial"/>
                <w:sz w:val="20"/>
                <w:szCs w:val="20"/>
              </w:rPr>
              <w:t>)</w:t>
            </w:r>
            <w:proofErr w:type="gramEnd"/>
          </w:p>
        </w:tc>
        <w:tc>
          <w:tcPr>
            <w:tcW w:w="1694" w:type="dxa"/>
          </w:tcPr>
          <w:p w:rsidR="007C07C1" w:rsidRDefault="00A10E4D" w:rsidP="006126B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66" w:author="Administrator" w:date="2014-02-13T13:12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 xml:space="preserve">Поле </w:t>
            </w:r>
          </w:p>
        </w:tc>
        <w:tc>
          <w:tcPr>
            <w:tcW w:w="4193" w:type="dxa"/>
          </w:tcPr>
          <w:p w:rsidR="007C07C1" w:rsidRDefault="00A10E4D" w:rsidP="006126B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67" w:author="Administrator" w:date="2014-02-13T13:12:00Z">
                <w:pPr>
                  <w:spacing w:beforeLines="60" w:afterLines="60"/>
                </w:pPr>
              </w:pPrChange>
            </w:pPr>
            <w:proofErr w:type="gramStart"/>
            <w:r>
              <w:rPr>
                <w:rFonts w:ascii="Arial" w:hAnsi="Arial" w:cs="Arial"/>
                <w:sz w:val="20"/>
                <w:szCs w:val="20"/>
              </w:rPr>
              <w:t>отображаем</w:t>
            </w:r>
            <w:r w:rsidRPr="00A91FFA">
              <w:rPr>
                <w:rFonts w:ascii="Arial" w:hAnsi="Arial" w:cs="Arial"/>
                <w:sz w:val="20"/>
                <w:szCs w:val="20"/>
              </w:rPr>
              <w:t xml:space="preserve"> ($&lt;-</w:t>
            </w:r>
            <w:r w:rsidRPr="00A91FFA">
              <w:rPr>
                <w:rFonts w:ascii="Arial" w:hAnsi="Arial" w:cs="Arial"/>
                <w:sz w:val="20"/>
                <w:szCs w:val="20"/>
                <w:lang w:val="en-US"/>
              </w:rPr>
              <w:t>SO</w:t>
            </w:r>
            <w:r w:rsidRPr="00A91FFA">
              <w:rPr>
                <w:rFonts w:ascii="Arial" w:hAnsi="Arial" w:cs="Arial"/>
                <w:sz w:val="20"/>
                <w:szCs w:val="20"/>
              </w:rPr>
              <w:t>_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US"/>
              </w:rPr>
              <w:t>AccessRedirectRegplace</w:t>
            </w:r>
            <w:proofErr w:type="spellEnd"/>
            <w:r w:rsidRPr="00A91FFA">
              <w:rPr>
                <w:rFonts w:ascii="Arial" w:hAnsi="Arial" w:cs="Arial"/>
                <w:sz w:val="20"/>
                <w:szCs w:val="20"/>
              </w:rPr>
              <w:t>.</w:t>
            </w:r>
            <w:proofErr w:type="gramEnd"/>
            <w:r>
              <w:t xml:space="preserve"> </w:t>
            </w:r>
            <w:proofErr w:type="spellStart"/>
            <w:r w:rsidRPr="00A91FFA">
              <w:rPr>
                <w:rFonts w:ascii="Arial" w:hAnsi="Arial" w:cs="Arial"/>
                <w:sz w:val="20"/>
                <w:szCs w:val="20"/>
                <w:lang w:val="en-US"/>
              </w:rPr>
              <w:t>AccessReceiver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Regplace</w:t>
            </w:r>
            <w:proofErr w:type="spellEnd"/>
            <w:r w:rsidRPr="00A91FFA">
              <w:rPr>
                <w:rFonts w:ascii="Arial" w:hAnsi="Arial" w:cs="Arial"/>
                <w:sz w:val="20"/>
                <w:szCs w:val="20"/>
              </w:rPr>
              <w:t>)</w:t>
            </w:r>
            <w:r>
              <w:rPr>
                <w:rFonts w:ascii="Arial" w:hAnsi="Arial" w:cs="Arial"/>
                <w:sz w:val="20"/>
                <w:szCs w:val="20"/>
              </w:rPr>
              <w:t xml:space="preserve"> – для каждого находим «сдавший дела» объект, см. «СО</w:t>
            </w:r>
            <w:r>
              <w:rPr>
                <w:rFonts w:ascii="Arial" w:hAnsi="Arial" w:cs="Arial"/>
                <w:sz w:val="20"/>
                <w:szCs w:val="20"/>
              </w:rPr>
              <w:noBreakHyphen/>
              <w:t>45»</w:t>
            </w:r>
          </w:p>
        </w:tc>
      </w:tr>
      <w:tr w:rsidR="001A74A4" w:rsidRPr="005A5B1B" w:rsidTr="006126B9">
        <w:tc>
          <w:tcPr>
            <w:tcW w:w="1640" w:type="dxa"/>
          </w:tcPr>
          <w:p w:rsidR="007C07C1" w:rsidRDefault="007C07C1" w:rsidP="006126B9">
            <w:pPr>
              <w:pStyle w:val="a9"/>
              <w:numPr>
                <w:ilvl w:val="0"/>
                <w:numId w:val="36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68" w:author="Administrator" w:date="2014-02-13T13:12:00Z">
                <w:pPr>
                  <w:pStyle w:val="a9"/>
                  <w:numPr>
                    <w:numId w:val="36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150" w:type="dxa"/>
          </w:tcPr>
          <w:p w:rsidR="007C07C1" w:rsidRDefault="00A10E4D" w:rsidP="006126B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69" w:author="Administrator" w:date="2014-02-13T13:12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Профиль рабочего времени</w:t>
            </w:r>
          </w:p>
        </w:tc>
        <w:tc>
          <w:tcPr>
            <w:tcW w:w="1694" w:type="dxa"/>
          </w:tcPr>
          <w:p w:rsidR="00A10E4D" w:rsidRDefault="00A10E4D" w:rsidP="005A0DCE">
            <w:r w:rsidRPr="00937C78">
              <w:rPr>
                <w:rFonts w:ascii="Arial" w:hAnsi="Arial" w:cs="Arial"/>
                <w:sz w:val="20"/>
                <w:szCs w:val="20"/>
              </w:rPr>
              <w:t xml:space="preserve">Поле </w:t>
            </w:r>
          </w:p>
        </w:tc>
        <w:tc>
          <w:tcPr>
            <w:tcW w:w="4193" w:type="dxa"/>
          </w:tcPr>
          <w:p w:rsidR="00A10E4D" w:rsidRPr="00937C78" w:rsidRDefault="00A10E4D" w:rsidP="005A0DCE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не поддерживаем</w:t>
            </w:r>
          </w:p>
        </w:tc>
      </w:tr>
      <w:tr w:rsidR="00C1786F" w:rsidRPr="0086758E" w:rsidTr="006126B9">
        <w:tc>
          <w:tcPr>
            <w:tcW w:w="1640" w:type="dxa"/>
          </w:tcPr>
          <w:p w:rsidR="007C07C1" w:rsidRDefault="007C07C1" w:rsidP="006126B9">
            <w:pPr>
              <w:pStyle w:val="a9"/>
              <w:numPr>
                <w:ilvl w:val="0"/>
                <w:numId w:val="36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70" w:author="Administrator" w:date="2014-02-13T13:12:00Z">
                <w:pPr>
                  <w:pStyle w:val="a9"/>
                  <w:numPr>
                    <w:numId w:val="36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150" w:type="dxa"/>
          </w:tcPr>
          <w:p w:rsidR="007C07C1" w:rsidRDefault="00C1786F" w:rsidP="006126B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71" w:author="Administrator" w:date="2014-02-13T13:12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 xml:space="preserve">Входящие документы </w:t>
            </w:r>
          </w:p>
        </w:tc>
        <w:tc>
          <w:tcPr>
            <w:tcW w:w="1694" w:type="dxa"/>
          </w:tcPr>
          <w:p w:rsidR="00C1786F" w:rsidRDefault="00C1786F" w:rsidP="005A0DCE">
            <w:r w:rsidRPr="00937C78">
              <w:rPr>
                <w:rFonts w:ascii="Arial" w:hAnsi="Arial" w:cs="Arial"/>
                <w:sz w:val="20"/>
                <w:szCs w:val="20"/>
              </w:rPr>
              <w:t xml:space="preserve">Поле </w:t>
            </w:r>
          </w:p>
        </w:tc>
        <w:tc>
          <w:tcPr>
            <w:tcW w:w="4193" w:type="dxa"/>
            <w:vMerge w:val="restart"/>
          </w:tcPr>
          <w:p w:rsidR="00C1786F" w:rsidRPr="008D2488" w:rsidRDefault="00C1786F" w:rsidP="005A0DCE">
            <w:pPr>
              <w:rPr>
                <w:rFonts w:ascii="Arial" w:hAnsi="Arial" w:cs="Arial"/>
                <w:color w:val="FF0000"/>
                <w:sz w:val="20"/>
                <w:szCs w:val="20"/>
              </w:rPr>
            </w:pPr>
            <w:proofErr w:type="spellStart"/>
            <w:r w:rsidRPr="008D2488">
              <w:rPr>
                <w:rFonts w:ascii="Arial" w:hAnsi="Arial" w:cs="Arial"/>
                <w:color w:val="FF0000"/>
                <w:sz w:val="20"/>
                <w:szCs w:val="20"/>
              </w:rPr>
              <w:t>скриншот</w:t>
            </w:r>
            <w:proofErr w:type="spellEnd"/>
            <w:r w:rsidRPr="008D2488">
              <w:rPr>
                <w:rFonts w:ascii="Arial" w:hAnsi="Arial" w:cs="Arial"/>
                <w:color w:val="FF0000"/>
                <w:sz w:val="20"/>
                <w:szCs w:val="20"/>
              </w:rPr>
              <w:t xml:space="preserve"> неполный</w:t>
            </w:r>
          </w:p>
          <w:p w:rsidR="00C1786F" w:rsidRPr="0086758E" w:rsidRDefault="00C1786F" w:rsidP="005A0DCE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относительно </w:t>
            </w:r>
            <w:r w:rsidRPr="0086758E">
              <w:rPr>
                <w:rFonts w:ascii="Arial" w:hAnsi="Arial" w:cs="Arial"/>
                <w:sz w:val="20"/>
                <w:szCs w:val="20"/>
              </w:rPr>
              <w:t>($&lt;-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SO</w:t>
            </w:r>
            <w:r w:rsidRPr="0086758E">
              <w:rPr>
                <w:rFonts w:ascii="Arial" w:hAnsi="Arial" w:cs="Arial"/>
                <w:sz w:val="20"/>
                <w:szCs w:val="20"/>
              </w:rPr>
              <w:t>_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US"/>
              </w:rPr>
              <w:t>RSRegplace</w:t>
            </w:r>
            <w:proofErr w:type="spellEnd"/>
            <w:r w:rsidRPr="0086758E">
              <w:rPr>
                <w:rFonts w:ascii="Arial" w:hAnsi="Arial" w:cs="Arial"/>
                <w:sz w:val="20"/>
                <w:szCs w:val="20"/>
              </w:rPr>
              <w:t>.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Owner</w:t>
            </w:r>
            <w:r w:rsidRPr="0086758E">
              <w:rPr>
                <w:rFonts w:ascii="Arial" w:hAnsi="Arial" w:cs="Arial"/>
                <w:sz w:val="20"/>
                <w:szCs w:val="20"/>
              </w:rPr>
              <w:t xml:space="preserve">), </w:t>
            </w:r>
            <w:r>
              <w:rPr>
                <w:rFonts w:ascii="Arial" w:hAnsi="Arial" w:cs="Arial"/>
                <w:sz w:val="20"/>
                <w:szCs w:val="20"/>
              </w:rPr>
              <w:t xml:space="preserve">у которого </w:t>
            </w:r>
            <w:r w:rsidRPr="0086758E">
              <w:rPr>
                <w:rFonts w:ascii="Arial" w:hAnsi="Arial" w:cs="Arial"/>
                <w:sz w:val="20"/>
                <w:szCs w:val="20"/>
              </w:rPr>
              <w:t>.</w:t>
            </w:r>
            <w:proofErr w:type="spellStart"/>
            <w:r w:rsidRPr="0086758E">
              <w:rPr>
                <w:rFonts w:ascii="Arial" w:hAnsi="Arial" w:cs="Arial"/>
                <w:sz w:val="20"/>
                <w:szCs w:val="20"/>
              </w:rPr>
              <w:t>ModuleType</w:t>
            </w:r>
            <w:proofErr w:type="spellEnd"/>
            <w:r w:rsidRPr="0086758E">
              <w:rPr>
                <w:rFonts w:ascii="Arial" w:hAnsi="Arial" w:cs="Arial"/>
                <w:sz w:val="20"/>
                <w:szCs w:val="20"/>
              </w:rPr>
              <w:t>.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Alias</w:t>
            </w:r>
            <w:r w:rsidRPr="0086758E">
              <w:rPr>
                <w:rFonts w:ascii="Arial" w:hAnsi="Arial" w:cs="Arial"/>
                <w:sz w:val="20"/>
                <w:szCs w:val="20"/>
              </w:rPr>
              <w:t xml:space="preserve"> == “</w:t>
            </w:r>
            <w:proofErr w:type="spellStart"/>
            <w:r w:rsidRPr="00C16672">
              <w:rPr>
                <w:rFonts w:ascii="Arial" w:hAnsi="Arial" w:cs="Arial"/>
                <w:color w:val="0000FF"/>
                <w:sz w:val="20"/>
                <w:szCs w:val="20"/>
                <w:lang w:val="en-US"/>
              </w:rPr>
              <w:t>InputDocs</w:t>
            </w:r>
            <w:proofErr w:type="spellEnd"/>
            <w:r w:rsidRPr="0086758E">
              <w:rPr>
                <w:rFonts w:ascii="Arial" w:hAnsi="Arial" w:cs="Arial"/>
                <w:sz w:val="20"/>
                <w:szCs w:val="20"/>
              </w:rPr>
              <w:t>”</w:t>
            </w:r>
          </w:p>
          <w:p w:rsidR="00C1786F" w:rsidRPr="008D2488" w:rsidRDefault="00C1786F" w:rsidP="005A0DCE">
            <w:pPr>
              <w:rPr>
                <w:rFonts w:ascii="Arial" w:hAnsi="Arial" w:cs="Arial"/>
                <w:sz w:val="20"/>
                <w:szCs w:val="20"/>
              </w:rPr>
            </w:pPr>
          </w:p>
          <w:p w:rsidR="00C1786F" w:rsidRPr="008D2488" w:rsidRDefault="00C1786F" w:rsidP="005A0DCE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«др.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подр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.»</w:t>
            </w:r>
            <w:r w:rsidRPr="0086758E">
              <w:rPr>
                <w:rFonts w:ascii="Arial" w:hAnsi="Arial" w:cs="Arial"/>
                <w:sz w:val="20"/>
                <w:szCs w:val="20"/>
              </w:rPr>
              <w:t xml:space="preserve"> = ($.</w:t>
            </w:r>
            <w:proofErr w:type="spellStart"/>
            <w:r w:rsidRPr="0086758E">
              <w:rPr>
                <w:rFonts w:ascii="Arial" w:hAnsi="Arial" w:cs="Arial"/>
                <w:sz w:val="20"/>
                <w:szCs w:val="20"/>
                <w:lang w:val="en-US"/>
              </w:rPr>
              <w:t>OtherRegplace</w:t>
            </w:r>
            <w:proofErr w:type="spellEnd"/>
            <w:proofErr w:type="gramStart"/>
            <w:r w:rsidRPr="0086758E">
              <w:rPr>
                <w:rFonts w:ascii="Arial" w:hAnsi="Arial" w:cs="Arial"/>
                <w:sz w:val="20"/>
                <w:szCs w:val="20"/>
              </w:rPr>
              <w:t xml:space="preserve"> !</w:t>
            </w:r>
            <w:proofErr w:type="gramEnd"/>
            <w:r w:rsidRPr="0086758E">
              <w:rPr>
                <w:rFonts w:ascii="Arial" w:hAnsi="Arial" w:cs="Arial"/>
                <w:sz w:val="20"/>
                <w:szCs w:val="20"/>
              </w:rPr>
              <w:t>=</w:t>
            </w:r>
            <w:r w:rsidRPr="008D2488">
              <w:rPr>
                <w:rFonts w:ascii="Arial" w:hAnsi="Arial" w:cs="Arial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null</w:t>
            </w:r>
            <w:r w:rsidRPr="0086758E">
              <w:rPr>
                <w:rFonts w:ascii="Arial" w:hAnsi="Arial" w:cs="Arial"/>
                <w:sz w:val="20"/>
                <w:szCs w:val="20"/>
              </w:rPr>
              <w:t>)</w:t>
            </w:r>
          </w:p>
          <w:p w:rsidR="00C1786F" w:rsidRDefault="00C1786F" w:rsidP="005A0DCE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также отобразить </w:t>
            </w:r>
            <w:r w:rsidRPr="0086758E">
              <w:rPr>
                <w:rFonts w:ascii="Arial" w:hAnsi="Arial" w:cs="Arial"/>
                <w:sz w:val="20"/>
                <w:szCs w:val="20"/>
              </w:rPr>
              <w:t>$.</w:t>
            </w:r>
            <w:proofErr w:type="spellStart"/>
            <w:r w:rsidRPr="0086758E">
              <w:rPr>
                <w:rFonts w:ascii="Arial" w:hAnsi="Arial" w:cs="Arial"/>
                <w:sz w:val="20"/>
                <w:szCs w:val="20"/>
                <w:lang w:val="en-US"/>
              </w:rPr>
              <w:t>OtherRegplace</w:t>
            </w:r>
            <w:proofErr w:type="spellEnd"/>
          </w:p>
          <w:p w:rsidR="00C1786F" w:rsidRDefault="00C1786F" w:rsidP="005A0DCE">
            <w:pPr>
              <w:rPr>
                <w:rFonts w:ascii="Arial" w:hAnsi="Arial" w:cs="Arial"/>
                <w:sz w:val="20"/>
                <w:szCs w:val="20"/>
              </w:rPr>
            </w:pPr>
          </w:p>
          <w:p w:rsidR="00C1786F" w:rsidRDefault="00C1786F" w:rsidP="005A0DCE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кнопка «выбрать» - </w:t>
            </w:r>
            <w:proofErr w:type="gramStart"/>
            <w:r>
              <w:rPr>
                <w:rFonts w:ascii="Arial" w:hAnsi="Arial" w:cs="Arial"/>
                <w:sz w:val="20"/>
                <w:szCs w:val="20"/>
              </w:rPr>
              <w:t>видна</w:t>
            </w:r>
            <w:proofErr w:type="gramEnd"/>
            <w:r>
              <w:rPr>
                <w:rFonts w:ascii="Arial" w:hAnsi="Arial" w:cs="Arial"/>
                <w:sz w:val="20"/>
                <w:szCs w:val="20"/>
              </w:rPr>
              <w:t xml:space="preserve"> если «др.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подр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.» = «да»; меняет </w:t>
            </w:r>
            <w:r w:rsidRPr="0086758E">
              <w:rPr>
                <w:rFonts w:ascii="Arial" w:hAnsi="Arial" w:cs="Arial"/>
                <w:sz w:val="20"/>
                <w:szCs w:val="20"/>
              </w:rPr>
              <w:t>$.</w:t>
            </w:r>
            <w:proofErr w:type="spellStart"/>
            <w:r w:rsidRPr="0086758E">
              <w:rPr>
                <w:rFonts w:ascii="Arial" w:hAnsi="Arial" w:cs="Arial"/>
                <w:sz w:val="20"/>
                <w:szCs w:val="20"/>
                <w:lang w:val="en-US"/>
              </w:rPr>
              <w:t>OtherRegplace</w:t>
            </w:r>
            <w:proofErr w:type="spellEnd"/>
          </w:p>
          <w:p w:rsidR="00C1786F" w:rsidRDefault="00C1786F" w:rsidP="005A0DCE">
            <w:pPr>
              <w:rPr>
                <w:rFonts w:ascii="Arial" w:hAnsi="Arial" w:cs="Arial"/>
                <w:sz w:val="20"/>
                <w:szCs w:val="20"/>
              </w:rPr>
            </w:pPr>
          </w:p>
          <w:p w:rsidR="00C1786F" w:rsidRPr="00C16672" w:rsidRDefault="00C1786F" w:rsidP="005A0DCE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при сохранении если «др.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подр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.» </w:t>
            </w:r>
            <w:r w:rsidRPr="00C16672">
              <w:rPr>
                <w:rFonts w:ascii="Arial" w:hAnsi="Arial" w:cs="Arial"/>
                <w:sz w:val="20"/>
                <w:szCs w:val="20"/>
              </w:rPr>
              <w:t>= «</w:t>
            </w:r>
            <w:r>
              <w:rPr>
                <w:rFonts w:ascii="Arial" w:hAnsi="Arial" w:cs="Arial"/>
                <w:sz w:val="20"/>
                <w:szCs w:val="20"/>
              </w:rPr>
              <w:t>нет</w:t>
            </w:r>
            <w:r w:rsidRPr="00C16672">
              <w:rPr>
                <w:rFonts w:ascii="Arial" w:hAnsi="Arial" w:cs="Arial"/>
                <w:sz w:val="20"/>
                <w:szCs w:val="20"/>
              </w:rPr>
              <w:t>»</w:t>
            </w:r>
            <w:r>
              <w:rPr>
                <w:rFonts w:ascii="Arial" w:hAnsi="Arial" w:cs="Arial"/>
                <w:sz w:val="20"/>
                <w:szCs w:val="20"/>
              </w:rPr>
              <w:t xml:space="preserve">, то записать </w:t>
            </w:r>
            <w:r w:rsidRPr="0086758E">
              <w:rPr>
                <w:rFonts w:ascii="Arial" w:hAnsi="Arial" w:cs="Arial"/>
                <w:sz w:val="20"/>
                <w:szCs w:val="20"/>
              </w:rPr>
              <w:t>$.</w:t>
            </w:r>
            <w:proofErr w:type="spellStart"/>
            <w:r w:rsidRPr="0086758E">
              <w:rPr>
                <w:rFonts w:ascii="Arial" w:hAnsi="Arial" w:cs="Arial"/>
                <w:sz w:val="20"/>
                <w:szCs w:val="20"/>
                <w:lang w:val="en-US"/>
              </w:rPr>
              <w:t>OtherRegplace</w:t>
            </w:r>
            <w:proofErr w:type="spellEnd"/>
            <w:r w:rsidRPr="0086758E">
              <w:rPr>
                <w:rFonts w:ascii="Arial" w:hAnsi="Arial" w:cs="Arial"/>
                <w:sz w:val="20"/>
                <w:szCs w:val="20"/>
              </w:rPr>
              <w:t xml:space="preserve"> =</w:t>
            </w:r>
            <w:r w:rsidRPr="008D2488">
              <w:rPr>
                <w:rFonts w:ascii="Arial" w:hAnsi="Arial" w:cs="Arial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null</w:t>
            </w:r>
          </w:p>
          <w:p w:rsidR="00C1786F" w:rsidRPr="00C16672" w:rsidRDefault="00C1786F" w:rsidP="005A0DCE">
            <w:pPr>
              <w:rPr>
                <w:rFonts w:ascii="Arial" w:hAnsi="Arial" w:cs="Arial"/>
                <w:sz w:val="20"/>
                <w:szCs w:val="20"/>
              </w:rPr>
            </w:pPr>
          </w:p>
          <w:p w:rsidR="00C1786F" w:rsidRDefault="00C1786F" w:rsidP="005A0DCE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кнопка «изменить» - видна если «др.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подр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.» </w:t>
            </w:r>
            <w:r w:rsidRPr="0086758E">
              <w:rPr>
                <w:rFonts w:ascii="Arial" w:hAnsi="Arial" w:cs="Arial"/>
                <w:sz w:val="20"/>
                <w:szCs w:val="20"/>
                <w:lang w:val="en-US"/>
              </w:rPr>
              <w:t>= «</w:t>
            </w:r>
            <w:r>
              <w:rPr>
                <w:rFonts w:ascii="Arial" w:hAnsi="Arial" w:cs="Arial"/>
                <w:sz w:val="20"/>
                <w:szCs w:val="20"/>
              </w:rPr>
              <w:t>нет</w:t>
            </w:r>
            <w:r w:rsidRPr="0086758E">
              <w:rPr>
                <w:rFonts w:ascii="Arial" w:hAnsi="Arial" w:cs="Arial"/>
                <w:sz w:val="20"/>
                <w:szCs w:val="20"/>
                <w:lang w:val="en-US"/>
              </w:rPr>
              <w:t>»</w:t>
            </w:r>
            <w:proofErr w:type="gramStart"/>
            <w:r w:rsidRPr="0086758E">
              <w:rPr>
                <w:rFonts w:ascii="Arial" w:hAnsi="Arial" w:cs="Arial"/>
                <w:sz w:val="20"/>
                <w:szCs w:val="20"/>
                <w:lang w:val="en-US"/>
              </w:rPr>
              <w:t>.</w:t>
            </w:r>
            <w:proofErr w:type="gramEnd"/>
            <w:r w:rsidRPr="0086758E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proofErr w:type="gramStart"/>
            <w:r>
              <w:rPr>
                <w:rFonts w:ascii="Arial" w:hAnsi="Arial" w:cs="Arial"/>
                <w:sz w:val="20"/>
                <w:szCs w:val="20"/>
              </w:rPr>
              <w:t>о</w:t>
            </w:r>
            <w:proofErr w:type="gramEnd"/>
            <w:r>
              <w:rPr>
                <w:rFonts w:ascii="Arial" w:hAnsi="Arial" w:cs="Arial"/>
                <w:sz w:val="20"/>
                <w:szCs w:val="20"/>
              </w:rPr>
              <w:t>тображаются</w:t>
            </w:r>
            <w:r w:rsidRPr="0086758E">
              <w:rPr>
                <w:rFonts w:ascii="Arial" w:hAnsi="Arial" w:cs="Arial"/>
                <w:sz w:val="20"/>
                <w:szCs w:val="20"/>
                <w:lang w:val="en-US"/>
              </w:rPr>
              <w:t xml:space="preserve"> ($&lt;-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US"/>
              </w:rPr>
              <w:t>SO</w:t>
            </w:r>
            <w:r w:rsidRPr="0086758E">
              <w:rPr>
                <w:rFonts w:ascii="Arial" w:hAnsi="Arial" w:cs="Arial"/>
                <w:sz w:val="20"/>
                <w:szCs w:val="20"/>
                <w:lang w:val="en-US"/>
              </w:rPr>
              <w:t>_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RSRegplaceClerk</w:t>
            </w:r>
            <w:r w:rsidRPr="0086758E">
              <w:rPr>
                <w:rFonts w:ascii="Arial" w:hAnsi="Arial" w:cs="Arial"/>
                <w:sz w:val="20"/>
                <w:szCs w:val="20"/>
                <w:lang w:val="en-US"/>
              </w:rPr>
              <w:t>.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Owner</w:t>
            </w:r>
            <w:proofErr w:type="spellEnd"/>
            <w:r w:rsidRPr="0086758E">
              <w:rPr>
                <w:rFonts w:ascii="Arial" w:hAnsi="Arial" w:cs="Arial"/>
                <w:sz w:val="20"/>
                <w:szCs w:val="20"/>
                <w:lang w:val="en-US"/>
              </w:rPr>
              <w:t>)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.Clerk</w:t>
            </w:r>
          </w:p>
          <w:p w:rsidR="00C1786F" w:rsidRPr="0086758E" w:rsidRDefault="00C1786F" w:rsidP="005A0DCE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</w:rPr>
              <w:t>можно добавлять / удалять объекты</w:t>
            </w:r>
          </w:p>
          <w:p w:rsidR="00C1786F" w:rsidRPr="008D2488" w:rsidRDefault="00C1786F" w:rsidP="005A0DCE">
            <w:pPr>
              <w:rPr>
                <w:rFonts w:ascii="Arial" w:hAnsi="Arial" w:cs="Arial"/>
                <w:color w:val="FF0000"/>
                <w:sz w:val="20"/>
                <w:szCs w:val="20"/>
              </w:rPr>
            </w:pPr>
          </w:p>
        </w:tc>
      </w:tr>
      <w:tr w:rsidR="003143F9" w:rsidRPr="0086758E" w:rsidTr="006126B9">
        <w:tc>
          <w:tcPr>
            <w:tcW w:w="1640" w:type="dxa"/>
          </w:tcPr>
          <w:p w:rsidR="007C07C1" w:rsidRDefault="00EF0DA8" w:rsidP="006126B9">
            <w:pPr>
              <w:pStyle w:val="a9"/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72" w:author="Administrator" w:date="2014-02-13T13:12:00Z">
                <w:pPr>
                  <w:pStyle w:val="a9"/>
                  <w:spacing w:beforeLines="60" w:afterLines="60"/>
                  <w:contextualSpacing w:val="0"/>
                </w:pPr>
              </w:pPrChange>
            </w:pPr>
            <w:ins w:id="273" w:author="Administrator" w:date="2014-02-12T11:46:00Z">
              <w:r>
                <w:rPr>
                  <w:rFonts w:ascii="Arial" w:hAnsi="Arial" w:cs="Arial"/>
                  <w:sz w:val="20"/>
                  <w:szCs w:val="20"/>
                </w:rPr>
                <w:t>35,1</w:t>
              </w:r>
            </w:ins>
          </w:p>
        </w:tc>
        <w:tc>
          <w:tcPr>
            <w:tcW w:w="2150" w:type="dxa"/>
          </w:tcPr>
          <w:p w:rsidR="007C07C1" w:rsidRDefault="003143F9" w:rsidP="006126B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74" w:author="Administrator" w:date="2014-02-13T13:12:00Z">
                <w:pPr>
                  <w:spacing w:beforeLines="60" w:afterLines="60"/>
                </w:pPr>
              </w:pPrChange>
            </w:pPr>
            <w:ins w:id="275" w:author="Administrator" w:date="2014-02-12T11:46:00Z">
              <w:r>
                <w:rPr>
                  <w:rFonts w:ascii="Arial" w:hAnsi="Arial" w:cs="Arial"/>
                  <w:sz w:val="20"/>
                  <w:szCs w:val="20"/>
                </w:rPr>
                <w:t xml:space="preserve">- список </w:t>
              </w:r>
              <w:r>
                <w:rPr>
                  <w:rFonts w:ascii="Arial" w:hAnsi="Arial" w:cs="Arial"/>
                  <w:sz w:val="20"/>
                  <w:szCs w:val="20"/>
                  <w:lang w:val="en-US"/>
                </w:rPr>
                <w:t>Notes-</w:t>
              </w:r>
              <w:r>
                <w:rPr>
                  <w:rFonts w:ascii="Arial" w:hAnsi="Arial" w:cs="Arial"/>
                  <w:sz w:val="20"/>
                  <w:szCs w:val="20"/>
                </w:rPr>
                <w:t>имен</w:t>
              </w:r>
            </w:ins>
          </w:p>
        </w:tc>
        <w:tc>
          <w:tcPr>
            <w:tcW w:w="1694" w:type="dxa"/>
          </w:tcPr>
          <w:p w:rsidR="003143F9" w:rsidRPr="00937C78" w:rsidRDefault="003143F9" w:rsidP="005A0DCE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4193" w:type="dxa"/>
            <w:vMerge/>
          </w:tcPr>
          <w:p w:rsidR="003143F9" w:rsidRPr="008D2488" w:rsidRDefault="003143F9" w:rsidP="005A0DCE">
            <w:pPr>
              <w:rPr>
                <w:rFonts w:ascii="Arial" w:hAnsi="Arial" w:cs="Arial"/>
                <w:color w:val="FF0000"/>
                <w:sz w:val="20"/>
                <w:szCs w:val="20"/>
              </w:rPr>
            </w:pPr>
          </w:p>
        </w:tc>
      </w:tr>
      <w:tr w:rsidR="00C1786F" w:rsidRPr="0086758E" w:rsidTr="006126B9">
        <w:tc>
          <w:tcPr>
            <w:tcW w:w="1640" w:type="dxa"/>
          </w:tcPr>
          <w:p w:rsidR="007C07C1" w:rsidRDefault="007C07C1" w:rsidP="006126B9">
            <w:pPr>
              <w:pStyle w:val="a9"/>
              <w:numPr>
                <w:ilvl w:val="0"/>
                <w:numId w:val="36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  <w:lang w:val="en-US"/>
              </w:rPr>
              <w:pPrChange w:id="276" w:author="Administrator" w:date="2014-02-13T13:12:00Z">
                <w:pPr>
                  <w:pStyle w:val="a9"/>
                  <w:numPr>
                    <w:numId w:val="36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150" w:type="dxa"/>
          </w:tcPr>
          <w:p w:rsidR="007C07C1" w:rsidRDefault="00C1786F" w:rsidP="006126B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77" w:author="Administrator" w:date="2014-02-13T13:12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Исходящие документы</w:t>
            </w:r>
          </w:p>
        </w:tc>
        <w:tc>
          <w:tcPr>
            <w:tcW w:w="1694" w:type="dxa"/>
          </w:tcPr>
          <w:p w:rsidR="00C1786F" w:rsidRDefault="00C1786F" w:rsidP="005A0DCE">
            <w:r w:rsidRPr="00937C78">
              <w:rPr>
                <w:rFonts w:ascii="Arial" w:hAnsi="Arial" w:cs="Arial"/>
                <w:sz w:val="20"/>
                <w:szCs w:val="20"/>
              </w:rPr>
              <w:t xml:space="preserve">Поле </w:t>
            </w:r>
          </w:p>
        </w:tc>
        <w:tc>
          <w:tcPr>
            <w:tcW w:w="4193" w:type="dxa"/>
            <w:vMerge/>
          </w:tcPr>
          <w:p w:rsidR="00C1786F" w:rsidRPr="0086758E" w:rsidRDefault="00C1786F" w:rsidP="005A0DCE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</w:p>
        </w:tc>
      </w:tr>
      <w:tr w:rsidR="00C1786F" w:rsidRPr="0086758E" w:rsidTr="006126B9">
        <w:tc>
          <w:tcPr>
            <w:tcW w:w="1640" w:type="dxa"/>
          </w:tcPr>
          <w:p w:rsidR="007C07C1" w:rsidRDefault="00EF0DA8" w:rsidP="006126B9">
            <w:pPr>
              <w:pStyle w:val="a9"/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78" w:author="Administrator" w:date="2014-02-13T13:12:00Z">
                <w:pPr>
                  <w:pStyle w:val="a9"/>
                  <w:spacing w:beforeLines="60" w:afterLines="60"/>
                  <w:contextualSpacing w:val="0"/>
                </w:pPr>
              </w:pPrChange>
            </w:pPr>
            <w:ins w:id="279" w:author="Administrator" w:date="2014-02-12T11:46:00Z">
              <w:r>
                <w:rPr>
                  <w:rFonts w:ascii="Arial" w:hAnsi="Arial" w:cs="Arial"/>
                  <w:sz w:val="20"/>
                  <w:szCs w:val="20"/>
                </w:rPr>
                <w:t>36,1</w:t>
              </w:r>
            </w:ins>
          </w:p>
        </w:tc>
        <w:tc>
          <w:tcPr>
            <w:tcW w:w="2150" w:type="dxa"/>
          </w:tcPr>
          <w:p w:rsidR="007C07C1" w:rsidRDefault="003143F9" w:rsidP="006126B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80" w:author="Administrator" w:date="2014-02-13T13:12:00Z">
                <w:pPr>
                  <w:spacing w:beforeLines="60" w:afterLines="60"/>
                </w:pPr>
              </w:pPrChange>
            </w:pPr>
            <w:ins w:id="281" w:author="Administrator" w:date="2014-02-12T11:46:00Z">
              <w:r>
                <w:rPr>
                  <w:rFonts w:ascii="Arial" w:hAnsi="Arial" w:cs="Arial"/>
                  <w:sz w:val="20"/>
                  <w:szCs w:val="20"/>
                </w:rPr>
                <w:t xml:space="preserve">- список </w:t>
              </w:r>
              <w:r>
                <w:rPr>
                  <w:rFonts w:ascii="Arial" w:hAnsi="Arial" w:cs="Arial"/>
                  <w:sz w:val="20"/>
                  <w:szCs w:val="20"/>
                  <w:lang w:val="en-US"/>
                </w:rPr>
                <w:t>Notes-</w:t>
              </w:r>
              <w:r>
                <w:rPr>
                  <w:rFonts w:ascii="Arial" w:hAnsi="Arial" w:cs="Arial"/>
                  <w:sz w:val="20"/>
                  <w:szCs w:val="20"/>
                </w:rPr>
                <w:t>имен</w:t>
              </w:r>
            </w:ins>
          </w:p>
        </w:tc>
        <w:tc>
          <w:tcPr>
            <w:tcW w:w="1694" w:type="dxa"/>
          </w:tcPr>
          <w:p w:rsidR="00C1786F" w:rsidRPr="00937C78" w:rsidRDefault="00C1786F" w:rsidP="005A0DCE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4193" w:type="dxa"/>
            <w:vMerge/>
          </w:tcPr>
          <w:p w:rsidR="00C1786F" w:rsidRPr="0086758E" w:rsidRDefault="00C1786F" w:rsidP="005A0DCE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</w:p>
        </w:tc>
      </w:tr>
      <w:tr w:rsidR="00C1786F" w:rsidRPr="005A5B1B" w:rsidTr="006126B9">
        <w:tc>
          <w:tcPr>
            <w:tcW w:w="1640" w:type="dxa"/>
          </w:tcPr>
          <w:p w:rsidR="007C07C1" w:rsidRDefault="007C07C1" w:rsidP="006126B9">
            <w:pPr>
              <w:pStyle w:val="a9"/>
              <w:numPr>
                <w:ilvl w:val="0"/>
                <w:numId w:val="36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82" w:author="Administrator" w:date="2014-02-13T13:12:00Z">
                <w:pPr>
                  <w:pStyle w:val="a9"/>
                  <w:numPr>
                    <w:numId w:val="36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150" w:type="dxa"/>
          </w:tcPr>
          <w:p w:rsidR="007C07C1" w:rsidRDefault="00C1786F" w:rsidP="006126B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83" w:author="Administrator" w:date="2014-02-13T13:12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Внутренние документы</w:t>
            </w:r>
          </w:p>
        </w:tc>
        <w:tc>
          <w:tcPr>
            <w:tcW w:w="1694" w:type="dxa"/>
          </w:tcPr>
          <w:p w:rsidR="00C1786F" w:rsidRDefault="00C1786F" w:rsidP="005A0DCE">
            <w:r w:rsidRPr="00937C78">
              <w:rPr>
                <w:rFonts w:ascii="Arial" w:hAnsi="Arial" w:cs="Arial"/>
                <w:sz w:val="20"/>
                <w:szCs w:val="20"/>
              </w:rPr>
              <w:t xml:space="preserve">Поле </w:t>
            </w:r>
          </w:p>
        </w:tc>
        <w:tc>
          <w:tcPr>
            <w:tcW w:w="4193" w:type="dxa"/>
            <w:vMerge/>
          </w:tcPr>
          <w:p w:rsidR="00C1786F" w:rsidRPr="00937C78" w:rsidRDefault="00C1786F" w:rsidP="005A0DCE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3143F9" w:rsidRPr="005A5B1B" w:rsidTr="006126B9">
        <w:tc>
          <w:tcPr>
            <w:tcW w:w="1640" w:type="dxa"/>
          </w:tcPr>
          <w:p w:rsidR="007C07C1" w:rsidRDefault="00EF0DA8" w:rsidP="006126B9">
            <w:pPr>
              <w:pStyle w:val="a9"/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84" w:author="Administrator" w:date="2014-02-13T13:12:00Z">
                <w:pPr>
                  <w:pStyle w:val="a9"/>
                  <w:spacing w:beforeLines="60" w:afterLines="60"/>
                  <w:contextualSpacing w:val="0"/>
                </w:pPr>
              </w:pPrChange>
            </w:pPr>
            <w:ins w:id="285" w:author="Administrator" w:date="2014-02-12T11:46:00Z">
              <w:r>
                <w:rPr>
                  <w:rFonts w:ascii="Arial" w:hAnsi="Arial" w:cs="Arial"/>
                  <w:sz w:val="20"/>
                  <w:szCs w:val="20"/>
                </w:rPr>
                <w:t>37,1</w:t>
              </w:r>
            </w:ins>
          </w:p>
        </w:tc>
        <w:tc>
          <w:tcPr>
            <w:tcW w:w="2150" w:type="dxa"/>
          </w:tcPr>
          <w:p w:rsidR="007C07C1" w:rsidRDefault="003143F9" w:rsidP="006126B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86" w:author="Administrator" w:date="2014-02-13T13:12:00Z">
                <w:pPr>
                  <w:spacing w:beforeLines="60" w:afterLines="60"/>
                </w:pPr>
              </w:pPrChange>
            </w:pPr>
            <w:ins w:id="287" w:author="Administrator" w:date="2014-02-12T11:46:00Z">
              <w:r>
                <w:rPr>
                  <w:rFonts w:ascii="Arial" w:hAnsi="Arial" w:cs="Arial"/>
                  <w:sz w:val="20"/>
                  <w:szCs w:val="20"/>
                </w:rPr>
                <w:t xml:space="preserve">- список </w:t>
              </w:r>
              <w:r>
                <w:rPr>
                  <w:rFonts w:ascii="Arial" w:hAnsi="Arial" w:cs="Arial"/>
                  <w:sz w:val="20"/>
                  <w:szCs w:val="20"/>
                  <w:lang w:val="en-US"/>
                </w:rPr>
                <w:t>Notes-</w:t>
              </w:r>
              <w:r>
                <w:rPr>
                  <w:rFonts w:ascii="Arial" w:hAnsi="Arial" w:cs="Arial"/>
                  <w:sz w:val="20"/>
                  <w:szCs w:val="20"/>
                </w:rPr>
                <w:t>имен</w:t>
              </w:r>
            </w:ins>
          </w:p>
        </w:tc>
        <w:tc>
          <w:tcPr>
            <w:tcW w:w="1694" w:type="dxa"/>
          </w:tcPr>
          <w:p w:rsidR="003143F9" w:rsidRPr="00937C78" w:rsidRDefault="003143F9" w:rsidP="005A0DCE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4193" w:type="dxa"/>
            <w:vMerge/>
          </w:tcPr>
          <w:p w:rsidR="003143F9" w:rsidRPr="00937C78" w:rsidRDefault="003143F9" w:rsidP="005A0DCE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C1786F" w:rsidRPr="005A5B1B" w:rsidTr="006126B9">
        <w:tc>
          <w:tcPr>
            <w:tcW w:w="1640" w:type="dxa"/>
          </w:tcPr>
          <w:p w:rsidR="007C07C1" w:rsidRDefault="007C07C1" w:rsidP="006126B9">
            <w:pPr>
              <w:pStyle w:val="a9"/>
              <w:numPr>
                <w:ilvl w:val="0"/>
                <w:numId w:val="36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88" w:author="Administrator" w:date="2014-02-13T13:12:00Z">
                <w:pPr>
                  <w:pStyle w:val="a9"/>
                  <w:numPr>
                    <w:numId w:val="36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150" w:type="dxa"/>
          </w:tcPr>
          <w:p w:rsidR="007C07C1" w:rsidRDefault="00C1786F" w:rsidP="006126B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89" w:author="Administrator" w:date="2014-02-13T13:12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ОРД</w:t>
            </w:r>
          </w:p>
        </w:tc>
        <w:tc>
          <w:tcPr>
            <w:tcW w:w="1694" w:type="dxa"/>
          </w:tcPr>
          <w:p w:rsidR="00C1786F" w:rsidRDefault="00C1786F" w:rsidP="005A0DCE">
            <w:r w:rsidRPr="00937C78">
              <w:rPr>
                <w:rFonts w:ascii="Arial" w:hAnsi="Arial" w:cs="Arial"/>
                <w:sz w:val="20"/>
                <w:szCs w:val="20"/>
              </w:rPr>
              <w:t xml:space="preserve">Поле </w:t>
            </w:r>
          </w:p>
        </w:tc>
        <w:tc>
          <w:tcPr>
            <w:tcW w:w="4193" w:type="dxa"/>
            <w:vMerge/>
          </w:tcPr>
          <w:p w:rsidR="00C1786F" w:rsidRPr="00937C78" w:rsidRDefault="00C1786F" w:rsidP="005A0DCE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3143F9" w:rsidRPr="005A5B1B" w:rsidTr="006126B9">
        <w:tc>
          <w:tcPr>
            <w:tcW w:w="1640" w:type="dxa"/>
          </w:tcPr>
          <w:p w:rsidR="007C07C1" w:rsidRDefault="00EF0DA8" w:rsidP="006126B9">
            <w:pPr>
              <w:pStyle w:val="a9"/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90" w:author="Administrator" w:date="2014-02-13T13:12:00Z">
                <w:pPr>
                  <w:pStyle w:val="a9"/>
                  <w:spacing w:beforeLines="60" w:afterLines="60"/>
                  <w:contextualSpacing w:val="0"/>
                </w:pPr>
              </w:pPrChange>
            </w:pPr>
            <w:ins w:id="291" w:author="Administrator" w:date="2014-02-12T11:46:00Z">
              <w:r>
                <w:rPr>
                  <w:rFonts w:ascii="Arial" w:hAnsi="Arial" w:cs="Arial"/>
                  <w:sz w:val="20"/>
                  <w:szCs w:val="20"/>
                </w:rPr>
                <w:t>38,1</w:t>
              </w:r>
            </w:ins>
          </w:p>
        </w:tc>
        <w:tc>
          <w:tcPr>
            <w:tcW w:w="2150" w:type="dxa"/>
          </w:tcPr>
          <w:p w:rsidR="007C07C1" w:rsidRDefault="003143F9" w:rsidP="006126B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92" w:author="Administrator" w:date="2014-02-13T13:12:00Z">
                <w:pPr>
                  <w:spacing w:beforeLines="60" w:afterLines="60"/>
                </w:pPr>
              </w:pPrChange>
            </w:pPr>
            <w:ins w:id="293" w:author="Administrator" w:date="2014-02-12T11:46:00Z">
              <w:r>
                <w:rPr>
                  <w:rFonts w:ascii="Arial" w:hAnsi="Arial" w:cs="Arial"/>
                  <w:sz w:val="20"/>
                  <w:szCs w:val="20"/>
                </w:rPr>
                <w:t xml:space="preserve">- список </w:t>
              </w:r>
              <w:r>
                <w:rPr>
                  <w:rFonts w:ascii="Arial" w:hAnsi="Arial" w:cs="Arial"/>
                  <w:sz w:val="20"/>
                  <w:szCs w:val="20"/>
                  <w:lang w:val="en-US"/>
                </w:rPr>
                <w:t>Notes-</w:t>
              </w:r>
              <w:r>
                <w:rPr>
                  <w:rFonts w:ascii="Arial" w:hAnsi="Arial" w:cs="Arial"/>
                  <w:sz w:val="20"/>
                  <w:szCs w:val="20"/>
                </w:rPr>
                <w:t>имен</w:t>
              </w:r>
            </w:ins>
          </w:p>
        </w:tc>
        <w:tc>
          <w:tcPr>
            <w:tcW w:w="1694" w:type="dxa"/>
          </w:tcPr>
          <w:p w:rsidR="003143F9" w:rsidRPr="00937C78" w:rsidRDefault="003143F9" w:rsidP="005A0DCE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4193" w:type="dxa"/>
            <w:vMerge/>
          </w:tcPr>
          <w:p w:rsidR="003143F9" w:rsidRPr="00937C78" w:rsidRDefault="003143F9" w:rsidP="005A0DCE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C1786F" w:rsidRPr="005A5B1B" w:rsidTr="006126B9">
        <w:tc>
          <w:tcPr>
            <w:tcW w:w="1640" w:type="dxa"/>
          </w:tcPr>
          <w:p w:rsidR="007C07C1" w:rsidRDefault="007C07C1" w:rsidP="006126B9">
            <w:pPr>
              <w:pStyle w:val="a9"/>
              <w:numPr>
                <w:ilvl w:val="0"/>
                <w:numId w:val="36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94" w:author="Administrator" w:date="2014-02-13T13:12:00Z">
                <w:pPr>
                  <w:pStyle w:val="a9"/>
                  <w:numPr>
                    <w:numId w:val="36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150" w:type="dxa"/>
          </w:tcPr>
          <w:p w:rsidR="007C07C1" w:rsidRDefault="00C1786F" w:rsidP="006126B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95" w:author="Administrator" w:date="2014-02-13T13:12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Договоры</w:t>
            </w:r>
          </w:p>
        </w:tc>
        <w:tc>
          <w:tcPr>
            <w:tcW w:w="1694" w:type="dxa"/>
          </w:tcPr>
          <w:p w:rsidR="00C1786F" w:rsidRDefault="00C1786F" w:rsidP="005A0DCE">
            <w:r w:rsidRPr="00937C78">
              <w:rPr>
                <w:rFonts w:ascii="Arial" w:hAnsi="Arial" w:cs="Arial"/>
                <w:sz w:val="20"/>
                <w:szCs w:val="20"/>
              </w:rPr>
              <w:t xml:space="preserve">Поле </w:t>
            </w:r>
          </w:p>
        </w:tc>
        <w:tc>
          <w:tcPr>
            <w:tcW w:w="4193" w:type="dxa"/>
            <w:vMerge/>
          </w:tcPr>
          <w:p w:rsidR="00C1786F" w:rsidRPr="00937C78" w:rsidRDefault="00C1786F" w:rsidP="005A0DCE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3143F9" w:rsidRPr="005A5B1B" w:rsidTr="006126B9">
        <w:tc>
          <w:tcPr>
            <w:tcW w:w="1640" w:type="dxa"/>
          </w:tcPr>
          <w:p w:rsidR="007C07C1" w:rsidRDefault="00EF0DA8" w:rsidP="006126B9">
            <w:pPr>
              <w:pStyle w:val="a9"/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96" w:author="Administrator" w:date="2014-02-13T13:12:00Z">
                <w:pPr>
                  <w:pStyle w:val="a9"/>
                  <w:spacing w:beforeLines="60" w:afterLines="60"/>
                  <w:contextualSpacing w:val="0"/>
                </w:pPr>
              </w:pPrChange>
            </w:pPr>
            <w:ins w:id="297" w:author="Administrator" w:date="2014-02-12T11:46:00Z">
              <w:r>
                <w:rPr>
                  <w:rFonts w:ascii="Arial" w:hAnsi="Arial" w:cs="Arial"/>
                  <w:sz w:val="20"/>
                  <w:szCs w:val="20"/>
                </w:rPr>
                <w:t>39,1</w:t>
              </w:r>
            </w:ins>
          </w:p>
        </w:tc>
        <w:tc>
          <w:tcPr>
            <w:tcW w:w="2150" w:type="dxa"/>
          </w:tcPr>
          <w:p w:rsidR="007C07C1" w:rsidRDefault="003143F9" w:rsidP="006126B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98" w:author="Administrator" w:date="2014-02-13T13:12:00Z">
                <w:pPr>
                  <w:spacing w:beforeLines="60" w:afterLines="60"/>
                </w:pPr>
              </w:pPrChange>
            </w:pPr>
            <w:ins w:id="299" w:author="Administrator" w:date="2014-02-12T11:46:00Z">
              <w:r>
                <w:rPr>
                  <w:rFonts w:ascii="Arial" w:hAnsi="Arial" w:cs="Arial"/>
                  <w:sz w:val="20"/>
                  <w:szCs w:val="20"/>
                </w:rPr>
                <w:t xml:space="preserve">- список </w:t>
              </w:r>
              <w:r>
                <w:rPr>
                  <w:rFonts w:ascii="Arial" w:hAnsi="Arial" w:cs="Arial"/>
                  <w:sz w:val="20"/>
                  <w:szCs w:val="20"/>
                  <w:lang w:val="en-US"/>
                </w:rPr>
                <w:t>Notes-</w:t>
              </w:r>
              <w:r>
                <w:rPr>
                  <w:rFonts w:ascii="Arial" w:hAnsi="Arial" w:cs="Arial"/>
                  <w:sz w:val="20"/>
                  <w:szCs w:val="20"/>
                </w:rPr>
                <w:t>имен</w:t>
              </w:r>
            </w:ins>
          </w:p>
        </w:tc>
        <w:tc>
          <w:tcPr>
            <w:tcW w:w="1694" w:type="dxa"/>
          </w:tcPr>
          <w:p w:rsidR="003143F9" w:rsidRPr="00937C78" w:rsidRDefault="003143F9" w:rsidP="005A0DCE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4193" w:type="dxa"/>
            <w:vMerge/>
          </w:tcPr>
          <w:p w:rsidR="003143F9" w:rsidRPr="00937C78" w:rsidRDefault="003143F9" w:rsidP="005A0DCE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C1786F" w:rsidRPr="005A5B1B" w:rsidTr="006126B9">
        <w:tc>
          <w:tcPr>
            <w:tcW w:w="1640" w:type="dxa"/>
          </w:tcPr>
          <w:p w:rsidR="007C07C1" w:rsidRDefault="007C07C1" w:rsidP="006126B9">
            <w:pPr>
              <w:pStyle w:val="a9"/>
              <w:numPr>
                <w:ilvl w:val="0"/>
                <w:numId w:val="36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300" w:author="Administrator" w:date="2014-02-13T13:12:00Z">
                <w:pPr>
                  <w:pStyle w:val="a9"/>
                  <w:numPr>
                    <w:numId w:val="36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150" w:type="dxa"/>
          </w:tcPr>
          <w:p w:rsidR="007C07C1" w:rsidRDefault="00C1786F" w:rsidP="006126B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301" w:author="Administrator" w:date="2014-02-13T13:12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Обращения граждан</w:t>
            </w:r>
          </w:p>
        </w:tc>
        <w:tc>
          <w:tcPr>
            <w:tcW w:w="1694" w:type="dxa"/>
          </w:tcPr>
          <w:p w:rsidR="00C1786F" w:rsidRDefault="00C1786F" w:rsidP="005A0DCE">
            <w:r w:rsidRPr="00937C78">
              <w:rPr>
                <w:rFonts w:ascii="Arial" w:hAnsi="Arial" w:cs="Arial"/>
                <w:sz w:val="20"/>
                <w:szCs w:val="20"/>
              </w:rPr>
              <w:t xml:space="preserve">Поле </w:t>
            </w:r>
          </w:p>
        </w:tc>
        <w:tc>
          <w:tcPr>
            <w:tcW w:w="4193" w:type="dxa"/>
            <w:vMerge/>
          </w:tcPr>
          <w:p w:rsidR="00C1786F" w:rsidRPr="00937C78" w:rsidRDefault="00C1786F" w:rsidP="005A0DCE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3143F9" w:rsidRPr="005A5B1B" w:rsidTr="006126B9">
        <w:tc>
          <w:tcPr>
            <w:tcW w:w="1640" w:type="dxa"/>
          </w:tcPr>
          <w:p w:rsidR="007C07C1" w:rsidRDefault="00EF0DA8" w:rsidP="006126B9">
            <w:pPr>
              <w:pStyle w:val="a9"/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302" w:author="Administrator" w:date="2014-02-13T13:12:00Z">
                <w:pPr>
                  <w:pStyle w:val="a9"/>
                  <w:spacing w:beforeLines="60" w:afterLines="60"/>
                  <w:contextualSpacing w:val="0"/>
                </w:pPr>
              </w:pPrChange>
            </w:pPr>
            <w:ins w:id="303" w:author="Administrator" w:date="2014-02-12T11:46:00Z">
              <w:r>
                <w:rPr>
                  <w:rFonts w:ascii="Arial" w:hAnsi="Arial" w:cs="Arial"/>
                  <w:sz w:val="20"/>
                  <w:szCs w:val="20"/>
                </w:rPr>
                <w:t>40,1</w:t>
              </w:r>
            </w:ins>
          </w:p>
        </w:tc>
        <w:tc>
          <w:tcPr>
            <w:tcW w:w="2150" w:type="dxa"/>
          </w:tcPr>
          <w:p w:rsidR="007C07C1" w:rsidRDefault="003143F9" w:rsidP="006126B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304" w:author="Administrator" w:date="2014-02-13T13:12:00Z">
                <w:pPr>
                  <w:spacing w:beforeLines="60" w:afterLines="60"/>
                </w:pPr>
              </w:pPrChange>
            </w:pPr>
            <w:ins w:id="305" w:author="Administrator" w:date="2014-02-12T11:46:00Z">
              <w:r>
                <w:rPr>
                  <w:rFonts w:ascii="Arial" w:hAnsi="Arial" w:cs="Arial"/>
                  <w:sz w:val="20"/>
                  <w:szCs w:val="20"/>
                </w:rPr>
                <w:t xml:space="preserve">- список </w:t>
              </w:r>
              <w:r>
                <w:rPr>
                  <w:rFonts w:ascii="Arial" w:hAnsi="Arial" w:cs="Arial"/>
                  <w:sz w:val="20"/>
                  <w:szCs w:val="20"/>
                  <w:lang w:val="en-US"/>
                </w:rPr>
                <w:t>Notes-</w:t>
              </w:r>
              <w:r>
                <w:rPr>
                  <w:rFonts w:ascii="Arial" w:hAnsi="Arial" w:cs="Arial"/>
                  <w:sz w:val="20"/>
                  <w:szCs w:val="20"/>
                </w:rPr>
                <w:t>имен</w:t>
              </w:r>
            </w:ins>
          </w:p>
        </w:tc>
        <w:tc>
          <w:tcPr>
            <w:tcW w:w="1694" w:type="dxa"/>
          </w:tcPr>
          <w:p w:rsidR="003143F9" w:rsidRPr="00937C78" w:rsidRDefault="003143F9" w:rsidP="005A0DCE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4193" w:type="dxa"/>
            <w:vMerge/>
          </w:tcPr>
          <w:p w:rsidR="003143F9" w:rsidRPr="00937C78" w:rsidRDefault="003143F9" w:rsidP="005A0DCE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C1786F" w:rsidRPr="005A5B1B" w:rsidTr="006126B9">
        <w:tc>
          <w:tcPr>
            <w:tcW w:w="1640" w:type="dxa"/>
          </w:tcPr>
          <w:p w:rsidR="007C07C1" w:rsidRDefault="007C07C1" w:rsidP="006126B9">
            <w:pPr>
              <w:pStyle w:val="a9"/>
              <w:numPr>
                <w:ilvl w:val="0"/>
                <w:numId w:val="36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306" w:author="Administrator" w:date="2014-02-13T13:12:00Z">
                <w:pPr>
                  <w:pStyle w:val="a9"/>
                  <w:numPr>
                    <w:numId w:val="36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150" w:type="dxa"/>
          </w:tcPr>
          <w:p w:rsidR="007C07C1" w:rsidRDefault="00C1786F" w:rsidP="006126B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307" w:author="Administrator" w:date="2014-02-13T13:12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Счетчики</w:t>
            </w:r>
          </w:p>
        </w:tc>
        <w:tc>
          <w:tcPr>
            <w:tcW w:w="1694" w:type="dxa"/>
          </w:tcPr>
          <w:p w:rsidR="00C1786F" w:rsidRDefault="00C1786F" w:rsidP="005A0DCE">
            <w:r w:rsidRPr="00937C78">
              <w:rPr>
                <w:rFonts w:ascii="Arial" w:hAnsi="Arial" w:cs="Arial"/>
                <w:sz w:val="20"/>
                <w:szCs w:val="20"/>
              </w:rPr>
              <w:t xml:space="preserve">Поле </w:t>
            </w:r>
          </w:p>
        </w:tc>
        <w:tc>
          <w:tcPr>
            <w:tcW w:w="4193" w:type="dxa"/>
            <w:vMerge/>
          </w:tcPr>
          <w:p w:rsidR="00C1786F" w:rsidRPr="00937C78" w:rsidRDefault="00C1786F" w:rsidP="005A0DCE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C1786F" w:rsidRPr="005A5B1B" w:rsidTr="006126B9">
        <w:tc>
          <w:tcPr>
            <w:tcW w:w="1640" w:type="dxa"/>
          </w:tcPr>
          <w:p w:rsidR="007C07C1" w:rsidRDefault="007C07C1" w:rsidP="006126B9">
            <w:pPr>
              <w:pStyle w:val="a9"/>
              <w:numPr>
                <w:ilvl w:val="0"/>
                <w:numId w:val="36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308" w:author="Administrator" w:date="2014-02-13T13:12:00Z">
                <w:pPr>
                  <w:pStyle w:val="a9"/>
                  <w:numPr>
                    <w:numId w:val="36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150" w:type="dxa"/>
          </w:tcPr>
          <w:p w:rsidR="007C07C1" w:rsidRDefault="00C1786F" w:rsidP="006126B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309" w:author="Administrator" w:date="2014-02-13T13:12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Стандартные уведомления</w:t>
            </w:r>
          </w:p>
        </w:tc>
        <w:tc>
          <w:tcPr>
            <w:tcW w:w="1694" w:type="dxa"/>
          </w:tcPr>
          <w:p w:rsidR="007C07C1" w:rsidRDefault="00C1786F" w:rsidP="006126B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310" w:author="Administrator" w:date="2014-02-13T13:12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Закладка</w:t>
            </w:r>
          </w:p>
        </w:tc>
        <w:tc>
          <w:tcPr>
            <w:tcW w:w="4193" w:type="dxa"/>
            <w:vMerge/>
          </w:tcPr>
          <w:p w:rsidR="00C1786F" w:rsidRPr="00937C78" w:rsidRDefault="00C1786F" w:rsidP="005A0DCE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C1786F" w:rsidRPr="005A5B1B" w:rsidTr="006126B9">
        <w:tc>
          <w:tcPr>
            <w:tcW w:w="1640" w:type="dxa"/>
          </w:tcPr>
          <w:p w:rsidR="007C07C1" w:rsidRDefault="007C07C1" w:rsidP="006126B9">
            <w:pPr>
              <w:pStyle w:val="a9"/>
              <w:numPr>
                <w:ilvl w:val="0"/>
                <w:numId w:val="36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311" w:author="Administrator" w:date="2014-02-13T13:12:00Z">
                <w:pPr>
                  <w:pStyle w:val="a9"/>
                  <w:numPr>
                    <w:numId w:val="36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150" w:type="dxa"/>
          </w:tcPr>
          <w:p w:rsidR="007C07C1" w:rsidRDefault="00C1786F" w:rsidP="006126B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312" w:author="Administrator" w:date="2014-02-13T13:12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Направление для регистрации</w:t>
            </w:r>
          </w:p>
        </w:tc>
        <w:tc>
          <w:tcPr>
            <w:tcW w:w="1694" w:type="dxa"/>
          </w:tcPr>
          <w:p w:rsidR="007C07C1" w:rsidRDefault="00C1786F" w:rsidP="006126B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313" w:author="Administrator" w:date="2014-02-13T13:12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Закладка</w:t>
            </w:r>
          </w:p>
        </w:tc>
        <w:tc>
          <w:tcPr>
            <w:tcW w:w="4193" w:type="dxa"/>
          </w:tcPr>
          <w:p w:rsidR="00C1786F" w:rsidRPr="00937C78" w:rsidRDefault="00C1786F" w:rsidP="005A0DCE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не поддерживаем</w:t>
            </w:r>
          </w:p>
        </w:tc>
      </w:tr>
      <w:tr w:rsidR="00C1786F" w:rsidRPr="005A5B1B" w:rsidTr="006126B9">
        <w:tc>
          <w:tcPr>
            <w:tcW w:w="1640" w:type="dxa"/>
          </w:tcPr>
          <w:p w:rsidR="007C07C1" w:rsidRDefault="007C07C1" w:rsidP="006126B9">
            <w:pPr>
              <w:pStyle w:val="a9"/>
              <w:numPr>
                <w:ilvl w:val="0"/>
                <w:numId w:val="36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314" w:author="Administrator" w:date="2014-02-13T13:12:00Z">
                <w:pPr>
                  <w:pStyle w:val="a9"/>
                  <w:numPr>
                    <w:numId w:val="36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150" w:type="dxa"/>
          </w:tcPr>
          <w:p w:rsidR="007C07C1" w:rsidRDefault="00C1786F" w:rsidP="006126B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315" w:author="Administrator" w:date="2014-02-13T13:12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Создание уведомлений</w:t>
            </w:r>
          </w:p>
        </w:tc>
        <w:tc>
          <w:tcPr>
            <w:tcW w:w="1694" w:type="dxa"/>
          </w:tcPr>
          <w:p w:rsidR="007C07C1" w:rsidRDefault="007C07C1" w:rsidP="006126B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316" w:author="Administrator" w:date="2014-02-13T13:12:00Z">
                <w:pPr>
                  <w:spacing w:beforeLines="60" w:afterLines="60"/>
                </w:pPr>
              </w:pPrChange>
            </w:pPr>
          </w:p>
        </w:tc>
        <w:tc>
          <w:tcPr>
            <w:tcW w:w="4193" w:type="dxa"/>
          </w:tcPr>
          <w:p w:rsidR="007C07C1" w:rsidRDefault="007C07C1" w:rsidP="006126B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317" w:author="Administrator" w:date="2014-02-13T13:12:00Z">
                <w:pPr>
                  <w:spacing w:beforeLines="60" w:afterLines="60"/>
                </w:pPr>
              </w:pPrChange>
            </w:pPr>
          </w:p>
        </w:tc>
      </w:tr>
      <w:tr w:rsidR="00C1786F" w:rsidRPr="005A5B1B" w:rsidTr="006126B9">
        <w:tc>
          <w:tcPr>
            <w:tcW w:w="1640" w:type="dxa"/>
          </w:tcPr>
          <w:p w:rsidR="007C07C1" w:rsidRDefault="007C07C1" w:rsidP="006126B9">
            <w:pPr>
              <w:pStyle w:val="a9"/>
              <w:numPr>
                <w:ilvl w:val="0"/>
                <w:numId w:val="36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318" w:author="Administrator" w:date="2014-02-13T13:12:00Z">
                <w:pPr>
                  <w:pStyle w:val="a9"/>
                  <w:numPr>
                    <w:numId w:val="36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150" w:type="dxa"/>
          </w:tcPr>
          <w:p w:rsidR="007C07C1" w:rsidRDefault="00C1786F" w:rsidP="006126B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319" w:author="Administrator" w:date="2014-02-13T13:12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Список по умолчанию. Формула фильтра может задать другой список</w:t>
            </w:r>
          </w:p>
        </w:tc>
        <w:tc>
          <w:tcPr>
            <w:tcW w:w="1694" w:type="dxa"/>
          </w:tcPr>
          <w:p w:rsidR="007C07C1" w:rsidRDefault="007C07C1" w:rsidP="006126B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320" w:author="Administrator" w:date="2014-02-13T13:12:00Z">
                <w:pPr>
                  <w:spacing w:beforeLines="60" w:afterLines="60"/>
                </w:pPr>
              </w:pPrChange>
            </w:pPr>
          </w:p>
        </w:tc>
        <w:tc>
          <w:tcPr>
            <w:tcW w:w="4193" w:type="dxa"/>
          </w:tcPr>
          <w:p w:rsidR="007C07C1" w:rsidRDefault="007C07C1" w:rsidP="006126B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321" w:author="Administrator" w:date="2014-02-13T13:12:00Z">
                <w:pPr>
                  <w:spacing w:beforeLines="60" w:afterLines="60"/>
                </w:pPr>
              </w:pPrChange>
            </w:pPr>
          </w:p>
        </w:tc>
      </w:tr>
      <w:tr w:rsidR="00C1786F" w:rsidRPr="005A5B1B" w:rsidTr="006126B9">
        <w:tc>
          <w:tcPr>
            <w:tcW w:w="1640" w:type="dxa"/>
          </w:tcPr>
          <w:p w:rsidR="007C07C1" w:rsidRDefault="007C07C1" w:rsidP="006126B9">
            <w:pPr>
              <w:pStyle w:val="a9"/>
              <w:numPr>
                <w:ilvl w:val="0"/>
                <w:numId w:val="36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322" w:author="Administrator" w:date="2014-02-13T13:12:00Z">
                <w:pPr>
                  <w:pStyle w:val="a9"/>
                  <w:numPr>
                    <w:numId w:val="36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150" w:type="dxa"/>
          </w:tcPr>
          <w:p w:rsidR="007C07C1" w:rsidRDefault="00C1786F" w:rsidP="006126B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323" w:author="Administrator" w:date="2014-02-13T13:12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 xml:space="preserve">При направлении на Организацию уведомления получают (без их </w:t>
            </w:r>
            <w:proofErr w:type="gramStart"/>
            <w:r w:rsidRPr="00937C78">
              <w:rPr>
                <w:rFonts w:ascii="Arial" w:hAnsi="Arial" w:cs="Arial"/>
                <w:sz w:val="20"/>
                <w:szCs w:val="20"/>
              </w:rPr>
              <w:t>замещающих</w:t>
            </w:r>
            <w:proofErr w:type="gramEnd"/>
            <w:r w:rsidRPr="00937C78">
              <w:rPr>
                <w:rFonts w:ascii="Arial" w:hAnsi="Arial" w:cs="Arial"/>
                <w:sz w:val="20"/>
                <w:szCs w:val="20"/>
              </w:rPr>
              <w:t>)</w:t>
            </w:r>
          </w:p>
        </w:tc>
        <w:tc>
          <w:tcPr>
            <w:tcW w:w="1694" w:type="dxa"/>
          </w:tcPr>
          <w:p w:rsidR="007C07C1" w:rsidRDefault="00C1786F" w:rsidP="006126B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324" w:author="Administrator" w:date="2014-02-13T13:12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4193" w:type="dxa"/>
          </w:tcPr>
          <w:p w:rsidR="007C07C1" w:rsidRDefault="007C07C1" w:rsidP="006126B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325" w:author="Administrator" w:date="2014-02-13T13:12:00Z">
                <w:pPr>
                  <w:spacing w:beforeLines="60" w:afterLines="60"/>
                </w:pPr>
              </w:pPrChange>
            </w:pPr>
          </w:p>
        </w:tc>
      </w:tr>
      <w:tr w:rsidR="00C1786F" w:rsidRPr="005A5B1B" w:rsidTr="006126B9">
        <w:tc>
          <w:tcPr>
            <w:tcW w:w="1640" w:type="dxa"/>
          </w:tcPr>
          <w:p w:rsidR="007C07C1" w:rsidRDefault="007C07C1" w:rsidP="006126B9">
            <w:pPr>
              <w:pStyle w:val="a9"/>
              <w:numPr>
                <w:ilvl w:val="0"/>
                <w:numId w:val="36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  <w:lang w:val="en-US"/>
              </w:rPr>
              <w:pPrChange w:id="326" w:author="Administrator" w:date="2014-02-13T13:12:00Z">
                <w:pPr>
                  <w:pStyle w:val="a9"/>
                  <w:numPr>
                    <w:numId w:val="36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150" w:type="dxa"/>
          </w:tcPr>
          <w:p w:rsidR="007C07C1" w:rsidRDefault="00C1786F" w:rsidP="006126B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327" w:author="Administrator" w:date="2014-02-13T13:12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Фильтр баз данных, из которых посылаются уведомления</w:t>
            </w:r>
          </w:p>
        </w:tc>
        <w:tc>
          <w:tcPr>
            <w:tcW w:w="1694" w:type="dxa"/>
          </w:tcPr>
          <w:p w:rsidR="007C07C1" w:rsidRDefault="00C1786F" w:rsidP="006126B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328" w:author="Administrator" w:date="2014-02-13T13:12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4193" w:type="dxa"/>
          </w:tcPr>
          <w:p w:rsidR="007C07C1" w:rsidRDefault="007C07C1" w:rsidP="006126B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329" w:author="Administrator" w:date="2014-02-13T13:12:00Z">
                <w:pPr>
                  <w:spacing w:beforeLines="60" w:afterLines="60"/>
                </w:pPr>
              </w:pPrChange>
            </w:pPr>
          </w:p>
        </w:tc>
      </w:tr>
      <w:tr w:rsidR="00C1786F" w:rsidRPr="007C07C1" w:rsidTr="006126B9">
        <w:tc>
          <w:tcPr>
            <w:tcW w:w="1640" w:type="dxa"/>
          </w:tcPr>
          <w:p w:rsidR="007C07C1" w:rsidRDefault="007C07C1" w:rsidP="006126B9">
            <w:pPr>
              <w:pStyle w:val="a9"/>
              <w:numPr>
                <w:ilvl w:val="0"/>
                <w:numId w:val="36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  <w:lang w:val="en-US"/>
              </w:rPr>
              <w:pPrChange w:id="330" w:author="Administrator" w:date="2014-02-13T13:12:00Z">
                <w:pPr>
                  <w:pStyle w:val="a9"/>
                  <w:numPr>
                    <w:numId w:val="36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150" w:type="dxa"/>
          </w:tcPr>
          <w:p w:rsidR="007C07C1" w:rsidRDefault="00C1786F" w:rsidP="006126B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331" w:author="Administrator" w:date="2014-02-13T13:12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Из всех баз данных</w:t>
            </w:r>
          </w:p>
        </w:tc>
        <w:tc>
          <w:tcPr>
            <w:tcW w:w="1694" w:type="dxa"/>
          </w:tcPr>
          <w:p w:rsidR="007C07C1" w:rsidRDefault="00C1786F" w:rsidP="006126B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332" w:author="Administrator" w:date="2014-02-13T13:12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4193" w:type="dxa"/>
          </w:tcPr>
          <w:p w:rsidR="007C07C1" w:rsidRDefault="00C1786F" w:rsidP="006126B9">
            <w:pPr>
              <w:spacing w:beforeLines="60" w:afterLines="60"/>
              <w:rPr>
                <w:rFonts w:ascii="Arial" w:hAnsi="Arial" w:cs="Arial"/>
                <w:sz w:val="20"/>
                <w:szCs w:val="20"/>
                <w:lang w:val="en-US"/>
              </w:rPr>
              <w:pPrChange w:id="333" w:author="Administrator" w:date="2014-02-13T13:12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отображаем</w:t>
            </w:r>
            <w:r w:rsidRPr="008D2488">
              <w:rPr>
                <w:rFonts w:ascii="Arial" w:hAnsi="Arial" w:cs="Arial"/>
                <w:sz w:val="20"/>
                <w:szCs w:val="20"/>
                <w:lang w:val="en-US"/>
              </w:rPr>
              <w:t xml:space="preserve"> ($&lt;-</w:t>
            </w:r>
            <w:proofErr w:type="spellStart"/>
            <w:r w:rsidRPr="008D2488">
              <w:rPr>
                <w:rFonts w:ascii="Arial" w:hAnsi="Arial" w:cs="Arial"/>
                <w:sz w:val="20"/>
                <w:szCs w:val="20"/>
                <w:lang w:val="en-US"/>
              </w:rPr>
              <w:t>SO_NoticesReceiverWork.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Owner</w:t>
            </w:r>
            <w:proofErr w:type="spellEnd"/>
            <w:r w:rsidRPr="008D2488">
              <w:rPr>
                <w:rFonts w:ascii="Arial" w:hAnsi="Arial" w:cs="Arial"/>
                <w:sz w:val="20"/>
                <w:szCs w:val="20"/>
                <w:lang w:val="en-US"/>
              </w:rPr>
              <w:t>)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.Receiver</w:t>
            </w:r>
          </w:p>
        </w:tc>
      </w:tr>
      <w:tr w:rsidR="00EF0DA8" w:rsidRPr="00F30F85" w:rsidTr="006126B9">
        <w:tc>
          <w:tcPr>
            <w:tcW w:w="1640" w:type="dxa"/>
          </w:tcPr>
          <w:p w:rsidR="007C07C1" w:rsidRDefault="00496FC9" w:rsidP="006126B9">
            <w:pPr>
              <w:pStyle w:val="a9"/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334" w:author="Administrator" w:date="2014-02-13T13:12:00Z">
                <w:pPr>
                  <w:pStyle w:val="a9"/>
                  <w:spacing w:beforeLines="60" w:afterLines="60"/>
                  <w:contextualSpacing w:val="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48.1</w:t>
            </w:r>
          </w:p>
        </w:tc>
        <w:tc>
          <w:tcPr>
            <w:tcW w:w="2150" w:type="dxa"/>
          </w:tcPr>
          <w:p w:rsidR="007C07C1" w:rsidRDefault="00EF0DA8" w:rsidP="006126B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335" w:author="Administrator" w:date="2014-02-13T13:12:00Z">
                <w:pPr>
                  <w:spacing w:beforeLines="60" w:afterLines="60"/>
                </w:pPr>
              </w:pPrChange>
            </w:pPr>
            <w:ins w:id="336" w:author="Administrator" w:date="2014-02-12T11:47:00Z">
              <w:r>
                <w:rPr>
                  <w:rFonts w:ascii="Arial" w:hAnsi="Arial" w:cs="Arial"/>
                  <w:sz w:val="20"/>
                  <w:szCs w:val="20"/>
                </w:rPr>
                <w:t>Формула фильтра уведомлений</w:t>
              </w:r>
            </w:ins>
          </w:p>
        </w:tc>
        <w:tc>
          <w:tcPr>
            <w:tcW w:w="1694" w:type="dxa"/>
          </w:tcPr>
          <w:p w:rsidR="007C07C1" w:rsidRDefault="007C07C1" w:rsidP="006126B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337" w:author="Administrator" w:date="2014-02-13T13:12:00Z">
                <w:pPr>
                  <w:spacing w:beforeLines="60" w:afterLines="60"/>
                </w:pPr>
              </w:pPrChange>
            </w:pPr>
          </w:p>
        </w:tc>
        <w:tc>
          <w:tcPr>
            <w:tcW w:w="4193" w:type="dxa"/>
          </w:tcPr>
          <w:p w:rsidR="007C07C1" w:rsidRDefault="007C07C1" w:rsidP="006126B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338" w:author="Administrator" w:date="2014-02-13T13:12:00Z">
                <w:pPr>
                  <w:spacing w:beforeLines="60" w:afterLines="60"/>
                </w:pPr>
              </w:pPrChange>
            </w:pPr>
          </w:p>
        </w:tc>
      </w:tr>
      <w:tr w:rsidR="00EF0DA8" w:rsidRPr="00F30F85" w:rsidTr="006126B9">
        <w:tc>
          <w:tcPr>
            <w:tcW w:w="1640" w:type="dxa"/>
          </w:tcPr>
          <w:p w:rsidR="007C07C1" w:rsidRDefault="00496FC9" w:rsidP="006126B9">
            <w:pPr>
              <w:pStyle w:val="a9"/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339" w:author="Administrator" w:date="2014-02-13T13:12:00Z">
                <w:pPr>
                  <w:pStyle w:val="a9"/>
                  <w:spacing w:beforeLines="60" w:afterLines="60"/>
                  <w:contextualSpacing w:val="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48.2</w:t>
            </w:r>
          </w:p>
        </w:tc>
        <w:tc>
          <w:tcPr>
            <w:tcW w:w="2150" w:type="dxa"/>
          </w:tcPr>
          <w:p w:rsidR="007C07C1" w:rsidRDefault="00EF0DA8" w:rsidP="006126B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340" w:author="Administrator" w:date="2014-02-13T13:12:00Z">
                <w:pPr>
                  <w:spacing w:beforeLines="60" w:afterLines="60"/>
                </w:pPr>
              </w:pPrChange>
            </w:pPr>
            <w:ins w:id="341" w:author="Administrator" w:date="2014-02-12T11:47:00Z">
              <w:r w:rsidRPr="0021151A">
                <w:rPr>
                  <w:rFonts w:ascii="Arial" w:hAnsi="Arial" w:cs="Arial"/>
                  <w:sz w:val="20"/>
                  <w:szCs w:val="20"/>
                </w:rPr>
                <w:t>Формула вычисляет в контексте уведомляемого документа список имен для получения уведомления, либо возвращает @</w:t>
              </w:r>
              <w:proofErr w:type="spellStart"/>
              <w:proofErr w:type="gramStart"/>
              <w:r w:rsidRPr="0021151A">
                <w:rPr>
                  <w:rFonts w:ascii="Arial" w:hAnsi="Arial" w:cs="Arial"/>
                  <w:sz w:val="20"/>
                  <w:szCs w:val="20"/>
                </w:rPr>
                <w:t>True</w:t>
              </w:r>
              <w:proofErr w:type="spellEnd"/>
              <w:proofErr w:type="gramEnd"/>
              <w:r w:rsidRPr="0021151A">
                <w:rPr>
                  <w:rFonts w:ascii="Arial" w:hAnsi="Arial" w:cs="Arial"/>
                  <w:sz w:val="20"/>
                  <w:szCs w:val="20"/>
                </w:rPr>
                <w:t xml:space="preserve"> если используется список по умолчанию. @False-запрещает отправку.</w:t>
              </w:r>
            </w:ins>
          </w:p>
        </w:tc>
        <w:tc>
          <w:tcPr>
            <w:tcW w:w="1694" w:type="dxa"/>
          </w:tcPr>
          <w:p w:rsidR="007C07C1" w:rsidRDefault="00EF0DA8" w:rsidP="006126B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342" w:author="Administrator" w:date="2014-02-13T13:12:00Z">
                <w:pPr>
                  <w:spacing w:beforeLines="60" w:afterLines="60"/>
                </w:pPr>
              </w:pPrChange>
            </w:pPr>
            <w:ins w:id="343" w:author="Administrator" w:date="2014-02-12T11:47:00Z">
              <w:r>
                <w:rPr>
                  <w:rFonts w:ascii="Arial" w:hAnsi="Arial" w:cs="Arial"/>
                  <w:sz w:val="20"/>
                  <w:szCs w:val="20"/>
                </w:rPr>
                <w:t>По</w:t>
              </w:r>
            </w:ins>
            <w:ins w:id="344" w:author="Administrator" w:date="2014-02-12T11:48:00Z">
              <w:r w:rsidR="00496FC9">
                <w:rPr>
                  <w:rFonts w:ascii="Arial" w:hAnsi="Arial" w:cs="Arial"/>
                  <w:sz w:val="20"/>
                  <w:szCs w:val="20"/>
                </w:rPr>
                <w:t>ле</w:t>
              </w:r>
            </w:ins>
          </w:p>
        </w:tc>
        <w:tc>
          <w:tcPr>
            <w:tcW w:w="4193" w:type="dxa"/>
          </w:tcPr>
          <w:p w:rsidR="007C07C1" w:rsidRDefault="007C07C1" w:rsidP="006126B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345" w:author="Administrator" w:date="2014-02-13T13:12:00Z">
                <w:pPr>
                  <w:spacing w:beforeLines="60" w:afterLines="60"/>
                </w:pPr>
              </w:pPrChange>
            </w:pPr>
          </w:p>
        </w:tc>
      </w:tr>
      <w:tr w:rsidR="00496FC9" w:rsidRPr="00496FC9" w:rsidTr="006126B9">
        <w:tc>
          <w:tcPr>
            <w:tcW w:w="1640" w:type="dxa"/>
          </w:tcPr>
          <w:p w:rsidR="007C07C1" w:rsidRDefault="00496FC9" w:rsidP="006126B9">
            <w:pPr>
              <w:pStyle w:val="a9"/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346" w:author="Administrator" w:date="2014-02-13T13:12:00Z">
                <w:pPr>
                  <w:pStyle w:val="a9"/>
                  <w:spacing w:beforeLines="60" w:afterLines="60"/>
                  <w:contextualSpacing w:val="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48.3</w:t>
            </w:r>
          </w:p>
        </w:tc>
        <w:tc>
          <w:tcPr>
            <w:tcW w:w="2150" w:type="dxa"/>
          </w:tcPr>
          <w:p w:rsidR="007C07C1" w:rsidRDefault="00496FC9" w:rsidP="006126B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347" w:author="Administrator" w:date="2014-02-13T13:12:00Z">
                <w:pPr>
                  <w:spacing w:beforeLines="60" w:afterLines="60"/>
                </w:pPr>
              </w:pPrChange>
            </w:pPr>
            <w:ins w:id="348" w:author="Administrator" w:date="2014-02-12T11:48:00Z">
              <w:r w:rsidRPr="0021151A">
                <w:rPr>
                  <w:rFonts w:ascii="Arial" w:hAnsi="Arial" w:cs="Arial"/>
                  <w:sz w:val="20"/>
                  <w:szCs w:val="20"/>
                </w:rPr>
                <w:t>Формула фильтра используется в контексте документа Уведомление.</w:t>
              </w:r>
            </w:ins>
          </w:p>
        </w:tc>
        <w:tc>
          <w:tcPr>
            <w:tcW w:w="1694" w:type="dxa"/>
          </w:tcPr>
          <w:p w:rsidR="007C07C1" w:rsidRDefault="00496FC9" w:rsidP="006126B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349" w:author="Administrator" w:date="2014-02-13T13:12:00Z">
                <w:pPr>
                  <w:spacing w:beforeLines="60" w:afterLines="60"/>
                </w:pPr>
              </w:pPrChange>
            </w:pPr>
            <w:ins w:id="350" w:author="Administrator" w:date="2014-02-12T11:48:00Z">
              <w:r>
                <w:rPr>
                  <w:rFonts w:ascii="Arial" w:hAnsi="Arial" w:cs="Arial"/>
                  <w:sz w:val="20"/>
                  <w:szCs w:val="20"/>
                </w:rPr>
                <w:t>Поле</w:t>
              </w:r>
            </w:ins>
          </w:p>
        </w:tc>
        <w:tc>
          <w:tcPr>
            <w:tcW w:w="4193" w:type="dxa"/>
          </w:tcPr>
          <w:p w:rsidR="007C07C1" w:rsidRDefault="007C07C1" w:rsidP="006126B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351" w:author="Administrator" w:date="2014-02-13T13:12:00Z">
                <w:pPr>
                  <w:spacing w:beforeLines="60" w:afterLines="60"/>
                </w:pPr>
              </w:pPrChange>
            </w:pPr>
          </w:p>
        </w:tc>
      </w:tr>
      <w:tr w:rsidR="00C1786F" w:rsidRPr="005A5B1B" w:rsidTr="006126B9">
        <w:tc>
          <w:tcPr>
            <w:tcW w:w="1640" w:type="dxa"/>
          </w:tcPr>
          <w:p w:rsidR="007C07C1" w:rsidRDefault="007C07C1" w:rsidP="006126B9">
            <w:pPr>
              <w:pStyle w:val="a9"/>
              <w:numPr>
                <w:ilvl w:val="0"/>
                <w:numId w:val="36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352" w:author="Administrator" w:date="2014-02-13T13:12:00Z">
                <w:pPr>
                  <w:pStyle w:val="a9"/>
                  <w:numPr>
                    <w:numId w:val="36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150" w:type="dxa"/>
          </w:tcPr>
          <w:p w:rsidR="007C07C1" w:rsidRDefault="00C1786F" w:rsidP="006126B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353" w:author="Administrator" w:date="2014-02-13T13:12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(уведомления не посылаются)</w:t>
            </w:r>
          </w:p>
        </w:tc>
        <w:tc>
          <w:tcPr>
            <w:tcW w:w="1694" w:type="dxa"/>
          </w:tcPr>
          <w:p w:rsidR="007C07C1" w:rsidRDefault="007C07C1" w:rsidP="006126B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354" w:author="Administrator" w:date="2014-02-13T13:12:00Z">
                <w:pPr>
                  <w:spacing w:beforeLines="60" w:afterLines="60"/>
                </w:pPr>
              </w:pPrChange>
            </w:pPr>
          </w:p>
        </w:tc>
        <w:tc>
          <w:tcPr>
            <w:tcW w:w="4193" w:type="dxa"/>
          </w:tcPr>
          <w:p w:rsidR="007C07C1" w:rsidRDefault="007C07C1" w:rsidP="006126B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355" w:author="Administrator" w:date="2014-02-13T13:12:00Z">
                <w:pPr>
                  <w:spacing w:beforeLines="60" w:afterLines="60"/>
                </w:pPr>
              </w:pPrChange>
            </w:pPr>
          </w:p>
        </w:tc>
      </w:tr>
      <w:tr w:rsidR="00C1786F" w:rsidRPr="005A5B1B" w:rsidTr="006126B9">
        <w:tc>
          <w:tcPr>
            <w:tcW w:w="1640" w:type="dxa"/>
          </w:tcPr>
          <w:p w:rsidR="007C07C1" w:rsidRDefault="007C07C1" w:rsidP="00922CB7">
            <w:pPr>
              <w:pStyle w:val="a9"/>
              <w:numPr>
                <w:ilvl w:val="0"/>
                <w:numId w:val="36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150" w:type="dxa"/>
          </w:tcPr>
          <w:p w:rsidR="007C07C1" w:rsidRDefault="00C1786F" w:rsidP="00922CB7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При направлении для регистрации уведомления получают</w:t>
            </w:r>
          </w:p>
        </w:tc>
        <w:tc>
          <w:tcPr>
            <w:tcW w:w="1694" w:type="dxa"/>
          </w:tcPr>
          <w:p w:rsidR="007C07C1" w:rsidRDefault="007C07C1" w:rsidP="00922CB7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4193" w:type="dxa"/>
          </w:tcPr>
          <w:p w:rsidR="007C07C1" w:rsidRDefault="00C1786F" w:rsidP="00922CB7">
            <w:pPr>
              <w:spacing w:beforeLines="60" w:afterLines="60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$.</w:t>
            </w:r>
            <w:proofErr w:type="spellStart"/>
            <w:r w:rsidRPr="008D2488">
              <w:rPr>
                <w:rFonts w:ascii="Arial" w:hAnsi="Arial" w:cs="Arial"/>
                <w:sz w:val="20"/>
                <w:szCs w:val="20"/>
                <w:lang w:val="en-US"/>
              </w:rPr>
              <w:t>NoticesIsFromAllModules</w:t>
            </w:r>
            <w:proofErr w:type="spellEnd"/>
          </w:p>
        </w:tc>
      </w:tr>
      <w:tr w:rsidR="006126B9" w:rsidRPr="005A5B1B" w:rsidTr="006126B9">
        <w:tc>
          <w:tcPr>
            <w:tcW w:w="1640" w:type="dxa"/>
          </w:tcPr>
          <w:p w:rsidR="006126B9" w:rsidRPr="00703EA0" w:rsidRDefault="006126B9" w:rsidP="00703EA0">
            <w:pPr>
              <w:spacing w:beforeLines="60" w:afterLines="60"/>
              <w:ind w:left="36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50.1</w:t>
            </w:r>
          </w:p>
        </w:tc>
        <w:tc>
          <w:tcPr>
            <w:tcW w:w="2150" w:type="dxa"/>
          </w:tcPr>
          <w:p w:rsidR="006126B9" w:rsidRPr="00937C78" w:rsidRDefault="006126B9" w:rsidP="00922CB7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ins w:id="356" w:author="Administrator" w:date="2014-02-13T13:12:00Z">
              <w:r>
                <w:rPr>
                  <w:rFonts w:ascii="Arial" w:hAnsi="Arial" w:cs="Arial"/>
                  <w:sz w:val="20"/>
                  <w:szCs w:val="20"/>
                </w:rPr>
                <w:t>*- обязательные для заполнения поля</w:t>
              </w:r>
            </w:ins>
          </w:p>
        </w:tc>
        <w:tc>
          <w:tcPr>
            <w:tcW w:w="1694" w:type="dxa"/>
          </w:tcPr>
          <w:p w:rsidR="006126B9" w:rsidRDefault="006126B9" w:rsidP="00922CB7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proofErr w:type="spellStart"/>
            <w:ins w:id="357" w:author="Administrator" w:date="2014-02-13T13:12:00Z">
              <w:r>
                <w:rPr>
                  <w:rFonts w:ascii="Arial" w:hAnsi="Arial" w:cs="Arial"/>
                  <w:sz w:val="20"/>
                  <w:szCs w:val="20"/>
                </w:rPr>
                <w:t>Инф</w:t>
              </w:r>
              <w:proofErr w:type="spellEnd"/>
              <w:r>
                <w:rPr>
                  <w:rFonts w:ascii="Arial" w:hAnsi="Arial" w:cs="Arial"/>
                  <w:sz w:val="20"/>
                  <w:szCs w:val="20"/>
                </w:rPr>
                <w:t xml:space="preserve">. Сообщение в режиме </w:t>
              </w:r>
              <w:r>
                <w:rPr>
                  <w:rFonts w:ascii="Arial" w:hAnsi="Arial" w:cs="Arial"/>
                  <w:sz w:val="20"/>
                  <w:szCs w:val="20"/>
                </w:rPr>
                <w:lastRenderedPageBreak/>
                <w:t>редактирования</w:t>
              </w:r>
            </w:ins>
          </w:p>
        </w:tc>
        <w:tc>
          <w:tcPr>
            <w:tcW w:w="4193" w:type="dxa"/>
          </w:tcPr>
          <w:p w:rsidR="006126B9" w:rsidRPr="00703EA0" w:rsidRDefault="006126B9" w:rsidP="00922CB7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6126B9" w:rsidRPr="005A5B1B" w:rsidTr="006126B9">
        <w:tc>
          <w:tcPr>
            <w:tcW w:w="1640" w:type="dxa"/>
          </w:tcPr>
          <w:p w:rsidR="006126B9" w:rsidRPr="00703EA0" w:rsidRDefault="006126B9" w:rsidP="00703EA0">
            <w:pPr>
              <w:spacing w:beforeLines="60" w:afterLines="60"/>
              <w:ind w:left="36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>50.2</w:t>
            </w:r>
          </w:p>
        </w:tc>
        <w:tc>
          <w:tcPr>
            <w:tcW w:w="2150" w:type="dxa"/>
          </w:tcPr>
          <w:p w:rsidR="006126B9" w:rsidRPr="00937C78" w:rsidRDefault="006126B9" w:rsidP="00922CB7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ins w:id="358" w:author="Administrator" w:date="2014-02-13T13:11:00Z">
              <w:r>
                <w:rPr>
                  <w:rFonts w:ascii="Arial" w:hAnsi="Arial" w:cs="Arial"/>
                  <w:sz w:val="20"/>
                  <w:szCs w:val="20"/>
                </w:rPr>
                <w:t>Список делопроизводителей не содержит ни одной штатной единицы</w:t>
              </w:r>
            </w:ins>
          </w:p>
        </w:tc>
        <w:tc>
          <w:tcPr>
            <w:tcW w:w="1694" w:type="dxa"/>
          </w:tcPr>
          <w:p w:rsidR="006126B9" w:rsidRDefault="006126B9" w:rsidP="00922CB7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proofErr w:type="spellStart"/>
            <w:ins w:id="359" w:author="Administrator" w:date="2014-02-13T13:11:00Z">
              <w:r>
                <w:rPr>
                  <w:rFonts w:ascii="Arial" w:hAnsi="Arial" w:cs="Arial"/>
                  <w:sz w:val="20"/>
                  <w:szCs w:val="20"/>
                </w:rPr>
                <w:t>Высплывающее</w:t>
              </w:r>
              <w:proofErr w:type="spellEnd"/>
              <w:r>
                <w:rPr>
                  <w:rFonts w:ascii="Arial" w:hAnsi="Arial" w:cs="Arial"/>
                  <w:sz w:val="20"/>
                  <w:szCs w:val="20"/>
                </w:rPr>
                <w:t xml:space="preserve"> окно по нажатию кнопок группы 5Х.2</w:t>
              </w:r>
            </w:ins>
          </w:p>
        </w:tc>
        <w:tc>
          <w:tcPr>
            <w:tcW w:w="4193" w:type="dxa"/>
          </w:tcPr>
          <w:p w:rsidR="006126B9" w:rsidRPr="00703EA0" w:rsidRDefault="006126B9" w:rsidP="00922CB7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6126B9" w:rsidRPr="008D2488" w:rsidTr="006126B9">
        <w:tc>
          <w:tcPr>
            <w:tcW w:w="1640" w:type="dxa"/>
          </w:tcPr>
          <w:p w:rsidR="006126B9" w:rsidRDefault="006126B9" w:rsidP="006126B9">
            <w:pPr>
              <w:pStyle w:val="a9"/>
              <w:numPr>
                <w:ilvl w:val="0"/>
                <w:numId w:val="36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360" w:author="Administrator" w:date="2014-02-13T13:12:00Z">
                <w:pPr>
                  <w:pStyle w:val="a9"/>
                  <w:numPr>
                    <w:numId w:val="36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150" w:type="dxa"/>
          </w:tcPr>
          <w:p w:rsidR="006126B9" w:rsidRDefault="006126B9" w:rsidP="006126B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361" w:author="Administrator" w:date="2014-02-13T13:12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 xml:space="preserve">Входящие документы </w:t>
            </w:r>
          </w:p>
        </w:tc>
        <w:tc>
          <w:tcPr>
            <w:tcW w:w="1694" w:type="dxa"/>
          </w:tcPr>
          <w:p w:rsidR="006126B9" w:rsidRDefault="006126B9" w:rsidP="005A0DCE"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4193" w:type="dxa"/>
            <w:vMerge w:val="restart"/>
          </w:tcPr>
          <w:p w:rsidR="006126B9" w:rsidRPr="00703EA0" w:rsidRDefault="006126B9" w:rsidP="001059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8D2488">
              <w:rPr>
                <w:rFonts w:ascii="Arial" w:hAnsi="Arial" w:cs="Arial"/>
                <w:color w:val="FF0000"/>
                <w:sz w:val="20"/>
                <w:szCs w:val="20"/>
              </w:rPr>
              <w:t>скриншот</w:t>
            </w:r>
            <w:proofErr w:type="spellEnd"/>
            <w:r w:rsidRPr="008D2488">
              <w:rPr>
                <w:rFonts w:ascii="Arial" w:hAnsi="Arial" w:cs="Arial"/>
                <w:color w:val="FF0000"/>
                <w:sz w:val="20"/>
                <w:szCs w:val="20"/>
              </w:rPr>
              <w:t xml:space="preserve"> неполный</w:t>
            </w:r>
          </w:p>
          <w:p w:rsidR="006126B9" w:rsidRDefault="006126B9" w:rsidP="006126B9">
            <w:pPr>
              <w:spacing w:beforeLines="60" w:afterLines="60"/>
              <w:rPr>
                <w:rFonts w:ascii="Arial" w:hAnsi="Arial" w:cs="Arial"/>
                <w:sz w:val="20"/>
                <w:szCs w:val="20"/>
                <w:lang w:val="en-US"/>
              </w:rPr>
              <w:pPrChange w:id="362" w:author="Administrator" w:date="2014-02-13T13:12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если</w:t>
            </w:r>
            <w:r w:rsidRPr="00703EA0">
              <w:rPr>
                <w:rFonts w:ascii="Arial" w:hAnsi="Arial" w:cs="Arial"/>
                <w:sz w:val="20"/>
                <w:szCs w:val="20"/>
              </w:rPr>
              <w:t xml:space="preserve"> $.</w:t>
            </w:r>
            <w:proofErr w:type="spellStart"/>
            <w:r w:rsidRPr="008D2488">
              <w:rPr>
                <w:rFonts w:ascii="Arial" w:hAnsi="Arial" w:cs="Arial"/>
                <w:sz w:val="20"/>
                <w:szCs w:val="20"/>
                <w:lang w:val="en-US"/>
              </w:rPr>
              <w:t>NoticesIsFromAllModules</w:t>
            </w:r>
            <w:proofErr w:type="spellEnd"/>
            <w:r w:rsidRPr="00703EA0">
              <w:rPr>
                <w:rFonts w:ascii="Arial" w:hAnsi="Arial" w:cs="Arial"/>
                <w:sz w:val="20"/>
                <w:szCs w:val="20"/>
              </w:rPr>
              <w:t xml:space="preserve"> == 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false</w:t>
            </w:r>
            <w:r w:rsidRPr="00703EA0">
              <w:rPr>
                <w:rFonts w:ascii="Arial" w:hAnsi="Arial" w:cs="Arial"/>
                <w:sz w:val="20"/>
                <w:szCs w:val="20"/>
              </w:rPr>
              <w:t xml:space="preserve">, </w:t>
            </w:r>
            <w:r>
              <w:rPr>
                <w:rFonts w:ascii="Arial" w:hAnsi="Arial" w:cs="Arial"/>
                <w:sz w:val="20"/>
                <w:szCs w:val="20"/>
              </w:rPr>
              <w:t>то</w:t>
            </w:r>
            <w:r w:rsidRPr="00703EA0">
              <w:rPr>
                <w:rFonts w:ascii="Arial" w:hAnsi="Arial" w:cs="Arial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отображаем</w:t>
            </w:r>
            <w:r w:rsidRPr="00703EA0">
              <w:rPr>
                <w:rFonts w:ascii="Arial" w:hAnsi="Arial" w:cs="Arial"/>
                <w:sz w:val="20"/>
                <w:szCs w:val="20"/>
              </w:rPr>
              <w:t xml:space="preserve"> ($&lt;-</w:t>
            </w:r>
            <w:r w:rsidRPr="008D2488">
              <w:rPr>
                <w:rFonts w:ascii="Arial" w:hAnsi="Arial" w:cs="Arial"/>
                <w:sz w:val="20"/>
                <w:szCs w:val="20"/>
                <w:lang w:val="en-US"/>
              </w:rPr>
              <w:t>SO</w:t>
            </w:r>
            <w:r w:rsidRPr="00703EA0">
              <w:rPr>
                <w:rFonts w:ascii="Arial" w:hAnsi="Arial" w:cs="Arial"/>
                <w:sz w:val="20"/>
                <w:szCs w:val="20"/>
              </w:rPr>
              <w:t>_</w:t>
            </w:r>
            <w:proofErr w:type="spellStart"/>
            <w:r w:rsidRPr="008D2488">
              <w:rPr>
                <w:rFonts w:ascii="Arial" w:hAnsi="Arial" w:cs="Arial"/>
                <w:sz w:val="20"/>
                <w:szCs w:val="20"/>
                <w:lang w:val="en-US"/>
              </w:rPr>
              <w:t>NoticesModuleAllow.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Owner</w:t>
            </w:r>
            <w:proofErr w:type="spellEnd"/>
            <w:r w:rsidRPr="008D2488">
              <w:rPr>
                <w:rFonts w:ascii="Arial" w:hAnsi="Arial" w:cs="Arial"/>
                <w:sz w:val="20"/>
                <w:szCs w:val="20"/>
                <w:lang w:val="en-US"/>
              </w:rPr>
              <w:t>).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US"/>
              </w:rPr>
              <w:t>ModuleType</w:t>
            </w:r>
            <w:proofErr w:type="spellEnd"/>
            <w:r w:rsidRPr="008D2488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и</w:t>
            </w:r>
            <w:r w:rsidRPr="008D2488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кнопками</w:t>
            </w:r>
            <w:r w:rsidRPr="008D2488">
              <w:rPr>
                <w:rFonts w:ascii="Arial" w:hAnsi="Arial" w:cs="Arial"/>
                <w:sz w:val="20"/>
                <w:szCs w:val="20"/>
                <w:lang w:val="en-US"/>
              </w:rPr>
              <w:t xml:space="preserve"> «</w:t>
            </w:r>
            <w:r>
              <w:rPr>
                <w:rFonts w:ascii="Arial" w:hAnsi="Arial" w:cs="Arial"/>
                <w:sz w:val="20"/>
                <w:szCs w:val="20"/>
              </w:rPr>
              <w:t>добавить</w:t>
            </w:r>
            <w:r w:rsidRPr="008D2488">
              <w:rPr>
                <w:rFonts w:ascii="Arial" w:hAnsi="Arial" w:cs="Arial"/>
                <w:sz w:val="20"/>
                <w:szCs w:val="20"/>
                <w:lang w:val="en-US"/>
              </w:rPr>
              <w:t>» / «</w:t>
            </w:r>
            <w:r>
              <w:rPr>
                <w:rFonts w:ascii="Arial" w:hAnsi="Arial" w:cs="Arial"/>
                <w:sz w:val="20"/>
                <w:szCs w:val="20"/>
              </w:rPr>
              <w:t>удалить</w:t>
            </w:r>
            <w:r w:rsidRPr="008D2488">
              <w:rPr>
                <w:rFonts w:ascii="Arial" w:hAnsi="Arial" w:cs="Arial"/>
                <w:sz w:val="20"/>
                <w:szCs w:val="20"/>
                <w:lang w:val="en-US"/>
              </w:rPr>
              <w:t xml:space="preserve">» </w:t>
            </w:r>
            <w:r>
              <w:rPr>
                <w:rFonts w:ascii="Arial" w:hAnsi="Arial" w:cs="Arial"/>
                <w:sz w:val="20"/>
                <w:szCs w:val="20"/>
              </w:rPr>
              <w:t>можно</w:t>
            </w:r>
            <w:r w:rsidRPr="008D2488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изменять</w:t>
            </w:r>
            <w:r w:rsidRPr="008D2488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список</w:t>
            </w:r>
          </w:p>
          <w:p w:rsidR="006126B9" w:rsidRDefault="006126B9" w:rsidP="006126B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363" w:author="Administrator" w:date="2014-02-13T13:12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 xml:space="preserve">если список не пуст или </w:t>
            </w:r>
            <w:r w:rsidRPr="008D2488">
              <w:rPr>
                <w:rFonts w:ascii="Arial" w:hAnsi="Arial" w:cs="Arial"/>
                <w:sz w:val="20"/>
                <w:szCs w:val="20"/>
              </w:rPr>
              <w:t>$.</w:t>
            </w:r>
            <w:proofErr w:type="spellStart"/>
            <w:r w:rsidRPr="008D2488">
              <w:rPr>
                <w:rFonts w:ascii="Arial" w:hAnsi="Arial" w:cs="Arial"/>
                <w:sz w:val="20"/>
                <w:szCs w:val="20"/>
                <w:lang w:val="en-US"/>
              </w:rPr>
              <w:t>NoticesIsFromAllModules</w:t>
            </w:r>
            <w:proofErr w:type="spellEnd"/>
            <w:r w:rsidRPr="008D2488">
              <w:rPr>
                <w:rFonts w:ascii="Arial" w:hAnsi="Arial" w:cs="Arial"/>
                <w:sz w:val="20"/>
                <w:szCs w:val="20"/>
              </w:rPr>
              <w:t xml:space="preserve"> == 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true</w:t>
            </w:r>
            <w:r w:rsidRPr="008D2488">
              <w:rPr>
                <w:rFonts w:ascii="Arial" w:hAnsi="Arial" w:cs="Arial"/>
                <w:sz w:val="20"/>
                <w:szCs w:val="20"/>
              </w:rPr>
              <w:t xml:space="preserve">, </w:t>
            </w:r>
            <w:r>
              <w:rPr>
                <w:rFonts w:ascii="Arial" w:hAnsi="Arial" w:cs="Arial"/>
                <w:sz w:val="20"/>
                <w:szCs w:val="20"/>
              </w:rPr>
              <w:t>то появляются 2 поля:</w:t>
            </w:r>
          </w:p>
          <w:p w:rsidR="006126B9" w:rsidRDefault="006126B9" w:rsidP="006126B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364" w:author="Administrator" w:date="2014-02-13T13:12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 xml:space="preserve">«формула 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Id</w:t>
            </w:r>
            <w:r>
              <w:rPr>
                <w:rFonts w:ascii="Arial" w:hAnsi="Arial" w:cs="Arial"/>
                <w:sz w:val="20"/>
                <w:szCs w:val="20"/>
              </w:rPr>
              <w:t xml:space="preserve"> получателей» -</w:t>
            </w:r>
            <w:r w:rsidRPr="00F71906">
              <w:rPr>
                <w:rFonts w:ascii="Arial" w:hAnsi="Arial" w:cs="Arial"/>
                <w:sz w:val="20"/>
                <w:szCs w:val="20"/>
              </w:rPr>
              <w:t xml:space="preserve"> .</w:t>
            </w:r>
            <w:proofErr w:type="spellStart"/>
            <w:r w:rsidRPr="008D2488">
              <w:rPr>
                <w:rFonts w:ascii="Arial" w:hAnsi="Arial" w:cs="Arial"/>
                <w:sz w:val="20"/>
                <w:szCs w:val="20"/>
                <w:lang w:val="en-US"/>
              </w:rPr>
              <w:t>NoticesFormulaIDs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и «формула фильтра» - </w:t>
            </w:r>
            <w:r w:rsidRPr="00F71906">
              <w:rPr>
                <w:rFonts w:ascii="Arial" w:hAnsi="Arial" w:cs="Arial"/>
                <w:sz w:val="20"/>
                <w:szCs w:val="20"/>
              </w:rPr>
              <w:t>$.</w:t>
            </w:r>
            <w:proofErr w:type="spellStart"/>
            <w:r w:rsidRPr="00F71906">
              <w:rPr>
                <w:rFonts w:ascii="Arial" w:hAnsi="Arial" w:cs="Arial"/>
                <w:sz w:val="20"/>
                <w:szCs w:val="20"/>
                <w:lang w:val="en-US"/>
              </w:rPr>
              <w:t>NoticesFormula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Filter</w:t>
            </w:r>
            <w:proofErr w:type="spellEnd"/>
          </w:p>
        </w:tc>
      </w:tr>
      <w:tr w:rsidR="006126B9" w:rsidRPr="005A5B1B" w:rsidTr="006126B9">
        <w:tc>
          <w:tcPr>
            <w:tcW w:w="1640" w:type="dxa"/>
          </w:tcPr>
          <w:p w:rsidR="006126B9" w:rsidRDefault="006126B9" w:rsidP="00F15F00">
            <w:pPr>
              <w:spacing w:beforeLines="60" w:afterLines="60"/>
              <w:ind w:left="36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51.1</w:t>
            </w:r>
          </w:p>
        </w:tc>
        <w:tc>
          <w:tcPr>
            <w:tcW w:w="2150" w:type="dxa"/>
          </w:tcPr>
          <w:p w:rsidR="006126B9" w:rsidRPr="00937C78" w:rsidRDefault="006126B9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Другое подразделение </w:t>
            </w:r>
          </w:p>
        </w:tc>
        <w:tc>
          <w:tcPr>
            <w:tcW w:w="1694" w:type="dxa"/>
          </w:tcPr>
          <w:p w:rsidR="006126B9" w:rsidRDefault="006126B9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Чекбокс</w:t>
            </w:r>
            <w:proofErr w:type="spellEnd"/>
          </w:p>
        </w:tc>
        <w:tc>
          <w:tcPr>
            <w:tcW w:w="4193" w:type="dxa"/>
            <w:vMerge/>
          </w:tcPr>
          <w:p w:rsidR="006126B9" w:rsidRDefault="006126B9" w:rsidP="001C49F3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6126B9" w:rsidRPr="005A5B1B" w:rsidTr="006126B9">
        <w:tc>
          <w:tcPr>
            <w:tcW w:w="1640" w:type="dxa"/>
          </w:tcPr>
          <w:p w:rsidR="006126B9" w:rsidRPr="00F15F00" w:rsidRDefault="006126B9" w:rsidP="00F15F00">
            <w:pPr>
              <w:spacing w:beforeLines="60" w:afterLines="60"/>
              <w:ind w:left="36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51.2</w:t>
            </w:r>
          </w:p>
        </w:tc>
        <w:tc>
          <w:tcPr>
            <w:tcW w:w="2150" w:type="dxa"/>
          </w:tcPr>
          <w:p w:rsidR="006126B9" w:rsidRPr="00937C78" w:rsidRDefault="006126B9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Изменить</w:t>
            </w:r>
          </w:p>
        </w:tc>
        <w:tc>
          <w:tcPr>
            <w:tcW w:w="1694" w:type="dxa"/>
          </w:tcPr>
          <w:p w:rsidR="006126B9" w:rsidRDefault="006126B9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Кнопка</w:t>
            </w:r>
          </w:p>
        </w:tc>
        <w:tc>
          <w:tcPr>
            <w:tcW w:w="4193" w:type="dxa"/>
            <w:vMerge/>
          </w:tcPr>
          <w:p w:rsidR="006126B9" w:rsidRDefault="006126B9" w:rsidP="001C49F3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6126B9" w:rsidRPr="005A5B1B" w:rsidTr="006126B9">
        <w:tc>
          <w:tcPr>
            <w:tcW w:w="1640" w:type="dxa"/>
          </w:tcPr>
          <w:p w:rsidR="006126B9" w:rsidRDefault="006126B9" w:rsidP="006126B9">
            <w:pPr>
              <w:pStyle w:val="a9"/>
              <w:numPr>
                <w:ilvl w:val="0"/>
                <w:numId w:val="36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365" w:author="Administrator" w:date="2014-02-13T13:12:00Z">
                <w:pPr>
                  <w:pStyle w:val="a9"/>
                  <w:numPr>
                    <w:numId w:val="36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150" w:type="dxa"/>
          </w:tcPr>
          <w:p w:rsidR="006126B9" w:rsidRDefault="006126B9" w:rsidP="006126B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366" w:author="Administrator" w:date="2014-02-13T13:12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Исходящие документы</w:t>
            </w:r>
          </w:p>
        </w:tc>
        <w:tc>
          <w:tcPr>
            <w:tcW w:w="1694" w:type="dxa"/>
          </w:tcPr>
          <w:p w:rsidR="006126B9" w:rsidRDefault="006126B9" w:rsidP="005A0DCE"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4193" w:type="dxa"/>
          </w:tcPr>
          <w:p w:rsidR="006126B9" w:rsidRDefault="006126B9" w:rsidP="006126B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367" w:author="Administrator" w:date="2014-02-13T13:12:00Z">
                <w:pPr>
                  <w:spacing w:beforeLines="60" w:afterLines="60"/>
                </w:pPr>
              </w:pPrChange>
            </w:pPr>
          </w:p>
        </w:tc>
      </w:tr>
      <w:tr w:rsidR="006126B9" w:rsidRPr="005A5B1B" w:rsidTr="006126B9">
        <w:tc>
          <w:tcPr>
            <w:tcW w:w="1640" w:type="dxa"/>
          </w:tcPr>
          <w:p w:rsidR="006126B9" w:rsidRPr="001059AE" w:rsidRDefault="006126B9" w:rsidP="001059AE">
            <w:pPr>
              <w:spacing w:beforeLines="60" w:afterLines="60"/>
              <w:ind w:left="36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52.1</w:t>
            </w:r>
          </w:p>
        </w:tc>
        <w:tc>
          <w:tcPr>
            <w:tcW w:w="2150" w:type="dxa"/>
          </w:tcPr>
          <w:p w:rsidR="006126B9" w:rsidRPr="00937C78" w:rsidRDefault="006126B9" w:rsidP="001059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ins w:id="368" w:author="Administrator" w:date="2014-02-13T13:06:00Z">
              <w:r>
                <w:rPr>
                  <w:rFonts w:ascii="Arial" w:hAnsi="Arial" w:cs="Arial"/>
                  <w:sz w:val="20"/>
                  <w:szCs w:val="20"/>
                </w:rPr>
                <w:t xml:space="preserve">Другое подразделение </w:t>
              </w:r>
            </w:ins>
          </w:p>
        </w:tc>
        <w:tc>
          <w:tcPr>
            <w:tcW w:w="1694" w:type="dxa"/>
          </w:tcPr>
          <w:p w:rsidR="006126B9" w:rsidRPr="00937C78" w:rsidRDefault="006126B9" w:rsidP="005A0DCE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ins w:id="369" w:author="Administrator" w:date="2014-02-13T13:06:00Z">
              <w:r>
                <w:rPr>
                  <w:rFonts w:ascii="Arial" w:hAnsi="Arial" w:cs="Arial"/>
                  <w:sz w:val="20"/>
                  <w:szCs w:val="20"/>
                </w:rPr>
                <w:t>Чекбокс</w:t>
              </w:r>
            </w:ins>
            <w:proofErr w:type="spellEnd"/>
          </w:p>
        </w:tc>
        <w:tc>
          <w:tcPr>
            <w:tcW w:w="4193" w:type="dxa"/>
          </w:tcPr>
          <w:p w:rsidR="006126B9" w:rsidRDefault="006126B9" w:rsidP="001059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6126B9" w:rsidRPr="005A5B1B" w:rsidTr="006126B9">
        <w:tc>
          <w:tcPr>
            <w:tcW w:w="1640" w:type="dxa"/>
          </w:tcPr>
          <w:p w:rsidR="006126B9" w:rsidRDefault="006126B9" w:rsidP="001059AE">
            <w:pPr>
              <w:spacing w:beforeLines="60" w:afterLines="60"/>
              <w:ind w:left="36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52.2</w:t>
            </w:r>
          </w:p>
        </w:tc>
        <w:tc>
          <w:tcPr>
            <w:tcW w:w="2150" w:type="dxa"/>
          </w:tcPr>
          <w:p w:rsidR="006126B9" w:rsidRPr="00937C78" w:rsidRDefault="006126B9" w:rsidP="001059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ins w:id="370" w:author="Administrator" w:date="2014-02-13T13:06:00Z">
              <w:r>
                <w:rPr>
                  <w:rFonts w:ascii="Arial" w:hAnsi="Arial" w:cs="Arial"/>
                  <w:sz w:val="20"/>
                  <w:szCs w:val="20"/>
                </w:rPr>
                <w:t>Изменить</w:t>
              </w:r>
            </w:ins>
          </w:p>
        </w:tc>
        <w:tc>
          <w:tcPr>
            <w:tcW w:w="1694" w:type="dxa"/>
          </w:tcPr>
          <w:p w:rsidR="006126B9" w:rsidRPr="00937C78" w:rsidRDefault="006126B9" w:rsidP="005A0DCE">
            <w:pPr>
              <w:rPr>
                <w:rFonts w:ascii="Arial" w:hAnsi="Arial" w:cs="Arial"/>
                <w:sz w:val="20"/>
                <w:szCs w:val="20"/>
              </w:rPr>
            </w:pPr>
            <w:ins w:id="371" w:author="Administrator" w:date="2014-02-13T13:06:00Z">
              <w:r>
                <w:rPr>
                  <w:rFonts w:ascii="Arial" w:hAnsi="Arial" w:cs="Arial"/>
                  <w:sz w:val="20"/>
                  <w:szCs w:val="20"/>
                </w:rPr>
                <w:t>Кнопка</w:t>
              </w:r>
            </w:ins>
          </w:p>
        </w:tc>
        <w:tc>
          <w:tcPr>
            <w:tcW w:w="4193" w:type="dxa"/>
          </w:tcPr>
          <w:p w:rsidR="006126B9" w:rsidRDefault="006126B9" w:rsidP="001059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6126B9" w:rsidRPr="00DB3F4D" w:rsidTr="006126B9">
        <w:tc>
          <w:tcPr>
            <w:tcW w:w="1640" w:type="dxa"/>
          </w:tcPr>
          <w:p w:rsidR="006126B9" w:rsidRDefault="006126B9" w:rsidP="006126B9">
            <w:pPr>
              <w:pStyle w:val="a9"/>
              <w:numPr>
                <w:ilvl w:val="0"/>
                <w:numId w:val="36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372" w:author="Administrator" w:date="2014-02-13T13:12:00Z">
                <w:pPr>
                  <w:pStyle w:val="a9"/>
                  <w:numPr>
                    <w:numId w:val="36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150" w:type="dxa"/>
          </w:tcPr>
          <w:p w:rsidR="006126B9" w:rsidRDefault="006126B9" w:rsidP="006126B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373" w:author="Administrator" w:date="2014-02-13T13:12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Внутренние документы</w:t>
            </w:r>
          </w:p>
        </w:tc>
        <w:tc>
          <w:tcPr>
            <w:tcW w:w="1694" w:type="dxa"/>
          </w:tcPr>
          <w:p w:rsidR="006126B9" w:rsidRDefault="006126B9" w:rsidP="005A0DCE"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4193" w:type="dxa"/>
            <w:vMerge w:val="restart"/>
          </w:tcPr>
          <w:p w:rsidR="006126B9" w:rsidRPr="008D2488" w:rsidRDefault="006126B9" w:rsidP="005A0DCE">
            <w:pPr>
              <w:rPr>
                <w:rFonts w:ascii="Arial" w:hAnsi="Arial" w:cs="Arial"/>
                <w:color w:val="FF0000"/>
                <w:sz w:val="20"/>
                <w:szCs w:val="20"/>
              </w:rPr>
            </w:pPr>
            <w:proofErr w:type="spellStart"/>
            <w:r w:rsidRPr="008D2488">
              <w:rPr>
                <w:rFonts w:ascii="Arial" w:hAnsi="Arial" w:cs="Arial"/>
                <w:color w:val="FF0000"/>
                <w:sz w:val="20"/>
                <w:szCs w:val="20"/>
              </w:rPr>
              <w:t>скриншот</w:t>
            </w:r>
            <w:proofErr w:type="spellEnd"/>
            <w:r w:rsidRPr="008D2488">
              <w:rPr>
                <w:rFonts w:ascii="Arial" w:hAnsi="Arial" w:cs="Arial"/>
                <w:color w:val="FF0000"/>
                <w:sz w:val="20"/>
                <w:szCs w:val="20"/>
              </w:rPr>
              <w:t xml:space="preserve"> неполный</w:t>
            </w:r>
          </w:p>
          <w:p w:rsidR="006126B9" w:rsidRPr="0086758E" w:rsidRDefault="006126B9" w:rsidP="005A0DCE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относительно </w:t>
            </w:r>
            <w:r w:rsidRPr="0086758E">
              <w:rPr>
                <w:rFonts w:ascii="Arial" w:hAnsi="Arial" w:cs="Arial"/>
                <w:sz w:val="20"/>
                <w:szCs w:val="20"/>
              </w:rPr>
              <w:t>($&lt;-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SO</w:t>
            </w:r>
            <w:r w:rsidRPr="0086758E">
              <w:rPr>
                <w:rFonts w:ascii="Arial" w:hAnsi="Arial" w:cs="Arial"/>
                <w:sz w:val="20"/>
                <w:szCs w:val="20"/>
              </w:rPr>
              <w:t>_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US"/>
              </w:rPr>
              <w:t>RSRegplace</w:t>
            </w:r>
            <w:proofErr w:type="spellEnd"/>
            <w:r w:rsidRPr="0086758E">
              <w:rPr>
                <w:rFonts w:ascii="Arial" w:hAnsi="Arial" w:cs="Arial"/>
                <w:sz w:val="20"/>
                <w:szCs w:val="20"/>
              </w:rPr>
              <w:t>.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Owner</w:t>
            </w:r>
            <w:r w:rsidRPr="0086758E">
              <w:rPr>
                <w:rFonts w:ascii="Arial" w:hAnsi="Arial" w:cs="Arial"/>
                <w:sz w:val="20"/>
                <w:szCs w:val="20"/>
              </w:rPr>
              <w:t xml:space="preserve">), </w:t>
            </w:r>
            <w:r>
              <w:rPr>
                <w:rFonts w:ascii="Arial" w:hAnsi="Arial" w:cs="Arial"/>
                <w:sz w:val="20"/>
                <w:szCs w:val="20"/>
              </w:rPr>
              <w:t xml:space="preserve">у которого </w:t>
            </w:r>
            <w:r w:rsidRPr="0086758E">
              <w:rPr>
                <w:rFonts w:ascii="Arial" w:hAnsi="Arial" w:cs="Arial"/>
                <w:sz w:val="20"/>
                <w:szCs w:val="20"/>
              </w:rPr>
              <w:t>.</w:t>
            </w:r>
            <w:proofErr w:type="spellStart"/>
            <w:r w:rsidRPr="0086758E">
              <w:rPr>
                <w:rFonts w:ascii="Arial" w:hAnsi="Arial" w:cs="Arial"/>
                <w:sz w:val="20"/>
                <w:szCs w:val="20"/>
              </w:rPr>
              <w:t>ModuleType</w:t>
            </w:r>
            <w:proofErr w:type="spellEnd"/>
            <w:r w:rsidRPr="0086758E">
              <w:rPr>
                <w:rFonts w:ascii="Arial" w:hAnsi="Arial" w:cs="Arial"/>
                <w:sz w:val="20"/>
                <w:szCs w:val="20"/>
              </w:rPr>
              <w:t>.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Alias</w:t>
            </w:r>
            <w:r w:rsidRPr="0086758E">
              <w:rPr>
                <w:rFonts w:ascii="Arial" w:hAnsi="Arial" w:cs="Arial"/>
                <w:sz w:val="20"/>
                <w:szCs w:val="20"/>
              </w:rPr>
              <w:t xml:space="preserve"> == “</w:t>
            </w:r>
            <w:proofErr w:type="spellStart"/>
            <w:r w:rsidRPr="00C16672">
              <w:rPr>
                <w:rFonts w:ascii="Arial" w:hAnsi="Arial" w:cs="Arial"/>
                <w:color w:val="0000FF"/>
                <w:sz w:val="20"/>
                <w:szCs w:val="20"/>
                <w:lang w:val="en-US"/>
              </w:rPr>
              <w:t>InputDocs</w:t>
            </w:r>
            <w:proofErr w:type="spellEnd"/>
            <w:r w:rsidRPr="0086758E">
              <w:rPr>
                <w:rFonts w:ascii="Arial" w:hAnsi="Arial" w:cs="Arial"/>
                <w:sz w:val="20"/>
                <w:szCs w:val="20"/>
              </w:rPr>
              <w:t>”</w:t>
            </w:r>
          </w:p>
          <w:p w:rsidR="006126B9" w:rsidRDefault="006126B9" w:rsidP="005A0DCE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если </w:t>
            </w:r>
            <w:r w:rsidRPr="0086758E">
              <w:rPr>
                <w:rFonts w:ascii="Arial" w:hAnsi="Arial" w:cs="Arial"/>
                <w:sz w:val="20"/>
                <w:szCs w:val="20"/>
              </w:rPr>
              <w:t>$.</w:t>
            </w:r>
            <w:proofErr w:type="spellStart"/>
            <w:r w:rsidRPr="0086758E">
              <w:rPr>
                <w:rFonts w:ascii="Arial" w:hAnsi="Arial" w:cs="Arial"/>
                <w:sz w:val="20"/>
                <w:szCs w:val="20"/>
                <w:lang w:val="en-US"/>
              </w:rPr>
              <w:t>OtherRegplace</w:t>
            </w:r>
            <w:proofErr w:type="spellEnd"/>
            <w:proofErr w:type="gramStart"/>
            <w:r w:rsidRPr="0086758E">
              <w:rPr>
                <w:rFonts w:ascii="Arial" w:hAnsi="Arial" w:cs="Arial"/>
                <w:sz w:val="20"/>
                <w:szCs w:val="20"/>
              </w:rPr>
              <w:t xml:space="preserve"> !</w:t>
            </w:r>
            <w:proofErr w:type="gramEnd"/>
            <w:r w:rsidRPr="0086758E">
              <w:rPr>
                <w:rFonts w:ascii="Arial" w:hAnsi="Arial" w:cs="Arial"/>
                <w:sz w:val="20"/>
                <w:szCs w:val="20"/>
              </w:rPr>
              <w:t>=</w:t>
            </w:r>
            <w:r w:rsidRPr="008D2488">
              <w:rPr>
                <w:rFonts w:ascii="Arial" w:hAnsi="Arial" w:cs="Arial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null</w:t>
            </w:r>
            <w:r>
              <w:rPr>
                <w:rFonts w:ascii="Arial" w:hAnsi="Arial" w:cs="Arial"/>
                <w:sz w:val="20"/>
                <w:szCs w:val="20"/>
              </w:rPr>
              <w:t xml:space="preserve">, то в блоке выводится надпись «др.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подр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.», иначе:</w:t>
            </w:r>
          </w:p>
          <w:p w:rsidR="006126B9" w:rsidRDefault="006126B9" w:rsidP="005A0DCE">
            <w:pPr>
              <w:rPr>
                <w:rFonts w:ascii="Arial" w:hAnsi="Arial" w:cs="Arial"/>
                <w:sz w:val="20"/>
                <w:szCs w:val="20"/>
              </w:rPr>
            </w:pPr>
          </w:p>
          <w:p w:rsidR="006126B9" w:rsidRDefault="006126B9" w:rsidP="005A0DCE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«все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д-производители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» = </w:t>
            </w:r>
            <w:r w:rsidRPr="00F30F85">
              <w:rPr>
                <w:rFonts w:ascii="Arial" w:hAnsi="Arial" w:cs="Arial"/>
                <w:sz w:val="20"/>
                <w:szCs w:val="20"/>
              </w:rPr>
              <w:t>$.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US"/>
              </w:rPr>
              <w:t>IsNotifyAll</w:t>
            </w:r>
            <w:proofErr w:type="spellEnd"/>
          </w:p>
          <w:p w:rsidR="006126B9" w:rsidRPr="00737FC4" w:rsidRDefault="006126B9" w:rsidP="005A0DCE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если</w:t>
            </w:r>
            <w:r w:rsidRPr="00DB3F4D">
              <w:rPr>
                <w:rFonts w:ascii="Arial" w:hAnsi="Arial" w:cs="Arial"/>
                <w:sz w:val="20"/>
                <w:szCs w:val="20"/>
              </w:rPr>
              <w:t xml:space="preserve"> $.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US"/>
              </w:rPr>
              <w:t>IsNotifyAll</w:t>
            </w:r>
            <w:proofErr w:type="spellEnd"/>
            <w:r w:rsidRPr="00DB3F4D">
              <w:rPr>
                <w:rFonts w:ascii="Arial" w:hAnsi="Arial" w:cs="Arial"/>
                <w:sz w:val="20"/>
                <w:szCs w:val="20"/>
              </w:rPr>
              <w:t xml:space="preserve"> == 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false</w:t>
            </w:r>
            <w:r w:rsidRPr="00DB3F4D">
              <w:rPr>
                <w:rFonts w:ascii="Arial" w:hAnsi="Arial" w:cs="Arial"/>
                <w:sz w:val="20"/>
                <w:szCs w:val="20"/>
              </w:rPr>
              <w:t xml:space="preserve">, </w:t>
            </w:r>
            <w:r>
              <w:rPr>
                <w:rFonts w:ascii="Arial" w:hAnsi="Arial" w:cs="Arial"/>
                <w:sz w:val="20"/>
                <w:szCs w:val="20"/>
              </w:rPr>
              <w:t>то</w:t>
            </w:r>
            <w:r w:rsidRPr="00DB3F4D">
              <w:rPr>
                <w:rFonts w:ascii="Arial" w:hAnsi="Arial" w:cs="Arial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отображаем</w:t>
            </w:r>
            <w:r w:rsidRPr="00DB3F4D">
              <w:rPr>
                <w:rFonts w:ascii="Arial" w:hAnsi="Arial" w:cs="Arial"/>
                <w:sz w:val="20"/>
                <w:szCs w:val="20"/>
              </w:rPr>
              <w:t xml:space="preserve"> ($&lt;-</w:t>
            </w:r>
            <w:r w:rsidRPr="00737FC4">
              <w:rPr>
                <w:rFonts w:ascii="Arial" w:hAnsi="Arial" w:cs="Arial"/>
                <w:sz w:val="20"/>
                <w:szCs w:val="20"/>
                <w:lang w:val="en-US"/>
              </w:rPr>
              <w:t>SO</w:t>
            </w:r>
            <w:r w:rsidRPr="00DB3F4D">
              <w:rPr>
                <w:rFonts w:ascii="Arial" w:hAnsi="Arial" w:cs="Arial"/>
                <w:sz w:val="20"/>
                <w:szCs w:val="20"/>
              </w:rPr>
              <w:t>_</w:t>
            </w:r>
            <w:proofErr w:type="spellStart"/>
            <w:r w:rsidRPr="00737FC4">
              <w:rPr>
                <w:rFonts w:ascii="Arial" w:hAnsi="Arial" w:cs="Arial"/>
                <w:sz w:val="20"/>
                <w:szCs w:val="20"/>
                <w:lang w:val="en-US"/>
              </w:rPr>
              <w:t>RSRegplaceNotifyClerk</w:t>
            </w:r>
            <w:proofErr w:type="spellEnd"/>
            <w:r w:rsidRPr="00DB3F4D">
              <w:rPr>
                <w:rFonts w:ascii="Arial" w:hAnsi="Arial" w:cs="Arial"/>
                <w:sz w:val="20"/>
                <w:szCs w:val="20"/>
              </w:rPr>
              <w:t>.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Owner</w:t>
            </w:r>
            <w:r w:rsidRPr="00DB3F4D">
              <w:rPr>
                <w:rFonts w:ascii="Arial" w:hAnsi="Arial" w:cs="Arial"/>
                <w:sz w:val="20"/>
                <w:szCs w:val="20"/>
              </w:rPr>
              <w:t>).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Clerk</w:t>
            </w:r>
            <w:r w:rsidRPr="00DB3F4D">
              <w:rPr>
                <w:rFonts w:ascii="Arial" w:hAnsi="Arial" w:cs="Arial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и появляются кнопки «добавить» / «удалить»</w:t>
            </w:r>
          </w:p>
        </w:tc>
      </w:tr>
      <w:tr w:rsidR="006126B9" w:rsidRPr="00DB3F4D" w:rsidTr="006126B9">
        <w:tc>
          <w:tcPr>
            <w:tcW w:w="1640" w:type="dxa"/>
          </w:tcPr>
          <w:p w:rsidR="006126B9" w:rsidRPr="00922CB7" w:rsidRDefault="006126B9" w:rsidP="00922CB7">
            <w:pPr>
              <w:spacing w:beforeLines="60" w:afterLines="60"/>
              <w:ind w:left="36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53.1</w:t>
            </w:r>
          </w:p>
        </w:tc>
        <w:tc>
          <w:tcPr>
            <w:tcW w:w="2150" w:type="dxa"/>
          </w:tcPr>
          <w:p w:rsidR="006126B9" w:rsidRPr="00937C78" w:rsidRDefault="006126B9" w:rsidP="00170C6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ins w:id="374" w:author="Administrator" w:date="2014-02-13T13:12:00Z">
              <w:r>
                <w:rPr>
                  <w:rFonts w:ascii="Arial" w:hAnsi="Arial" w:cs="Arial"/>
                  <w:sz w:val="20"/>
                  <w:szCs w:val="20"/>
                </w:rPr>
                <w:t xml:space="preserve">Другое подразделение </w:t>
              </w:r>
            </w:ins>
          </w:p>
        </w:tc>
        <w:tc>
          <w:tcPr>
            <w:tcW w:w="1694" w:type="dxa"/>
          </w:tcPr>
          <w:p w:rsidR="006126B9" w:rsidRPr="00937C78" w:rsidRDefault="006126B9" w:rsidP="005A0DCE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ins w:id="375" w:author="Administrator" w:date="2014-02-13T13:12:00Z">
              <w:r>
                <w:rPr>
                  <w:rFonts w:ascii="Arial" w:hAnsi="Arial" w:cs="Arial"/>
                  <w:sz w:val="20"/>
                  <w:szCs w:val="20"/>
                </w:rPr>
                <w:t>Чекбокс</w:t>
              </w:r>
            </w:ins>
            <w:proofErr w:type="spellEnd"/>
          </w:p>
        </w:tc>
        <w:tc>
          <w:tcPr>
            <w:tcW w:w="4193" w:type="dxa"/>
            <w:vMerge/>
          </w:tcPr>
          <w:p w:rsidR="006126B9" w:rsidRPr="008D2488" w:rsidRDefault="006126B9" w:rsidP="005A0DCE">
            <w:pPr>
              <w:rPr>
                <w:rFonts w:ascii="Arial" w:hAnsi="Arial" w:cs="Arial"/>
                <w:color w:val="FF0000"/>
                <w:sz w:val="20"/>
                <w:szCs w:val="20"/>
              </w:rPr>
            </w:pPr>
          </w:p>
        </w:tc>
      </w:tr>
      <w:tr w:rsidR="006126B9" w:rsidRPr="00DB3F4D" w:rsidTr="006126B9">
        <w:tc>
          <w:tcPr>
            <w:tcW w:w="1640" w:type="dxa"/>
          </w:tcPr>
          <w:p w:rsidR="006126B9" w:rsidRDefault="006126B9" w:rsidP="00922CB7">
            <w:pPr>
              <w:spacing w:beforeLines="60" w:afterLines="60"/>
              <w:ind w:left="36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53.2</w:t>
            </w:r>
          </w:p>
        </w:tc>
        <w:tc>
          <w:tcPr>
            <w:tcW w:w="2150" w:type="dxa"/>
          </w:tcPr>
          <w:p w:rsidR="006126B9" w:rsidRPr="00937C78" w:rsidRDefault="006126B9" w:rsidP="00170C6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ins w:id="376" w:author="Administrator" w:date="2014-02-13T13:12:00Z">
              <w:r>
                <w:rPr>
                  <w:rFonts w:ascii="Arial" w:hAnsi="Arial" w:cs="Arial"/>
                  <w:sz w:val="20"/>
                  <w:szCs w:val="20"/>
                </w:rPr>
                <w:t>Изменить</w:t>
              </w:r>
            </w:ins>
          </w:p>
        </w:tc>
        <w:tc>
          <w:tcPr>
            <w:tcW w:w="1694" w:type="dxa"/>
          </w:tcPr>
          <w:p w:rsidR="006126B9" w:rsidRPr="00937C78" w:rsidRDefault="006126B9" w:rsidP="005A0DCE">
            <w:pPr>
              <w:rPr>
                <w:rFonts w:ascii="Arial" w:hAnsi="Arial" w:cs="Arial"/>
                <w:sz w:val="20"/>
                <w:szCs w:val="20"/>
              </w:rPr>
            </w:pPr>
            <w:ins w:id="377" w:author="Administrator" w:date="2014-02-13T13:12:00Z">
              <w:r>
                <w:rPr>
                  <w:rFonts w:ascii="Arial" w:hAnsi="Arial" w:cs="Arial"/>
                  <w:sz w:val="20"/>
                  <w:szCs w:val="20"/>
                </w:rPr>
                <w:t>Кнопка</w:t>
              </w:r>
            </w:ins>
          </w:p>
        </w:tc>
        <w:tc>
          <w:tcPr>
            <w:tcW w:w="4193" w:type="dxa"/>
            <w:vMerge/>
          </w:tcPr>
          <w:p w:rsidR="006126B9" w:rsidRPr="008D2488" w:rsidRDefault="006126B9" w:rsidP="005A0DCE">
            <w:pPr>
              <w:rPr>
                <w:rFonts w:ascii="Arial" w:hAnsi="Arial" w:cs="Arial"/>
                <w:color w:val="FF0000"/>
                <w:sz w:val="20"/>
                <w:szCs w:val="20"/>
              </w:rPr>
            </w:pPr>
          </w:p>
        </w:tc>
      </w:tr>
      <w:tr w:rsidR="006126B9" w:rsidRPr="005A5B1B" w:rsidTr="006126B9">
        <w:tc>
          <w:tcPr>
            <w:tcW w:w="1640" w:type="dxa"/>
          </w:tcPr>
          <w:p w:rsidR="006126B9" w:rsidRDefault="006126B9" w:rsidP="006126B9">
            <w:pPr>
              <w:pStyle w:val="a9"/>
              <w:numPr>
                <w:ilvl w:val="0"/>
                <w:numId w:val="36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378" w:author="Administrator" w:date="2014-02-13T13:12:00Z">
                <w:pPr>
                  <w:pStyle w:val="a9"/>
                  <w:numPr>
                    <w:numId w:val="36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150" w:type="dxa"/>
          </w:tcPr>
          <w:p w:rsidR="006126B9" w:rsidRDefault="006126B9" w:rsidP="006126B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379" w:author="Administrator" w:date="2014-02-13T13:12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ОРД</w:t>
            </w:r>
          </w:p>
        </w:tc>
        <w:tc>
          <w:tcPr>
            <w:tcW w:w="1694" w:type="dxa"/>
          </w:tcPr>
          <w:p w:rsidR="006126B9" w:rsidRDefault="006126B9" w:rsidP="005A0DCE"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4193" w:type="dxa"/>
            <w:vMerge/>
          </w:tcPr>
          <w:p w:rsidR="006126B9" w:rsidRPr="00937C78" w:rsidRDefault="006126B9" w:rsidP="005A0DCE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6126B9" w:rsidRPr="005A5B1B" w:rsidTr="006126B9">
        <w:tc>
          <w:tcPr>
            <w:tcW w:w="1640" w:type="dxa"/>
          </w:tcPr>
          <w:p w:rsidR="006126B9" w:rsidRPr="00922CB7" w:rsidRDefault="006126B9" w:rsidP="00922CB7">
            <w:pPr>
              <w:spacing w:beforeLines="60" w:afterLines="60"/>
              <w:ind w:left="36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54.1</w:t>
            </w:r>
          </w:p>
        </w:tc>
        <w:tc>
          <w:tcPr>
            <w:tcW w:w="2150" w:type="dxa"/>
          </w:tcPr>
          <w:p w:rsidR="006126B9" w:rsidRPr="00937C78" w:rsidRDefault="006126B9" w:rsidP="00922CB7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ins w:id="380" w:author="Administrator" w:date="2014-02-13T13:12:00Z">
              <w:r>
                <w:rPr>
                  <w:rFonts w:ascii="Arial" w:hAnsi="Arial" w:cs="Arial"/>
                  <w:sz w:val="20"/>
                  <w:szCs w:val="20"/>
                </w:rPr>
                <w:t xml:space="preserve">Другое подразделение </w:t>
              </w:r>
            </w:ins>
          </w:p>
        </w:tc>
        <w:tc>
          <w:tcPr>
            <w:tcW w:w="1694" w:type="dxa"/>
          </w:tcPr>
          <w:p w:rsidR="006126B9" w:rsidRPr="00937C78" w:rsidRDefault="006126B9" w:rsidP="005A0DCE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ins w:id="381" w:author="Administrator" w:date="2014-02-13T13:12:00Z">
              <w:r>
                <w:rPr>
                  <w:rFonts w:ascii="Arial" w:hAnsi="Arial" w:cs="Arial"/>
                  <w:sz w:val="20"/>
                  <w:szCs w:val="20"/>
                </w:rPr>
                <w:t>Чекбокс</w:t>
              </w:r>
            </w:ins>
            <w:proofErr w:type="spellEnd"/>
          </w:p>
        </w:tc>
        <w:tc>
          <w:tcPr>
            <w:tcW w:w="4193" w:type="dxa"/>
            <w:vMerge/>
          </w:tcPr>
          <w:p w:rsidR="006126B9" w:rsidRPr="00937C78" w:rsidRDefault="006126B9" w:rsidP="005A0DCE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6126B9" w:rsidRPr="005A5B1B" w:rsidTr="006126B9">
        <w:tc>
          <w:tcPr>
            <w:tcW w:w="1640" w:type="dxa"/>
          </w:tcPr>
          <w:p w:rsidR="006126B9" w:rsidRPr="00922CB7" w:rsidRDefault="006126B9" w:rsidP="00922CB7">
            <w:pPr>
              <w:spacing w:beforeLines="60" w:afterLines="60"/>
              <w:ind w:left="36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54.2</w:t>
            </w:r>
          </w:p>
        </w:tc>
        <w:tc>
          <w:tcPr>
            <w:tcW w:w="2150" w:type="dxa"/>
          </w:tcPr>
          <w:p w:rsidR="006126B9" w:rsidRPr="00937C78" w:rsidRDefault="006126B9" w:rsidP="00922CB7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ins w:id="382" w:author="Administrator" w:date="2014-02-13T13:12:00Z">
              <w:r>
                <w:rPr>
                  <w:rFonts w:ascii="Arial" w:hAnsi="Arial" w:cs="Arial"/>
                  <w:sz w:val="20"/>
                  <w:szCs w:val="20"/>
                </w:rPr>
                <w:t>Изменить</w:t>
              </w:r>
            </w:ins>
          </w:p>
        </w:tc>
        <w:tc>
          <w:tcPr>
            <w:tcW w:w="1694" w:type="dxa"/>
          </w:tcPr>
          <w:p w:rsidR="006126B9" w:rsidRPr="00937C78" w:rsidRDefault="006126B9" w:rsidP="005A0DCE">
            <w:pPr>
              <w:rPr>
                <w:rFonts w:ascii="Arial" w:hAnsi="Arial" w:cs="Arial"/>
                <w:sz w:val="20"/>
                <w:szCs w:val="20"/>
              </w:rPr>
            </w:pPr>
            <w:ins w:id="383" w:author="Administrator" w:date="2014-02-13T13:12:00Z">
              <w:r>
                <w:rPr>
                  <w:rFonts w:ascii="Arial" w:hAnsi="Arial" w:cs="Arial"/>
                  <w:sz w:val="20"/>
                  <w:szCs w:val="20"/>
                </w:rPr>
                <w:t>Кнопка</w:t>
              </w:r>
            </w:ins>
          </w:p>
        </w:tc>
        <w:tc>
          <w:tcPr>
            <w:tcW w:w="4193" w:type="dxa"/>
            <w:vMerge/>
          </w:tcPr>
          <w:p w:rsidR="006126B9" w:rsidRPr="00937C78" w:rsidRDefault="006126B9" w:rsidP="005A0DCE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6126B9" w:rsidRPr="005A5B1B" w:rsidTr="006126B9">
        <w:tc>
          <w:tcPr>
            <w:tcW w:w="1640" w:type="dxa"/>
          </w:tcPr>
          <w:p w:rsidR="006126B9" w:rsidRDefault="006126B9" w:rsidP="006126B9">
            <w:pPr>
              <w:pStyle w:val="a9"/>
              <w:numPr>
                <w:ilvl w:val="0"/>
                <w:numId w:val="36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384" w:author="Administrator" w:date="2014-02-13T13:12:00Z">
                <w:pPr>
                  <w:pStyle w:val="a9"/>
                  <w:numPr>
                    <w:numId w:val="36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150" w:type="dxa"/>
          </w:tcPr>
          <w:p w:rsidR="006126B9" w:rsidRDefault="006126B9" w:rsidP="006126B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385" w:author="Administrator" w:date="2014-02-13T13:12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Договоры</w:t>
            </w:r>
          </w:p>
        </w:tc>
        <w:tc>
          <w:tcPr>
            <w:tcW w:w="1694" w:type="dxa"/>
          </w:tcPr>
          <w:p w:rsidR="006126B9" w:rsidRDefault="006126B9" w:rsidP="005A0DCE"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4193" w:type="dxa"/>
            <w:vMerge/>
          </w:tcPr>
          <w:p w:rsidR="006126B9" w:rsidRPr="00937C78" w:rsidRDefault="006126B9" w:rsidP="005A0DCE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6126B9" w:rsidRPr="005A5B1B" w:rsidTr="006126B9">
        <w:tc>
          <w:tcPr>
            <w:tcW w:w="1640" w:type="dxa"/>
          </w:tcPr>
          <w:p w:rsidR="006126B9" w:rsidRPr="00922CB7" w:rsidRDefault="006126B9" w:rsidP="00922CB7">
            <w:pPr>
              <w:spacing w:beforeLines="60" w:afterLines="60"/>
              <w:ind w:left="36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55.1</w:t>
            </w:r>
          </w:p>
        </w:tc>
        <w:tc>
          <w:tcPr>
            <w:tcW w:w="2150" w:type="dxa"/>
          </w:tcPr>
          <w:p w:rsidR="006126B9" w:rsidRPr="00937C78" w:rsidRDefault="006126B9" w:rsidP="00922CB7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ins w:id="386" w:author="Administrator" w:date="2014-02-13T13:12:00Z">
              <w:r>
                <w:rPr>
                  <w:rFonts w:ascii="Arial" w:hAnsi="Arial" w:cs="Arial"/>
                  <w:sz w:val="20"/>
                  <w:szCs w:val="20"/>
                </w:rPr>
                <w:t xml:space="preserve">Другое подразделение </w:t>
              </w:r>
            </w:ins>
          </w:p>
        </w:tc>
        <w:tc>
          <w:tcPr>
            <w:tcW w:w="1694" w:type="dxa"/>
          </w:tcPr>
          <w:p w:rsidR="006126B9" w:rsidRPr="00937C78" w:rsidRDefault="006126B9" w:rsidP="005A0DCE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ins w:id="387" w:author="Administrator" w:date="2014-02-13T13:12:00Z">
              <w:r>
                <w:rPr>
                  <w:rFonts w:ascii="Arial" w:hAnsi="Arial" w:cs="Arial"/>
                  <w:sz w:val="20"/>
                  <w:szCs w:val="20"/>
                </w:rPr>
                <w:t>Чекбокс</w:t>
              </w:r>
            </w:ins>
            <w:proofErr w:type="spellEnd"/>
          </w:p>
        </w:tc>
        <w:tc>
          <w:tcPr>
            <w:tcW w:w="4193" w:type="dxa"/>
            <w:vMerge/>
          </w:tcPr>
          <w:p w:rsidR="006126B9" w:rsidRPr="00937C78" w:rsidRDefault="006126B9" w:rsidP="005A0DCE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6126B9" w:rsidRPr="005A5B1B" w:rsidTr="006126B9">
        <w:tc>
          <w:tcPr>
            <w:tcW w:w="1640" w:type="dxa"/>
          </w:tcPr>
          <w:p w:rsidR="006126B9" w:rsidRPr="00922CB7" w:rsidRDefault="006126B9" w:rsidP="00922CB7">
            <w:pPr>
              <w:spacing w:beforeLines="60" w:afterLines="60"/>
              <w:ind w:left="36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55.2</w:t>
            </w:r>
          </w:p>
        </w:tc>
        <w:tc>
          <w:tcPr>
            <w:tcW w:w="2150" w:type="dxa"/>
          </w:tcPr>
          <w:p w:rsidR="006126B9" w:rsidRPr="00937C78" w:rsidRDefault="006126B9" w:rsidP="00922CB7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ins w:id="388" w:author="Administrator" w:date="2014-02-13T13:12:00Z">
              <w:r>
                <w:rPr>
                  <w:rFonts w:ascii="Arial" w:hAnsi="Arial" w:cs="Arial"/>
                  <w:sz w:val="20"/>
                  <w:szCs w:val="20"/>
                </w:rPr>
                <w:t>Изменить</w:t>
              </w:r>
            </w:ins>
          </w:p>
        </w:tc>
        <w:tc>
          <w:tcPr>
            <w:tcW w:w="1694" w:type="dxa"/>
          </w:tcPr>
          <w:p w:rsidR="006126B9" w:rsidRPr="00937C78" w:rsidRDefault="006126B9" w:rsidP="005A0DCE">
            <w:pPr>
              <w:rPr>
                <w:rFonts w:ascii="Arial" w:hAnsi="Arial" w:cs="Arial"/>
                <w:sz w:val="20"/>
                <w:szCs w:val="20"/>
              </w:rPr>
            </w:pPr>
            <w:ins w:id="389" w:author="Administrator" w:date="2014-02-13T13:12:00Z">
              <w:r>
                <w:rPr>
                  <w:rFonts w:ascii="Arial" w:hAnsi="Arial" w:cs="Arial"/>
                  <w:sz w:val="20"/>
                  <w:szCs w:val="20"/>
                </w:rPr>
                <w:t>Кнопка</w:t>
              </w:r>
            </w:ins>
          </w:p>
        </w:tc>
        <w:tc>
          <w:tcPr>
            <w:tcW w:w="4193" w:type="dxa"/>
            <w:vMerge/>
          </w:tcPr>
          <w:p w:rsidR="006126B9" w:rsidRPr="00937C78" w:rsidRDefault="006126B9" w:rsidP="005A0DCE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6126B9" w:rsidRPr="005A5B1B" w:rsidTr="006126B9">
        <w:tc>
          <w:tcPr>
            <w:tcW w:w="1640" w:type="dxa"/>
          </w:tcPr>
          <w:p w:rsidR="006126B9" w:rsidRDefault="006126B9" w:rsidP="006126B9">
            <w:pPr>
              <w:pStyle w:val="a9"/>
              <w:numPr>
                <w:ilvl w:val="0"/>
                <w:numId w:val="36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390" w:author="Administrator" w:date="2014-02-13T13:12:00Z">
                <w:pPr>
                  <w:pStyle w:val="a9"/>
                  <w:numPr>
                    <w:numId w:val="36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150" w:type="dxa"/>
          </w:tcPr>
          <w:p w:rsidR="006126B9" w:rsidRDefault="006126B9" w:rsidP="006126B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391" w:author="Administrator" w:date="2014-02-13T13:12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Обращения граждан</w:t>
            </w:r>
          </w:p>
        </w:tc>
        <w:tc>
          <w:tcPr>
            <w:tcW w:w="1694" w:type="dxa"/>
          </w:tcPr>
          <w:p w:rsidR="006126B9" w:rsidRDefault="006126B9" w:rsidP="005A0DCE"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4193" w:type="dxa"/>
            <w:vMerge/>
          </w:tcPr>
          <w:p w:rsidR="006126B9" w:rsidRPr="00937C78" w:rsidRDefault="006126B9" w:rsidP="005A0DCE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6126B9" w:rsidRPr="005A5B1B" w:rsidTr="006126B9">
        <w:tc>
          <w:tcPr>
            <w:tcW w:w="1640" w:type="dxa"/>
          </w:tcPr>
          <w:p w:rsidR="006126B9" w:rsidRPr="00922CB7" w:rsidRDefault="006126B9" w:rsidP="006126B9">
            <w:pPr>
              <w:spacing w:beforeLines="60" w:afterLines="60"/>
              <w:ind w:left="360"/>
              <w:rPr>
                <w:rFonts w:ascii="Arial" w:hAnsi="Arial" w:cs="Arial"/>
                <w:sz w:val="20"/>
                <w:szCs w:val="20"/>
              </w:rPr>
              <w:pPrChange w:id="392" w:author="Administrator" w:date="2014-02-13T13:12:00Z">
                <w:pPr>
                  <w:pStyle w:val="a9"/>
                  <w:numPr>
                    <w:numId w:val="36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56.1</w:t>
            </w:r>
          </w:p>
        </w:tc>
        <w:tc>
          <w:tcPr>
            <w:tcW w:w="2150" w:type="dxa"/>
          </w:tcPr>
          <w:p w:rsidR="006126B9" w:rsidRDefault="006126B9" w:rsidP="006126B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ins w:id="393" w:author="Administrator" w:date="2014-02-13T13:12:00Z">
              <w:r>
                <w:rPr>
                  <w:rFonts w:ascii="Arial" w:hAnsi="Arial" w:cs="Arial"/>
                  <w:sz w:val="20"/>
                  <w:szCs w:val="20"/>
                </w:rPr>
                <w:t xml:space="preserve">Другое подразделение </w:t>
              </w:r>
            </w:ins>
          </w:p>
        </w:tc>
        <w:tc>
          <w:tcPr>
            <w:tcW w:w="1694" w:type="dxa"/>
          </w:tcPr>
          <w:p w:rsidR="006126B9" w:rsidRDefault="006126B9" w:rsidP="005A0DCE">
            <w:proofErr w:type="spellStart"/>
            <w:ins w:id="394" w:author="Administrator" w:date="2014-02-13T13:12:00Z">
              <w:r>
                <w:rPr>
                  <w:rFonts w:ascii="Arial" w:hAnsi="Arial" w:cs="Arial"/>
                  <w:sz w:val="20"/>
                  <w:szCs w:val="20"/>
                </w:rPr>
                <w:t>Чекбокс</w:t>
              </w:r>
            </w:ins>
            <w:proofErr w:type="spellEnd"/>
          </w:p>
        </w:tc>
        <w:tc>
          <w:tcPr>
            <w:tcW w:w="4193" w:type="dxa"/>
            <w:vMerge/>
          </w:tcPr>
          <w:p w:rsidR="006126B9" w:rsidRPr="00937C78" w:rsidRDefault="006126B9" w:rsidP="005A0DCE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6126B9" w:rsidRPr="005A5B1B" w:rsidTr="006126B9">
        <w:tc>
          <w:tcPr>
            <w:tcW w:w="1640" w:type="dxa"/>
          </w:tcPr>
          <w:p w:rsidR="006126B9" w:rsidRPr="00922CB7" w:rsidRDefault="006126B9" w:rsidP="006126B9">
            <w:pPr>
              <w:spacing w:beforeLines="60" w:afterLines="60"/>
              <w:ind w:left="360"/>
              <w:rPr>
                <w:rFonts w:ascii="Arial" w:hAnsi="Arial" w:cs="Arial"/>
                <w:sz w:val="20"/>
                <w:szCs w:val="20"/>
              </w:rPr>
              <w:pPrChange w:id="395" w:author="Administrator" w:date="2014-02-13T13:12:00Z">
                <w:pPr>
                  <w:pStyle w:val="a9"/>
                  <w:numPr>
                    <w:numId w:val="36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>56.2</w:t>
            </w:r>
          </w:p>
        </w:tc>
        <w:tc>
          <w:tcPr>
            <w:tcW w:w="2150" w:type="dxa"/>
          </w:tcPr>
          <w:p w:rsidR="006126B9" w:rsidRDefault="006126B9" w:rsidP="006126B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ins w:id="396" w:author="Administrator" w:date="2014-02-13T13:12:00Z">
              <w:r>
                <w:rPr>
                  <w:rFonts w:ascii="Arial" w:hAnsi="Arial" w:cs="Arial"/>
                  <w:sz w:val="20"/>
                  <w:szCs w:val="20"/>
                </w:rPr>
                <w:t>Изменить</w:t>
              </w:r>
            </w:ins>
          </w:p>
        </w:tc>
        <w:tc>
          <w:tcPr>
            <w:tcW w:w="1694" w:type="dxa"/>
          </w:tcPr>
          <w:p w:rsidR="006126B9" w:rsidRDefault="006126B9" w:rsidP="005A0DCE">
            <w:ins w:id="397" w:author="Administrator" w:date="2014-02-13T13:12:00Z">
              <w:r>
                <w:rPr>
                  <w:rFonts w:ascii="Arial" w:hAnsi="Arial" w:cs="Arial"/>
                  <w:sz w:val="20"/>
                  <w:szCs w:val="20"/>
                </w:rPr>
                <w:t>Кнопка</w:t>
              </w:r>
            </w:ins>
          </w:p>
        </w:tc>
        <w:tc>
          <w:tcPr>
            <w:tcW w:w="4193" w:type="dxa"/>
            <w:vMerge/>
          </w:tcPr>
          <w:p w:rsidR="006126B9" w:rsidRPr="00937C78" w:rsidRDefault="006126B9" w:rsidP="005A0DCE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6126B9" w:rsidRPr="005A5B1B" w:rsidTr="006126B9">
        <w:tc>
          <w:tcPr>
            <w:tcW w:w="1640" w:type="dxa"/>
          </w:tcPr>
          <w:p w:rsidR="006126B9" w:rsidRDefault="006126B9" w:rsidP="00922CB7">
            <w:pPr>
              <w:spacing w:beforeLines="60" w:afterLines="60"/>
              <w:ind w:left="36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150" w:type="dxa"/>
          </w:tcPr>
          <w:p w:rsidR="006126B9" w:rsidRDefault="006126B9" w:rsidP="00922CB7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694" w:type="dxa"/>
          </w:tcPr>
          <w:p w:rsidR="006126B9" w:rsidRDefault="006126B9" w:rsidP="005A0DCE"/>
        </w:tc>
        <w:tc>
          <w:tcPr>
            <w:tcW w:w="4193" w:type="dxa"/>
          </w:tcPr>
          <w:p w:rsidR="006126B9" w:rsidRPr="00937C78" w:rsidRDefault="006126B9" w:rsidP="005A0DCE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:rsidR="00E31655" w:rsidRDefault="00E31655"/>
    <w:p w:rsidR="007C07C1" w:rsidRDefault="0043239B" w:rsidP="001059AE">
      <w:pPr>
        <w:pStyle w:val="a3"/>
        <w:numPr>
          <w:ilvl w:val="1"/>
          <w:numId w:val="1"/>
        </w:numPr>
        <w:spacing w:beforeLines="60" w:after="60"/>
        <w:rPr>
          <w:rFonts w:ascii="Times New Roman" w:hAnsi="Times New Roman" w:cs="Times New Roman"/>
          <w:b/>
          <w:color w:val="auto"/>
        </w:rPr>
      </w:pPr>
      <w:r>
        <w:rPr>
          <w:rFonts w:ascii="Times New Roman" w:hAnsi="Times New Roman" w:cs="Times New Roman"/>
          <w:b/>
          <w:color w:val="auto"/>
        </w:rPr>
        <w:t>Форма Подразделение</w:t>
      </w:r>
    </w:p>
    <w:p w:rsidR="003419EA" w:rsidRDefault="003419EA" w:rsidP="004B1592">
      <w:pPr>
        <w:pStyle w:val="a9"/>
        <w:ind w:left="0"/>
      </w:pPr>
      <w:r>
        <w:rPr>
          <w:noProof/>
        </w:rPr>
        <w:drawing>
          <wp:inline distT="0" distB="0" distL="0" distR="0">
            <wp:extent cx="4073525" cy="297180"/>
            <wp:effectExtent l="19050" t="19050" r="22225" b="266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3525" cy="2971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419EA" w:rsidRPr="006022F7" w:rsidRDefault="003419EA" w:rsidP="004B1592">
      <w:pPr>
        <w:pStyle w:val="a7"/>
        <w:rPr>
          <w:rFonts w:ascii="Arial" w:hAnsi="Arial" w:cs="Arial"/>
          <w:color w:val="auto"/>
          <w:sz w:val="20"/>
          <w:szCs w:val="20"/>
        </w:rPr>
      </w:pPr>
      <w:r w:rsidRPr="00320C9C">
        <w:rPr>
          <w:color w:val="auto"/>
        </w:rPr>
        <w:t xml:space="preserve">Рисунок </w:t>
      </w:r>
      <w:r w:rsidR="006C0BE5" w:rsidRPr="00320C9C">
        <w:rPr>
          <w:color w:val="auto"/>
        </w:rPr>
        <w:fldChar w:fldCharType="begin"/>
      </w:r>
      <w:r w:rsidRPr="00320C9C">
        <w:rPr>
          <w:color w:val="auto"/>
        </w:rPr>
        <w:instrText xml:space="preserve"> SEQ Рисунок \* ARABIC </w:instrText>
      </w:r>
      <w:r w:rsidR="006C0BE5" w:rsidRPr="00320C9C">
        <w:rPr>
          <w:color w:val="auto"/>
        </w:rPr>
        <w:fldChar w:fldCharType="separate"/>
      </w:r>
      <w:r w:rsidR="00887424">
        <w:rPr>
          <w:noProof/>
          <w:color w:val="auto"/>
        </w:rPr>
        <w:t>15</w:t>
      </w:r>
      <w:r w:rsidR="006C0BE5" w:rsidRPr="00320C9C">
        <w:rPr>
          <w:color w:val="auto"/>
        </w:rPr>
        <w:fldChar w:fldCharType="end"/>
      </w:r>
      <w:r>
        <w:rPr>
          <w:color w:val="auto"/>
        </w:rPr>
        <w:t>. Кнопки формы Подразделение, режим чтения</w:t>
      </w:r>
    </w:p>
    <w:p w:rsidR="003419EA" w:rsidRDefault="004253BB" w:rsidP="004B1592">
      <w:pPr>
        <w:pStyle w:val="a9"/>
        <w:ind w:left="0"/>
      </w:pPr>
      <w:r>
        <w:rPr>
          <w:noProof/>
        </w:rPr>
        <w:drawing>
          <wp:inline distT="0" distB="0" distL="0" distR="0">
            <wp:extent cx="5937885" cy="510540"/>
            <wp:effectExtent l="19050" t="19050" r="24765" b="2286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5105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419EA" w:rsidRPr="006022F7" w:rsidRDefault="003419EA" w:rsidP="004B1592">
      <w:pPr>
        <w:pStyle w:val="a7"/>
        <w:rPr>
          <w:rFonts w:ascii="Arial" w:hAnsi="Arial" w:cs="Arial"/>
          <w:color w:val="auto"/>
          <w:sz w:val="20"/>
          <w:szCs w:val="20"/>
        </w:rPr>
      </w:pPr>
      <w:r w:rsidRPr="00320C9C">
        <w:rPr>
          <w:color w:val="auto"/>
        </w:rPr>
        <w:t xml:space="preserve">Рисунок </w:t>
      </w:r>
      <w:r w:rsidR="006C0BE5" w:rsidRPr="00320C9C">
        <w:rPr>
          <w:color w:val="auto"/>
        </w:rPr>
        <w:fldChar w:fldCharType="begin"/>
      </w:r>
      <w:r w:rsidRPr="00320C9C">
        <w:rPr>
          <w:color w:val="auto"/>
        </w:rPr>
        <w:instrText xml:space="preserve"> SEQ Рисунок \* ARABIC </w:instrText>
      </w:r>
      <w:r w:rsidR="006C0BE5" w:rsidRPr="00320C9C">
        <w:rPr>
          <w:color w:val="auto"/>
        </w:rPr>
        <w:fldChar w:fldCharType="separate"/>
      </w:r>
      <w:r w:rsidR="00887424">
        <w:rPr>
          <w:noProof/>
          <w:color w:val="auto"/>
        </w:rPr>
        <w:t>16</w:t>
      </w:r>
      <w:r w:rsidR="006C0BE5" w:rsidRPr="00320C9C">
        <w:rPr>
          <w:color w:val="auto"/>
        </w:rPr>
        <w:fldChar w:fldCharType="end"/>
      </w:r>
      <w:r>
        <w:rPr>
          <w:color w:val="auto"/>
        </w:rPr>
        <w:t>. Кнопки формы Подразделение, режим редактирования</w:t>
      </w:r>
    </w:p>
    <w:p w:rsidR="0043239B" w:rsidRDefault="007432B8">
      <w:r>
        <w:rPr>
          <w:noProof/>
        </w:rPr>
        <w:drawing>
          <wp:inline distT="0" distB="0" distL="0" distR="0">
            <wp:extent cx="5937885" cy="4987925"/>
            <wp:effectExtent l="19050" t="19050" r="24765" b="222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9879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B1592" w:rsidRDefault="004B1592" w:rsidP="004B1592">
      <w:pPr>
        <w:pStyle w:val="a7"/>
        <w:rPr>
          <w:color w:val="auto"/>
        </w:rPr>
      </w:pPr>
      <w:r w:rsidRPr="00320C9C">
        <w:rPr>
          <w:color w:val="auto"/>
        </w:rPr>
        <w:t xml:space="preserve">Рисунок </w:t>
      </w:r>
      <w:r w:rsidR="006C0BE5" w:rsidRPr="00320C9C">
        <w:rPr>
          <w:color w:val="auto"/>
        </w:rPr>
        <w:fldChar w:fldCharType="begin"/>
      </w:r>
      <w:r w:rsidRPr="00320C9C">
        <w:rPr>
          <w:color w:val="auto"/>
        </w:rPr>
        <w:instrText xml:space="preserve"> SEQ Рисунок \* ARABIC </w:instrText>
      </w:r>
      <w:r w:rsidR="006C0BE5" w:rsidRPr="00320C9C">
        <w:rPr>
          <w:color w:val="auto"/>
        </w:rPr>
        <w:fldChar w:fldCharType="separate"/>
      </w:r>
      <w:r w:rsidR="00887424">
        <w:rPr>
          <w:noProof/>
          <w:color w:val="auto"/>
        </w:rPr>
        <w:t>17</w:t>
      </w:r>
      <w:r w:rsidR="006C0BE5" w:rsidRPr="00320C9C">
        <w:rPr>
          <w:color w:val="auto"/>
        </w:rPr>
        <w:fldChar w:fldCharType="end"/>
      </w:r>
      <w:r>
        <w:rPr>
          <w:color w:val="auto"/>
        </w:rPr>
        <w:t>. Форма Подразделение, вкладка Общая информация</w:t>
      </w:r>
    </w:p>
    <w:p w:rsidR="000222EB" w:rsidRDefault="00150E08" w:rsidP="000222EB">
      <w:r>
        <w:rPr>
          <w:noProof/>
        </w:rPr>
        <w:lastRenderedPageBreak/>
        <w:drawing>
          <wp:inline distT="0" distB="0" distL="0" distR="0">
            <wp:extent cx="5937885" cy="2957195"/>
            <wp:effectExtent l="0" t="0" r="571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95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22EB" w:rsidRDefault="000222EB" w:rsidP="000222EB">
      <w:pPr>
        <w:pStyle w:val="a7"/>
        <w:rPr>
          <w:color w:val="auto"/>
        </w:rPr>
      </w:pPr>
      <w:r w:rsidRPr="00320C9C">
        <w:rPr>
          <w:color w:val="auto"/>
        </w:rPr>
        <w:t xml:space="preserve">Рисунок </w:t>
      </w:r>
      <w:r w:rsidR="006C0BE5" w:rsidRPr="00320C9C">
        <w:rPr>
          <w:color w:val="auto"/>
        </w:rPr>
        <w:fldChar w:fldCharType="begin"/>
      </w:r>
      <w:r w:rsidRPr="00320C9C">
        <w:rPr>
          <w:color w:val="auto"/>
        </w:rPr>
        <w:instrText xml:space="preserve"> SEQ Рисунок \* ARABIC </w:instrText>
      </w:r>
      <w:r w:rsidR="006C0BE5" w:rsidRPr="00320C9C">
        <w:rPr>
          <w:color w:val="auto"/>
        </w:rPr>
        <w:fldChar w:fldCharType="separate"/>
      </w:r>
      <w:r w:rsidR="00887424">
        <w:rPr>
          <w:noProof/>
          <w:color w:val="auto"/>
        </w:rPr>
        <w:t>18</w:t>
      </w:r>
      <w:r w:rsidR="006C0BE5" w:rsidRPr="00320C9C">
        <w:rPr>
          <w:color w:val="auto"/>
        </w:rPr>
        <w:fldChar w:fldCharType="end"/>
      </w:r>
      <w:r>
        <w:rPr>
          <w:color w:val="auto"/>
        </w:rPr>
        <w:t>. Форма Подразделение, вкладка Системные имена</w:t>
      </w:r>
    </w:p>
    <w:p w:rsidR="000222EB" w:rsidRDefault="00ED3FC0" w:rsidP="000222EB">
      <w:r>
        <w:rPr>
          <w:noProof/>
        </w:rPr>
        <w:drawing>
          <wp:inline distT="0" distB="0" distL="0" distR="0">
            <wp:extent cx="5937885" cy="843280"/>
            <wp:effectExtent l="0" t="0" r="571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84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3FC0" w:rsidRDefault="00ED3FC0" w:rsidP="00ED3FC0">
      <w:pPr>
        <w:pStyle w:val="a7"/>
        <w:rPr>
          <w:color w:val="auto"/>
        </w:rPr>
      </w:pPr>
      <w:r w:rsidRPr="00320C9C">
        <w:rPr>
          <w:color w:val="auto"/>
        </w:rPr>
        <w:t xml:space="preserve">Рисунок </w:t>
      </w:r>
      <w:r w:rsidR="006C0BE5" w:rsidRPr="00320C9C">
        <w:rPr>
          <w:color w:val="auto"/>
        </w:rPr>
        <w:fldChar w:fldCharType="begin"/>
      </w:r>
      <w:r w:rsidRPr="00320C9C">
        <w:rPr>
          <w:color w:val="auto"/>
        </w:rPr>
        <w:instrText xml:space="preserve"> SEQ Рисунок \* ARABIC </w:instrText>
      </w:r>
      <w:r w:rsidR="006C0BE5" w:rsidRPr="00320C9C">
        <w:rPr>
          <w:color w:val="auto"/>
        </w:rPr>
        <w:fldChar w:fldCharType="separate"/>
      </w:r>
      <w:r w:rsidR="00887424">
        <w:rPr>
          <w:noProof/>
          <w:color w:val="auto"/>
        </w:rPr>
        <w:t>19</w:t>
      </w:r>
      <w:r w:rsidR="006C0BE5" w:rsidRPr="00320C9C">
        <w:rPr>
          <w:color w:val="auto"/>
        </w:rPr>
        <w:fldChar w:fldCharType="end"/>
      </w:r>
      <w:r>
        <w:rPr>
          <w:color w:val="auto"/>
        </w:rPr>
        <w:t>. Форма Подразделение, вкладка Профили</w:t>
      </w:r>
    </w:p>
    <w:p w:rsidR="00ED3FC0" w:rsidRDefault="00150E08" w:rsidP="000222EB">
      <w:r>
        <w:rPr>
          <w:noProof/>
        </w:rPr>
        <w:drawing>
          <wp:inline distT="0" distB="0" distL="0" distR="0">
            <wp:extent cx="5937885" cy="3479165"/>
            <wp:effectExtent l="19050" t="19050" r="24765" b="2603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4791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1151A" w:rsidRDefault="0021151A" w:rsidP="0021151A">
      <w:pPr>
        <w:pStyle w:val="a7"/>
        <w:rPr>
          <w:color w:val="auto"/>
        </w:rPr>
      </w:pPr>
      <w:r w:rsidRPr="00320C9C">
        <w:rPr>
          <w:color w:val="auto"/>
        </w:rPr>
        <w:t xml:space="preserve">Рисунок </w:t>
      </w:r>
      <w:r w:rsidR="006C0BE5" w:rsidRPr="00320C9C">
        <w:rPr>
          <w:color w:val="auto"/>
        </w:rPr>
        <w:fldChar w:fldCharType="begin"/>
      </w:r>
      <w:r w:rsidRPr="00320C9C">
        <w:rPr>
          <w:color w:val="auto"/>
        </w:rPr>
        <w:instrText xml:space="preserve"> SEQ Рисунок \* ARABIC </w:instrText>
      </w:r>
      <w:r w:rsidR="006C0BE5" w:rsidRPr="00320C9C">
        <w:rPr>
          <w:color w:val="auto"/>
        </w:rPr>
        <w:fldChar w:fldCharType="separate"/>
      </w:r>
      <w:r w:rsidR="00887424">
        <w:rPr>
          <w:noProof/>
          <w:color w:val="auto"/>
        </w:rPr>
        <w:t>20</w:t>
      </w:r>
      <w:r w:rsidR="006C0BE5" w:rsidRPr="00320C9C">
        <w:rPr>
          <w:color w:val="auto"/>
        </w:rPr>
        <w:fldChar w:fldCharType="end"/>
      </w:r>
      <w:r>
        <w:rPr>
          <w:color w:val="auto"/>
        </w:rPr>
        <w:t>. Форма Подразделение, вкладка Системные группы</w:t>
      </w:r>
    </w:p>
    <w:p w:rsidR="00ED3FC0" w:rsidRDefault="0021151A" w:rsidP="000222EB">
      <w:r>
        <w:rPr>
          <w:noProof/>
        </w:rPr>
        <w:lastRenderedPageBreak/>
        <w:drawing>
          <wp:inline distT="0" distB="0" distL="0" distR="0">
            <wp:extent cx="5937885" cy="2897505"/>
            <wp:effectExtent l="19050" t="19050" r="24765" b="1714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8975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1151A" w:rsidRDefault="0021151A" w:rsidP="0021151A">
      <w:pPr>
        <w:pStyle w:val="a7"/>
        <w:rPr>
          <w:color w:val="auto"/>
        </w:rPr>
      </w:pPr>
      <w:r w:rsidRPr="00320C9C">
        <w:rPr>
          <w:color w:val="auto"/>
        </w:rPr>
        <w:t xml:space="preserve">Рисунок </w:t>
      </w:r>
      <w:r w:rsidR="006C0BE5" w:rsidRPr="00320C9C">
        <w:rPr>
          <w:color w:val="auto"/>
        </w:rPr>
        <w:fldChar w:fldCharType="begin"/>
      </w:r>
      <w:r w:rsidRPr="00320C9C">
        <w:rPr>
          <w:color w:val="auto"/>
        </w:rPr>
        <w:instrText xml:space="preserve"> SEQ Рисунок \* ARABIC </w:instrText>
      </w:r>
      <w:r w:rsidR="006C0BE5" w:rsidRPr="00320C9C">
        <w:rPr>
          <w:color w:val="auto"/>
        </w:rPr>
        <w:fldChar w:fldCharType="separate"/>
      </w:r>
      <w:r w:rsidR="00887424">
        <w:rPr>
          <w:noProof/>
          <w:color w:val="auto"/>
        </w:rPr>
        <w:t>21</w:t>
      </w:r>
      <w:r w:rsidR="006C0BE5" w:rsidRPr="00320C9C">
        <w:rPr>
          <w:color w:val="auto"/>
        </w:rPr>
        <w:fldChar w:fldCharType="end"/>
      </w:r>
      <w:r>
        <w:rPr>
          <w:color w:val="auto"/>
        </w:rPr>
        <w:t>. Форма Подразделение, вкладка Уведомления, Стандартные уведомления</w:t>
      </w:r>
    </w:p>
    <w:p w:rsidR="00ED3FC0" w:rsidRDefault="0021151A" w:rsidP="000222EB">
      <w:r>
        <w:rPr>
          <w:noProof/>
        </w:rPr>
        <w:drawing>
          <wp:inline distT="0" distB="0" distL="0" distR="0">
            <wp:extent cx="5937885" cy="2303780"/>
            <wp:effectExtent l="19050" t="19050" r="24765" b="2032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3037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1151A" w:rsidRDefault="0021151A" w:rsidP="0021151A">
      <w:pPr>
        <w:pStyle w:val="a7"/>
        <w:rPr>
          <w:color w:val="auto"/>
        </w:rPr>
      </w:pPr>
      <w:r w:rsidRPr="00320C9C">
        <w:rPr>
          <w:color w:val="auto"/>
        </w:rPr>
        <w:t xml:space="preserve">Рисунок </w:t>
      </w:r>
      <w:r w:rsidR="006C0BE5" w:rsidRPr="00320C9C">
        <w:rPr>
          <w:color w:val="auto"/>
        </w:rPr>
        <w:fldChar w:fldCharType="begin"/>
      </w:r>
      <w:r w:rsidRPr="00320C9C">
        <w:rPr>
          <w:color w:val="auto"/>
        </w:rPr>
        <w:instrText xml:space="preserve"> SEQ Рисунок \* ARABIC </w:instrText>
      </w:r>
      <w:r w:rsidR="006C0BE5" w:rsidRPr="00320C9C">
        <w:rPr>
          <w:color w:val="auto"/>
        </w:rPr>
        <w:fldChar w:fldCharType="separate"/>
      </w:r>
      <w:r w:rsidR="00887424">
        <w:rPr>
          <w:noProof/>
          <w:color w:val="auto"/>
        </w:rPr>
        <w:t>22</w:t>
      </w:r>
      <w:r w:rsidR="006C0BE5" w:rsidRPr="00320C9C">
        <w:rPr>
          <w:color w:val="auto"/>
        </w:rPr>
        <w:fldChar w:fldCharType="end"/>
      </w:r>
      <w:r>
        <w:rPr>
          <w:color w:val="auto"/>
        </w:rPr>
        <w:t>. Форма Подразделение, вкладка Уведомления, Направление для регистрации</w:t>
      </w:r>
    </w:p>
    <w:p w:rsidR="0021151A" w:rsidRDefault="008B3AC6" w:rsidP="000222EB">
      <w:r>
        <w:rPr>
          <w:noProof/>
        </w:rPr>
        <w:lastRenderedPageBreak/>
        <w:drawing>
          <wp:inline distT="0" distB="0" distL="0" distR="0">
            <wp:extent cx="5937885" cy="3990340"/>
            <wp:effectExtent l="19050" t="19050" r="24765" b="1016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9903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B3AC6" w:rsidRDefault="008B3AC6" w:rsidP="008B3AC6">
      <w:pPr>
        <w:pStyle w:val="a7"/>
        <w:rPr>
          <w:color w:val="auto"/>
        </w:rPr>
      </w:pPr>
      <w:r w:rsidRPr="00320C9C">
        <w:rPr>
          <w:color w:val="auto"/>
        </w:rPr>
        <w:t xml:space="preserve">Рисунок </w:t>
      </w:r>
      <w:r w:rsidR="006C0BE5" w:rsidRPr="00320C9C">
        <w:rPr>
          <w:color w:val="auto"/>
        </w:rPr>
        <w:fldChar w:fldCharType="begin"/>
      </w:r>
      <w:r w:rsidRPr="00320C9C">
        <w:rPr>
          <w:color w:val="auto"/>
        </w:rPr>
        <w:instrText xml:space="preserve"> SEQ Рисунок \* ARABIC </w:instrText>
      </w:r>
      <w:r w:rsidR="006C0BE5" w:rsidRPr="00320C9C">
        <w:rPr>
          <w:color w:val="auto"/>
        </w:rPr>
        <w:fldChar w:fldCharType="separate"/>
      </w:r>
      <w:r w:rsidR="00887424">
        <w:rPr>
          <w:noProof/>
          <w:color w:val="auto"/>
        </w:rPr>
        <w:t>23</w:t>
      </w:r>
      <w:r w:rsidR="006C0BE5" w:rsidRPr="00320C9C">
        <w:rPr>
          <w:color w:val="auto"/>
        </w:rPr>
        <w:fldChar w:fldCharType="end"/>
      </w:r>
      <w:r>
        <w:rPr>
          <w:color w:val="auto"/>
        </w:rPr>
        <w:t>. Форма Подразделение, вкладка Структурные группы</w:t>
      </w:r>
    </w:p>
    <w:p w:rsidR="0021151A" w:rsidRPr="000222EB" w:rsidRDefault="0021151A" w:rsidP="000222EB"/>
    <w:p w:rsidR="004B1592" w:rsidRPr="007D79B8" w:rsidRDefault="004B1592" w:rsidP="004B1592">
      <w:pPr>
        <w:pStyle w:val="a7"/>
        <w:spacing w:after="0"/>
        <w:rPr>
          <w:rFonts w:ascii="Arial" w:hAnsi="Arial" w:cs="Arial"/>
          <w:color w:val="auto"/>
          <w:sz w:val="20"/>
          <w:szCs w:val="20"/>
        </w:rPr>
      </w:pPr>
      <w:r w:rsidRPr="007D79B8">
        <w:rPr>
          <w:rFonts w:ascii="Arial" w:hAnsi="Arial" w:cs="Arial"/>
          <w:color w:val="auto"/>
          <w:sz w:val="20"/>
          <w:szCs w:val="20"/>
        </w:rPr>
        <w:t xml:space="preserve">Таблица </w:t>
      </w:r>
      <w:r w:rsidR="006C0BE5" w:rsidRPr="007D79B8">
        <w:rPr>
          <w:rFonts w:ascii="Arial" w:hAnsi="Arial" w:cs="Arial"/>
          <w:color w:val="auto"/>
          <w:sz w:val="20"/>
          <w:szCs w:val="20"/>
        </w:rPr>
        <w:fldChar w:fldCharType="begin"/>
      </w:r>
      <w:r w:rsidRPr="007D79B8">
        <w:rPr>
          <w:rFonts w:ascii="Arial" w:hAnsi="Arial" w:cs="Arial"/>
          <w:color w:val="auto"/>
          <w:sz w:val="20"/>
          <w:szCs w:val="20"/>
        </w:rPr>
        <w:instrText xml:space="preserve"> SEQ Таблица \* ARABIC </w:instrText>
      </w:r>
      <w:r w:rsidR="006C0BE5" w:rsidRPr="007D79B8">
        <w:rPr>
          <w:rFonts w:ascii="Arial" w:hAnsi="Arial" w:cs="Arial"/>
          <w:color w:val="auto"/>
          <w:sz w:val="20"/>
          <w:szCs w:val="20"/>
        </w:rPr>
        <w:fldChar w:fldCharType="separate"/>
      </w:r>
      <w:r w:rsidR="00EF7C1D">
        <w:rPr>
          <w:rFonts w:ascii="Arial" w:hAnsi="Arial" w:cs="Arial"/>
          <w:noProof/>
          <w:color w:val="auto"/>
          <w:sz w:val="20"/>
          <w:szCs w:val="20"/>
        </w:rPr>
        <w:t>4</w:t>
      </w:r>
      <w:r w:rsidR="006C0BE5" w:rsidRPr="007D79B8">
        <w:rPr>
          <w:rFonts w:ascii="Arial" w:hAnsi="Arial" w:cs="Arial"/>
          <w:color w:val="auto"/>
          <w:sz w:val="20"/>
          <w:szCs w:val="20"/>
        </w:rPr>
        <w:fldChar w:fldCharType="end"/>
      </w:r>
      <w:r>
        <w:rPr>
          <w:rFonts w:ascii="Arial" w:hAnsi="Arial" w:cs="Arial"/>
          <w:color w:val="auto"/>
          <w:sz w:val="20"/>
          <w:szCs w:val="20"/>
        </w:rPr>
        <w:t xml:space="preserve">. </w:t>
      </w:r>
      <w:r w:rsidRPr="007D79B8">
        <w:rPr>
          <w:rFonts w:ascii="Arial" w:hAnsi="Arial" w:cs="Arial"/>
          <w:color w:val="auto"/>
          <w:sz w:val="20"/>
          <w:szCs w:val="20"/>
        </w:rPr>
        <w:t xml:space="preserve">Перечень элементов формы </w:t>
      </w:r>
      <w:r>
        <w:rPr>
          <w:rFonts w:ascii="Arial" w:hAnsi="Arial" w:cs="Arial"/>
          <w:color w:val="auto"/>
          <w:sz w:val="20"/>
          <w:szCs w:val="20"/>
        </w:rPr>
        <w:t>Подразделения</w:t>
      </w:r>
    </w:p>
    <w:p w:rsidR="004B1592" w:rsidRDefault="004B1592"/>
    <w:tbl>
      <w:tblPr>
        <w:tblW w:w="0" w:type="auto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966"/>
        <w:gridCol w:w="3780"/>
        <w:gridCol w:w="1179"/>
        <w:gridCol w:w="3681"/>
      </w:tblGrid>
      <w:tr w:rsidR="005A0DCE" w:rsidRPr="005A5B1B" w:rsidTr="005A0DCE">
        <w:tc>
          <w:tcPr>
            <w:tcW w:w="828" w:type="dxa"/>
          </w:tcPr>
          <w:p w:rsidR="007C07C1" w:rsidRDefault="007C07C1" w:rsidP="006126B9">
            <w:pPr>
              <w:spacing w:beforeLines="60" w:afterLines="60"/>
              <w:rPr>
                <w:rFonts w:ascii="Arial" w:eastAsiaTheme="majorEastAsia" w:hAnsi="Arial" w:cs="Arial"/>
                <w:b/>
                <w:bCs/>
                <w:color w:val="365F91" w:themeColor="accent1" w:themeShade="BF"/>
                <w:sz w:val="20"/>
                <w:szCs w:val="20"/>
              </w:rPr>
              <w:pPrChange w:id="398" w:author="Administrator" w:date="2014-02-13T13:11:00Z">
                <w:pPr>
                  <w:keepNext/>
                  <w:keepLines/>
                  <w:spacing w:beforeLines="60" w:afterLines="60"/>
                  <w:outlineLvl w:val="0"/>
                </w:pPr>
              </w:pPrChange>
            </w:pPr>
          </w:p>
        </w:tc>
        <w:tc>
          <w:tcPr>
            <w:tcW w:w="3780" w:type="dxa"/>
          </w:tcPr>
          <w:p w:rsidR="007C07C1" w:rsidRDefault="005A0DCE" w:rsidP="006126B9">
            <w:pPr>
              <w:spacing w:beforeLines="60" w:afterLines="60"/>
              <w:rPr>
                <w:rFonts w:ascii="Arial" w:hAnsi="Arial" w:cs="Arial"/>
                <w:b/>
                <w:bCs/>
                <w:sz w:val="20"/>
                <w:szCs w:val="20"/>
              </w:rPr>
              <w:pPrChange w:id="399" w:author="Administrator" w:date="2014-02-13T13:11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Наименование </w:t>
            </w:r>
          </w:p>
        </w:tc>
        <w:tc>
          <w:tcPr>
            <w:tcW w:w="1179" w:type="dxa"/>
          </w:tcPr>
          <w:p w:rsidR="007C07C1" w:rsidRDefault="005A0DCE" w:rsidP="006126B9">
            <w:pPr>
              <w:spacing w:beforeLines="60" w:afterLines="60"/>
              <w:rPr>
                <w:rFonts w:ascii="Arial" w:hAnsi="Arial" w:cs="Arial"/>
                <w:b/>
                <w:bCs/>
                <w:sz w:val="20"/>
                <w:szCs w:val="20"/>
              </w:rPr>
              <w:pPrChange w:id="400" w:author="Administrator" w:date="2014-02-13T13:11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b/>
                <w:bCs/>
                <w:sz w:val="20"/>
                <w:szCs w:val="20"/>
              </w:rPr>
              <w:t>Тип элемента</w:t>
            </w:r>
          </w:p>
        </w:tc>
        <w:tc>
          <w:tcPr>
            <w:tcW w:w="3681" w:type="dxa"/>
          </w:tcPr>
          <w:p w:rsidR="007C07C1" w:rsidRDefault="005A0DCE" w:rsidP="00703EA0">
            <w:pPr>
              <w:spacing w:beforeLines="60" w:afterLines="60"/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pPrChange w:id="401" w:author="Administrator" w:date="2014-02-13T12:47:00Z">
                <w:pPr>
                  <w:spacing w:beforeLines="60" w:afterLines="60"/>
                </w:pPr>
              </w:pPrChange>
            </w:pPr>
            <w:r w:rsidRPr="00DB3F4D">
              <w:rPr>
                <w:rFonts w:ascii="Arial" w:hAnsi="Arial" w:cs="Arial"/>
                <w:sz w:val="20"/>
                <w:szCs w:val="20"/>
              </w:rPr>
              <w:t xml:space="preserve">относительно </w:t>
            </w:r>
            <w:proofErr w:type="spellStart"/>
            <w:r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SO_Department</w:t>
            </w:r>
            <w:proofErr w:type="spellEnd"/>
          </w:p>
        </w:tc>
      </w:tr>
      <w:tr w:rsidR="005A0DCE" w:rsidRPr="005A5B1B" w:rsidTr="005A0DCE">
        <w:tc>
          <w:tcPr>
            <w:tcW w:w="828" w:type="dxa"/>
          </w:tcPr>
          <w:p w:rsidR="007C07C1" w:rsidRDefault="007C07C1" w:rsidP="006126B9">
            <w:pPr>
              <w:pStyle w:val="a9"/>
              <w:numPr>
                <w:ilvl w:val="0"/>
                <w:numId w:val="37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402" w:author="Administrator" w:date="2014-02-13T13:11:00Z">
                <w:pPr>
                  <w:pStyle w:val="a9"/>
                  <w:numPr>
                    <w:numId w:val="37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780" w:type="dxa"/>
          </w:tcPr>
          <w:p w:rsidR="007C07C1" w:rsidRDefault="005A0DCE" w:rsidP="006126B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403" w:author="Administrator" w:date="2014-02-13T13:11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Выйти</w:t>
            </w:r>
          </w:p>
        </w:tc>
        <w:tc>
          <w:tcPr>
            <w:tcW w:w="1179" w:type="dxa"/>
          </w:tcPr>
          <w:p w:rsidR="007C07C1" w:rsidRDefault="005A0DCE" w:rsidP="006126B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404" w:author="Administrator" w:date="2014-02-13T13:11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Кнопка</w:t>
            </w:r>
          </w:p>
        </w:tc>
        <w:tc>
          <w:tcPr>
            <w:tcW w:w="3681" w:type="dxa"/>
          </w:tcPr>
          <w:p w:rsidR="007C07C1" w:rsidRDefault="007C07C1" w:rsidP="003073E8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405" w:author="Administrator" w:date="2014-02-13T12:47:00Z">
                <w:pPr>
                  <w:spacing w:beforeLines="60" w:afterLines="60"/>
                </w:pPr>
              </w:pPrChange>
            </w:pPr>
          </w:p>
        </w:tc>
      </w:tr>
      <w:tr w:rsidR="005A0DCE" w:rsidRPr="005A5B1B" w:rsidTr="005A0DCE">
        <w:tc>
          <w:tcPr>
            <w:tcW w:w="828" w:type="dxa"/>
          </w:tcPr>
          <w:p w:rsidR="007C07C1" w:rsidRDefault="007C07C1" w:rsidP="006126B9">
            <w:pPr>
              <w:pStyle w:val="a9"/>
              <w:numPr>
                <w:ilvl w:val="0"/>
                <w:numId w:val="37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406" w:author="Administrator" w:date="2014-02-13T13:11:00Z">
                <w:pPr>
                  <w:pStyle w:val="a9"/>
                  <w:numPr>
                    <w:numId w:val="37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780" w:type="dxa"/>
          </w:tcPr>
          <w:p w:rsidR="007C07C1" w:rsidRDefault="005A0DCE" w:rsidP="006126B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407" w:author="Administrator" w:date="2014-02-13T13:11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Редактировать</w:t>
            </w:r>
          </w:p>
        </w:tc>
        <w:tc>
          <w:tcPr>
            <w:tcW w:w="1179" w:type="dxa"/>
          </w:tcPr>
          <w:p w:rsidR="007C07C1" w:rsidRDefault="005A0DCE" w:rsidP="006126B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408" w:author="Administrator" w:date="2014-02-13T13:11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Кнопка</w:t>
            </w:r>
          </w:p>
        </w:tc>
        <w:tc>
          <w:tcPr>
            <w:tcW w:w="3681" w:type="dxa"/>
          </w:tcPr>
          <w:p w:rsidR="007C07C1" w:rsidRDefault="007C07C1" w:rsidP="003073E8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409" w:author="Administrator" w:date="2014-02-13T12:47:00Z">
                <w:pPr>
                  <w:spacing w:beforeLines="60" w:afterLines="60"/>
                </w:pPr>
              </w:pPrChange>
            </w:pPr>
          </w:p>
        </w:tc>
      </w:tr>
      <w:tr w:rsidR="005A0DCE" w:rsidRPr="005A5B1B" w:rsidTr="005A0DCE">
        <w:tc>
          <w:tcPr>
            <w:tcW w:w="828" w:type="dxa"/>
          </w:tcPr>
          <w:p w:rsidR="007C07C1" w:rsidRDefault="007C07C1" w:rsidP="006126B9">
            <w:pPr>
              <w:pStyle w:val="a9"/>
              <w:numPr>
                <w:ilvl w:val="0"/>
                <w:numId w:val="37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410" w:author="Administrator" w:date="2014-02-13T13:11:00Z">
                <w:pPr>
                  <w:pStyle w:val="a9"/>
                  <w:numPr>
                    <w:numId w:val="37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780" w:type="dxa"/>
          </w:tcPr>
          <w:p w:rsidR="007C07C1" w:rsidRDefault="005A0DCE" w:rsidP="006126B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411" w:author="Administrator" w:date="2014-02-13T13:11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Печать</w:t>
            </w:r>
          </w:p>
        </w:tc>
        <w:tc>
          <w:tcPr>
            <w:tcW w:w="1179" w:type="dxa"/>
          </w:tcPr>
          <w:p w:rsidR="007C07C1" w:rsidRDefault="005A0DCE" w:rsidP="006126B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412" w:author="Administrator" w:date="2014-02-13T13:11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Кнопка</w:t>
            </w:r>
          </w:p>
        </w:tc>
        <w:tc>
          <w:tcPr>
            <w:tcW w:w="3681" w:type="dxa"/>
          </w:tcPr>
          <w:p w:rsidR="007C07C1" w:rsidRDefault="007C07C1" w:rsidP="003073E8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413" w:author="Administrator" w:date="2014-02-13T12:47:00Z">
                <w:pPr>
                  <w:spacing w:beforeLines="60" w:afterLines="60"/>
                </w:pPr>
              </w:pPrChange>
            </w:pPr>
          </w:p>
        </w:tc>
      </w:tr>
      <w:tr w:rsidR="005A0DCE" w:rsidRPr="005A5B1B" w:rsidTr="005A0DCE">
        <w:tc>
          <w:tcPr>
            <w:tcW w:w="828" w:type="dxa"/>
          </w:tcPr>
          <w:p w:rsidR="007C07C1" w:rsidRDefault="007C07C1" w:rsidP="006126B9">
            <w:pPr>
              <w:pStyle w:val="a9"/>
              <w:numPr>
                <w:ilvl w:val="0"/>
                <w:numId w:val="37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414" w:author="Administrator" w:date="2014-02-13T13:11:00Z">
                <w:pPr>
                  <w:pStyle w:val="a9"/>
                  <w:numPr>
                    <w:numId w:val="37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780" w:type="dxa"/>
          </w:tcPr>
          <w:p w:rsidR="007C07C1" w:rsidRDefault="005A0DCE" w:rsidP="006126B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415" w:author="Administrator" w:date="2014-02-13T13:11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Подразделение</w:t>
            </w:r>
          </w:p>
        </w:tc>
        <w:tc>
          <w:tcPr>
            <w:tcW w:w="1179" w:type="dxa"/>
          </w:tcPr>
          <w:p w:rsidR="007C07C1" w:rsidRDefault="005A0DCE" w:rsidP="006126B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416" w:author="Administrator" w:date="2014-02-13T13:11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Кнопка</w:t>
            </w:r>
          </w:p>
        </w:tc>
        <w:tc>
          <w:tcPr>
            <w:tcW w:w="3681" w:type="dxa"/>
          </w:tcPr>
          <w:p w:rsidR="007C07C1" w:rsidRDefault="007C07C1" w:rsidP="003073E8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417" w:author="Administrator" w:date="2014-02-13T12:47:00Z">
                <w:pPr>
                  <w:spacing w:beforeLines="60" w:afterLines="60"/>
                </w:pPr>
              </w:pPrChange>
            </w:pPr>
          </w:p>
        </w:tc>
      </w:tr>
      <w:tr w:rsidR="005A0DCE" w:rsidRPr="005A5B1B" w:rsidTr="005A0DCE">
        <w:tc>
          <w:tcPr>
            <w:tcW w:w="828" w:type="dxa"/>
          </w:tcPr>
          <w:p w:rsidR="007C07C1" w:rsidRDefault="007C07C1" w:rsidP="006126B9">
            <w:pPr>
              <w:pStyle w:val="a9"/>
              <w:numPr>
                <w:ilvl w:val="0"/>
                <w:numId w:val="37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418" w:author="Administrator" w:date="2014-02-13T13:11:00Z">
                <w:pPr>
                  <w:pStyle w:val="a9"/>
                  <w:numPr>
                    <w:numId w:val="37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780" w:type="dxa"/>
          </w:tcPr>
          <w:p w:rsidR="007C07C1" w:rsidRDefault="005A0DCE" w:rsidP="006126B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419" w:author="Administrator" w:date="2014-02-13T13:11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Сотрудник</w:t>
            </w:r>
          </w:p>
        </w:tc>
        <w:tc>
          <w:tcPr>
            <w:tcW w:w="1179" w:type="dxa"/>
          </w:tcPr>
          <w:p w:rsidR="007C07C1" w:rsidRDefault="005A0DCE" w:rsidP="006126B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420" w:author="Administrator" w:date="2014-02-13T13:11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Кнопка</w:t>
            </w:r>
          </w:p>
        </w:tc>
        <w:tc>
          <w:tcPr>
            <w:tcW w:w="3681" w:type="dxa"/>
          </w:tcPr>
          <w:p w:rsidR="007C07C1" w:rsidRDefault="007C07C1" w:rsidP="003073E8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421" w:author="Administrator" w:date="2014-02-13T12:47:00Z">
                <w:pPr>
                  <w:spacing w:beforeLines="60" w:afterLines="60"/>
                </w:pPr>
              </w:pPrChange>
            </w:pPr>
          </w:p>
        </w:tc>
      </w:tr>
      <w:tr w:rsidR="005A0DCE" w:rsidRPr="005A5B1B" w:rsidTr="005A0DCE">
        <w:tc>
          <w:tcPr>
            <w:tcW w:w="828" w:type="dxa"/>
          </w:tcPr>
          <w:p w:rsidR="007C07C1" w:rsidRDefault="007C07C1" w:rsidP="006126B9">
            <w:pPr>
              <w:pStyle w:val="a9"/>
              <w:numPr>
                <w:ilvl w:val="0"/>
                <w:numId w:val="37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422" w:author="Administrator" w:date="2014-02-13T13:11:00Z">
                <w:pPr>
                  <w:pStyle w:val="a9"/>
                  <w:numPr>
                    <w:numId w:val="37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780" w:type="dxa"/>
          </w:tcPr>
          <w:p w:rsidR="007C07C1" w:rsidRDefault="005A0DCE" w:rsidP="006126B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423" w:author="Administrator" w:date="2014-02-13T13:11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Руководитель</w:t>
            </w:r>
          </w:p>
        </w:tc>
        <w:tc>
          <w:tcPr>
            <w:tcW w:w="1179" w:type="dxa"/>
          </w:tcPr>
          <w:p w:rsidR="007C07C1" w:rsidRDefault="005A0DCE" w:rsidP="006126B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424" w:author="Administrator" w:date="2014-02-13T13:11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Кнопка</w:t>
            </w:r>
          </w:p>
        </w:tc>
        <w:tc>
          <w:tcPr>
            <w:tcW w:w="3681" w:type="dxa"/>
          </w:tcPr>
          <w:p w:rsidR="007C07C1" w:rsidRDefault="007C07C1" w:rsidP="003073E8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425" w:author="Administrator" w:date="2014-02-13T12:47:00Z">
                <w:pPr>
                  <w:spacing w:beforeLines="60" w:afterLines="60"/>
                </w:pPr>
              </w:pPrChange>
            </w:pPr>
          </w:p>
        </w:tc>
      </w:tr>
      <w:tr w:rsidR="005A0DCE" w:rsidRPr="005A5B1B" w:rsidTr="005A0DCE">
        <w:tc>
          <w:tcPr>
            <w:tcW w:w="828" w:type="dxa"/>
          </w:tcPr>
          <w:p w:rsidR="007C07C1" w:rsidRDefault="007C07C1" w:rsidP="006126B9">
            <w:pPr>
              <w:pStyle w:val="a9"/>
              <w:numPr>
                <w:ilvl w:val="0"/>
                <w:numId w:val="37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426" w:author="Administrator" w:date="2014-02-13T13:11:00Z">
                <w:pPr>
                  <w:pStyle w:val="a9"/>
                  <w:numPr>
                    <w:numId w:val="37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780" w:type="dxa"/>
          </w:tcPr>
          <w:p w:rsidR="007C07C1" w:rsidRDefault="005A0DCE" w:rsidP="006126B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427" w:author="Administrator" w:date="2014-02-13T13:11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Выйти</w:t>
            </w:r>
          </w:p>
        </w:tc>
        <w:tc>
          <w:tcPr>
            <w:tcW w:w="1179" w:type="dxa"/>
          </w:tcPr>
          <w:p w:rsidR="007C07C1" w:rsidRDefault="005A0DCE" w:rsidP="006126B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428" w:author="Administrator" w:date="2014-02-13T13:11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Кнопка</w:t>
            </w:r>
          </w:p>
        </w:tc>
        <w:tc>
          <w:tcPr>
            <w:tcW w:w="3681" w:type="dxa"/>
          </w:tcPr>
          <w:p w:rsidR="007C07C1" w:rsidRDefault="007C07C1" w:rsidP="003073E8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429" w:author="Administrator" w:date="2014-02-13T12:47:00Z">
                <w:pPr>
                  <w:spacing w:beforeLines="60" w:afterLines="60"/>
                </w:pPr>
              </w:pPrChange>
            </w:pPr>
          </w:p>
        </w:tc>
      </w:tr>
      <w:tr w:rsidR="005A0DCE" w:rsidRPr="005A5B1B" w:rsidTr="005A0DCE">
        <w:tc>
          <w:tcPr>
            <w:tcW w:w="828" w:type="dxa"/>
          </w:tcPr>
          <w:p w:rsidR="007C07C1" w:rsidRDefault="007C07C1" w:rsidP="006126B9">
            <w:pPr>
              <w:pStyle w:val="a9"/>
              <w:numPr>
                <w:ilvl w:val="0"/>
                <w:numId w:val="37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430" w:author="Administrator" w:date="2014-02-13T13:11:00Z">
                <w:pPr>
                  <w:pStyle w:val="a9"/>
                  <w:numPr>
                    <w:numId w:val="37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780" w:type="dxa"/>
          </w:tcPr>
          <w:p w:rsidR="007C07C1" w:rsidRDefault="005A0DCE" w:rsidP="006126B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431" w:author="Administrator" w:date="2014-02-13T13:11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Сохранить</w:t>
            </w:r>
          </w:p>
        </w:tc>
        <w:tc>
          <w:tcPr>
            <w:tcW w:w="1179" w:type="dxa"/>
          </w:tcPr>
          <w:p w:rsidR="007C07C1" w:rsidRDefault="005A0DCE" w:rsidP="006126B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432" w:author="Administrator" w:date="2014-02-13T13:11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Кнопка</w:t>
            </w:r>
          </w:p>
        </w:tc>
        <w:tc>
          <w:tcPr>
            <w:tcW w:w="3681" w:type="dxa"/>
          </w:tcPr>
          <w:p w:rsidR="007C07C1" w:rsidRDefault="007C07C1" w:rsidP="003073E8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433" w:author="Administrator" w:date="2014-02-13T12:47:00Z">
                <w:pPr>
                  <w:spacing w:beforeLines="60" w:afterLines="60"/>
                </w:pPr>
              </w:pPrChange>
            </w:pPr>
          </w:p>
        </w:tc>
      </w:tr>
      <w:tr w:rsidR="005A0DCE" w:rsidRPr="005A5B1B" w:rsidTr="005A0DCE">
        <w:tc>
          <w:tcPr>
            <w:tcW w:w="828" w:type="dxa"/>
          </w:tcPr>
          <w:p w:rsidR="007C07C1" w:rsidRDefault="007C07C1" w:rsidP="006126B9">
            <w:pPr>
              <w:pStyle w:val="a9"/>
              <w:numPr>
                <w:ilvl w:val="0"/>
                <w:numId w:val="37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434" w:author="Administrator" w:date="2014-02-13T13:11:00Z">
                <w:pPr>
                  <w:pStyle w:val="a9"/>
                  <w:numPr>
                    <w:numId w:val="37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780" w:type="dxa"/>
          </w:tcPr>
          <w:p w:rsidR="007C07C1" w:rsidRDefault="005A0DCE" w:rsidP="006126B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435" w:author="Administrator" w:date="2014-02-13T13:11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Операции…</w:t>
            </w:r>
          </w:p>
        </w:tc>
        <w:tc>
          <w:tcPr>
            <w:tcW w:w="1179" w:type="dxa"/>
          </w:tcPr>
          <w:p w:rsidR="007C07C1" w:rsidRDefault="005A0DCE" w:rsidP="006126B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436" w:author="Administrator" w:date="2014-02-13T13:11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Кнопка</w:t>
            </w:r>
          </w:p>
        </w:tc>
        <w:tc>
          <w:tcPr>
            <w:tcW w:w="3681" w:type="dxa"/>
          </w:tcPr>
          <w:p w:rsidR="007C07C1" w:rsidRDefault="007C07C1" w:rsidP="003073E8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437" w:author="Administrator" w:date="2014-02-13T12:47:00Z">
                <w:pPr>
                  <w:spacing w:beforeLines="60" w:afterLines="60"/>
                </w:pPr>
              </w:pPrChange>
            </w:pPr>
          </w:p>
        </w:tc>
      </w:tr>
      <w:tr w:rsidR="005A0DCE" w:rsidRPr="005A5B1B" w:rsidTr="005A0DCE">
        <w:tc>
          <w:tcPr>
            <w:tcW w:w="828" w:type="dxa"/>
          </w:tcPr>
          <w:p w:rsidR="007C07C1" w:rsidRDefault="007C07C1" w:rsidP="006126B9">
            <w:pPr>
              <w:pStyle w:val="a9"/>
              <w:numPr>
                <w:ilvl w:val="0"/>
                <w:numId w:val="37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438" w:author="Administrator" w:date="2014-02-13T13:11:00Z">
                <w:pPr>
                  <w:pStyle w:val="a9"/>
                  <w:numPr>
                    <w:numId w:val="37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780" w:type="dxa"/>
          </w:tcPr>
          <w:p w:rsidR="007C07C1" w:rsidRDefault="005A0DCE" w:rsidP="006126B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439" w:author="Administrator" w:date="2014-02-13T13:11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Структурная единица «Подразделение»</w:t>
            </w:r>
          </w:p>
        </w:tc>
        <w:tc>
          <w:tcPr>
            <w:tcW w:w="1179" w:type="dxa"/>
          </w:tcPr>
          <w:p w:rsidR="007C07C1" w:rsidRDefault="007C07C1" w:rsidP="006126B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440" w:author="Administrator" w:date="2014-02-13T13:11:00Z">
                <w:pPr>
                  <w:spacing w:beforeLines="60" w:afterLines="60"/>
                </w:pPr>
              </w:pPrChange>
            </w:pPr>
          </w:p>
        </w:tc>
        <w:tc>
          <w:tcPr>
            <w:tcW w:w="3681" w:type="dxa"/>
          </w:tcPr>
          <w:p w:rsidR="007C07C1" w:rsidRDefault="007C07C1" w:rsidP="003073E8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441" w:author="Administrator" w:date="2014-02-13T12:47:00Z">
                <w:pPr>
                  <w:spacing w:beforeLines="60" w:afterLines="60"/>
                </w:pPr>
              </w:pPrChange>
            </w:pPr>
          </w:p>
        </w:tc>
      </w:tr>
      <w:tr w:rsidR="005A0DCE" w:rsidRPr="005A5B1B" w:rsidTr="005A0DCE">
        <w:tc>
          <w:tcPr>
            <w:tcW w:w="828" w:type="dxa"/>
          </w:tcPr>
          <w:p w:rsidR="007C07C1" w:rsidRDefault="007C07C1" w:rsidP="006126B9">
            <w:pPr>
              <w:pStyle w:val="a9"/>
              <w:numPr>
                <w:ilvl w:val="0"/>
                <w:numId w:val="37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442" w:author="Administrator" w:date="2014-02-13T13:11:00Z">
                <w:pPr>
                  <w:pStyle w:val="a9"/>
                  <w:numPr>
                    <w:numId w:val="37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780" w:type="dxa"/>
          </w:tcPr>
          <w:p w:rsidR="005A0DCE" w:rsidRPr="00937C78" w:rsidRDefault="005A0DCE" w:rsidP="005A0DCE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СО</w:t>
            </w:r>
          </w:p>
        </w:tc>
        <w:tc>
          <w:tcPr>
            <w:tcW w:w="1179" w:type="dxa"/>
          </w:tcPr>
          <w:p w:rsidR="007C07C1" w:rsidRDefault="007C07C1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681" w:type="dxa"/>
          </w:tcPr>
          <w:p w:rsidR="007C07C1" w:rsidRDefault="007C07C1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443" w:author="Administrator" w:date="2014-02-13T13:00:00Z">
                <w:pPr>
                  <w:spacing w:beforeLines="60" w:afterLines="60"/>
                </w:pPr>
              </w:pPrChange>
            </w:pPr>
          </w:p>
        </w:tc>
      </w:tr>
      <w:tr w:rsidR="005A0DCE" w:rsidRPr="005A5B1B" w:rsidTr="005A0DCE">
        <w:tc>
          <w:tcPr>
            <w:tcW w:w="828" w:type="dxa"/>
          </w:tcPr>
          <w:p w:rsidR="007C07C1" w:rsidRDefault="007C07C1" w:rsidP="006126B9">
            <w:pPr>
              <w:pStyle w:val="a9"/>
              <w:numPr>
                <w:ilvl w:val="0"/>
                <w:numId w:val="37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444" w:author="Administrator" w:date="2014-02-13T13:11:00Z">
                <w:pPr>
                  <w:pStyle w:val="a9"/>
                  <w:numPr>
                    <w:numId w:val="37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780" w:type="dxa"/>
          </w:tcPr>
          <w:p w:rsidR="005A0DCE" w:rsidRPr="00937C78" w:rsidRDefault="005A0DCE" w:rsidP="005A0DCE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Название подразделения</w:t>
            </w:r>
          </w:p>
        </w:tc>
        <w:tc>
          <w:tcPr>
            <w:tcW w:w="1179" w:type="dxa"/>
          </w:tcPr>
          <w:p w:rsidR="005A0DCE" w:rsidRDefault="005A0DCE" w:rsidP="005A0DCE"/>
        </w:tc>
        <w:tc>
          <w:tcPr>
            <w:tcW w:w="3681" w:type="dxa"/>
          </w:tcPr>
          <w:p w:rsidR="005A0DCE" w:rsidRDefault="005A0DCE" w:rsidP="005A0DCE"/>
        </w:tc>
      </w:tr>
      <w:tr w:rsidR="005A0DCE" w:rsidRPr="005A5B1B" w:rsidTr="005A0DCE">
        <w:tc>
          <w:tcPr>
            <w:tcW w:w="828" w:type="dxa"/>
          </w:tcPr>
          <w:p w:rsidR="007C07C1" w:rsidRDefault="007C07C1" w:rsidP="006126B9">
            <w:pPr>
              <w:pStyle w:val="a9"/>
              <w:numPr>
                <w:ilvl w:val="0"/>
                <w:numId w:val="37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445" w:author="Administrator" w:date="2014-02-13T13:11:00Z">
                <w:pPr>
                  <w:pStyle w:val="a9"/>
                  <w:numPr>
                    <w:numId w:val="37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780" w:type="dxa"/>
          </w:tcPr>
          <w:p w:rsidR="005A0DCE" w:rsidRPr="00937C78" w:rsidRDefault="005A0DCE" w:rsidP="005A0DCE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Общая информация</w:t>
            </w:r>
          </w:p>
        </w:tc>
        <w:tc>
          <w:tcPr>
            <w:tcW w:w="1179" w:type="dxa"/>
          </w:tcPr>
          <w:p w:rsidR="005A0DCE" w:rsidRDefault="005A0DCE" w:rsidP="005A0DCE">
            <w:r w:rsidRPr="00937C78">
              <w:rPr>
                <w:rFonts w:ascii="Arial" w:hAnsi="Arial" w:cs="Arial"/>
                <w:sz w:val="20"/>
                <w:szCs w:val="20"/>
              </w:rPr>
              <w:t>Закладка</w:t>
            </w:r>
          </w:p>
        </w:tc>
        <w:tc>
          <w:tcPr>
            <w:tcW w:w="3681" w:type="dxa"/>
          </w:tcPr>
          <w:p w:rsidR="005A0DCE" w:rsidRPr="00937C78" w:rsidRDefault="005A0DCE" w:rsidP="005A0DCE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A0DCE" w:rsidRPr="005A5B1B" w:rsidTr="005A0DCE">
        <w:tc>
          <w:tcPr>
            <w:tcW w:w="828" w:type="dxa"/>
          </w:tcPr>
          <w:p w:rsidR="007C07C1" w:rsidRDefault="007C07C1" w:rsidP="006126B9">
            <w:pPr>
              <w:pStyle w:val="a9"/>
              <w:numPr>
                <w:ilvl w:val="0"/>
                <w:numId w:val="37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446" w:author="Administrator" w:date="2014-02-13T13:11:00Z">
                <w:pPr>
                  <w:pStyle w:val="a9"/>
                  <w:numPr>
                    <w:numId w:val="37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780" w:type="dxa"/>
          </w:tcPr>
          <w:p w:rsidR="005A0DCE" w:rsidRPr="00937C78" w:rsidRDefault="005A0DCE" w:rsidP="005A0DCE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Системные имена</w:t>
            </w:r>
          </w:p>
        </w:tc>
        <w:tc>
          <w:tcPr>
            <w:tcW w:w="1179" w:type="dxa"/>
          </w:tcPr>
          <w:p w:rsidR="005A0DCE" w:rsidRDefault="005A0DCE" w:rsidP="005A0DCE">
            <w:r w:rsidRPr="00937C78">
              <w:rPr>
                <w:rFonts w:ascii="Arial" w:hAnsi="Arial" w:cs="Arial"/>
                <w:sz w:val="20"/>
                <w:szCs w:val="20"/>
              </w:rPr>
              <w:t>Закладка</w:t>
            </w:r>
          </w:p>
        </w:tc>
        <w:tc>
          <w:tcPr>
            <w:tcW w:w="3681" w:type="dxa"/>
          </w:tcPr>
          <w:p w:rsidR="005A0DCE" w:rsidRPr="00937C78" w:rsidRDefault="005A0DCE" w:rsidP="005A0DCE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A0DCE" w:rsidRPr="005A5B1B" w:rsidTr="005A0DCE">
        <w:tc>
          <w:tcPr>
            <w:tcW w:w="828" w:type="dxa"/>
          </w:tcPr>
          <w:p w:rsidR="007C07C1" w:rsidRDefault="007C07C1" w:rsidP="006126B9">
            <w:pPr>
              <w:pStyle w:val="a9"/>
              <w:numPr>
                <w:ilvl w:val="0"/>
                <w:numId w:val="37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447" w:author="Administrator" w:date="2014-02-13T13:11:00Z">
                <w:pPr>
                  <w:pStyle w:val="a9"/>
                  <w:numPr>
                    <w:numId w:val="37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780" w:type="dxa"/>
          </w:tcPr>
          <w:p w:rsidR="005A0DCE" w:rsidRPr="00937C78" w:rsidRDefault="005A0DCE" w:rsidP="005A0DCE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Профили</w:t>
            </w:r>
          </w:p>
        </w:tc>
        <w:tc>
          <w:tcPr>
            <w:tcW w:w="1179" w:type="dxa"/>
          </w:tcPr>
          <w:p w:rsidR="005A0DCE" w:rsidRDefault="005A0DCE" w:rsidP="005A0DCE">
            <w:r w:rsidRPr="00937C78">
              <w:rPr>
                <w:rFonts w:ascii="Arial" w:hAnsi="Arial" w:cs="Arial"/>
                <w:sz w:val="20"/>
                <w:szCs w:val="20"/>
              </w:rPr>
              <w:t>Закладка</w:t>
            </w:r>
          </w:p>
        </w:tc>
        <w:tc>
          <w:tcPr>
            <w:tcW w:w="3681" w:type="dxa"/>
          </w:tcPr>
          <w:p w:rsidR="005A0DCE" w:rsidRPr="00937C78" w:rsidRDefault="005A0DCE" w:rsidP="005A0DCE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A0DCE" w:rsidRPr="005A5B1B" w:rsidTr="005A0DCE">
        <w:tc>
          <w:tcPr>
            <w:tcW w:w="828" w:type="dxa"/>
          </w:tcPr>
          <w:p w:rsidR="007C07C1" w:rsidRDefault="007C07C1" w:rsidP="006126B9">
            <w:pPr>
              <w:pStyle w:val="a9"/>
              <w:numPr>
                <w:ilvl w:val="0"/>
                <w:numId w:val="37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448" w:author="Administrator" w:date="2014-02-13T13:11:00Z">
                <w:pPr>
                  <w:pStyle w:val="a9"/>
                  <w:numPr>
                    <w:numId w:val="37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780" w:type="dxa"/>
          </w:tcPr>
          <w:p w:rsidR="005A0DCE" w:rsidRPr="00937C78" w:rsidRDefault="005A0DCE" w:rsidP="005A0DCE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Системные группы</w:t>
            </w:r>
          </w:p>
        </w:tc>
        <w:tc>
          <w:tcPr>
            <w:tcW w:w="1179" w:type="dxa"/>
          </w:tcPr>
          <w:p w:rsidR="005A0DCE" w:rsidRDefault="005A0DCE" w:rsidP="005A0DCE">
            <w:r w:rsidRPr="00937C78">
              <w:rPr>
                <w:rFonts w:ascii="Arial" w:hAnsi="Arial" w:cs="Arial"/>
                <w:sz w:val="20"/>
                <w:szCs w:val="20"/>
              </w:rPr>
              <w:t>Закладка</w:t>
            </w:r>
          </w:p>
        </w:tc>
        <w:tc>
          <w:tcPr>
            <w:tcW w:w="3681" w:type="dxa"/>
          </w:tcPr>
          <w:p w:rsidR="005A0DCE" w:rsidRPr="00937C78" w:rsidRDefault="005A0DCE" w:rsidP="005A0DCE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A0DCE" w:rsidRPr="005A5B1B" w:rsidTr="005A0DCE">
        <w:tc>
          <w:tcPr>
            <w:tcW w:w="828" w:type="dxa"/>
          </w:tcPr>
          <w:p w:rsidR="007C07C1" w:rsidRDefault="007C07C1" w:rsidP="006126B9">
            <w:pPr>
              <w:pStyle w:val="a9"/>
              <w:numPr>
                <w:ilvl w:val="0"/>
                <w:numId w:val="37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449" w:author="Administrator" w:date="2014-02-13T13:11:00Z">
                <w:pPr>
                  <w:pStyle w:val="a9"/>
                  <w:numPr>
                    <w:numId w:val="37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780" w:type="dxa"/>
          </w:tcPr>
          <w:p w:rsidR="005A0DCE" w:rsidRPr="00937C78" w:rsidRDefault="005A0DCE" w:rsidP="005A0DCE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 xml:space="preserve">Уведомления </w:t>
            </w:r>
          </w:p>
        </w:tc>
        <w:tc>
          <w:tcPr>
            <w:tcW w:w="1179" w:type="dxa"/>
          </w:tcPr>
          <w:p w:rsidR="005A0DCE" w:rsidRDefault="005A0DCE" w:rsidP="005A0DCE">
            <w:r w:rsidRPr="00937C78">
              <w:rPr>
                <w:rFonts w:ascii="Arial" w:hAnsi="Arial" w:cs="Arial"/>
                <w:sz w:val="20"/>
                <w:szCs w:val="20"/>
              </w:rPr>
              <w:t>Закладка</w:t>
            </w:r>
          </w:p>
        </w:tc>
        <w:tc>
          <w:tcPr>
            <w:tcW w:w="3681" w:type="dxa"/>
          </w:tcPr>
          <w:p w:rsidR="005A0DCE" w:rsidRPr="00937C78" w:rsidRDefault="005A0DCE" w:rsidP="005A0DCE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A0DCE" w:rsidRPr="005A5B1B" w:rsidTr="005A0DCE">
        <w:tc>
          <w:tcPr>
            <w:tcW w:w="828" w:type="dxa"/>
          </w:tcPr>
          <w:p w:rsidR="007C07C1" w:rsidRDefault="007C07C1" w:rsidP="006126B9">
            <w:pPr>
              <w:pStyle w:val="a9"/>
              <w:numPr>
                <w:ilvl w:val="0"/>
                <w:numId w:val="37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450" w:author="Administrator" w:date="2014-02-13T13:11:00Z">
                <w:pPr>
                  <w:pStyle w:val="a9"/>
                  <w:numPr>
                    <w:numId w:val="37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780" w:type="dxa"/>
          </w:tcPr>
          <w:p w:rsidR="005A0DCE" w:rsidRPr="00937C78" w:rsidRDefault="005A0DCE" w:rsidP="005A0DCE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Структурные группы</w:t>
            </w:r>
          </w:p>
        </w:tc>
        <w:tc>
          <w:tcPr>
            <w:tcW w:w="1179" w:type="dxa"/>
          </w:tcPr>
          <w:p w:rsidR="005A0DCE" w:rsidRPr="00937C78" w:rsidRDefault="005A0DCE" w:rsidP="005A0DCE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681" w:type="dxa"/>
          </w:tcPr>
          <w:p w:rsidR="005A0DCE" w:rsidRPr="00937C78" w:rsidRDefault="005A0DCE" w:rsidP="005A0DCE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не поддерживаем</w:t>
            </w:r>
          </w:p>
        </w:tc>
      </w:tr>
      <w:tr w:rsidR="005A0DCE" w:rsidRPr="005A5B1B" w:rsidTr="005A0DCE">
        <w:tc>
          <w:tcPr>
            <w:tcW w:w="828" w:type="dxa"/>
          </w:tcPr>
          <w:p w:rsidR="007C07C1" w:rsidRDefault="007C07C1" w:rsidP="006126B9">
            <w:pPr>
              <w:pStyle w:val="a9"/>
              <w:numPr>
                <w:ilvl w:val="0"/>
                <w:numId w:val="37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451" w:author="Administrator" w:date="2014-02-13T13:11:00Z">
                <w:pPr>
                  <w:pStyle w:val="a9"/>
                  <w:numPr>
                    <w:numId w:val="37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780" w:type="dxa"/>
          </w:tcPr>
          <w:p w:rsidR="005A0DCE" w:rsidRPr="00937C78" w:rsidRDefault="005A0DCE" w:rsidP="005A0DCE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Дополнительно</w:t>
            </w:r>
          </w:p>
        </w:tc>
        <w:tc>
          <w:tcPr>
            <w:tcW w:w="1179" w:type="dxa"/>
          </w:tcPr>
          <w:p w:rsidR="007C07C1" w:rsidRDefault="005A0DCE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Закладка</w:t>
            </w:r>
          </w:p>
        </w:tc>
        <w:tc>
          <w:tcPr>
            <w:tcW w:w="3681" w:type="dxa"/>
          </w:tcPr>
          <w:p w:rsidR="007C07C1" w:rsidRDefault="007C07C1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452" w:author="Administrator" w:date="2014-02-13T13:00:00Z">
                <w:pPr>
                  <w:spacing w:beforeLines="60" w:afterLines="60"/>
                </w:pPr>
              </w:pPrChange>
            </w:pPr>
          </w:p>
        </w:tc>
      </w:tr>
      <w:tr w:rsidR="005A0DCE" w:rsidRPr="005A5B1B" w:rsidTr="005A0DCE">
        <w:tc>
          <w:tcPr>
            <w:tcW w:w="828" w:type="dxa"/>
          </w:tcPr>
          <w:p w:rsidR="007C07C1" w:rsidRDefault="007C07C1" w:rsidP="006126B9">
            <w:pPr>
              <w:pStyle w:val="a9"/>
              <w:numPr>
                <w:ilvl w:val="0"/>
                <w:numId w:val="37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453" w:author="Administrator" w:date="2014-02-13T13:11:00Z">
                <w:pPr>
                  <w:pStyle w:val="a9"/>
                  <w:numPr>
                    <w:numId w:val="37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780" w:type="dxa"/>
          </w:tcPr>
          <w:p w:rsidR="005A0DCE" w:rsidRPr="00937C78" w:rsidRDefault="005A0DCE" w:rsidP="005A0DCE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*обязательное для заполнения поле</w:t>
            </w:r>
          </w:p>
        </w:tc>
        <w:tc>
          <w:tcPr>
            <w:tcW w:w="1179" w:type="dxa"/>
          </w:tcPr>
          <w:p w:rsidR="007C07C1" w:rsidRDefault="007C07C1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681" w:type="dxa"/>
          </w:tcPr>
          <w:p w:rsidR="007C07C1" w:rsidRDefault="007C07C1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454" w:author="Administrator" w:date="2014-02-13T13:00:00Z">
                <w:pPr>
                  <w:spacing w:beforeLines="60" w:afterLines="60"/>
                </w:pPr>
              </w:pPrChange>
            </w:pPr>
          </w:p>
        </w:tc>
      </w:tr>
      <w:tr w:rsidR="005A0DCE" w:rsidRPr="005A5B1B" w:rsidTr="005A0DCE">
        <w:tc>
          <w:tcPr>
            <w:tcW w:w="828" w:type="dxa"/>
          </w:tcPr>
          <w:p w:rsidR="007C07C1" w:rsidRDefault="007C07C1" w:rsidP="006126B9">
            <w:pPr>
              <w:pStyle w:val="a9"/>
              <w:numPr>
                <w:ilvl w:val="0"/>
                <w:numId w:val="37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455" w:author="Administrator" w:date="2014-02-13T13:11:00Z">
                <w:pPr>
                  <w:pStyle w:val="a9"/>
                  <w:numPr>
                    <w:numId w:val="37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780" w:type="dxa"/>
          </w:tcPr>
          <w:p w:rsidR="005A0DCE" w:rsidRPr="00937C78" w:rsidRDefault="005A0DCE" w:rsidP="005A0DCE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 xml:space="preserve">название Полное </w:t>
            </w:r>
          </w:p>
        </w:tc>
        <w:tc>
          <w:tcPr>
            <w:tcW w:w="1179" w:type="dxa"/>
          </w:tcPr>
          <w:p w:rsidR="005A0DCE" w:rsidRDefault="005A0DCE" w:rsidP="005A0DCE"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3681" w:type="dxa"/>
          </w:tcPr>
          <w:p w:rsidR="005A0DCE" w:rsidRPr="00937C78" w:rsidRDefault="005A0DCE" w:rsidP="005A0DCE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A0DCE" w:rsidRPr="005A5B1B" w:rsidTr="005A0DCE">
        <w:tc>
          <w:tcPr>
            <w:tcW w:w="828" w:type="dxa"/>
          </w:tcPr>
          <w:p w:rsidR="007C07C1" w:rsidRDefault="007C07C1" w:rsidP="006126B9">
            <w:pPr>
              <w:pStyle w:val="a9"/>
              <w:numPr>
                <w:ilvl w:val="0"/>
                <w:numId w:val="37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456" w:author="Administrator" w:date="2014-02-13T13:11:00Z">
                <w:pPr>
                  <w:pStyle w:val="a9"/>
                  <w:numPr>
                    <w:numId w:val="37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780" w:type="dxa"/>
          </w:tcPr>
          <w:p w:rsidR="005A0DCE" w:rsidRPr="00937C78" w:rsidRDefault="005A0DCE" w:rsidP="005A0DCE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 xml:space="preserve">название Сокращенное </w:t>
            </w:r>
          </w:p>
        </w:tc>
        <w:tc>
          <w:tcPr>
            <w:tcW w:w="1179" w:type="dxa"/>
          </w:tcPr>
          <w:p w:rsidR="005A0DCE" w:rsidRDefault="005A0DCE" w:rsidP="005A0DCE"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3681" w:type="dxa"/>
          </w:tcPr>
          <w:p w:rsidR="005A0DCE" w:rsidRPr="00937C78" w:rsidRDefault="005A0DCE" w:rsidP="005A0DCE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A0DCE" w:rsidRPr="005A5B1B" w:rsidTr="005A0DCE">
        <w:tc>
          <w:tcPr>
            <w:tcW w:w="828" w:type="dxa"/>
          </w:tcPr>
          <w:p w:rsidR="007C07C1" w:rsidRDefault="007C07C1" w:rsidP="006126B9">
            <w:pPr>
              <w:pStyle w:val="a9"/>
              <w:numPr>
                <w:ilvl w:val="0"/>
                <w:numId w:val="37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457" w:author="Administrator" w:date="2014-02-13T13:11:00Z">
                <w:pPr>
                  <w:pStyle w:val="a9"/>
                  <w:numPr>
                    <w:numId w:val="37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780" w:type="dxa"/>
          </w:tcPr>
          <w:p w:rsidR="005A0DCE" w:rsidRPr="00937C78" w:rsidRDefault="005A0DCE" w:rsidP="005A0DCE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Код подразделения</w:t>
            </w:r>
          </w:p>
        </w:tc>
        <w:tc>
          <w:tcPr>
            <w:tcW w:w="1179" w:type="dxa"/>
          </w:tcPr>
          <w:p w:rsidR="005A0DCE" w:rsidRDefault="005A0DCE" w:rsidP="005A0DCE"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3681" w:type="dxa"/>
          </w:tcPr>
          <w:p w:rsidR="005A0DCE" w:rsidRPr="00937C78" w:rsidRDefault="005A0DCE" w:rsidP="005A0DCE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A0DCE" w:rsidRPr="005A5B1B" w:rsidTr="005A0DCE">
        <w:tc>
          <w:tcPr>
            <w:tcW w:w="828" w:type="dxa"/>
          </w:tcPr>
          <w:p w:rsidR="007C07C1" w:rsidRDefault="007C07C1" w:rsidP="006126B9">
            <w:pPr>
              <w:pStyle w:val="a9"/>
              <w:numPr>
                <w:ilvl w:val="0"/>
                <w:numId w:val="37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458" w:author="Administrator" w:date="2014-02-13T13:11:00Z">
                <w:pPr>
                  <w:pStyle w:val="a9"/>
                  <w:numPr>
                    <w:numId w:val="37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780" w:type="dxa"/>
          </w:tcPr>
          <w:p w:rsidR="005A0DCE" w:rsidRPr="00937C78" w:rsidRDefault="005A0DCE" w:rsidP="005A0DCE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Тип</w:t>
            </w:r>
          </w:p>
        </w:tc>
        <w:tc>
          <w:tcPr>
            <w:tcW w:w="1179" w:type="dxa"/>
          </w:tcPr>
          <w:p w:rsidR="005A0DCE" w:rsidRDefault="005A0DCE" w:rsidP="005A0DCE"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3681" w:type="dxa"/>
          </w:tcPr>
          <w:p w:rsidR="005A0DCE" w:rsidRPr="00587655" w:rsidRDefault="005A0DCE" w:rsidP="005A0DCE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$.Type</w:t>
            </w:r>
          </w:p>
        </w:tc>
      </w:tr>
      <w:tr w:rsidR="005A0DCE" w:rsidRPr="005A5B1B" w:rsidTr="005A0DCE">
        <w:tc>
          <w:tcPr>
            <w:tcW w:w="828" w:type="dxa"/>
          </w:tcPr>
          <w:p w:rsidR="007C07C1" w:rsidRDefault="007C07C1" w:rsidP="006126B9">
            <w:pPr>
              <w:pStyle w:val="a9"/>
              <w:numPr>
                <w:ilvl w:val="0"/>
                <w:numId w:val="37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459" w:author="Administrator" w:date="2014-02-13T13:11:00Z">
                <w:pPr>
                  <w:pStyle w:val="a9"/>
                  <w:numPr>
                    <w:numId w:val="37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780" w:type="dxa"/>
          </w:tcPr>
          <w:p w:rsidR="005A0DCE" w:rsidRPr="00937C78" w:rsidRDefault="005A0DCE" w:rsidP="005A0DCE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Код является номенклатурным индексом</w:t>
            </w:r>
          </w:p>
        </w:tc>
        <w:tc>
          <w:tcPr>
            <w:tcW w:w="1179" w:type="dxa"/>
          </w:tcPr>
          <w:p w:rsidR="005A0DCE" w:rsidRDefault="005A0DCE" w:rsidP="005A0DCE"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3681" w:type="dxa"/>
          </w:tcPr>
          <w:p w:rsidR="005A0DCE" w:rsidRPr="00587655" w:rsidRDefault="005A0DCE" w:rsidP="005A0DCE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($&lt;-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US"/>
              </w:rPr>
              <w:t>SO_Parent_SU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n-US"/>
              </w:rPr>
              <w:t>).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US"/>
              </w:rPr>
              <w:t>IsCodeNumIndex</w:t>
            </w:r>
            <w:proofErr w:type="spellEnd"/>
          </w:p>
        </w:tc>
      </w:tr>
      <w:tr w:rsidR="005A0DCE" w:rsidRPr="005A5B1B" w:rsidTr="005A0DCE">
        <w:tc>
          <w:tcPr>
            <w:tcW w:w="828" w:type="dxa"/>
          </w:tcPr>
          <w:p w:rsidR="007C07C1" w:rsidRDefault="007C07C1" w:rsidP="006126B9">
            <w:pPr>
              <w:pStyle w:val="a9"/>
              <w:numPr>
                <w:ilvl w:val="0"/>
                <w:numId w:val="37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460" w:author="Administrator" w:date="2014-02-13T13:11:00Z">
                <w:pPr>
                  <w:pStyle w:val="a9"/>
                  <w:numPr>
                    <w:numId w:val="37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780" w:type="dxa"/>
          </w:tcPr>
          <w:p w:rsidR="005A0DCE" w:rsidRPr="00937C78" w:rsidRDefault="005A0DCE" w:rsidP="005A0DCE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Самостоятельное подразделение</w:t>
            </w:r>
          </w:p>
        </w:tc>
        <w:tc>
          <w:tcPr>
            <w:tcW w:w="1179" w:type="dxa"/>
          </w:tcPr>
          <w:p w:rsidR="005A0DCE" w:rsidRDefault="005A0DCE" w:rsidP="005A0DCE"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3681" w:type="dxa"/>
          </w:tcPr>
          <w:p w:rsidR="005A0DCE" w:rsidRPr="00587655" w:rsidRDefault="005A0DCE" w:rsidP="005A0DCE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$.</w:t>
            </w:r>
            <w:proofErr w:type="spellStart"/>
            <w:r w:rsidRPr="00587655">
              <w:rPr>
                <w:rFonts w:ascii="Arial" w:hAnsi="Arial" w:cs="Arial"/>
                <w:sz w:val="20"/>
                <w:szCs w:val="20"/>
                <w:lang w:val="en-US"/>
              </w:rPr>
              <w:t>IsIndependent</w:t>
            </w:r>
            <w:proofErr w:type="spellEnd"/>
          </w:p>
        </w:tc>
      </w:tr>
      <w:tr w:rsidR="005A0DCE" w:rsidRPr="005A5B1B" w:rsidTr="005A0DCE">
        <w:tc>
          <w:tcPr>
            <w:tcW w:w="828" w:type="dxa"/>
          </w:tcPr>
          <w:p w:rsidR="007C07C1" w:rsidRDefault="007C07C1" w:rsidP="006126B9">
            <w:pPr>
              <w:pStyle w:val="a9"/>
              <w:numPr>
                <w:ilvl w:val="0"/>
                <w:numId w:val="37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461" w:author="Administrator" w:date="2014-02-13T13:11:00Z">
                <w:pPr>
                  <w:pStyle w:val="a9"/>
                  <w:numPr>
                    <w:numId w:val="37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780" w:type="dxa"/>
          </w:tcPr>
          <w:p w:rsidR="005A0DCE" w:rsidRPr="00937C78" w:rsidRDefault="005A0DCE" w:rsidP="005A0DCE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Обособленное подразделение</w:t>
            </w:r>
          </w:p>
        </w:tc>
        <w:tc>
          <w:tcPr>
            <w:tcW w:w="1179" w:type="dxa"/>
          </w:tcPr>
          <w:p w:rsidR="005A0DCE" w:rsidRDefault="005A0DCE" w:rsidP="005A0DCE"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3681" w:type="dxa"/>
          </w:tcPr>
          <w:p w:rsidR="005A0DCE" w:rsidRPr="00587655" w:rsidRDefault="005A0DCE" w:rsidP="005A0DCE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$.</w:t>
            </w:r>
            <w:proofErr w:type="spellStart"/>
            <w:r w:rsidRPr="00587655">
              <w:rPr>
                <w:rFonts w:ascii="Arial" w:hAnsi="Arial" w:cs="Arial"/>
                <w:sz w:val="20"/>
                <w:szCs w:val="20"/>
                <w:lang w:val="en-US"/>
              </w:rPr>
              <w:t>IsIsolated</w:t>
            </w:r>
            <w:proofErr w:type="spellEnd"/>
          </w:p>
        </w:tc>
      </w:tr>
      <w:tr w:rsidR="005A0DCE" w:rsidRPr="005A5B1B" w:rsidTr="005A0DCE">
        <w:tc>
          <w:tcPr>
            <w:tcW w:w="828" w:type="dxa"/>
          </w:tcPr>
          <w:p w:rsidR="007C07C1" w:rsidRDefault="007C07C1" w:rsidP="006126B9">
            <w:pPr>
              <w:pStyle w:val="a9"/>
              <w:numPr>
                <w:ilvl w:val="0"/>
                <w:numId w:val="37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462" w:author="Administrator" w:date="2014-02-13T13:11:00Z">
                <w:pPr>
                  <w:pStyle w:val="a9"/>
                  <w:numPr>
                    <w:numId w:val="37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780" w:type="dxa"/>
          </w:tcPr>
          <w:p w:rsidR="005A0DCE" w:rsidRPr="00937C78" w:rsidRDefault="005A0DCE" w:rsidP="005A0DCE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Непосредственно подчиняется</w:t>
            </w:r>
          </w:p>
        </w:tc>
        <w:tc>
          <w:tcPr>
            <w:tcW w:w="1179" w:type="dxa"/>
          </w:tcPr>
          <w:p w:rsidR="005A0DCE" w:rsidRPr="00937C78" w:rsidRDefault="005A0DCE" w:rsidP="005A0DCE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681" w:type="dxa"/>
          </w:tcPr>
          <w:p w:rsidR="005A0DCE" w:rsidRPr="00937C78" w:rsidRDefault="005A0DCE" w:rsidP="005A0DCE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A0DCE" w:rsidRPr="005A5B1B" w:rsidTr="005A0DCE">
        <w:tc>
          <w:tcPr>
            <w:tcW w:w="828" w:type="dxa"/>
          </w:tcPr>
          <w:p w:rsidR="007C07C1" w:rsidRDefault="007C07C1" w:rsidP="006126B9">
            <w:pPr>
              <w:pStyle w:val="a9"/>
              <w:numPr>
                <w:ilvl w:val="0"/>
                <w:numId w:val="37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463" w:author="Administrator" w:date="2014-02-13T13:11:00Z">
                <w:pPr>
                  <w:pStyle w:val="a9"/>
                  <w:numPr>
                    <w:numId w:val="37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780" w:type="dxa"/>
          </w:tcPr>
          <w:p w:rsidR="005A0DCE" w:rsidRPr="00937C78" w:rsidRDefault="005A0DCE" w:rsidP="005A0DCE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179" w:type="dxa"/>
          </w:tcPr>
          <w:p w:rsidR="005A0DCE" w:rsidRPr="00937C78" w:rsidRDefault="005A0DCE" w:rsidP="005A0DCE">
            <w:pPr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3681" w:type="dxa"/>
          </w:tcPr>
          <w:p w:rsidR="005A0DCE" w:rsidRPr="00587655" w:rsidRDefault="005A0DCE" w:rsidP="005A0DCE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отображаем 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$.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US"/>
              </w:rPr>
              <w:t>HierParent</w:t>
            </w:r>
            <w:proofErr w:type="spellEnd"/>
          </w:p>
        </w:tc>
      </w:tr>
      <w:tr w:rsidR="005A0DCE" w:rsidRPr="005A5B1B" w:rsidTr="005A0DCE">
        <w:tc>
          <w:tcPr>
            <w:tcW w:w="828" w:type="dxa"/>
          </w:tcPr>
          <w:p w:rsidR="007C07C1" w:rsidRDefault="007C07C1" w:rsidP="006126B9">
            <w:pPr>
              <w:pStyle w:val="a9"/>
              <w:numPr>
                <w:ilvl w:val="0"/>
                <w:numId w:val="37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464" w:author="Administrator" w:date="2014-02-13T13:11:00Z">
                <w:pPr>
                  <w:pStyle w:val="a9"/>
                  <w:numPr>
                    <w:numId w:val="37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780" w:type="dxa"/>
          </w:tcPr>
          <w:p w:rsidR="005A0DCE" w:rsidRPr="00937C78" w:rsidRDefault="005A0DCE" w:rsidP="005A0DCE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Открыть карточку вышестоящего подразделения</w:t>
            </w:r>
          </w:p>
        </w:tc>
        <w:tc>
          <w:tcPr>
            <w:tcW w:w="1179" w:type="dxa"/>
          </w:tcPr>
          <w:p w:rsidR="005A0DCE" w:rsidRPr="00937C78" w:rsidRDefault="005A0DCE" w:rsidP="005A0DCE">
            <w:pPr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Кнопка</w:t>
            </w:r>
          </w:p>
        </w:tc>
        <w:tc>
          <w:tcPr>
            <w:tcW w:w="3681" w:type="dxa"/>
          </w:tcPr>
          <w:p w:rsidR="005A0DCE" w:rsidRPr="00937C78" w:rsidRDefault="005A0DCE" w:rsidP="005A0DCE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A0DCE" w:rsidRPr="00587655" w:rsidTr="005A0DCE">
        <w:tc>
          <w:tcPr>
            <w:tcW w:w="828" w:type="dxa"/>
          </w:tcPr>
          <w:p w:rsidR="007C07C1" w:rsidRDefault="007C07C1" w:rsidP="006126B9">
            <w:pPr>
              <w:pStyle w:val="a9"/>
              <w:numPr>
                <w:ilvl w:val="0"/>
                <w:numId w:val="37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465" w:author="Administrator" w:date="2014-02-13T13:11:00Z">
                <w:pPr>
                  <w:pStyle w:val="a9"/>
                  <w:numPr>
                    <w:numId w:val="37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780" w:type="dxa"/>
          </w:tcPr>
          <w:p w:rsidR="005A0DCE" w:rsidRPr="00937C78" w:rsidRDefault="005A0DCE" w:rsidP="005A0DCE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Страна, регион</w:t>
            </w:r>
          </w:p>
        </w:tc>
        <w:tc>
          <w:tcPr>
            <w:tcW w:w="1179" w:type="dxa"/>
          </w:tcPr>
          <w:p w:rsidR="005A0DCE" w:rsidRDefault="005A0DCE" w:rsidP="005A0DCE"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3681" w:type="dxa"/>
          </w:tcPr>
          <w:p w:rsidR="005A0DCE" w:rsidRPr="00587655" w:rsidRDefault="005A0DCE" w:rsidP="005A0DCE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30F85">
              <w:rPr>
                <w:rFonts w:ascii="Arial" w:hAnsi="Arial" w:cs="Arial"/>
                <w:sz w:val="20"/>
                <w:szCs w:val="20"/>
                <w:lang w:val="en-US"/>
              </w:rPr>
              <w:t>($&lt;-</w:t>
            </w:r>
            <w:proofErr w:type="spellStart"/>
            <w:r w:rsidRPr="00587655">
              <w:rPr>
                <w:rFonts w:ascii="Arial" w:hAnsi="Arial" w:cs="Arial"/>
                <w:sz w:val="20"/>
                <w:szCs w:val="20"/>
                <w:lang w:val="en-US"/>
              </w:rPr>
              <w:t>SO</w:t>
            </w:r>
            <w:r w:rsidRPr="00F30F85">
              <w:rPr>
                <w:rFonts w:ascii="Arial" w:hAnsi="Arial" w:cs="Arial"/>
                <w:sz w:val="20"/>
                <w:szCs w:val="20"/>
                <w:lang w:val="en-US"/>
              </w:rPr>
              <w:t>_</w:t>
            </w:r>
            <w:r w:rsidRPr="00587655">
              <w:rPr>
                <w:rFonts w:ascii="Arial" w:hAnsi="Arial" w:cs="Arial"/>
                <w:sz w:val="20"/>
                <w:szCs w:val="20"/>
                <w:lang w:val="en-US"/>
              </w:rPr>
              <w:t>AddressData</w:t>
            </w:r>
            <w:r w:rsidRPr="00F30F85">
              <w:rPr>
                <w:rFonts w:ascii="Arial" w:hAnsi="Arial" w:cs="Arial"/>
                <w:sz w:val="20"/>
                <w:szCs w:val="20"/>
                <w:lang w:val="en-US"/>
              </w:rPr>
              <w:t>_</w:t>
            </w:r>
            <w:r w:rsidRPr="00587655">
              <w:rPr>
                <w:rFonts w:ascii="Arial" w:hAnsi="Arial" w:cs="Arial"/>
                <w:sz w:val="20"/>
                <w:szCs w:val="20"/>
                <w:lang w:val="en-US"/>
              </w:rPr>
              <w:t>Dep</w:t>
            </w:r>
            <w:r w:rsidRPr="00F30F85">
              <w:rPr>
                <w:rFonts w:ascii="Arial" w:hAnsi="Arial" w:cs="Arial"/>
                <w:sz w:val="20"/>
                <w:szCs w:val="20"/>
                <w:lang w:val="en-US"/>
              </w:rPr>
              <w:t>.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Owner</w:t>
            </w:r>
            <w:proofErr w:type="spellEnd"/>
            <w:r w:rsidRPr="00F30F85">
              <w:rPr>
                <w:rFonts w:ascii="Arial" w:hAnsi="Arial" w:cs="Arial"/>
                <w:sz w:val="20"/>
                <w:szCs w:val="20"/>
                <w:lang w:val="en-US"/>
              </w:rPr>
              <w:t xml:space="preserve">). 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Country + ($&lt;-</w:t>
            </w:r>
            <w:proofErr w:type="spellStart"/>
            <w:r w:rsidRPr="00587655">
              <w:rPr>
                <w:rFonts w:ascii="Arial" w:hAnsi="Arial" w:cs="Arial"/>
                <w:sz w:val="20"/>
                <w:szCs w:val="20"/>
                <w:lang w:val="en-US"/>
              </w:rPr>
              <w:t>SO_AddressData_Dep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.Owner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n-US"/>
              </w:rPr>
              <w:t>). Region</w:t>
            </w:r>
          </w:p>
        </w:tc>
      </w:tr>
      <w:tr w:rsidR="005A0DCE" w:rsidRPr="007C07C1" w:rsidTr="005A0DCE">
        <w:tc>
          <w:tcPr>
            <w:tcW w:w="828" w:type="dxa"/>
          </w:tcPr>
          <w:p w:rsidR="007C07C1" w:rsidRDefault="007C07C1" w:rsidP="006126B9">
            <w:pPr>
              <w:pStyle w:val="a9"/>
              <w:numPr>
                <w:ilvl w:val="0"/>
                <w:numId w:val="37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  <w:lang w:val="en-US"/>
              </w:rPr>
              <w:pPrChange w:id="466" w:author="Administrator" w:date="2014-02-13T13:11:00Z">
                <w:pPr>
                  <w:pStyle w:val="a9"/>
                  <w:numPr>
                    <w:numId w:val="37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780" w:type="dxa"/>
          </w:tcPr>
          <w:p w:rsidR="005A0DCE" w:rsidRPr="00937C78" w:rsidRDefault="005A0DCE" w:rsidP="005A0DCE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Офис</w:t>
            </w:r>
          </w:p>
        </w:tc>
        <w:tc>
          <w:tcPr>
            <w:tcW w:w="1179" w:type="dxa"/>
          </w:tcPr>
          <w:p w:rsidR="005A0DCE" w:rsidRDefault="005A0DCE" w:rsidP="005A0DCE"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3681" w:type="dxa"/>
          </w:tcPr>
          <w:p w:rsidR="005A0DCE" w:rsidRPr="00587655" w:rsidRDefault="005A0DCE" w:rsidP="005A0DCE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($&lt;-</w:t>
            </w:r>
            <w:proofErr w:type="spellStart"/>
            <w:r w:rsidRPr="00587655">
              <w:rPr>
                <w:rFonts w:ascii="Arial" w:hAnsi="Arial" w:cs="Arial"/>
                <w:sz w:val="20"/>
                <w:szCs w:val="20"/>
                <w:lang w:val="en-US"/>
              </w:rPr>
              <w:t>SO_AddressData_Dep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.Owner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n-US"/>
              </w:rPr>
              <w:t>). Office</w:t>
            </w:r>
          </w:p>
        </w:tc>
      </w:tr>
      <w:tr w:rsidR="005A0DCE" w:rsidRPr="007C07C1" w:rsidTr="005A0DCE">
        <w:tc>
          <w:tcPr>
            <w:tcW w:w="828" w:type="dxa"/>
          </w:tcPr>
          <w:p w:rsidR="007C07C1" w:rsidRDefault="007C07C1" w:rsidP="006126B9">
            <w:pPr>
              <w:pStyle w:val="a9"/>
              <w:numPr>
                <w:ilvl w:val="0"/>
                <w:numId w:val="37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  <w:lang w:val="en-US"/>
              </w:rPr>
              <w:pPrChange w:id="467" w:author="Administrator" w:date="2014-02-13T13:11:00Z">
                <w:pPr>
                  <w:pStyle w:val="a9"/>
                  <w:numPr>
                    <w:numId w:val="37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780" w:type="dxa"/>
          </w:tcPr>
          <w:p w:rsidR="005A0DCE" w:rsidRPr="00937C78" w:rsidRDefault="005A0DCE" w:rsidP="005A0DCE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Корпус</w:t>
            </w:r>
          </w:p>
        </w:tc>
        <w:tc>
          <w:tcPr>
            <w:tcW w:w="1179" w:type="dxa"/>
          </w:tcPr>
          <w:p w:rsidR="005A0DCE" w:rsidRDefault="005A0DCE" w:rsidP="005A0DCE"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3681" w:type="dxa"/>
          </w:tcPr>
          <w:p w:rsidR="005A0DCE" w:rsidRPr="00587655" w:rsidRDefault="005A0DCE" w:rsidP="005A0DCE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($&lt;-</w:t>
            </w:r>
            <w:proofErr w:type="spellStart"/>
            <w:r w:rsidRPr="00587655">
              <w:rPr>
                <w:rFonts w:ascii="Arial" w:hAnsi="Arial" w:cs="Arial"/>
                <w:sz w:val="20"/>
                <w:szCs w:val="20"/>
                <w:lang w:val="en-US"/>
              </w:rPr>
              <w:t>SO_AddressData_Dep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.Owner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n-US"/>
              </w:rPr>
              <w:t>). Building</w:t>
            </w:r>
          </w:p>
        </w:tc>
      </w:tr>
      <w:tr w:rsidR="005A0DCE" w:rsidRPr="007C07C1" w:rsidTr="005A0DCE">
        <w:tc>
          <w:tcPr>
            <w:tcW w:w="828" w:type="dxa"/>
          </w:tcPr>
          <w:p w:rsidR="007C07C1" w:rsidRDefault="007C07C1" w:rsidP="006126B9">
            <w:pPr>
              <w:pStyle w:val="a9"/>
              <w:numPr>
                <w:ilvl w:val="0"/>
                <w:numId w:val="37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  <w:lang w:val="en-US"/>
              </w:rPr>
              <w:pPrChange w:id="468" w:author="Administrator" w:date="2014-02-13T13:11:00Z">
                <w:pPr>
                  <w:pStyle w:val="a9"/>
                  <w:numPr>
                    <w:numId w:val="37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780" w:type="dxa"/>
          </w:tcPr>
          <w:p w:rsidR="005A0DCE" w:rsidRPr="00937C78" w:rsidRDefault="005A0DCE" w:rsidP="005A0DCE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Дом</w:t>
            </w:r>
          </w:p>
        </w:tc>
        <w:tc>
          <w:tcPr>
            <w:tcW w:w="1179" w:type="dxa"/>
          </w:tcPr>
          <w:p w:rsidR="005A0DCE" w:rsidRDefault="005A0DCE" w:rsidP="005A0DCE"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3681" w:type="dxa"/>
          </w:tcPr>
          <w:p w:rsidR="005A0DCE" w:rsidRPr="00587655" w:rsidRDefault="005A0DCE" w:rsidP="005A0DCE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($&lt;-</w:t>
            </w:r>
            <w:proofErr w:type="spellStart"/>
            <w:r w:rsidRPr="00587655">
              <w:rPr>
                <w:rFonts w:ascii="Arial" w:hAnsi="Arial" w:cs="Arial"/>
                <w:sz w:val="20"/>
                <w:szCs w:val="20"/>
                <w:lang w:val="en-US"/>
              </w:rPr>
              <w:t>SO_AddressData_Dep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.Owner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n-US"/>
              </w:rPr>
              <w:t>). House</w:t>
            </w:r>
          </w:p>
        </w:tc>
      </w:tr>
      <w:tr w:rsidR="005A0DCE" w:rsidRPr="007C07C1" w:rsidTr="005A0DCE">
        <w:tc>
          <w:tcPr>
            <w:tcW w:w="828" w:type="dxa"/>
          </w:tcPr>
          <w:p w:rsidR="007C07C1" w:rsidRDefault="007C07C1" w:rsidP="006126B9">
            <w:pPr>
              <w:pStyle w:val="a9"/>
              <w:numPr>
                <w:ilvl w:val="0"/>
                <w:numId w:val="37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  <w:lang w:val="en-US"/>
              </w:rPr>
              <w:pPrChange w:id="469" w:author="Administrator" w:date="2014-02-13T13:11:00Z">
                <w:pPr>
                  <w:pStyle w:val="a9"/>
                  <w:numPr>
                    <w:numId w:val="37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780" w:type="dxa"/>
          </w:tcPr>
          <w:p w:rsidR="005A0DCE" w:rsidRPr="00937C78" w:rsidRDefault="005A0DCE" w:rsidP="005A0DCE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Улица</w:t>
            </w:r>
          </w:p>
        </w:tc>
        <w:tc>
          <w:tcPr>
            <w:tcW w:w="1179" w:type="dxa"/>
          </w:tcPr>
          <w:p w:rsidR="005A0DCE" w:rsidRDefault="005A0DCE" w:rsidP="005A0DCE"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3681" w:type="dxa"/>
          </w:tcPr>
          <w:p w:rsidR="005A0DCE" w:rsidRPr="00587655" w:rsidRDefault="005A0DCE" w:rsidP="005A0DCE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($&lt;-</w:t>
            </w:r>
            <w:proofErr w:type="spellStart"/>
            <w:r w:rsidRPr="00587655">
              <w:rPr>
                <w:rFonts w:ascii="Arial" w:hAnsi="Arial" w:cs="Arial"/>
                <w:sz w:val="20"/>
                <w:szCs w:val="20"/>
                <w:lang w:val="en-US"/>
              </w:rPr>
              <w:t>SO_AddressData_Dep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.Owner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n-US"/>
              </w:rPr>
              <w:t>). Street</w:t>
            </w:r>
          </w:p>
        </w:tc>
      </w:tr>
      <w:tr w:rsidR="005A0DCE" w:rsidRPr="007C07C1" w:rsidTr="005A0DCE">
        <w:tc>
          <w:tcPr>
            <w:tcW w:w="828" w:type="dxa"/>
          </w:tcPr>
          <w:p w:rsidR="007C07C1" w:rsidRDefault="007C07C1" w:rsidP="006126B9">
            <w:pPr>
              <w:pStyle w:val="a9"/>
              <w:numPr>
                <w:ilvl w:val="0"/>
                <w:numId w:val="37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  <w:lang w:val="en-US"/>
              </w:rPr>
              <w:pPrChange w:id="470" w:author="Administrator" w:date="2014-02-13T13:11:00Z">
                <w:pPr>
                  <w:pStyle w:val="a9"/>
                  <w:numPr>
                    <w:numId w:val="37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780" w:type="dxa"/>
          </w:tcPr>
          <w:p w:rsidR="005A0DCE" w:rsidRPr="00937C78" w:rsidRDefault="005A0DCE" w:rsidP="005A0DCE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Город</w:t>
            </w:r>
          </w:p>
        </w:tc>
        <w:tc>
          <w:tcPr>
            <w:tcW w:w="1179" w:type="dxa"/>
          </w:tcPr>
          <w:p w:rsidR="005A0DCE" w:rsidRDefault="005A0DCE" w:rsidP="005A0DCE"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3681" w:type="dxa"/>
          </w:tcPr>
          <w:p w:rsidR="005A0DCE" w:rsidRPr="00587655" w:rsidRDefault="005A0DCE" w:rsidP="005A0DCE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($&lt;-</w:t>
            </w:r>
            <w:proofErr w:type="spellStart"/>
            <w:r w:rsidRPr="00587655">
              <w:rPr>
                <w:rFonts w:ascii="Arial" w:hAnsi="Arial" w:cs="Arial"/>
                <w:sz w:val="20"/>
                <w:szCs w:val="20"/>
                <w:lang w:val="en-US"/>
              </w:rPr>
              <w:t>SO_AddressData_Dep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.Owner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n-US"/>
              </w:rPr>
              <w:t>). City</w:t>
            </w:r>
          </w:p>
        </w:tc>
      </w:tr>
      <w:tr w:rsidR="005A0DCE" w:rsidRPr="007C07C1" w:rsidTr="005A0DCE">
        <w:tc>
          <w:tcPr>
            <w:tcW w:w="828" w:type="dxa"/>
          </w:tcPr>
          <w:p w:rsidR="007C07C1" w:rsidRDefault="007C07C1" w:rsidP="006126B9">
            <w:pPr>
              <w:pStyle w:val="a9"/>
              <w:numPr>
                <w:ilvl w:val="0"/>
                <w:numId w:val="37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  <w:lang w:val="en-US"/>
              </w:rPr>
              <w:pPrChange w:id="471" w:author="Administrator" w:date="2014-02-13T13:11:00Z">
                <w:pPr>
                  <w:pStyle w:val="a9"/>
                  <w:numPr>
                    <w:numId w:val="37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780" w:type="dxa"/>
          </w:tcPr>
          <w:p w:rsidR="007C07C1" w:rsidRDefault="005A0DCE" w:rsidP="006126B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472" w:author="Administrator" w:date="2014-02-13T13:11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Почтовый индекс</w:t>
            </w:r>
          </w:p>
        </w:tc>
        <w:tc>
          <w:tcPr>
            <w:tcW w:w="1179" w:type="dxa"/>
          </w:tcPr>
          <w:p w:rsidR="005A0DCE" w:rsidRDefault="005A0DCE" w:rsidP="005A0DCE"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3681" w:type="dxa"/>
          </w:tcPr>
          <w:p w:rsidR="005A0DCE" w:rsidRPr="00587655" w:rsidRDefault="005A0DCE" w:rsidP="005A0DCE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($&lt;-</w:t>
            </w:r>
            <w:proofErr w:type="spellStart"/>
            <w:r w:rsidRPr="00587655">
              <w:rPr>
                <w:rFonts w:ascii="Arial" w:hAnsi="Arial" w:cs="Arial"/>
                <w:sz w:val="20"/>
                <w:szCs w:val="20"/>
                <w:lang w:val="en-US"/>
              </w:rPr>
              <w:t>SO_AddressData_Dep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.Owner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n-US"/>
              </w:rPr>
              <w:t xml:space="preserve">). 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US"/>
              </w:rPr>
              <w:t>ZipCode</w:t>
            </w:r>
            <w:proofErr w:type="spellEnd"/>
          </w:p>
        </w:tc>
      </w:tr>
      <w:tr w:rsidR="005A0DCE" w:rsidRPr="005A5B1B" w:rsidTr="005A0DCE">
        <w:tc>
          <w:tcPr>
            <w:tcW w:w="828" w:type="dxa"/>
          </w:tcPr>
          <w:p w:rsidR="007C07C1" w:rsidRDefault="007C07C1" w:rsidP="006126B9">
            <w:pPr>
              <w:pStyle w:val="a9"/>
              <w:numPr>
                <w:ilvl w:val="0"/>
                <w:numId w:val="37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  <w:lang w:val="en-US"/>
              </w:rPr>
              <w:pPrChange w:id="473" w:author="Administrator" w:date="2014-02-13T13:11:00Z">
                <w:pPr>
                  <w:pStyle w:val="a9"/>
                  <w:numPr>
                    <w:numId w:val="37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780" w:type="dxa"/>
          </w:tcPr>
          <w:p w:rsidR="007C07C1" w:rsidRDefault="005A0DCE" w:rsidP="006126B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474" w:author="Administrator" w:date="2014-02-13T13:11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Телефон</w:t>
            </w:r>
          </w:p>
        </w:tc>
        <w:tc>
          <w:tcPr>
            <w:tcW w:w="1179" w:type="dxa"/>
          </w:tcPr>
          <w:p w:rsidR="005A0DCE" w:rsidRDefault="005A0DCE" w:rsidP="005A0DCE"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3681" w:type="dxa"/>
          </w:tcPr>
          <w:p w:rsidR="005A0DCE" w:rsidRPr="00587655" w:rsidRDefault="005A0DCE" w:rsidP="005A0DCE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($&lt;-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US"/>
              </w:rPr>
              <w:t>SO_Phone_Dep.Owner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n-US"/>
              </w:rPr>
              <w:t>)</w:t>
            </w:r>
          </w:p>
        </w:tc>
      </w:tr>
      <w:tr w:rsidR="005A0DCE" w:rsidRPr="005A5B1B" w:rsidTr="005A0DCE">
        <w:tc>
          <w:tcPr>
            <w:tcW w:w="828" w:type="dxa"/>
          </w:tcPr>
          <w:p w:rsidR="007C07C1" w:rsidRDefault="007C07C1" w:rsidP="006126B9">
            <w:pPr>
              <w:pStyle w:val="a9"/>
              <w:numPr>
                <w:ilvl w:val="0"/>
                <w:numId w:val="37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475" w:author="Administrator" w:date="2014-02-13T13:11:00Z">
                <w:pPr>
                  <w:pStyle w:val="a9"/>
                  <w:numPr>
                    <w:numId w:val="37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780" w:type="dxa"/>
          </w:tcPr>
          <w:p w:rsidR="007C07C1" w:rsidRDefault="005A0DCE" w:rsidP="006126B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476" w:author="Administrator" w:date="2014-02-13T13:11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Факс</w:t>
            </w:r>
          </w:p>
        </w:tc>
        <w:tc>
          <w:tcPr>
            <w:tcW w:w="1179" w:type="dxa"/>
          </w:tcPr>
          <w:p w:rsidR="005A0DCE" w:rsidRDefault="005A0DCE" w:rsidP="005A0DCE"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3681" w:type="dxa"/>
          </w:tcPr>
          <w:p w:rsidR="005A0DCE" w:rsidRPr="00937C78" w:rsidRDefault="005A0DCE" w:rsidP="005A0DCE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($&lt;-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US"/>
              </w:rPr>
              <w:t>SO_Fax_Dep.Owner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n-US"/>
              </w:rPr>
              <w:t>)</w:t>
            </w:r>
          </w:p>
        </w:tc>
      </w:tr>
      <w:tr w:rsidR="005A0DCE" w:rsidRPr="005A5B1B" w:rsidTr="005A0DCE">
        <w:tc>
          <w:tcPr>
            <w:tcW w:w="828" w:type="dxa"/>
          </w:tcPr>
          <w:p w:rsidR="007C07C1" w:rsidRDefault="007C07C1" w:rsidP="006126B9">
            <w:pPr>
              <w:pStyle w:val="a9"/>
              <w:numPr>
                <w:ilvl w:val="0"/>
                <w:numId w:val="37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477" w:author="Administrator" w:date="2014-02-13T13:11:00Z">
                <w:pPr>
                  <w:pStyle w:val="a9"/>
                  <w:numPr>
                    <w:numId w:val="37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780" w:type="dxa"/>
          </w:tcPr>
          <w:p w:rsidR="007C07C1" w:rsidRDefault="005A0DCE" w:rsidP="006126B9">
            <w:pPr>
              <w:spacing w:beforeLines="60" w:afterLines="60"/>
              <w:rPr>
                <w:rFonts w:ascii="Arial" w:hAnsi="Arial" w:cs="Arial"/>
                <w:sz w:val="20"/>
                <w:szCs w:val="20"/>
                <w:lang w:val="en-US"/>
              </w:rPr>
              <w:pPrChange w:id="478" w:author="Administrator" w:date="2014-02-13T13:11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  <w:lang w:val="en-US"/>
              </w:rPr>
              <w:t>E</w:t>
            </w:r>
            <w:r w:rsidRPr="00587655">
              <w:rPr>
                <w:rFonts w:ascii="Arial" w:hAnsi="Arial" w:cs="Arial"/>
                <w:sz w:val="20"/>
                <w:szCs w:val="20"/>
              </w:rPr>
              <w:t>-</w:t>
            </w:r>
            <w:r w:rsidRPr="00937C78">
              <w:rPr>
                <w:rFonts w:ascii="Arial" w:hAnsi="Arial" w:cs="Arial"/>
                <w:sz w:val="20"/>
                <w:szCs w:val="20"/>
                <w:lang w:val="en-US"/>
              </w:rPr>
              <w:t>mail</w:t>
            </w:r>
          </w:p>
        </w:tc>
        <w:tc>
          <w:tcPr>
            <w:tcW w:w="1179" w:type="dxa"/>
          </w:tcPr>
          <w:p w:rsidR="005A0DCE" w:rsidRDefault="005A0DCE" w:rsidP="005A0DCE"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3681" w:type="dxa"/>
          </w:tcPr>
          <w:p w:rsidR="005A0DCE" w:rsidRPr="00937C78" w:rsidRDefault="005A0DCE" w:rsidP="005A0DCE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($&lt;-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US"/>
              </w:rPr>
              <w:t>SO_EMail_Dep.Owner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n-US"/>
              </w:rPr>
              <w:t>)</w:t>
            </w:r>
          </w:p>
        </w:tc>
      </w:tr>
      <w:tr w:rsidR="005A0DCE" w:rsidRPr="005A5B1B" w:rsidTr="005A0DCE">
        <w:tc>
          <w:tcPr>
            <w:tcW w:w="828" w:type="dxa"/>
          </w:tcPr>
          <w:p w:rsidR="007C07C1" w:rsidRDefault="007C07C1" w:rsidP="006126B9">
            <w:pPr>
              <w:pStyle w:val="a9"/>
              <w:numPr>
                <w:ilvl w:val="0"/>
                <w:numId w:val="37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479" w:author="Administrator" w:date="2014-02-13T13:11:00Z">
                <w:pPr>
                  <w:pStyle w:val="a9"/>
                  <w:numPr>
                    <w:numId w:val="37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780" w:type="dxa"/>
          </w:tcPr>
          <w:p w:rsidR="007C07C1" w:rsidRDefault="005A0DCE" w:rsidP="006126B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480" w:author="Administrator" w:date="2014-02-13T13:11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Сайт</w:t>
            </w:r>
          </w:p>
        </w:tc>
        <w:tc>
          <w:tcPr>
            <w:tcW w:w="1179" w:type="dxa"/>
          </w:tcPr>
          <w:p w:rsidR="005A0DCE" w:rsidRDefault="005A0DCE" w:rsidP="005A0DCE"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3681" w:type="dxa"/>
          </w:tcPr>
          <w:p w:rsidR="005A0DCE" w:rsidRPr="00587655" w:rsidRDefault="005A0DCE" w:rsidP="005A0DCE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$.Telex</w:t>
            </w:r>
          </w:p>
        </w:tc>
      </w:tr>
      <w:tr w:rsidR="005A0DCE" w:rsidRPr="005A5B1B" w:rsidTr="005A0DCE">
        <w:tc>
          <w:tcPr>
            <w:tcW w:w="828" w:type="dxa"/>
          </w:tcPr>
          <w:p w:rsidR="007C07C1" w:rsidRDefault="007C07C1" w:rsidP="006126B9">
            <w:pPr>
              <w:pStyle w:val="a9"/>
              <w:numPr>
                <w:ilvl w:val="0"/>
                <w:numId w:val="37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481" w:author="Administrator" w:date="2014-02-13T13:11:00Z">
                <w:pPr>
                  <w:pStyle w:val="a9"/>
                  <w:numPr>
                    <w:numId w:val="37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780" w:type="dxa"/>
          </w:tcPr>
          <w:p w:rsidR="007C07C1" w:rsidRDefault="005A0DCE" w:rsidP="006126B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482" w:author="Administrator" w:date="2014-02-13T13:11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При удалении подразделения дела передаются</w:t>
            </w:r>
          </w:p>
        </w:tc>
        <w:tc>
          <w:tcPr>
            <w:tcW w:w="1179" w:type="dxa"/>
          </w:tcPr>
          <w:p w:rsidR="005A0DCE" w:rsidRDefault="005A0DCE" w:rsidP="005A0DCE"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3681" w:type="dxa"/>
          </w:tcPr>
          <w:p w:rsidR="005A0DCE" w:rsidRPr="00956B96" w:rsidRDefault="005A0DCE" w:rsidP="005A0DCE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$.</w:t>
            </w:r>
            <w:proofErr w:type="spellStart"/>
            <w:r w:rsidRPr="00956B96">
              <w:rPr>
                <w:rFonts w:ascii="Arial" w:hAnsi="Arial" w:cs="Arial"/>
                <w:sz w:val="20"/>
                <w:szCs w:val="20"/>
              </w:rPr>
              <w:t>DismissalAccessRedirect</w:t>
            </w:r>
            <w:proofErr w:type="spellEnd"/>
          </w:p>
        </w:tc>
      </w:tr>
      <w:tr w:rsidR="005A0DCE" w:rsidRPr="005A5B1B" w:rsidTr="005A0DCE">
        <w:tc>
          <w:tcPr>
            <w:tcW w:w="828" w:type="dxa"/>
          </w:tcPr>
          <w:p w:rsidR="007C07C1" w:rsidRDefault="007C07C1" w:rsidP="006126B9">
            <w:pPr>
              <w:pStyle w:val="a9"/>
              <w:numPr>
                <w:ilvl w:val="0"/>
                <w:numId w:val="37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483" w:author="Administrator" w:date="2014-02-13T13:11:00Z">
                <w:pPr>
                  <w:pStyle w:val="a9"/>
                  <w:numPr>
                    <w:numId w:val="37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780" w:type="dxa"/>
          </w:tcPr>
          <w:p w:rsidR="007C07C1" w:rsidRDefault="005A0DCE" w:rsidP="006126B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484" w:author="Administrator" w:date="2014-02-13T13:11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 xml:space="preserve">Рабочий </w:t>
            </w:r>
            <w:r w:rsidRPr="00956B96">
              <w:rPr>
                <w:rFonts w:ascii="Arial" w:hAnsi="Arial" w:cs="Arial"/>
                <w:strike/>
                <w:sz w:val="20"/>
                <w:szCs w:val="20"/>
              </w:rPr>
              <w:t>сервер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сеть</w:t>
            </w:r>
          </w:p>
        </w:tc>
        <w:tc>
          <w:tcPr>
            <w:tcW w:w="1179" w:type="dxa"/>
          </w:tcPr>
          <w:p w:rsidR="005A0DCE" w:rsidRDefault="005A0DCE" w:rsidP="005A0DCE"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3681" w:type="dxa"/>
          </w:tcPr>
          <w:p w:rsidR="005A0DCE" w:rsidRPr="00956B96" w:rsidRDefault="005A0DCE" w:rsidP="005A0DCE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$.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US"/>
              </w:rPr>
              <w:t>HomeNet.Name</w:t>
            </w:r>
            <w:proofErr w:type="spellEnd"/>
          </w:p>
        </w:tc>
      </w:tr>
      <w:tr w:rsidR="005A0DCE" w:rsidRPr="005A5B1B" w:rsidTr="005A0DCE">
        <w:tc>
          <w:tcPr>
            <w:tcW w:w="828" w:type="dxa"/>
          </w:tcPr>
          <w:p w:rsidR="007C07C1" w:rsidRDefault="007C07C1" w:rsidP="006126B9">
            <w:pPr>
              <w:pStyle w:val="a9"/>
              <w:numPr>
                <w:ilvl w:val="0"/>
                <w:numId w:val="37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485" w:author="Administrator" w:date="2014-02-13T13:11:00Z">
                <w:pPr>
                  <w:pStyle w:val="a9"/>
                  <w:numPr>
                    <w:numId w:val="37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780" w:type="dxa"/>
          </w:tcPr>
          <w:p w:rsidR="007C07C1" w:rsidRDefault="005A0DCE" w:rsidP="006126B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486" w:author="Administrator" w:date="2014-02-13T13:11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Системные редакторы</w:t>
            </w:r>
          </w:p>
        </w:tc>
        <w:tc>
          <w:tcPr>
            <w:tcW w:w="1179" w:type="dxa"/>
          </w:tcPr>
          <w:p w:rsidR="005A0DCE" w:rsidRDefault="005A0DCE" w:rsidP="005A0DCE"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3681" w:type="dxa"/>
          </w:tcPr>
          <w:p w:rsidR="005A0DCE" w:rsidRPr="00937C78" w:rsidRDefault="005A0DCE" w:rsidP="005A0DCE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A0DCE" w:rsidRPr="005A5B1B" w:rsidTr="005A0DCE">
        <w:tc>
          <w:tcPr>
            <w:tcW w:w="828" w:type="dxa"/>
          </w:tcPr>
          <w:p w:rsidR="007C07C1" w:rsidRDefault="007C07C1" w:rsidP="006126B9">
            <w:pPr>
              <w:pStyle w:val="a9"/>
              <w:numPr>
                <w:ilvl w:val="0"/>
                <w:numId w:val="37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487" w:author="Administrator" w:date="2014-02-13T13:11:00Z">
                <w:pPr>
                  <w:pStyle w:val="a9"/>
                  <w:numPr>
                    <w:numId w:val="37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780" w:type="dxa"/>
          </w:tcPr>
          <w:p w:rsidR="007C07C1" w:rsidRDefault="005A0DCE" w:rsidP="006126B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488" w:author="Administrator" w:date="2014-02-13T13:11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Специальные настройки</w:t>
            </w:r>
          </w:p>
        </w:tc>
        <w:tc>
          <w:tcPr>
            <w:tcW w:w="1179" w:type="dxa"/>
          </w:tcPr>
          <w:p w:rsidR="007C07C1" w:rsidRDefault="005A0DCE" w:rsidP="006126B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489" w:author="Administrator" w:date="2014-02-13T13:11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Категория</w:t>
            </w:r>
          </w:p>
        </w:tc>
        <w:tc>
          <w:tcPr>
            <w:tcW w:w="3681" w:type="dxa"/>
          </w:tcPr>
          <w:p w:rsidR="007C07C1" w:rsidRDefault="007C07C1" w:rsidP="003073E8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490" w:author="Administrator" w:date="2014-02-13T12:47:00Z">
                <w:pPr>
                  <w:spacing w:beforeLines="60" w:afterLines="60"/>
                </w:pPr>
              </w:pPrChange>
            </w:pPr>
          </w:p>
        </w:tc>
      </w:tr>
      <w:tr w:rsidR="005A0DCE" w:rsidRPr="005A5B1B" w:rsidTr="005A0DCE">
        <w:tc>
          <w:tcPr>
            <w:tcW w:w="828" w:type="dxa"/>
          </w:tcPr>
          <w:p w:rsidR="007C07C1" w:rsidRDefault="007C07C1" w:rsidP="006126B9">
            <w:pPr>
              <w:pStyle w:val="a9"/>
              <w:numPr>
                <w:ilvl w:val="0"/>
                <w:numId w:val="37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491" w:author="Administrator" w:date="2014-02-13T13:11:00Z">
                <w:pPr>
                  <w:pStyle w:val="a9"/>
                  <w:numPr>
                    <w:numId w:val="37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780" w:type="dxa"/>
          </w:tcPr>
          <w:p w:rsidR="007C07C1" w:rsidRDefault="005A0DCE" w:rsidP="006126B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492" w:author="Administrator" w:date="2014-02-13T13:11:00Z">
                <w:pPr>
                  <w:spacing w:beforeLines="60" w:afterLines="60"/>
                </w:pPr>
              </w:pPrChange>
            </w:pPr>
            <w:proofErr w:type="gramStart"/>
            <w:r w:rsidRPr="00937C78">
              <w:rPr>
                <w:rFonts w:ascii="Arial" w:hAnsi="Arial" w:cs="Arial"/>
                <w:sz w:val="20"/>
                <w:szCs w:val="20"/>
              </w:rPr>
              <w:t>Создан</w:t>
            </w:r>
            <w:proofErr w:type="gramEnd"/>
          </w:p>
        </w:tc>
        <w:tc>
          <w:tcPr>
            <w:tcW w:w="1179" w:type="dxa"/>
          </w:tcPr>
          <w:p w:rsidR="007C07C1" w:rsidRDefault="005A0DCE" w:rsidP="006126B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493" w:author="Administrator" w:date="2014-02-13T13:11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3681" w:type="dxa"/>
          </w:tcPr>
          <w:p w:rsidR="007C07C1" w:rsidRDefault="007C07C1" w:rsidP="003073E8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494" w:author="Administrator" w:date="2014-02-13T12:47:00Z">
                <w:pPr>
                  <w:spacing w:beforeLines="60" w:afterLines="60"/>
                </w:pPr>
              </w:pPrChange>
            </w:pPr>
          </w:p>
        </w:tc>
      </w:tr>
      <w:tr w:rsidR="005A0DCE" w:rsidRPr="005A5B1B" w:rsidTr="005A0DCE">
        <w:tc>
          <w:tcPr>
            <w:tcW w:w="828" w:type="dxa"/>
          </w:tcPr>
          <w:p w:rsidR="007C07C1" w:rsidRDefault="007C07C1" w:rsidP="006126B9">
            <w:pPr>
              <w:pStyle w:val="a9"/>
              <w:numPr>
                <w:ilvl w:val="0"/>
                <w:numId w:val="37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495" w:author="Administrator" w:date="2014-02-13T13:11:00Z">
                <w:pPr>
                  <w:pStyle w:val="a9"/>
                  <w:numPr>
                    <w:numId w:val="37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780" w:type="dxa"/>
          </w:tcPr>
          <w:p w:rsidR="007C07C1" w:rsidRDefault="005A0DCE" w:rsidP="006126B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496" w:author="Administrator" w:date="2014-02-13T13:11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Модифицирован</w:t>
            </w:r>
          </w:p>
        </w:tc>
        <w:tc>
          <w:tcPr>
            <w:tcW w:w="1179" w:type="dxa"/>
          </w:tcPr>
          <w:p w:rsidR="007C07C1" w:rsidRDefault="005A0DCE" w:rsidP="006126B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497" w:author="Administrator" w:date="2014-02-13T13:11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3681" w:type="dxa"/>
          </w:tcPr>
          <w:p w:rsidR="007C07C1" w:rsidRDefault="007C07C1" w:rsidP="003073E8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498" w:author="Administrator" w:date="2014-02-13T12:47:00Z">
                <w:pPr>
                  <w:spacing w:beforeLines="60" w:afterLines="60"/>
                </w:pPr>
              </w:pPrChange>
            </w:pPr>
          </w:p>
        </w:tc>
      </w:tr>
      <w:tr w:rsidR="005A0DCE" w:rsidRPr="005A5B1B" w:rsidTr="005A0DCE">
        <w:tc>
          <w:tcPr>
            <w:tcW w:w="828" w:type="dxa"/>
          </w:tcPr>
          <w:p w:rsidR="007C07C1" w:rsidRDefault="007C07C1" w:rsidP="006126B9">
            <w:pPr>
              <w:pStyle w:val="a9"/>
              <w:numPr>
                <w:ilvl w:val="0"/>
                <w:numId w:val="37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499" w:author="Administrator" w:date="2014-02-13T13:11:00Z">
                <w:pPr>
                  <w:pStyle w:val="a9"/>
                  <w:numPr>
                    <w:numId w:val="37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780" w:type="dxa"/>
          </w:tcPr>
          <w:p w:rsidR="007C07C1" w:rsidRDefault="005A0DCE" w:rsidP="006126B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500" w:author="Administrator" w:date="2014-02-13T13:11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По документам, где выбрана организация</w:t>
            </w:r>
          </w:p>
        </w:tc>
        <w:tc>
          <w:tcPr>
            <w:tcW w:w="1179" w:type="dxa"/>
          </w:tcPr>
          <w:p w:rsidR="007C07C1" w:rsidRDefault="007C07C1" w:rsidP="006126B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501" w:author="Administrator" w:date="2014-02-13T13:11:00Z">
                <w:pPr>
                  <w:spacing w:beforeLines="60" w:afterLines="60"/>
                </w:pPr>
              </w:pPrChange>
            </w:pPr>
          </w:p>
        </w:tc>
        <w:tc>
          <w:tcPr>
            <w:tcW w:w="3681" w:type="dxa"/>
          </w:tcPr>
          <w:p w:rsidR="007C07C1" w:rsidRDefault="007C07C1" w:rsidP="003073E8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502" w:author="Administrator" w:date="2014-02-13T12:47:00Z">
                <w:pPr>
                  <w:spacing w:beforeLines="60" w:afterLines="60"/>
                </w:pPr>
              </w:pPrChange>
            </w:pPr>
          </w:p>
        </w:tc>
      </w:tr>
      <w:tr w:rsidR="005A0DCE" w:rsidRPr="005A5B1B" w:rsidTr="005A0DCE">
        <w:tc>
          <w:tcPr>
            <w:tcW w:w="828" w:type="dxa"/>
          </w:tcPr>
          <w:p w:rsidR="007C07C1" w:rsidRDefault="007C07C1" w:rsidP="006126B9">
            <w:pPr>
              <w:pStyle w:val="a9"/>
              <w:numPr>
                <w:ilvl w:val="0"/>
                <w:numId w:val="37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503" w:author="Administrator" w:date="2014-02-13T13:11:00Z">
                <w:pPr>
                  <w:pStyle w:val="a9"/>
                  <w:numPr>
                    <w:numId w:val="37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780" w:type="dxa"/>
          </w:tcPr>
          <w:p w:rsidR="007C07C1" w:rsidRDefault="005A0DCE" w:rsidP="006126B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504" w:author="Administrator" w:date="2014-02-13T13:11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Имеют право редактирования или создания (замещающие)</w:t>
            </w:r>
          </w:p>
        </w:tc>
        <w:tc>
          <w:tcPr>
            <w:tcW w:w="1179" w:type="dxa"/>
          </w:tcPr>
          <w:p w:rsidR="007C07C1" w:rsidRDefault="005A0DCE" w:rsidP="006126B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505" w:author="Administrator" w:date="2014-02-13T13:11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3681" w:type="dxa"/>
          </w:tcPr>
          <w:p w:rsidR="007C07C1" w:rsidRDefault="007C07C1" w:rsidP="003073E8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506" w:author="Administrator" w:date="2014-02-13T12:47:00Z">
                <w:pPr>
                  <w:spacing w:beforeLines="60" w:afterLines="60"/>
                </w:pPr>
              </w:pPrChange>
            </w:pPr>
          </w:p>
        </w:tc>
      </w:tr>
      <w:tr w:rsidR="009E75CF" w:rsidRPr="005A5B1B" w:rsidTr="005A0DCE">
        <w:tc>
          <w:tcPr>
            <w:tcW w:w="828" w:type="dxa"/>
          </w:tcPr>
          <w:p w:rsidR="007C07C1" w:rsidRDefault="009E75CF" w:rsidP="006126B9">
            <w:pPr>
              <w:spacing w:beforeLines="60" w:afterLines="60"/>
              <w:ind w:left="360"/>
              <w:rPr>
                <w:rFonts w:ascii="Arial" w:hAnsi="Arial" w:cs="Arial"/>
                <w:sz w:val="20"/>
                <w:szCs w:val="20"/>
              </w:rPr>
              <w:pPrChange w:id="507" w:author="Administrator" w:date="2014-02-13T13:11:00Z">
                <w:pPr>
                  <w:spacing w:beforeLines="60" w:afterLines="60"/>
                  <w:ind w:left="360"/>
                </w:pPr>
              </w:pPrChange>
            </w:pPr>
            <w:ins w:id="508" w:author="Administrator" w:date="2014-02-12T11:52:00Z">
              <w:r>
                <w:rPr>
                  <w:rFonts w:ascii="Arial" w:hAnsi="Arial" w:cs="Arial"/>
                  <w:sz w:val="20"/>
                  <w:szCs w:val="20"/>
                </w:rPr>
                <w:t>49,1</w:t>
              </w:r>
            </w:ins>
          </w:p>
        </w:tc>
        <w:tc>
          <w:tcPr>
            <w:tcW w:w="3780" w:type="dxa"/>
          </w:tcPr>
          <w:p w:rsidR="007C07C1" w:rsidRDefault="009E75CF" w:rsidP="006126B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509" w:author="Administrator" w:date="2014-02-13T13:11:00Z">
                <w:pPr>
                  <w:spacing w:beforeLines="60" w:afterLines="60"/>
                </w:pPr>
              </w:pPrChange>
            </w:pPr>
            <w:ins w:id="510" w:author="Administrator" w:date="2014-02-12T11:52:00Z">
              <w:r>
                <w:rPr>
                  <w:rFonts w:ascii="Arial" w:hAnsi="Arial" w:cs="Arial"/>
                  <w:sz w:val="20"/>
                  <w:szCs w:val="20"/>
                </w:rPr>
                <w:t xml:space="preserve">- список </w:t>
              </w:r>
              <w:r>
                <w:rPr>
                  <w:rFonts w:ascii="Arial" w:hAnsi="Arial" w:cs="Arial"/>
                  <w:sz w:val="20"/>
                  <w:szCs w:val="20"/>
                  <w:lang w:val="en-US"/>
                </w:rPr>
                <w:t>Notes-</w:t>
              </w:r>
              <w:r>
                <w:rPr>
                  <w:rFonts w:ascii="Arial" w:hAnsi="Arial" w:cs="Arial"/>
                  <w:sz w:val="20"/>
                  <w:szCs w:val="20"/>
                </w:rPr>
                <w:t>имен замещающих</w:t>
              </w:r>
            </w:ins>
          </w:p>
        </w:tc>
        <w:tc>
          <w:tcPr>
            <w:tcW w:w="1179" w:type="dxa"/>
          </w:tcPr>
          <w:p w:rsidR="007C07C1" w:rsidRDefault="007C07C1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511" w:author="Administrator" w:date="2014-02-13T12:47:00Z">
                <w:pPr>
                  <w:spacing w:beforeLines="60" w:afterLines="60"/>
                </w:pPr>
              </w:pPrChange>
            </w:pPr>
          </w:p>
        </w:tc>
        <w:tc>
          <w:tcPr>
            <w:tcW w:w="3681" w:type="dxa"/>
          </w:tcPr>
          <w:p w:rsidR="007C07C1" w:rsidRDefault="007C07C1" w:rsidP="003073E8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512" w:author="Administrator" w:date="2014-02-13T12:47:00Z">
                <w:pPr>
                  <w:spacing w:beforeLines="60" w:afterLines="60"/>
                </w:pPr>
              </w:pPrChange>
            </w:pPr>
          </w:p>
        </w:tc>
      </w:tr>
      <w:tr w:rsidR="005A0DCE" w:rsidRPr="005A5B1B" w:rsidTr="005A0DCE">
        <w:tc>
          <w:tcPr>
            <w:tcW w:w="828" w:type="dxa"/>
          </w:tcPr>
          <w:p w:rsidR="007C07C1" w:rsidRDefault="007C07C1" w:rsidP="006126B9">
            <w:pPr>
              <w:pStyle w:val="a9"/>
              <w:numPr>
                <w:ilvl w:val="0"/>
                <w:numId w:val="37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513" w:author="Administrator" w:date="2014-02-13T13:11:00Z">
                <w:pPr>
                  <w:pStyle w:val="a9"/>
                  <w:numPr>
                    <w:numId w:val="37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780" w:type="dxa"/>
          </w:tcPr>
          <w:p w:rsidR="007C07C1" w:rsidRDefault="005A0DCE" w:rsidP="006126B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514" w:author="Administrator" w:date="2014-02-13T13:11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Имеют право чтения (аудиторы)</w:t>
            </w:r>
          </w:p>
        </w:tc>
        <w:tc>
          <w:tcPr>
            <w:tcW w:w="1179" w:type="dxa"/>
          </w:tcPr>
          <w:p w:rsidR="007C07C1" w:rsidRDefault="005A0DCE" w:rsidP="006126B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515" w:author="Administrator" w:date="2014-02-13T13:11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3681" w:type="dxa"/>
          </w:tcPr>
          <w:p w:rsidR="007C07C1" w:rsidRDefault="007C07C1" w:rsidP="003073E8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516" w:author="Administrator" w:date="2014-02-13T12:47:00Z">
                <w:pPr>
                  <w:spacing w:beforeLines="60" w:afterLines="60"/>
                </w:pPr>
              </w:pPrChange>
            </w:pPr>
          </w:p>
        </w:tc>
      </w:tr>
      <w:tr w:rsidR="009E75CF" w:rsidRPr="005A5B1B" w:rsidTr="005A0DCE">
        <w:tc>
          <w:tcPr>
            <w:tcW w:w="828" w:type="dxa"/>
          </w:tcPr>
          <w:p w:rsidR="007C07C1" w:rsidRDefault="009E75CF" w:rsidP="006126B9">
            <w:pPr>
              <w:spacing w:beforeLines="60" w:afterLines="60"/>
              <w:ind w:left="360"/>
              <w:rPr>
                <w:rFonts w:ascii="Arial" w:hAnsi="Arial" w:cs="Arial"/>
                <w:sz w:val="20"/>
                <w:szCs w:val="20"/>
              </w:rPr>
              <w:pPrChange w:id="517" w:author="Administrator" w:date="2014-02-13T13:11:00Z">
                <w:pPr>
                  <w:spacing w:beforeLines="60" w:afterLines="60"/>
                  <w:ind w:left="360"/>
                </w:pPr>
              </w:pPrChange>
            </w:pPr>
            <w:ins w:id="518" w:author="Administrator" w:date="2014-02-12T11:52:00Z">
              <w:r>
                <w:rPr>
                  <w:rFonts w:ascii="Arial" w:hAnsi="Arial" w:cs="Arial"/>
                  <w:sz w:val="20"/>
                  <w:szCs w:val="20"/>
                </w:rPr>
                <w:t>50,1</w:t>
              </w:r>
            </w:ins>
          </w:p>
        </w:tc>
        <w:tc>
          <w:tcPr>
            <w:tcW w:w="3780" w:type="dxa"/>
          </w:tcPr>
          <w:p w:rsidR="007C07C1" w:rsidRDefault="009E75CF" w:rsidP="006126B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519" w:author="Administrator" w:date="2014-02-13T13:11:00Z">
                <w:pPr>
                  <w:spacing w:beforeLines="60" w:afterLines="60"/>
                </w:pPr>
              </w:pPrChange>
            </w:pPr>
            <w:ins w:id="520" w:author="Administrator" w:date="2014-02-12T11:52:00Z">
              <w:r>
                <w:rPr>
                  <w:rFonts w:ascii="Arial" w:hAnsi="Arial" w:cs="Arial"/>
                  <w:sz w:val="20"/>
                  <w:szCs w:val="20"/>
                </w:rPr>
                <w:t xml:space="preserve">- список </w:t>
              </w:r>
              <w:r>
                <w:rPr>
                  <w:rFonts w:ascii="Arial" w:hAnsi="Arial" w:cs="Arial"/>
                  <w:sz w:val="20"/>
                  <w:szCs w:val="20"/>
                  <w:lang w:val="en-US"/>
                </w:rPr>
                <w:t>Notes-</w:t>
              </w:r>
              <w:r>
                <w:rPr>
                  <w:rFonts w:ascii="Arial" w:hAnsi="Arial" w:cs="Arial"/>
                  <w:sz w:val="20"/>
                  <w:szCs w:val="20"/>
                </w:rPr>
                <w:t>имен аудиторов</w:t>
              </w:r>
            </w:ins>
          </w:p>
        </w:tc>
        <w:tc>
          <w:tcPr>
            <w:tcW w:w="1179" w:type="dxa"/>
          </w:tcPr>
          <w:p w:rsidR="007C07C1" w:rsidRDefault="007C07C1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521" w:author="Administrator" w:date="2014-02-13T12:47:00Z">
                <w:pPr>
                  <w:spacing w:beforeLines="60" w:afterLines="60"/>
                </w:pPr>
              </w:pPrChange>
            </w:pPr>
          </w:p>
        </w:tc>
        <w:tc>
          <w:tcPr>
            <w:tcW w:w="3681" w:type="dxa"/>
          </w:tcPr>
          <w:p w:rsidR="007C07C1" w:rsidRDefault="007C07C1" w:rsidP="003073E8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522" w:author="Administrator" w:date="2014-02-13T12:47:00Z">
                <w:pPr>
                  <w:spacing w:beforeLines="60" w:afterLines="60"/>
                </w:pPr>
              </w:pPrChange>
            </w:pPr>
          </w:p>
        </w:tc>
      </w:tr>
      <w:tr w:rsidR="005A0DCE" w:rsidRPr="005A5B1B" w:rsidTr="005A0DCE">
        <w:tc>
          <w:tcPr>
            <w:tcW w:w="828" w:type="dxa"/>
          </w:tcPr>
          <w:p w:rsidR="007C07C1" w:rsidRDefault="007C07C1" w:rsidP="006126B9">
            <w:pPr>
              <w:pStyle w:val="a9"/>
              <w:numPr>
                <w:ilvl w:val="0"/>
                <w:numId w:val="37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523" w:author="Administrator" w:date="2014-02-13T13:11:00Z">
                <w:pPr>
                  <w:pStyle w:val="a9"/>
                  <w:numPr>
                    <w:numId w:val="37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780" w:type="dxa"/>
          </w:tcPr>
          <w:p w:rsidR="007C07C1" w:rsidRDefault="005A0DCE" w:rsidP="006126B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524" w:author="Administrator" w:date="2014-02-13T13:11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Группа доступа в АК</w:t>
            </w:r>
          </w:p>
        </w:tc>
        <w:tc>
          <w:tcPr>
            <w:tcW w:w="1179" w:type="dxa"/>
          </w:tcPr>
          <w:p w:rsidR="007C07C1" w:rsidRDefault="005A0DCE" w:rsidP="006126B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525" w:author="Administrator" w:date="2014-02-13T13:11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 xml:space="preserve">Поле </w:t>
            </w:r>
          </w:p>
        </w:tc>
        <w:tc>
          <w:tcPr>
            <w:tcW w:w="3681" w:type="dxa"/>
          </w:tcPr>
          <w:p w:rsidR="007C07C1" w:rsidRDefault="007C07C1" w:rsidP="003073E8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526" w:author="Administrator" w:date="2014-02-13T12:47:00Z">
                <w:pPr>
                  <w:spacing w:beforeLines="60" w:afterLines="60"/>
                </w:pPr>
              </w:pPrChange>
            </w:pPr>
          </w:p>
        </w:tc>
      </w:tr>
      <w:tr w:rsidR="005A0DCE" w:rsidRPr="005A5B1B" w:rsidTr="005A0DCE">
        <w:tc>
          <w:tcPr>
            <w:tcW w:w="828" w:type="dxa"/>
          </w:tcPr>
          <w:p w:rsidR="007C07C1" w:rsidRDefault="007C07C1" w:rsidP="006126B9">
            <w:pPr>
              <w:pStyle w:val="a9"/>
              <w:numPr>
                <w:ilvl w:val="0"/>
                <w:numId w:val="37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527" w:author="Administrator" w:date="2014-02-13T13:11:00Z">
                <w:pPr>
                  <w:pStyle w:val="a9"/>
                  <w:numPr>
                    <w:numId w:val="37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780" w:type="dxa"/>
          </w:tcPr>
          <w:p w:rsidR="007C07C1" w:rsidRDefault="005A0DCE" w:rsidP="006126B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528" w:author="Administrator" w:date="2014-02-13T13:11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Дела приняты от (персоны, назначенные на штатные единицы следующих подразделений ИЛИ подразделения, которые могли быть выбраны в документах как адресаты, исполнители и т.д.)</w:t>
            </w:r>
          </w:p>
        </w:tc>
        <w:tc>
          <w:tcPr>
            <w:tcW w:w="1179" w:type="dxa"/>
          </w:tcPr>
          <w:p w:rsidR="007C07C1" w:rsidRDefault="005A0DCE" w:rsidP="006126B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529" w:author="Administrator" w:date="2014-02-13T13:11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 xml:space="preserve">Поле </w:t>
            </w:r>
          </w:p>
        </w:tc>
        <w:tc>
          <w:tcPr>
            <w:tcW w:w="3681" w:type="dxa"/>
          </w:tcPr>
          <w:p w:rsidR="007C07C1" w:rsidRDefault="007C07C1" w:rsidP="003073E8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530" w:author="Administrator" w:date="2014-02-13T12:47:00Z">
                <w:pPr>
                  <w:spacing w:beforeLines="60" w:afterLines="60"/>
                </w:pPr>
              </w:pPrChange>
            </w:pPr>
          </w:p>
        </w:tc>
      </w:tr>
      <w:tr w:rsidR="005A0DCE" w:rsidRPr="005A5B1B" w:rsidTr="005A0DCE">
        <w:tc>
          <w:tcPr>
            <w:tcW w:w="828" w:type="dxa"/>
          </w:tcPr>
          <w:p w:rsidR="007C07C1" w:rsidRDefault="007C07C1" w:rsidP="006126B9">
            <w:pPr>
              <w:pStyle w:val="a9"/>
              <w:numPr>
                <w:ilvl w:val="0"/>
                <w:numId w:val="37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531" w:author="Administrator" w:date="2014-02-13T13:11:00Z">
                <w:pPr>
                  <w:pStyle w:val="a9"/>
                  <w:numPr>
                    <w:numId w:val="37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780" w:type="dxa"/>
          </w:tcPr>
          <w:p w:rsidR="007C07C1" w:rsidRDefault="005A0DCE" w:rsidP="006126B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532" w:author="Administrator" w:date="2014-02-13T13:11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Дела приняты по месту регистрации от следующих структурных единиц (или руководителей высшего звена)</w:t>
            </w:r>
          </w:p>
        </w:tc>
        <w:tc>
          <w:tcPr>
            <w:tcW w:w="1179" w:type="dxa"/>
          </w:tcPr>
          <w:p w:rsidR="007C07C1" w:rsidRDefault="005A0DCE" w:rsidP="006126B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533" w:author="Administrator" w:date="2014-02-13T13:11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 xml:space="preserve">Поле </w:t>
            </w:r>
          </w:p>
        </w:tc>
        <w:tc>
          <w:tcPr>
            <w:tcW w:w="3681" w:type="dxa"/>
          </w:tcPr>
          <w:p w:rsidR="007C07C1" w:rsidRDefault="007C07C1" w:rsidP="003073E8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534" w:author="Administrator" w:date="2014-02-13T12:47:00Z">
                <w:pPr>
                  <w:spacing w:beforeLines="60" w:afterLines="60"/>
                </w:pPr>
              </w:pPrChange>
            </w:pPr>
          </w:p>
        </w:tc>
      </w:tr>
      <w:tr w:rsidR="005A0DCE" w:rsidRPr="005A5B1B" w:rsidTr="005A0DCE">
        <w:tc>
          <w:tcPr>
            <w:tcW w:w="828" w:type="dxa"/>
          </w:tcPr>
          <w:p w:rsidR="007C07C1" w:rsidRDefault="007C07C1" w:rsidP="006126B9">
            <w:pPr>
              <w:pStyle w:val="a9"/>
              <w:numPr>
                <w:ilvl w:val="0"/>
                <w:numId w:val="37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535" w:author="Administrator" w:date="2014-02-13T13:11:00Z">
                <w:pPr>
                  <w:pStyle w:val="a9"/>
                  <w:numPr>
                    <w:numId w:val="37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780" w:type="dxa"/>
          </w:tcPr>
          <w:p w:rsidR="007C07C1" w:rsidRDefault="005A0DCE" w:rsidP="006126B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536" w:author="Administrator" w:date="2014-02-13T13:11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Профиль рабочего времени</w:t>
            </w:r>
          </w:p>
        </w:tc>
        <w:tc>
          <w:tcPr>
            <w:tcW w:w="1179" w:type="dxa"/>
          </w:tcPr>
          <w:p w:rsidR="005A0DCE" w:rsidRDefault="005A0DCE" w:rsidP="005A0DCE">
            <w:r w:rsidRPr="00937C78">
              <w:rPr>
                <w:rFonts w:ascii="Arial" w:hAnsi="Arial" w:cs="Arial"/>
                <w:sz w:val="20"/>
                <w:szCs w:val="20"/>
              </w:rPr>
              <w:t xml:space="preserve">Поле </w:t>
            </w:r>
          </w:p>
        </w:tc>
        <w:tc>
          <w:tcPr>
            <w:tcW w:w="3681" w:type="dxa"/>
          </w:tcPr>
          <w:p w:rsidR="005A0DCE" w:rsidRPr="00937C78" w:rsidRDefault="005A0DCE" w:rsidP="005A0DCE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A0DCE" w:rsidRPr="005A5B1B" w:rsidTr="005A0DCE">
        <w:tc>
          <w:tcPr>
            <w:tcW w:w="828" w:type="dxa"/>
          </w:tcPr>
          <w:p w:rsidR="007C07C1" w:rsidRDefault="007C07C1" w:rsidP="006126B9">
            <w:pPr>
              <w:pStyle w:val="a9"/>
              <w:numPr>
                <w:ilvl w:val="0"/>
                <w:numId w:val="37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537" w:author="Administrator" w:date="2014-02-13T13:11:00Z">
                <w:pPr>
                  <w:pStyle w:val="a9"/>
                  <w:numPr>
                    <w:numId w:val="37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780" w:type="dxa"/>
          </w:tcPr>
          <w:p w:rsidR="007C07C1" w:rsidRDefault="005A0DCE" w:rsidP="006126B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538" w:author="Administrator" w:date="2014-02-13T13:11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 xml:space="preserve">Входящие документы </w:t>
            </w:r>
          </w:p>
        </w:tc>
        <w:tc>
          <w:tcPr>
            <w:tcW w:w="1179" w:type="dxa"/>
          </w:tcPr>
          <w:p w:rsidR="005A0DCE" w:rsidRDefault="005A0DCE" w:rsidP="005A0DCE">
            <w:r w:rsidRPr="00937C78">
              <w:rPr>
                <w:rFonts w:ascii="Arial" w:hAnsi="Arial" w:cs="Arial"/>
                <w:sz w:val="20"/>
                <w:szCs w:val="20"/>
              </w:rPr>
              <w:t xml:space="preserve">Поле </w:t>
            </w:r>
          </w:p>
        </w:tc>
        <w:tc>
          <w:tcPr>
            <w:tcW w:w="3681" w:type="dxa"/>
          </w:tcPr>
          <w:p w:rsidR="005A0DCE" w:rsidRPr="00937C78" w:rsidRDefault="005A0DCE" w:rsidP="005A0DCE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E36A9A" w:rsidRPr="005A5B1B" w:rsidTr="005A0DCE">
        <w:trPr>
          <w:ins w:id="539" w:author="Administrator" w:date="2014-02-12T11:53:00Z"/>
        </w:trPr>
        <w:tc>
          <w:tcPr>
            <w:tcW w:w="828" w:type="dxa"/>
          </w:tcPr>
          <w:p w:rsidR="007C07C1" w:rsidRDefault="00E36A9A" w:rsidP="006126B9">
            <w:pPr>
              <w:spacing w:beforeLines="60" w:afterLines="60"/>
              <w:ind w:left="360"/>
              <w:rPr>
                <w:ins w:id="540" w:author="Administrator" w:date="2014-02-12T11:53:00Z"/>
                <w:rFonts w:ascii="Arial" w:hAnsi="Arial" w:cs="Arial"/>
                <w:sz w:val="20"/>
                <w:szCs w:val="20"/>
              </w:rPr>
              <w:pPrChange w:id="541" w:author="Administrator" w:date="2014-02-13T13:11:00Z">
                <w:pPr>
                  <w:spacing w:beforeLines="60" w:afterLines="60"/>
                  <w:ind w:left="3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55,1</w:t>
            </w:r>
          </w:p>
        </w:tc>
        <w:tc>
          <w:tcPr>
            <w:tcW w:w="3780" w:type="dxa"/>
          </w:tcPr>
          <w:p w:rsidR="007C07C1" w:rsidRDefault="00E36A9A" w:rsidP="006126B9">
            <w:pPr>
              <w:spacing w:beforeLines="60" w:afterLines="60"/>
              <w:rPr>
                <w:ins w:id="542" w:author="Administrator" w:date="2014-02-12T11:53:00Z"/>
                <w:rFonts w:ascii="Arial" w:hAnsi="Arial" w:cs="Arial"/>
                <w:sz w:val="20"/>
                <w:szCs w:val="20"/>
              </w:rPr>
              <w:pPrChange w:id="543" w:author="Administrator" w:date="2014-02-13T13:11:00Z">
                <w:pPr>
                  <w:spacing w:beforeLines="60" w:afterLines="60"/>
                </w:pPr>
              </w:pPrChange>
            </w:pPr>
            <w:ins w:id="544" w:author="Administrator" w:date="2014-02-12T11:54:00Z">
              <w:r>
                <w:rPr>
                  <w:rFonts w:ascii="Arial" w:hAnsi="Arial" w:cs="Arial"/>
                  <w:sz w:val="20"/>
                  <w:szCs w:val="20"/>
                </w:rPr>
                <w:t xml:space="preserve">- список </w:t>
              </w:r>
              <w:r>
                <w:rPr>
                  <w:rFonts w:ascii="Arial" w:hAnsi="Arial" w:cs="Arial"/>
                  <w:sz w:val="20"/>
                  <w:szCs w:val="20"/>
                  <w:lang w:val="en-US"/>
                </w:rPr>
                <w:t>Notes-</w:t>
              </w:r>
              <w:r>
                <w:rPr>
                  <w:rFonts w:ascii="Arial" w:hAnsi="Arial" w:cs="Arial"/>
                  <w:sz w:val="20"/>
                  <w:szCs w:val="20"/>
                </w:rPr>
                <w:t>имен</w:t>
              </w:r>
            </w:ins>
          </w:p>
        </w:tc>
        <w:tc>
          <w:tcPr>
            <w:tcW w:w="1179" w:type="dxa"/>
          </w:tcPr>
          <w:p w:rsidR="00E36A9A" w:rsidRPr="00937C78" w:rsidRDefault="00E36A9A" w:rsidP="005A0DCE">
            <w:pPr>
              <w:rPr>
                <w:ins w:id="545" w:author="Administrator" w:date="2014-02-12T11:53:00Z"/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681" w:type="dxa"/>
          </w:tcPr>
          <w:p w:rsidR="00E36A9A" w:rsidRPr="00937C78" w:rsidRDefault="00E36A9A" w:rsidP="005A0DCE">
            <w:pPr>
              <w:rPr>
                <w:ins w:id="546" w:author="Administrator" w:date="2014-02-12T11:53:00Z"/>
                <w:rFonts w:ascii="Arial" w:hAnsi="Arial" w:cs="Arial"/>
                <w:sz w:val="20"/>
                <w:szCs w:val="20"/>
              </w:rPr>
            </w:pPr>
          </w:p>
        </w:tc>
      </w:tr>
      <w:tr w:rsidR="005A0DCE" w:rsidRPr="005A5B1B" w:rsidTr="005A0DCE">
        <w:tc>
          <w:tcPr>
            <w:tcW w:w="828" w:type="dxa"/>
          </w:tcPr>
          <w:p w:rsidR="007C07C1" w:rsidRDefault="007C07C1" w:rsidP="006126B9">
            <w:pPr>
              <w:pStyle w:val="a9"/>
              <w:numPr>
                <w:ilvl w:val="0"/>
                <w:numId w:val="37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547" w:author="Administrator" w:date="2014-02-13T13:11:00Z">
                <w:pPr>
                  <w:pStyle w:val="a9"/>
                  <w:numPr>
                    <w:numId w:val="37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780" w:type="dxa"/>
          </w:tcPr>
          <w:p w:rsidR="007C07C1" w:rsidRDefault="005A0DCE" w:rsidP="006126B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548" w:author="Administrator" w:date="2014-02-13T13:11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Исходящие документы</w:t>
            </w:r>
          </w:p>
        </w:tc>
        <w:tc>
          <w:tcPr>
            <w:tcW w:w="1179" w:type="dxa"/>
          </w:tcPr>
          <w:p w:rsidR="005A0DCE" w:rsidRDefault="005A0DCE" w:rsidP="005A0DCE">
            <w:r w:rsidRPr="00937C78">
              <w:rPr>
                <w:rFonts w:ascii="Arial" w:hAnsi="Arial" w:cs="Arial"/>
                <w:sz w:val="20"/>
                <w:szCs w:val="20"/>
              </w:rPr>
              <w:t xml:space="preserve">Поле </w:t>
            </w:r>
          </w:p>
        </w:tc>
        <w:tc>
          <w:tcPr>
            <w:tcW w:w="3681" w:type="dxa"/>
          </w:tcPr>
          <w:p w:rsidR="005A0DCE" w:rsidRPr="00937C78" w:rsidRDefault="005A0DCE" w:rsidP="005A0DCE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E36A9A" w:rsidRPr="005A5B1B" w:rsidTr="005A0DCE">
        <w:trPr>
          <w:ins w:id="549" w:author="Administrator" w:date="2014-02-12T11:53:00Z"/>
        </w:trPr>
        <w:tc>
          <w:tcPr>
            <w:tcW w:w="828" w:type="dxa"/>
          </w:tcPr>
          <w:p w:rsidR="007C07C1" w:rsidRDefault="00E36A9A" w:rsidP="00703EA0">
            <w:pPr>
              <w:spacing w:beforeLines="60" w:afterLines="60"/>
              <w:ind w:left="360"/>
              <w:rPr>
                <w:ins w:id="550" w:author="Administrator" w:date="2014-02-12T11:53:00Z"/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56,1</w:t>
            </w:r>
          </w:p>
        </w:tc>
        <w:tc>
          <w:tcPr>
            <w:tcW w:w="3780" w:type="dxa"/>
          </w:tcPr>
          <w:p w:rsidR="007C07C1" w:rsidRDefault="00E36A9A" w:rsidP="00703EA0">
            <w:pPr>
              <w:spacing w:beforeLines="60" w:afterLines="60"/>
              <w:rPr>
                <w:ins w:id="551" w:author="Administrator" w:date="2014-02-12T11:53:00Z"/>
                <w:rFonts w:ascii="Arial" w:hAnsi="Arial" w:cs="Arial"/>
                <w:sz w:val="20"/>
                <w:szCs w:val="20"/>
              </w:rPr>
              <w:pPrChange w:id="552" w:author="Administrator" w:date="2014-02-13T13:00:00Z">
                <w:pPr>
                  <w:spacing w:beforeLines="60" w:afterLines="60"/>
                </w:pPr>
              </w:pPrChange>
            </w:pPr>
            <w:ins w:id="553" w:author="Administrator" w:date="2014-02-12T11:54:00Z">
              <w:r>
                <w:rPr>
                  <w:rFonts w:ascii="Arial" w:hAnsi="Arial" w:cs="Arial"/>
                  <w:sz w:val="20"/>
                  <w:szCs w:val="20"/>
                </w:rPr>
                <w:t xml:space="preserve">- список </w:t>
              </w:r>
              <w:r>
                <w:rPr>
                  <w:rFonts w:ascii="Arial" w:hAnsi="Arial" w:cs="Arial"/>
                  <w:sz w:val="20"/>
                  <w:szCs w:val="20"/>
                  <w:lang w:val="en-US"/>
                </w:rPr>
                <w:t>Notes-</w:t>
              </w:r>
              <w:r>
                <w:rPr>
                  <w:rFonts w:ascii="Arial" w:hAnsi="Arial" w:cs="Arial"/>
                  <w:sz w:val="20"/>
                  <w:szCs w:val="20"/>
                </w:rPr>
                <w:t>имен</w:t>
              </w:r>
            </w:ins>
          </w:p>
        </w:tc>
        <w:tc>
          <w:tcPr>
            <w:tcW w:w="1179" w:type="dxa"/>
          </w:tcPr>
          <w:p w:rsidR="00E36A9A" w:rsidRPr="00937C78" w:rsidRDefault="00E36A9A" w:rsidP="005A0DCE">
            <w:pPr>
              <w:rPr>
                <w:ins w:id="554" w:author="Administrator" w:date="2014-02-12T11:53:00Z"/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681" w:type="dxa"/>
          </w:tcPr>
          <w:p w:rsidR="00E36A9A" w:rsidRPr="00937C78" w:rsidRDefault="00E36A9A" w:rsidP="005A0DCE">
            <w:pPr>
              <w:rPr>
                <w:ins w:id="555" w:author="Administrator" w:date="2014-02-12T11:53:00Z"/>
                <w:rFonts w:ascii="Arial" w:hAnsi="Arial" w:cs="Arial"/>
                <w:sz w:val="20"/>
                <w:szCs w:val="20"/>
              </w:rPr>
            </w:pPr>
          </w:p>
        </w:tc>
      </w:tr>
      <w:tr w:rsidR="005A0DCE" w:rsidRPr="005A5B1B" w:rsidTr="005A0DCE">
        <w:tc>
          <w:tcPr>
            <w:tcW w:w="828" w:type="dxa"/>
          </w:tcPr>
          <w:p w:rsidR="007C07C1" w:rsidRDefault="007C07C1" w:rsidP="006126B9">
            <w:pPr>
              <w:pStyle w:val="a9"/>
              <w:numPr>
                <w:ilvl w:val="0"/>
                <w:numId w:val="37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556" w:author="Administrator" w:date="2014-02-13T13:11:00Z">
                <w:pPr>
                  <w:pStyle w:val="a9"/>
                  <w:numPr>
                    <w:numId w:val="37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780" w:type="dxa"/>
          </w:tcPr>
          <w:p w:rsidR="007C07C1" w:rsidRDefault="005A0DCE" w:rsidP="006126B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557" w:author="Administrator" w:date="2014-02-13T13:11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Внутренние документы</w:t>
            </w:r>
          </w:p>
        </w:tc>
        <w:tc>
          <w:tcPr>
            <w:tcW w:w="1179" w:type="dxa"/>
          </w:tcPr>
          <w:p w:rsidR="005A0DCE" w:rsidRDefault="005A0DCE" w:rsidP="005A0DCE">
            <w:r w:rsidRPr="00937C78">
              <w:rPr>
                <w:rFonts w:ascii="Arial" w:hAnsi="Arial" w:cs="Arial"/>
                <w:sz w:val="20"/>
                <w:szCs w:val="20"/>
              </w:rPr>
              <w:t xml:space="preserve">Поле </w:t>
            </w:r>
          </w:p>
        </w:tc>
        <w:tc>
          <w:tcPr>
            <w:tcW w:w="3681" w:type="dxa"/>
          </w:tcPr>
          <w:p w:rsidR="005A0DCE" w:rsidRPr="00937C78" w:rsidRDefault="005A0DCE" w:rsidP="005A0DCE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E36A9A" w:rsidRPr="005A5B1B" w:rsidTr="005A0DCE">
        <w:trPr>
          <w:ins w:id="558" w:author="Administrator" w:date="2014-02-12T11:53:00Z"/>
        </w:trPr>
        <w:tc>
          <w:tcPr>
            <w:tcW w:w="828" w:type="dxa"/>
          </w:tcPr>
          <w:p w:rsidR="007C07C1" w:rsidRDefault="00E36A9A" w:rsidP="006126B9">
            <w:pPr>
              <w:spacing w:beforeLines="60" w:afterLines="60"/>
              <w:ind w:left="360"/>
              <w:rPr>
                <w:ins w:id="559" w:author="Administrator" w:date="2014-02-12T11:53:00Z"/>
                <w:rFonts w:ascii="Arial" w:hAnsi="Arial" w:cs="Arial"/>
                <w:sz w:val="20"/>
                <w:szCs w:val="20"/>
              </w:rPr>
              <w:pPrChange w:id="560" w:author="Administrator" w:date="2014-02-13T13:11:00Z">
                <w:pPr>
                  <w:spacing w:beforeLines="60" w:afterLines="60"/>
                  <w:ind w:left="3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57,1</w:t>
            </w:r>
          </w:p>
        </w:tc>
        <w:tc>
          <w:tcPr>
            <w:tcW w:w="3780" w:type="dxa"/>
          </w:tcPr>
          <w:p w:rsidR="007C07C1" w:rsidRDefault="00E36A9A" w:rsidP="006126B9">
            <w:pPr>
              <w:spacing w:beforeLines="60" w:afterLines="60"/>
              <w:rPr>
                <w:ins w:id="561" w:author="Administrator" w:date="2014-02-12T11:53:00Z"/>
                <w:rFonts w:ascii="Arial" w:hAnsi="Arial" w:cs="Arial"/>
                <w:sz w:val="20"/>
                <w:szCs w:val="20"/>
              </w:rPr>
              <w:pPrChange w:id="562" w:author="Administrator" w:date="2014-02-13T13:11:00Z">
                <w:pPr>
                  <w:spacing w:beforeLines="60" w:afterLines="60"/>
                </w:pPr>
              </w:pPrChange>
            </w:pPr>
            <w:ins w:id="563" w:author="Administrator" w:date="2014-02-12T11:54:00Z">
              <w:r>
                <w:rPr>
                  <w:rFonts w:ascii="Arial" w:hAnsi="Arial" w:cs="Arial"/>
                  <w:sz w:val="20"/>
                  <w:szCs w:val="20"/>
                </w:rPr>
                <w:t xml:space="preserve">- список </w:t>
              </w:r>
              <w:r>
                <w:rPr>
                  <w:rFonts w:ascii="Arial" w:hAnsi="Arial" w:cs="Arial"/>
                  <w:sz w:val="20"/>
                  <w:szCs w:val="20"/>
                  <w:lang w:val="en-US"/>
                </w:rPr>
                <w:t>Notes-</w:t>
              </w:r>
              <w:r>
                <w:rPr>
                  <w:rFonts w:ascii="Arial" w:hAnsi="Arial" w:cs="Arial"/>
                  <w:sz w:val="20"/>
                  <w:szCs w:val="20"/>
                </w:rPr>
                <w:t>имен</w:t>
              </w:r>
            </w:ins>
          </w:p>
        </w:tc>
        <w:tc>
          <w:tcPr>
            <w:tcW w:w="1179" w:type="dxa"/>
          </w:tcPr>
          <w:p w:rsidR="00E36A9A" w:rsidRPr="00937C78" w:rsidRDefault="00E36A9A" w:rsidP="005A0DCE">
            <w:pPr>
              <w:rPr>
                <w:ins w:id="564" w:author="Administrator" w:date="2014-02-12T11:53:00Z"/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681" w:type="dxa"/>
          </w:tcPr>
          <w:p w:rsidR="00E36A9A" w:rsidRPr="00937C78" w:rsidRDefault="00E36A9A" w:rsidP="005A0DCE">
            <w:pPr>
              <w:rPr>
                <w:ins w:id="565" w:author="Administrator" w:date="2014-02-12T11:53:00Z"/>
                <w:rFonts w:ascii="Arial" w:hAnsi="Arial" w:cs="Arial"/>
                <w:sz w:val="20"/>
                <w:szCs w:val="20"/>
              </w:rPr>
            </w:pPr>
          </w:p>
        </w:tc>
      </w:tr>
      <w:tr w:rsidR="005A0DCE" w:rsidRPr="005A5B1B" w:rsidTr="005A0DCE">
        <w:tc>
          <w:tcPr>
            <w:tcW w:w="828" w:type="dxa"/>
          </w:tcPr>
          <w:p w:rsidR="007C07C1" w:rsidRDefault="007C07C1" w:rsidP="006126B9">
            <w:pPr>
              <w:pStyle w:val="a9"/>
              <w:numPr>
                <w:ilvl w:val="0"/>
                <w:numId w:val="37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566" w:author="Administrator" w:date="2014-02-13T13:11:00Z">
                <w:pPr>
                  <w:pStyle w:val="a9"/>
                  <w:numPr>
                    <w:numId w:val="37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780" w:type="dxa"/>
          </w:tcPr>
          <w:p w:rsidR="007C07C1" w:rsidRDefault="005A0DCE" w:rsidP="006126B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567" w:author="Administrator" w:date="2014-02-13T13:11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ОРД</w:t>
            </w:r>
          </w:p>
        </w:tc>
        <w:tc>
          <w:tcPr>
            <w:tcW w:w="1179" w:type="dxa"/>
          </w:tcPr>
          <w:p w:rsidR="005A0DCE" w:rsidRDefault="005A0DCE" w:rsidP="005A0DCE">
            <w:r w:rsidRPr="00937C78">
              <w:rPr>
                <w:rFonts w:ascii="Arial" w:hAnsi="Arial" w:cs="Arial"/>
                <w:sz w:val="20"/>
                <w:szCs w:val="20"/>
              </w:rPr>
              <w:t xml:space="preserve">Поле </w:t>
            </w:r>
          </w:p>
        </w:tc>
        <w:tc>
          <w:tcPr>
            <w:tcW w:w="3681" w:type="dxa"/>
          </w:tcPr>
          <w:p w:rsidR="005A0DCE" w:rsidRPr="00937C78" w:rsidRDefault="005A0DCE" w:rsidP="005A0DCE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E36A9A" w:rsidRPr="005A5B1B" w:rsidTr="005A0DCE">
        <w:trPr>
          <w:ins w:id="568" w:author="Administrator" w:date="2014-02-12T11:53:00Z"/>
        </w:trPr>
        <w:tc>
          <w:tcPr>
            <w:tcW w:w="828" w:type="dxa"/>
          </w:tcPr>
          <w:p w:rsidR="007C07C1" w:rsidRDefault="00E36A9A" w:rsidP="006126B9">
            <w:pPr>
              <w:spacing w:beforeLines="60" w:afterLines="60"/>
              <w:ind w:left="360"/>
              <w:rPr>
                <w:ins w:id="569" w:author="Administrator" w:date="2014-02-12T11:53:00Z"/>
                <w:rFonts w:ascii="Arial" w:hAnsi="Arial" w:cs="Arial"/>
                <w:sz w:val="20"/>
                <w:szCs w:val="20"/>
              </w:rPr>
              <w:pPrChange w:id="570" w:author="Administrator" w:date="2014-02-13T13:11:00Z">
                <w:pPr>
                  <w:spacing w:beforeLines="60" w:afterLines="60"/>
                  <w:ind w:left="3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58,1</w:t>
            </w:r>
          </w:p>
        </w:tc>
        <w:tc>
          <w:tcPr>
            <w:tcW w:w="3780" w:type="dxa"/>
          </w:tcPr>
          <w:p w:rsidR="007C07C1" w:rsidRDefault="00E36A9A" w:rsidP="006126B9">
            <w:pPr>
              <w:spacing w:beforeLines="60" w:afterLines="60"/>
              <w:rPr>
                <w:ins w:id="571" w:author="Administrator" w:date="2014-02-12T11:53:00Z"/>
                <w:rFonts w:ascii="Arial" w:hAnsi="Arial" w:cs="Arial"/>
                <w:sz w:val="20"/>
                <w:szCs w:val="20"/>
              </w:rPr>
              <w:pPrChange w:id="572" w:author="Administrator" w:date="2014-02-13T13:11:00Z">
                <w:pPr>
                  <w:spacing w:beforeLines="60" w:afterLines="60"/>
                </w:pPr>
              </w:pPrChange>
            </w:pPr>
            <w:ins w:id="573" w:author="Administrator" w:date="2014-02-12T11:54:00Z">
              <w:r>
                <w:rPr>
                  <w:rFonts w:ascii="Arial" w:hAnsi="Arial" w:cs="Arial"/>
                  <w:sz w:val="20"/>
                  <w:szCs w:val="20"/>
                </w:rPr>
                <w:t xml:space="preserve">- список </w:t>
              </w:r>
              <w:r>
                <w:rPr>
                  <w:rFonts w:ascii="Arial" w:hAnsi="Arial" w:cs="Arial"/>
                  <w:sz w:val="20"/>
                  <w:szCs w:val="20"/>
                  <w:lang w:val="en-US"/>
                </w:rPr>
                <w:t>Notes-</w:t>
              </w:r>
              <w:r>
                <w:rPr>
                  <w:rFonts w:ascii="Arial" w:hAnsi="Arial" w:cs="Arial"/>
                  <w:sz w:val="20"/>
                  <w:szCs w:val="20"/>
                </w:rPr>
                <w:t>имен</w:t>
              </w:r>
            </w:ins>
          </w:p>
        </w:tc>
        <w:tc>
          <w:tcPr>
            <w:tcW w:w="1179" w:type="dxa"/>
          </w:tcPr>
          <w:p w:rsidR="00E36A9A" w:rsidRPr="00937C78" w:rsidRDefault="00E36A9A" w:rsidP="005A0DCE">
            <w:pPr>
              <w:rPr>
                <w:ins w:id="574" w:author="Administrator" w:date="2014-02-12T11:53:00Z"/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681" w:type="dxa"/>
          </w:tcPr>
          <w:p w:rsidR="00E36A9A" w:rsidRPr="00937C78" w:rsidRDefault="00E36A9A" w:rsidP="005A0DCE">
            <w:pPr>
              <w:rPr>
                <w:ins w:id="575" w:author="Administrator" w:date="2014-02-12T11:53:00Z"/>
                <w:rFonts w:ascii="Arial" w:hAnsi="Arial" w:cs="Arial"/>
                <w:sz w:val="20"/>
                <w:szCs w:val="20"/>
              </w:rPr>
            </w:pPr>
          </w:p>
        </w:tc>
      </w:tr>
      <w:tr w:rsidR="005A0DCE" w:rsidRPr="005A5B1B" w:rsidTr="005A0DCE">
        <w:tc>
          <w:tcPr>
            <w:tcW w:w="828" w:type="dxa"/>
          </w:tcPr>
          <w:p w:rsidR="007C07C1" w:rsidRDefault="007C07C1" w:rsidP="006126B9">
            <w:pPr>
              <w:pStyle w:val="a9"/>
              <w:numPr>
                <w:ilvl w:val="0"/>
                <w:numId w:val="37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576" w:author="Administrator" w:date="2014-02-13T13:11:00Z">
                <w:pPr>
                  <w:pStyle w:val="a9"/>
                  <w:numPr>
                    <w:numId w:val="37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780" w:type="dxa"/>
          </w:tcPr>
          <w:p w:rsidR="007C07C1" w:rsidRDefault="005A0DCE" w:rsidP="006126B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577" w:author="Administrator" w:date="2014-02-13T13:11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Договоры</w:t>
            </w:r>
          </w:p>
        </w:tc>
        <w:tc>
          <w:tcPr>
            <w:tcW w:w="1179" w:type="dxa"/>
          </w:tcPr>
          <w:p w:rsidR="005A0DCE" w:rsidRDefault="005A0DCE" w:rsidP="005A0DCE">
            <w:r w:rsidRPr="00937C78">
              <w:rPr>
                <w:rFonts w:ascii="Arial" w:hAnsi="Arial" w:cs="Arial"/>
                <w:sz w:val="20"/>
                <w:szCs w:val="20"/>
              </w:rPr>
              <w:t xml:space="preserve">Поле </w:t>
            </w:r>
          </w:p>
        </w:tc>
        <w:tc>
          <w:tcPr>
            <w:tcW w:w="3681" w:type="dxa"/>
          </w:tcPr>
          <w:p w:rsidR="005A0DCE" w:rsidRPr="00937C78" w:rsidRDefault="005A0DCE" w:rsidP="005A0DCE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E36A9A" w:rsidRPr="005A5B1B" w:rsidTr="005A0DCE">
        <w:trPr>
          <w:ins w:id="578" w:author="Administrator" w:date="2014-02-12T11:53:00Z"/>
        </w:trPr>
        <w:tc>
          <w:tcPr>
            <w:tcW w:w="828" w:type="dxa"/>
          </w:tcPr>
          <w:p w:rsidR="007C07C1" w:rsidRDefault="00E36A9A" w:rsidP="006126B9">
            <w:pPr>
              <w:spacing w:beforeLines="60" w:afterLines="60"/>
              <w:ind w:left="360"/>
              <w:rPr>
                <w:ins w:id="579" w:author="Administrator" w:date="2014-02-12T11:53:00Z"/>
                <w:rFonts w:ascii="Arial" w:hAnsi="Arial" w:cs="Arial"/>
                <w:sz w:val="20"/>
                <w:szCs w:val="20"/>
              </w:rPr>
              <w:pPrChange w:id="580" w:author="Administrator" w:date="2014-02-13T13:11:00Z">
                <w:pPr>
                  <w:spacing w:beforeLines="60" w:afterLines="60"/>
                  <w:ind w:left="3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59,1</w:t>
            </w:r>
          </w:p>
        </w:tc>
        <w:tc>
          <w:tcPr>
            <w:tcW w:w="3780" w:type="dxa"/>
          </w:tcPr>
          <w:p w:rsidR="007C07C1" w:rsidRDefault="00E36A9A" w:rsidP="006126B9">
            <w:pPr>
              <w:spacing w:beforeLines="60" w:afterLines="60"/>
              <w:rPr>
                <w:ins w:id="581" w:author="Administrator" w:date="2014-02-12T11:53:00Z"/>
                <w:rFonts w:ascii="Arial" w:hAnsi="Arial" w:cs="Arial"/>
                <w:sz w:val="20"/>
                <w:szCs w:val="20"/>
              </w:rPr>
              <w:pPrChange w:id="582" w:author="Administrator" w:date="2014-02-13T13:11:00Z">
                <w:pPr>
                  <w:spacing w:beforeLines="60" w:afterLines="60"/>
                </w:pPr>
              </w:pPrChange>
            </w:pPr>
            <w:ins w:id="583" w:author="Administrator" w:date="2014-02-12T11:54:00Z">
              <w:r>
                <w:rPr>
                  <w:rFonts w:ascii="Arial" w:hAnsi="Arial" w:cs="Arial"/>
                  <w:sz w:val="20"/>
                  <w:szCs w:val="20"/>
                </w:rPr>
                <w:t xml:space="preserve">- список </w:t>
              </w:r>
              <w:r>
                <w:rPr>
                  <w:rFonts w:ascii="Arial" w:hAnsi="Arial" w:cs="Arial"/>
                  <w:sz w:val="20"/>
                  <w:szCs w:val="20"/>
                  <w:lang w:val="en-US"/>
                </w:rPr>
                <w:t>Notes-</w:t>
              </w:r>
              <w:r>
                <w:rPr>
                  <w:rFonts w:ascii="Arial" w:hAnsi="Arial" w:cs="Arial"/>
                  <w:sz w:val="20"/>
                  <w:szCs w:val="20"/>
                </w:rPr>
                <w:t>имен</w:t>
              </w:r>
            </w:ins>
          </w:p>
        </w:tc>
        <w:tc>
          <w:tcPr>
            <w:tcW w:w="1179" w:type="dxa"/>
          </w:tcPr>
          <w:p w:rsidR="00E36A9A" w:rsidRPr="00937C78" w:rsidRDefault="00E36A9A" w:rsidP="005A0DCE">
            <w:pPr>
              <w:rPr>
                <w:ins w:id="584" w:author="Administrator" w:date="2014-02-12T11:53:00Z"/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681" w:type="dxa"/>
          </w:tcPr>
          <w:p w:rsidR="00E36A9A" w:rsidRPr="00937C78" w:rsidRDefault="00E36A9A" w:rsidP="005A0DCE">
            <w:pPr>
              <w:rPr>
                <w:ins w:id="585" w:author="Administrator" w:date="2014-02-12T11:53:00Z"/>
                <w:rFonts w:ascii="Arial" w:hAnsi="Arial" w:cs="Arial"/>
                <w:sz w:val="20"/>
                <w:szCs w:val="20"/>
              </w:rPr>
            </w:pPr>
          </w:p>
        </w:tc>
      </w:tr>
      <w:tr w:rsidR="005A0DCE" w:rsidRPr="005A5B1B" w:rsidTr="005A0DCE">
        <w:tc>
          <w:tcPr>
            <w:tcW w:w="828" w:type="dxa"/>
          </w:tcPr>
          <w:p w:rsidR="007C07C1" w:rsidRDefault="007C07C1" w:rsidP="006126B9">
            <w:pPr>
              <w:pStyle w:val="a9"/>
              <w:numPr>
                <w:ilvl w:val="0"/>
                <w:numId w:val="37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586" w:author="Administrator" w:date="2014-02-13T13:11:00Z">
                <w:pPr>
                  <w:pStyle w:val="a9"/>
                  <w:numPr>
                    <w:numId w:val="37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780" w:type="dxa"/>
          </w:tcPr>
          <w:p w:rsidR="007C07C1" w:rsidRDefault="005A0DCE" w:rsidP="006126B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587" w:author="Administrator" w:date="2014-02-13T13:11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Обращения граждан</w:t>
            </w:r>
          </w:p>
        </w:tc>
        <w:tc>
          <w:tcPr>
            <w:tcW w:w="1179" w:type="dxa"/>
          </w:tcPr>
          <w:p w:rsidR="005A0DCE" w:rsidRDefault="005A0DCE" w:rsidP="005A0DCE">
            <w:r w:rsidRPr="00937C78">
              <w:rPr>
                <w:rFonts w:ascii="Arial" w:hAnsi="Arial" w:cs="Arial"/>
                <w:sz w:val="20"/>
                <w:szCs w:val="20"/>
              </w:rPr>
              <w:t xml:space="preserve">Поле </w:t>
            </w:r>
          </w:p>
        </w:tc>
        <w:tc>
          <w:tcPr>
            <w:tcW w:w="3681" w:type="dxa"/>
          </w:tcPr>
          <w:p w:rsidR="005A0DCE" w:rsidRPr="00937C78" w:rsidRDefault="005A0DCE" w:rsidP="005A0DCE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E36A9A" w:rsidRPr="005A5B1B" w:rsidTr="005A0DCE">
        <w:trPr>
          <w:ins w:id="588" w:author="Administrator" w:date="2014-02-12T11:53:00Z"/>
        </w:trPr>
        <w:tc>
          <w:tcPr>
            <w:tcW w:w="828" w:type="dxa"/>
          </w:tcPr>
          <w:p w:rsidR="007C07C1" w:rsidRDefault="00E36A9A" w:rsidP="006126B9">
            <w:pPr>
              <w:spacing w:beforeLines="60" w:afterLines="60"/>
              <w:ind w:left="360"/>
              <w:rPr>
                <w:ins w:id="589" w:author="Administrator" w:date="2014-02-12T11:53:00Z"/>
                <w:rFonts w:ascii="Arial" w:hAnsi="Arial" w:cs="Arial"/>
                <w:sz w:val="20"/>
                <w:szCs w:val="20"/>
              </w:rPr>
              <w:pPrChange w:id="590" w:author="Administrator" w:date="2014-02-13T13:11:00Z">
                <w:pPr>
                  <w:spacing w:beforeLines="60" w:afterLines="60"/>
                  <w:ind w:left="3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60,1</w:t>
            </w:r>
          </w:p>
        </w:tc>
        <w:tc>
          <w:tcPr>
            <w:tcW w:w="3780" w:type="dxa"/>
          </w:tcPr>
          <w:p w:rsidR="007C07C1" w:rsidRDefault="00E36A9A" w:rsidP="006126B9">
            <w:pPr>
              <w:spacing w:beforeLines="60" w:afterLines="60"/>
              <w:rPr>
                <w:ins w:id="591" w:author="Administrator" w:date="2014-02-12T11:53:00Z"/>
                <w:rFonts w:ascii="Arial" w:hAnsi="Arial" w:cs="Arial"/>
                <w:sz w:val="20"/>
                <w:szCs w:val="20"/>
              </w:rPr>
              <w:pPrChange w:id="592" w:author="Administrator" w:date="2014-02-13T13:11:00Z">
                <w:pPr>
                  <w:spacing w:beforeLines="60" w:afterLines="60"/>
                </w:pPr>
              </w:pPrChange>
            </w:pPr>
            <w:ins w:id="593" w:author="Administrator" w:date="2014-02-12T11:54:00Z">
              <w:r>
                <w:rPr>
                  <w:rFonts w:ascii="Arial" w:hAnsi="Arial" w:cs="Arial"/>
                  <w:sz w:val="20"/>
                  <w:szCs w:val="20"/>
                </w:rPr>
                <w:t xml:space="preserve">- список </w:t>
              </w:r>
              <w:r>
                <w:rPr>
                  <w:rFonts w:ascii="Arial" w:hAnsi="Arial" w:cs="Arial"/>
                  <w:sz w:val="20"/>
                  <w:szCs w:val="20"/>
                  <w:lang w:val="en-US"/>
                </w:rPr>
                <w:t>Notes-</w:t>
              </w:r>
              <w:r>
                <w:rPr>
                  <w:rFonts w:ascii="Arial" w:hAnsi="Arial" w:cs="Arial"/>
                  <w:sz w:val="20"/>
                  <w:szCs w:val="20"/>
                </w:rPr>
                <w:t>имен</w:t>
              </w:r>
            </w:ins>
          </w:p>
        </w:tc>
        <w:tc>
          <w:tcPr>
            <w:tcW w:w="1179" w:type="dxa"/>
          </w:tcPr>
          <w:p w:rsidR="00E36A9A" w:rsidRPr="00937C78" w:rsidRDefault="00E36A9A" w:rsidP="005A0DCE">
            <w:pPr>
              <w:rPr>
                <w:ins w:id="594" w:author="Administrator" w:date="2014-02-12T11:53:00Z"/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681" w:type="dxa"/>
          </w:tcPr>
          <w:p w:rsidR="00E36A9A" w:rsidRPr="00937C78" w:rsidRDefault="00E36A9A" w:rsidP="005A0DCE">
            <w:pPr>
              <w:rPr>
                <w:ins w:id="595" w:author="Administrator" w:date="2014-02-12T11:53:00Z"/>
                <w:rFonts w:ascii="Arial" w:hAnsi="Arial" w:cs="Arial"/>
                <w:sz w:val="20"/>
                <w:szCs w:val="20"/>
              </w:rPr>
            </w:pPr>
          </w:p>
        </w:tc>
      </w:tr>
      <w:tr w:rsidR="005A0DCE" w:rsidRPr="005A5B1B" w:rsidTr="005A0DCE">
        <w:tc>
          <w:tcPr>
            <w:tcW w:w="828" w:type="dxa"/>
          </w:tcPr>
          <w:p w:rsidR="007C07C1" w:rsidRDefault="007C07C1" w:rsidP="006126B9">
            <w:pPr>
              <w:pStyle w:val="a9"/>
              <w:numPr>
                <w:ilvl w:val="0"/>
                <w:numId w:val="37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596" w:author="Administrator" w:date="2014-02-13T13:11:00Z">
                <w:pPr>
                  <w:pStyle w:val="a9"/>
                  <w:numPr>
                    <w:numId w:val="37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780" w:type="dxa"/>
          </w:tcPr>
          <w:p w:rsidR="007C07C1" w:rsidRDefault="005A0DCE" w:rsidP="006126B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597" w:author="Administrator" w:date="2014-02-13T13:11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Счетчики</w:t>
            </w:r>
          </w:p>
        </w:tc>
        <w:tc>
          <w:tcPr>
            <w:tcW w:w="1179" w:type="dxa"/>
          </w:tcPr>
          <w:p w:rsidR="005A0DCE" w:rsidRDefault="005A0DCE" w:rsidP="005A0DCE">
            <w:r w:rsidRPr="00937C78">
              <w:rPr>
                <w:rFonts w:ascii="Arial" w:hAnsi="Arial" w:cs="Arial"/>
                <w:sz w:val="20"/>
                <w:szCs w:val="20"/>
              </w:rPr>
              <w:t xml:space="preserve">Поле </w:t>
            </w:r>
          </w:p>
        </w:tc>
        <w:tc>
          <w:tcPr>
            <w:tcW w:w="3681" w:type="dxa"/>
          </w:tcPr>
          <w:p w:rsidR="005A0DCE" w:rsidRPr="00937C78" w:rsidRDefault="005A0DCE" w:rsidP="005A0DCE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E36A9A" w:rsidRPr="005A5B1B" w:rsidTr="005A0DCE">
        <w:trPr>
          <w:ins w:id="598" w:author="Administrator" w:date="2014-02-12T11:53:00Z"/>
        </w:trPr>
        <w:tc>
          <w:tcPr>
            <w:tcW w:w="828" w:type="dxa"/>
          </w:tcPr>
          <w:p w:rsidR="007C07C1" w:rsidRDefault="00E36A9A" w:rsidP="006126B9">
            <w:pPr>
              <w:spacing w:beforeLines="60" w:afterLines="60"/>
              <w:ind w:left="360"/>
              <w:rPr>
                <w:ins w:id="599" w:author="Administrator" w:date="2014-02-12T11:53:00Z"/>
                <w:rFonts w:ascii="Arial" w:hAnsi="Arial" w:cs="Arial"/>
                <w:sz w:val="20"/>
                <w:szCs w:val="20"/>
              </w:rPr>
              <w:pPrChange w:id="600" w:author="Administrator" w:date="2014-02-13T13:11:00Z">
                <w:pPr>
                  <w:spacing w:beforeLines="60" w:afterLines="60"/>
                  <w:ind w:left="3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61,1</w:t>
            </w:r>
          </w:p>
        </w:tc>
        <w:tc>
          <w:tcPr>
            <w:tcW w:w="3780" w:type="dxa"/>
          </w:tcPr>
          <w:p w:rsidR="007C07C1" w:rsidRDefault="00E36A9A" w:rsidP="006126B9">
            <w:pPr>
              <w:spacing w:beforeLines="60" w:afterLines="60"/>
              <w:rPr>
                <w:ins w:id="601" w:author="Administrator" w:date="2014-02-12T11:53:00Z"/>
                <w:rFonts w:ascii="Arial" w:hAnsi="Arial" w:cs="Arial"/>
                <w:sz w:val="20"/>
                <w:szCs w:val="20"/>
              </w:rPr>
              <w:pPrChange w:id="602" w:author="Administrator" w:date="2014-02-13T13:11:00Z">
                <w:pPr>
                  <w:spacing w:beforeLines="60" w:afterLines="60"/>
                </w:pPr>
              </w:pPrChange>
            </w:pPr>
            <w:ins w:id="603" w:author="Administrator" w:date="2014-02-12T11:54:00Z">
              <w:r>
                <w:rPr>
                  <w:rFonts w:ascii="Arial" w:hAnsi="Arial" w:cs="Arial"/>
                  <w:sz w:val="20"/>
                  <w:szCs w:val="20"/>
                </w:rPr>
                <w:t xml:space="preserve">- список </w:t>
              </w:r>
              <w:r>
                <w:rPr>
                  <w:rFonts w:ascii="Arial" w:hAnsi="Arial" w:cs="Arial"/>
                  <w:sz w:val="20"/>
                  <w:szCs w:val="20"/>
                  <w:lang w:val="en-US"/>
                </w:rPr>
                <w:t>Notes-</w:t>
              </w:r>
              <w:r>
                <w:rPr>
                  <w:rFonts w:ascii="Arial" w:hAnsi="Arial" w:cs="Arial"/>
                  <w:sz w:val="20"/>
                  <w:szCs w:val="20"/>
                </w:rPr>
                <w:t>имен</w:t>
              </w:r>
            </w:ins>
          </w:p>
        </w:tc>
        <w:tc>
          <w:tcPr>
            <w:tcW w:w="1179" w:type="dxa"/>
          </w:tcPr>
          <w:p w:rsidR="00E36A9A" w:rsidRPr="00937C78" w:rsidRDefault="00E36A9A" w:rsidP="005A0DCE">
            <w:pPr>
              <w:rPr>
                <w:ins w:id="604" w:author="Administrator" w:date="2014-02-12T11:53:00Z"/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681" w:type="dxa"/>
          </w:tcPr>
          <w:p w:rsidR="00E36A9A" w:rsidRPr="00937C78" w:rsidRDefault="00E36A9A" w:rsidP="005A0DCE">
            <w:pPr>
              <w:rPr>
                <w:ins w:id="605" w:author="Administrator" w:date="2014-02-12T11:53:00Z"/>
                <w:rFonts w:ascii="Arial" w:hAnsi="Arial" w:cs="Arial"/>
                <w:sz w:val="20"/>
                <w:szCs w:val="20"/>
              </w:rPr>
            </w:pPr>
          </w:p>
        </w:tc>
      </w:tr>
      <w:tr w:rsidR="005A0DCE" w:rsidRPr="005A5B1B" w:rsidTr="005A0DCE">
        <w:tc>
          <w:tcPr>
            <w:tcW w:w="828" w:type="dxa"/>
          </w:tcPr>
          <w:p w:rsidR="007C07C1" w:rsidRDefault="007C07C1" w:rsidP="006126B9">
            <w:pPr>
              <w:pStyle w:val="a9"/>
              <w:numPr>
                <w:ilvl w:val="0"/>
                <w:numId w:val="37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606" w:author="Administrator" w:date="2014-02-13T13:11:00Z">
                <w:pPr>
                  <w:pStyle w:val="a9"/>
                  <w:numPr>
                    <w:numId w:val="37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780" w:type="dxa"/>
          </w:tcPr>
          <w:p w:rsidR="007C07C1" w:rsidRDefault="005A0DCE" w:rsidP="006126B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607" w:author="Administrator" w:date="2014-02-13T13:11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Стандартные уведомления</w:t>
            </w:r>
          </w:p>
        </w:tc>
        <w:tc>
          <w:tcPr>
            <w:tcW w:w="1179" w:type="dxa"/>
          </w:tcPr>
          <w:p w:rsidR="007C07C1" w:rsidRDefault="005A0DCE" w:rsidP="006126B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608" w:author="Administrator" w:date="2014-02-13T13:11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Закладка</w:t>
            </w:r>
          </w:p>
        </w:tc>
        <w:tc>
          <w:tcPr>
            <w:tcW w:w="3681" w:type="dxa"/>
          </w:tcPr>
          <w:p w:rsidR="007C07C1" w:rsidRDefault="007C07C1" w:rsidP="003073E8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609" w:author="Administrator" w:date="2014-02-13T12:47:00Z">
                <w:pPr>
                  <w:spacing w:beforeLines="60" w:afterLines="60"/>
                </w:pPr>
              </w:pPrChange>
            </w:pPr>
          </w:p>
        </w:tc>
      </w:tr>
      <w:tr w:rsidR="005A0DCE" w:rsidRPr="005A5B1B" w:rsidTr="005A0DCE">
        <w:tc>
          <w:tcPr>
            <w:tcW w:w="828" w:type="dxa"/>
          </w:tcPr>
          <w:p w:rsidR="007C07C1" w:rsidRDefault="007C07C1" w:rsidP="006126B9">
            <w:pPr>
              <w:pStyle w:val="a9"/>
              <w:numPr>
                <w:ilvl w:val="0"/>
                <w:numId w:val="37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610" w:author="Administrator" w:date="2014-02-13T13:11:00Z">
                <w:pPr>
                  <w:pStyle w:val="a9"/>
                  <w:numPr>
                    <w:numId w:val="37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780" w:type="dxa"/>
          </w:tcPr>
          <w:p w:rsidR="007C07C1" w:rsidRDefault="005A0DCE" w:rsidP="006126B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611" w:author="Administrator" w:date="2014-02-13T13:11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Направление для регистрации</w:t>
            </w:r>
          </w:p>
        </w:tc>
        <w:tc>
          <w:tcPr>
            <w:tcW w:w="1179" w:type="dxa"/>
          </w:tcPr>
          <w:p w:rsidR="007C07C1" w:rsidRDefault="005A0DCE" w:rsidP="006126B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612" w:author="Administrator" w:date="2014-02-13T13:11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Закладка</w:t>
            </w:r>
          </w:p>
        </w:tc>
        <w:tc>
          <w:tcPr>
            <w:tcW w:w="3681" w:type="dxa"/>
          </w:tcPr>
          <w:p w:rsidR="007C07C1" w:rsidRDefault="007C07C1" w:rsidP="003073E8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613" w:author="Administrator" w:date="2014-02-13T12:47:00Z">
                <w:pPr>
                  <w:spacing w:beforeLines="60" w:afterLines="60"/>
                </w:pPr>
              </w:pPrChange>
            </w:pPr>
          </w:p>
        </w:tc>
      </w:tr>
      <w:tr w:rsidR="005A0DCE" w:rsidRPr="005A5B1B" w:rsidTr="005A0DCE">
        <w:tc>
          <w:tcPr>
            <w:tcW w:w="828" w:type="dxa"/>
          </w:tcPr>
          <w:p w:rsidR="007C07C1" w:rsidRDefault="007C07C1" w:rsidP="006126B9">
            <w:pPr>
              <w:pStyle w:val="a9"/>
              <w:numPr>
                <w:ilvl w:val="0"/>
                <w:numId w:val="37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614" w:author="Administrator" w:date="2014-02-13T13:11:00Z">
                <w:pPr>
                  <w:pStyle w:val="a9"/>
                  <w:numPr>
                    <w:numId w:val="37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780" w:type="dxa"/>
          </w:tcPr>
          <w:p w:rsidR="007C07C1" w:rsidRDefault="005A0DCE" w:rsidP="006126B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615" w:author="Administrator" w:date="2014-02-13T13:11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Создание уведомлений</w:t>
            </w:r>
          </w:p>
        </w:tc>
        <w:tc>
          <w:tcPr>
            <w:tcW w:w="1179" w:type="dxa"/>
          </w:tcPr>
          <w:p w:rsidR="007C07C1" w:rsidRDefault="007C07C1" w:rsidP="006126B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616" w:author="Administrator" w:date="2014-02-13T13:11:00Z">
                <w:pPr>
                  <w:spacing w:beforeLines="60" w:afterLines="60"/>
                </w:pPr>
              </w:pPrChange>
            </w:pPr>
          </w:p>
        </w:tc>
        <w:tc>
          <w:tcPr>
            <w:tcW w:w="3681" w:type="dxa"/>
          </w:tcPr>
          <w:p w:rsidR="007C07C1" w:rsidRDefault="007C07C1" w:rsidP="003073E8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617" w:author="Administrator" w:date="2014-02-13T12:47:00Z">
                <w:pPr>
                  <w:spacing w:beforeLines="60" w:afterLines="60"/>
                </w:pPr>
              </w:pPrChange>
            </w:pPr>
          </w:p>
        </w:tc>
      </w:tr>
      <w:tr w:rsidR="005A0DCE" w:rsidRPr="005A5B1B" w:rsidTr="005A0DCE">
        <w:tc>
          <w:tcPr>
            <w:tcW w:w="828" w:type="dxa"/>
          </w:tcPr>
          <w:p w:rsidR="007C07C1" w:rsidRDefault="007C07C1" w:rsidP="006126B9">
            <w:pPr>
              <w:pStyle w:val="a9"/>
              <w:numPr>
                <w:ilvl w:val="0"/>
                <w:numId w:val="37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618" w:author="Administrator" w:date="2014-02-13T13:11:00Z">
                <w:pPr>
                  <w:pStyle w:val="a9"/>
                  <w:numPr>
                    <w:numId w:val="37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780" w:type="dxa"/>
          </w:tcPr>
          <w:p w:rsidR="007C07C1" w:rsidRDefault="005A0DCE" w:rsidP="006126B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619" w:author="Administrator" w:date="2014-02-13T13:11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Список по умолчанию. Формула фильтра может задать другой список</w:t>
            </w:r>
          </w:p>
        </w:tc>
        <w:tc>
          <w:tcPr>
            <w:tcW w:w="1179" w:type="dxa"/>
          </w:tcPr>
          <w:p w:rsidR="007C07C1" w:rsidRDefault="007C07C1" w:rsidP="006126B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620" w:author="Administrator" w:date="2014-02-13T13:11:00Z">
                <w:pPr>
                  <w:spacing w:beforeLines="60" w:afterLines="60"/>
                </w:pPr>
              </w:pPrChange>
            </w:pPr>
          </w:p>
        </w:tc>
        <w:tc>
          <w:tcPr>
            <w:tcW w:w="3681" w:type="dxa"/>
          </w:tcPr>
          <w:p w:rsidR="007C07C1" w:rsidRDefault="007C07C1" w:rsidP="003073E8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621" w:author="Administrator" w:date="2014-02-13T12:47:00Z">
                <w:pPr>
                  <w:spacing w:beforeLines="60" w:afterLines="60"/>
                </w:pPr>
              </w:pPrChange>
            </w:pPr>
          </w:p>
        </w:tc>
      </w:tr>
      <w:tr w:rsidR="005A0DCE" w:rsidRPr="005A5B1B" w:rsidTr="005A0DCE">
        <w:tc>
          <w:tcPr>
            <w:tcW w:w="828" w:type="dxa"/>
          </w:tcPr>
          <w:p w:rsidR="007C07C1" w:rsidRDefault="007C07C1" w:rsidP="006126B9">
            <w:pPr>
              <w:pStyle w:val="a9"/>
              <w:numPr>
                <w:ilvl w:val="0"/>
                <w:numId w:val="37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622" w:author="Administrator" w:date="2014-02-13T13:11:00Z">
                <w:pPr>
                  <w:pStyle w:val="a9"/>
                  <w:numPr>
                    <w:numId w:val="37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780" w:type="dxa"/>
          </w:tcPr>
          <w:p w:rsidR="007C07C1" w:rsidRDefault="005A0DCE" w:rsidP="006126B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623" w:author="Administrator" w:date="2014-02-13T13:11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 xml:space="preserve">При направлении на Организацию уведомления получают (без их </w:t>
            </w:r>
            <w:proofErr w:type="gramStart"/>
            <w:r w:rsidRPr="00937C78">
              <w:rPr>
                <w:rFonts w:ascii="Arial" w:hAnsi="Arial" w:cs="Arial"/>
                <w:sz w:val="20"/>
                <w:szCs w:val="20"/>
              </w:rPr>
              <w:t>замещающих</w:t>
            </w:r>
            <w:proofErr w:type="gramEnd"/>
            <w:r w:rsidRPr="00937C78">
              <w:rPr>
                <w:rFonts w:ascii="Arial" w:hAnsi="Arial" w:cs="Arial"/>
                <w:sz w:val="20"/>
                <w:szCs w:val="20"/>
              </w:rPr>
              <w:t>)</w:t>
            </w:r>
          </w:p>
        </w:tc>
        <w:tc>
          <w:tcPr>
            <w:tcW w:w="1179" w:type="dxa"/>
          </w:tcPr>
          <w:p w:rsidR="007C07C1" w:rsidRDefault="005A0DCE" w:rsidP="006126B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624" w:author="Administrator" w:date="2014-02-13T13:11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3681" w:type="dxa"/>
          </w:tcPr>
          <w:p w:rsidR="007C07C1" w:rsidRDefault="007C07C1" w:rsidP="003073E8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625" w:author="Administrator" w:date="2014-02-13T12:47:00Z">
                <w:pPr>
                  <w:spacing w:beforeLines="60" w:afterLines="60"/>
                </w:pPr>
              </w:pPrChange>
            </w:pPr>
          </w:p>
        </w:tc>
      </w:tr>
      <w:tr w:rsidR="005A0DCE" w:rsidRPr="005A5B1B" w:rsidTr="005A0DCE">
        <w:tc>
          <w:tcPr>
            <w:tcW w:w="828" w:type="dxa"/>
          </w:tcPr>
          <w:p w:rsidR="007C07C1" w:rsidRDefault="007C07C1" w:rsidP="006126B9">
            <w:pPr>
              <w:pStyle w:val="a9"/>
              <w:numPr>
                <w:ilvl w:val="0"/>
                <w:numId w:val="37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626" w:author="Administrator" w:date="2014-02-13T13:11:00Z">
                <w:pPr>
                  <w:pStyle w:val="a9"/>
                  <w:numPr>
                    <w:numId w:val="37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780" w:type="dxa"/>
          </w:tcPr>
          <w:p w:rsidR="007C07C1" w:rsidRDefault="005A0DCE" w:rsidP="006126B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627" w:author="Administrator" w:date="2014-02-13T13:11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Фильтр баз данных, из которых посылаются уведомления</w:t>
            </w:r>
          </w:p>
        </w:tc>
        <w:tc>
          <w:tcPr>
            <w:tcW w:w="1179" w:type="dxa"/>
          </w:tcPr>
          <w:p w:rsidR="007C07C1" w:rsidRDefault="005A0DCE" w:rsidP="006126B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628" w:author="Administrator" w:date="2014-02-13T13:11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3681" w:type="dxa"/>
          </w:tcPr>
          <w:p w:rsidR="007C07C1" w:rsidRDefault="007C07C1" w:rsidP="003073E8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629" w:author="Administrator" w:date="2014-02-13T12:47:00Z">
                <w:pPr>
                  <w:spacing w:beforeLines="60" w:afterLines="60"/>
                </w:pPr>
              </w:pPrChange>
            </w:pPr>
          </w:p>
        </w:tc>
      </w:tr>
      <w:tr w:rsidR="005A0DCE" w:rsidRPr="005A5B1B" w:rsidTr="005A0DCE">
        <w:tc>
          <w:tcPr>
            <w:tcW w:w="828" w:type="dxa"/>
          </w:tcPr>
          <w:p w:rsidR="007C07C1" w:rsidRDefault="007C07C1" w:rsidP="006126B9">
            <w:pPr>
              <w:pStyle w:val="a9"/>
              <w:numPr>
                <w:ilvl w:val="0"/>
                <w:numId w:val="37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630" w:author="Administrator" w:date="2014-02-13T13:11:00Z">
                <w:pPr>
                  <w:pStyle w:val="a9"/>
                  <w:numPr>
                    <w:numId w:val="37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780" w:type="dxa"/>
          </w:tcPr>
          <w:p w:rsidR="007C07C1" w:rsidRDefault="005A0DCE" w:rsidP="006126B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631" w:author="Administrator" w:date="2014-02-13T13:11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Из всех баз данных</w:t>
            </w:r>
          </w:p>
        </w:tc>
        <w:tc>
          <w:tcPr>
            <w:tcW w:w="1179" w:type="dxa"/>
          </w:tcPr>
          <w:p w:rsidR="007C07C1" w:rsidRDefault="005A0DCE" w:rsidP="006126B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632" w:author="Administrator" w:date="2014-02-13T13:11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3681" w:type="dxa"/>
          </w:tcPr>
          <w:p w:rsidR="007C07C1" w:rsidRDefault="007C07C1" w:rsidP="003073E8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633" w:author="Administrator" w:date="2014-02-13T12:47:00Z">
                <w:pPr>
                  <w:spacing w:beforeLines="60" w:afterLines="60"/>
                </w:pPr>
              </w:pPrChange>
            </w:pPr>
          </w:p>
        </w:tc>
      </w:tr>
      <w:tr w:rsidR="005A0DCE" w:rsidRPr="005A5B1B" w:rsidTr="005A0DCE">
        <w:tc>
          <w:tcPr>
            <w:tcW w:w="828" w:type="dxa"/>
          </w:tcPr>
          <w:p w:rsidR="007C07C1" w:rsidRDefault="007C07C1" w:rsidP="006126B9">
            <w:pPr>
              <w:pStyle w:val="a9"/>
              <w:numPr>
                <w:ilvl w:val="0"/>
                <w:numId w:val="37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634" w:author="Administrator" w:date="2014-02-13T13:11:00Z">
                <w:pPr>
                  <w:pStyle w:val="a9"/>
                  <w:numPr>
                    <w:numId w:val="37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780" w:type="dxa"/>
          </w:tcPr>
          <w:p w:rsidR="007C07C1" w:rsidRDefault="005A0DCE" w:rsidP="006126B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635" w:author="Administrator" w:date="2014-02-13T13:11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Формула фильтра уведомлений</w:t>
            </w:r>
          </w:p>
        </w:tc>
        <w:tc>
          <w:tcPr>
            <w:tcW w:w="1179" w:type="dxa"/>
          </w:tcPr>
          <w:p w:rsidR="007C07C1" w:rsidRDefault="007C07C1" w:rsidP="006126B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636" w:author="Administrator" w:date="2014-02-13T13:11:00Z">
                <w:pPr>
                  <w:spacing w:beforeLines="60" w:afterLines="60"/>
                </w:pPr>
              </w:pPrChange>
            </w:pPr>
          </w:p>
        </w:tc>
        <w:tc>
          <w:tcPr>
            <w:tcW w:w="3681" w:type="dxa"/>
          </w:tcPr>
          <w:p w:rsidR="007C07C1" w:rsidRDefault="007C07C1" w:rsidP="003073E8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637" w:author="Administrator" w:date="2014-02-13T12:47:00Z">
                <w:pPr>
                  <w:spacing w:beforeLines="60" w:afterLines="60"/>
                </w:pPr>
              </w:pPrChange>
            </w:pPr>
          </w:p>
        </w:tc>
      </w:tr>
      <w:tr w:rsidR="005A0DCE" w:rsidRPr="005A5B1B" w:rsidTr="005A0DCE">
        <w:tc>
          <w:tcPr>
            <w:tcW w:w="828" w:type="dxa"/>
          </w:tcPr>
          <w:p w:rsidR="007C07C1" w:rsidRDefault="007C07C1" w:rsidP="006126B9">
            <w:pPr>
              <w:pStyle w:val="a9"/>
              <w:numPr>
                <w:ilvl w:val="0"/>
                <w:numId w:val="37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638" w:author="Administrator" w:date="2014-02-13T13:11:00Z">
                <w:pPr>
                  <w:pStyle w:val="a9"/>
                  <w:numPr>
                    <w:numId w:val="37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780" w:type="dxa"/>
          </w:tcPr>
          <w:p w:rsidR="007C07C1" w:rsidRDefault="005A0DCE" w:rsidP="006126B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639" w:author="Administrator" w:date="2014-02-13T13:11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Формула вычисляет в контексте уведомляемого документа список имен для получения уведомления, либо возвращает @</w:t>
            </w:r>
            <w:proofErr w:type="spellStart"/>
            <w:proofErr w:type="gramStart"/>
            <w:r w:rsidRPr="00937C78">
              <w:rPr>
                <w:rFonts w:ascii="Arial" w:hAnsi="Arial" w:cs="Arial"/>
                <w:sz w:val="20"/>
                <w:szCs w:val="20"/>
              </w:rPr>
              <w:t>True</w:t>
            </w:r>
            <w:proofErr w:type="spellEnd"/>
            <w:proofErr w:type="gramEnd"/>
            <w:r w:rsidRPr="00937C78">
              <w:rPr>
                <w:rFonts w:ascii="Arial" w:hAnsi="Arial" w:cs="Arial"/>
                <w:sz w:val="20"/>
                <w:szCs w:val="20"/>
              </w:rPr>
              <w:t xml:space="preserve"> если используется список по умолчанию. @False-запрещает отправку.</w:t>
            </w:r>
          </w:p>
        </w:tc>
        <w:tc>
          <w:tcPr>
            <w:tcW w:w="1179" w:type="dxa"/>
          </w:tcPr>
          <w:p w:rsidR="005A0DCE" w:rsidRDefault="005A0DCE" w:rsidP="005A0DCE"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3681" w:type="dxa"/>
          </w:tcPr>
          <w:p w:rsidR="005A0DCE" w:rsidRPr="00937C78" w:rsidRDefault="005A0DCE" w:rsidP="005A0DCE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A0DCE" w:rsidRPr="005A5B1B" w:rsidTr="005A0DCE">
        <w:tc>
          <w:tcPr>
            <w:tcW w:w="828" w:type="dxa"/>
          </w:tcPr>
          <w:p w:rsidR="007C07C1" w:rsidRDefault="007C07C1" w:rsidP="006126B9">
            <w:pPr>
              <w:pStyle w:val="a9"/>
              <w:numPr>
                <w:ilvl w:val="0"/>
                <w:numId w:val="37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640" w:author="Administrator" w:date="2014-02-13T13:11:00Z">
                <w:pPr>
                  <w:pStyle w:val="a9"/>
                  <w:numPr>
                    <w:numId w:val="37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780" w:type="dxa"/>
          </w:tcPr>
          <w:p w:rsidR="007C07C1" w:rsidRDefault="005A0DCE" w:rsidP="006126B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641" w:author="Administrator" w:date="2014-02-13T13:11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Формула фильтра используется в контексте документа Уведомление.</w:t>
            </w:r>
          </w:p>
        </w:tc>
        <w:tc>
          <w:tcPr>
            <w:tcW w:w="1179" w:type="dxa"/>
          </w:tcPr>
          <w:p w:rsidR="005A0DCE" w:rsidRDefault="005A0DCE" w:rsidP="005A0DCE"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3681" w:type="dxa"/>
          </w:tcPr>
          <w:p w:rsidR="005A0DCE" w:rsidRPr="00937C78" w:rsidRDefault="005A0DCE" w:rsidP="005A0DCE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A0DCE" w:rsidRPr="005A5B1B" w:rsidTr="005A0DCE">
        <w:tc>
          <w:tcPr>
            <w:tcW w:w="828" w:type="dxa"/>
          </w:tcPr>
          <w:p w:rsidR="007C07C1" w:rsidRDefault="007C07C1" w:rsidP="006126B9">
            <w:pPr>
              <w:pStyle w:val="a9"/>
              <w:numPr>
                <w:ilvl w:val="0"/>
                <w:numId w:val="37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642" w:author="Administrator" w:date="2014-02-13T13:11:00Z">
                <w:pPr>
                  <w:pStyle w:val="a9"/>
                  <w:numPr>
                    <w:numId w:val="37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780" w:type="dxa"/>
          </w:tcPr>
          <w:p w:rsidR="007C07C1" w:rsidRDefault="005A0DCE" w:rsidP="006126B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643" w:author="Administrator" w:date="2014-02-13T13:11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При направлении для регистрации уведомления получают</w:t>
            </w:r>
          </w:p>
        </w:tc>
        <w:tc>
          <w:tcPr>
            <w:tcW w:w="1179" w:type="dxa"/>
          </w:tcPr>
          <w:p w:rsidR="007C07C1" w:rsidRDefault="007C07C1" w:rsidP="006126B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644" w:author="Administrator" w:date="2014-02-13T13:11:00Z">
                <w:pPr>
                  <w:spacing w:beforeLines="60" w:afterLines="60"/>
                </w:pPr>
              </w:pPrChange>
            </w:pPr>
          </w:p>
        </w:tc>
        <w:tc>
          <w:tcPr>
            <w:tcW w:w="3681" w:type="dxa"/>
          </w:tcPr>
          <w:p w:rsidR="007C07C1" w:rsidRDefault="007C07C1" w:rsidP="003073E8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645" w:author="Administrator" w:date="2014-02-13T12:47:00Z">
                <w:pPr>
                  <w:spacing w:beforeLines="60" w:afterLines="60"/>
                </w:pPr>
              </w:pPrChange>
            </w:pPr>
          </w:p>
        </w:tc>
      </w:tr>
      <w:tr w:rsidR="005A0DCE" w:rsidRPr="005A5B1B" w:rsidTr="005A0DCE">
        <w:tc>
          <w:tcPr>
            <w:tcW w:w="828" w:type="dxa"/>
          </w:tcPr>
          <w:p w:rsidR="007C07C1" w:rsidRDefault="007C07C1" w:rsidP="006126B9">
            <w:pPr>
              <w:pStyle w:val="a9"/>
              <w:numPr>
                <w:ilvl w:val="0"/>
                <w:numId w:val="37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646" w:author="Administrator" w:date="2014-02-13T13:11:00Z">
                <w:pPr>
                  <w:pStyle w:val="a9"/>
                  <w:numPr>
                    <w:numId w:val="37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780" w:type="dxa"/>
          </w:tcPr>
          <w:p w:rsidR="007C07C1" w:rsidRDefault="005A0DCE" w:rsidP="006126B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647" w:author="Administrator" w:date="2014-02-13T13:11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 xml:space="preserve">Входящие документы </w:t>
            </w:r>
          </w:p>
        </w:tc>
        <w:tc>
          <w:tcPr>
            <w:tcW w:w="1179" w:type="dxa"/>
          </w:tcPr>
          <w:p w:rsidR="005A0DCE" w:rsidRDefault="005A0DCE" w:rsidP="005A0DCE"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3681" w:type="dxa"/>
          </w:tcPr>
          <w:p w:rsidR="005A0DCE" w:rsidRPr="00937C78" w:rsidRDefault="005A0DCE" w:rsidP="005A0DCE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A0DCE" w:rsidRPr="005A5B1B" w:rsidTr="005A0DCE">
        <w:tc>
          <w:tcPr>
            <w:tcW w:w="828" w:type="dxa"/>
          </w:tcPr>
          <w:p w:rsidR="007C07C1" w:rsidRDefault="007C07C1" w:rsidP="006126B9">
            <w:pPr>
              <w:pStyle w:val="a9"/>
              <w:numPr>
                <w:ilvl w:val="0"/>
                <w:numId w:val="37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648" w:author="Administrator" w:date="2014-02-13T13:11:00Z">
                <w:pPr>
                  <w:pStyle w:val="a9"/>
                  <w:numPr>
                    <w:numId w:val="37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780" w:type="dxa"/>
          </w:tcPr>
          <w:p w:rsidR="007C07C1" w:rsidRDefault="005A0DCE" w:rsidP="006126B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649" w:author="Administrator" w:date="2014-02-13T13:11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Исходящие документы</w:t>
            </w:r>
          </w:p>
        </w:tc>
        <w:tc>
          <w:tcPr>
            <w:tcW w:w="1179" w:type="dxa"/>
          </w:tcPr>
          <w:p w:rsidR="005A0DCE" w:rsidRDefault="005A0DCE" w:rsidP="005A0DCE"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3681" w:type="dxa"/>
          </w:tcPr>
          <w:p w:rsidR="005A0DCE" w:rsidRPr="00937C78" w:rsidRDefault="005A0DCE" w:rsidP="005A0DCE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A0DCE" w:rsidRPr="005A5B1B" w:rsidTr="005A0DCE">
        <w:tc>
          <w:tcPr>
            <w:tcW w:w="828" w:type="dxa"/>
          </w:tcPr>
          <w:p w:rsidR="007C07C1" w:rsidRDefault="007C07C1" w:rsidP="006126B9">
            <w:pPr>
              <w:pStyle w:val="a9"/>
              <w:numPr>
                <w:ilvl w:val="0"/>
                <w:numId w:val="37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650" w:author="Administrator" w:date="2014-02-13T13:11:00Z">
                <w:pPr>
                  <w:pStyle w:val="a9"/>
                  <w:numPr>
                    <w:numId w:val="37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780" w:type="dxa"/>
          </w:tcPr>
          <w:p w:rsidR="007C07C1" w:rsidRDefault="005A0DCE" w:rsidP="006126B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651" w:author="Administrator" w:date="2014-02-13T13:11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Внутренние документы</w:t>
            </w:r>
          </w:p>
        </w:tc>
        <w:tc>
          <w:tcPr>
            <w:tcW w:w="1179" w:type="dxa"/>
          </w:tcPr>
          <w:p w:rsidR="005A0DCE" w:rsidRDefault="005A0DCE" w:rsidP="005A0DCE"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3681" w:type="dxa"/>
          </w:tcPr>
          <w:p w:rsidR="005A0DCE" w:rsidRPr="00937C78" w:rsidRDefault="005A0DCE" w:rsidP="005A0DCE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A0DCE" w:rsidRPr="005A5B1B" w:rsidTr="005A0DCE">
        <w:tc>
          <w:tcPr>
            <w:tcW w:w="828" w:type="dxa"/>
          </w:tcPr>
          <w:p w:rsidR="007C07C1" w:rsidRDefault="007C07C1" w:rsidP="006126B9">
            <w:pPr>
              <w:pStyle w:val="a9"/>
              <w:numPr>
                <w:ilvl w:val="0"/>
                <w:numId w:val="37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652" w:author="Administrator" w:date="2014-02-13T13:11:00Z">
                <w:pPr>
                  <w:pStyle w:val="a9"/>
                  <w:numPr>
                    <w:numId w:val="37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780" w:type="dxa"/>
          </w:tcPr>
          <w:p w:rsidR="007C07C1" w:rsidRDefault="005A0DCE" w:rsidP="006126B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653" w:author="Administrator" w:date="2014-02-13T13:11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ОРД</w:t>
            </w:r>
          </w:p>
        </w:tc>
        <w:tc>
          <w:tcPr>
            <w:tcW w:w="1179" w:type="dxa"/>
          </w:tcPr>
          <w:p w:rsidR="005A0DCE" w:rsidRDefault="005A0DCE" w:rsidP="005A0DCE"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3681" w:type="dxa"/>
          </w:tcPr>
          <w:p w:rsidR="005A0DCE" w:rsidRPr="00937C78" w:rsidRDefault="005A0DCE" w:rsidP="005A0DCE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A0DCE" w:rsidRPr="005A5B1B" w:rsidTr="005A0DCE">
        <w:tc>
          <w:tcPr>
            <w:tcW w:w="828" w:type="dxa"/>
          </w:tcPr>
          <w:p w:rsidR="007C07C1" w:rsidRDefault="007C07C1" w:rsidP="006126B9">
            <w:pPr>
              <w:pStyle w:val="a9"/>
              <w:numPr>
                <w:ilvl w:val="0"/>
                <w:numId w:val="37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654" w:author="Administrator" w:date="2014-02-13T13:11:00Z">
                <w:pPr>
                  <w:pStyle w:val="a9"/>
                  <w:numPr>
                    <w:numId w:val="37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780" w:type="dxa"/>
          </w:tcPr>
          <w:p w:rsidR="007C07C1" w:rsidRDefault="005A0DCE" w:rsidP="006126B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655" w:author="Administrator" w:date="2014-02-13T13:11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Договоры</w:t>
            </w:r>
          </w:p>
        </w:tc>
        <w:tc>
          <w:tcPr>
            <w:tcW w:w="1179" w:type="dxa"/>
          </w:tcPr>
          <w:p w:rsidR="005A0DCE" w:rsidRDefault="005A0DCE" w:rsidP="005A0DCE"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3681" w:type="dxa"/>
          </w:tcPr>
          <w:p w:rsidR="005A0DCE" w:rsidRPr="00937C78" w:rsidRDefault="005A0DCE" w:rsidP="005A0DCE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A0DCE" w:rsidRPr="005A5B1B" w:rsidTr="005A0DCE">
        <w:tc>
          <w:tcPr>
            <w:tcW w:w="828" w:type="dxa"/>
          </w:tcPr>
          <w:p w:rsidR="007C07C1" w:rsidRDefault="007C07C1" w:rsidP="006126B9">
            <w:pPr>
              <w:pStyle w:val="a9"/>
              <w:numPr>
                <w:ilvl w:val="0"/>
                <w:numId w:val="37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656" w:author="Administrator" w:date="2014-02-13T13:11:00Z">
                <w:pPr>
                  <w:pStyle w:val="a9"/>
                  <w:numPr>
                    <w:numId w:val="37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780" w:type="dxa"/>
          </w:tcPr>
          <w:p w:rsidR="007C07C1" w:rsidRDefault="005A0DCE" w:rsidP="006126B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657" w:author="Administrator" w:date="2014-02-13T13:11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Обращения граждан</w:t>
            </w:r>
          </w:p>
        </w:tc>
        <w:tc>
          <w:tcPr>
            <w:tcW w:w="1179" w:type="dxa"/>
          </w:tcPr>
          <w:p w:rsidR="005A0DCE" w:rsidRDefault="005A0DCE" w:rsidP="005A0DCE"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3681" w:type="dxa"/>
          </w:tcPr>
          <w:p w:rsidR="005A0DCE" w:rsidRPr="00937C78" w:rsidRDefault="005A0DCE" w:rsidP="005A0DCE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A0DCE" w:rsidRPr="005A5B1B" w:rsidTr="005A0DCE">
        <w:tc>
          <w:tcPr>
            <w:tcW w:w="828" w:type="dxa"/>
          </w:tcPr>
          <w:p w:rsidR="007C07C1" w:rsidRDefault="007C07C1" w:rsidP="006126B9">
            <w:pPr>
              <w:pStyle w:val="a9"/>
              <w:numPr>
                <w:ilvl w:val="0"/>
                <w:numId w:val="37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658" w:author="Administrator" w:date="2014-02-13T13:11:00Z">
                <w:pPr>
                  <w:pStyle w:val="a9"/>
                  <w:numPr>
                    <w:numId w:val="37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780" w:type="dxa"/>
          </w:tcPr>
          <w:p w:rsidR="007C07C1" w:rsidRDefault="005A0DCE" w:rsidP="006126B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659" w:author="Administrator" w:date="2014-02-13T13:11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Названия структурных групп задаются вручную</w:t>
            </w:r>
          </w:p>
        </w:tc>
        <w:tc>
          <w:tcPr>
            <w:tcW w:w="1179" w:type="dxa"/>
          </w:tcPr>
          <w:p w:rsidR="005A0DCE" w:rsidRPr="00937C78" w:rsidRDefault="005A0DCE" w:rsidP="005A0DCE">
            <w:pPr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3681" w:type="dxa"/>
          </w:tcPr>
          <w:p w:rsidR="005A0DCE" w:rsidRPr="00937C78" w:rsidRDefault="005A0DCE" w:rsidP="005A0DCE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A0DCE" w:rsidRPr="005A5B1B" w:rsidTr="005A0DCE">
        <w:tc>
          <w:tcPr>
            <w:tcW w:w="828" w:type="dxa"/>
          </w:tcPr>
          <w:p w:rsidR="007C07C1" w:rsidRDefault="007C07C1" w:rsidP="006126B9">
            <w:pPr>
              <w:pStyle w:val="a9"/>
              <w:numPr>
                <w:ilvl w:val="0"/>
                <w:numId w:val="37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660" w:author="Administrator" w:date="2014-02-13T13:11:00Z">
                <w:pPr>
                  <w:pStyle w:val="a9"/>
                  <w:numPr>
                    <w:numId w:val="37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780" w:type="dxa"/>
          </w:tcPr>
          <w:p w:rsidR="007C07C1" w:rsidRDefault="005A0DCE" w:rsidP="006126B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661" w:author="Administrator" w:date="2014-02-13T13:11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Текущее подразделение</w:t>
            </w:r>
          </w:p>
        </w:tc>
        <w:tc>
          <w:tcPr>
            <w:tcW w:w="1179" w:type="dxa"/>
          </w:tcPr>
          <w:p w:rsidR="005A0DCE" w:rsidRPr="00937C78" w:rsidRDefault="005A0DCE" w:rsidP="005A0DCE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681" w:type="dxa"/>
          </w:tcPr>
          <w:p w:rsidR="005A0DCE" w:rsidRPr="00937C78" w:rsidRDefault="005A0DCE" w:rsidP="005A0DCE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A0DCE" w:rsidRPr="005A5B1B" w:rsidTr="005A0DCE">
        <w:tc>
          <w:tcPr>
            <w:tcW w:w="828" w:type="dxa"/>
          </w:tcPr>
          <w:p w:rsidR="007C07C1" w:rsidRDefault="007C07C1" w:rsidP="006126B9">
            <w:pPr>
              <w:pStyle w:val="a9"/>
              <w:numPr>
                <w:ilvl w:val="0"/>
                <w:numId w:val="37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662" w:author="Administrator" w:date="2014-02-13T13:11:00Z">
                <w:pPr>
                  <w:pStyle w:val="a9"/>
                  <w:numPr>
                    <w:numId w:val="37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780" w:type="dxa"/>
          </w:tcPr>
          <w:p w:rsidR="007C07C1" w:rsidRDefault="005A0DCE" w:rsidP="006126B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663" w:author="Administrator" w:date="2014-02-13T13:11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Сотрудники</w:t>
            </w:r>
          </w:p>
        </w:tc>
        <w:tc>
          <w:tcPr>
            <w:tcW w:w="1179" w:type="dxa"/>
          </w:tcPr>
          <w:p w:rsidR="005A0DCE" w:rsidRDefault="005A0DCE" w:rsidP="005A0DCE"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3681" w:type="dxa"/>
          </w:tcPr>
          <w:p w:rsidR="005A0DCE" w:rsidRPr="00937C78" w:rsidRDefault="005A0DCE" w:rsidP="005A0DCE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A0DCE" w:rsidRPr="005A5B1B" w:rsidTr="005A0DCE">
        <w:tc>
          <w:tcPr>
            <w:tcW w:w="828" w:type="dxa"/>
          </w:tcPr>
          <w:p w:rsidR="007C07C1" w:rsidRDefault="007C07C1" w:rsidP="006126B9">
            <w:pPr>
              <w:pStyle w:val="a9"/>
              <w:numPr>
                <w:ilvl w:val="0"/>
                <w:numId w:val="37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664" w:author="Administrator" w:date="2014-02-13T13:11:00Z">
                <w:pPr>
                  <w:pStyle w:val="a9"/>
                  <w:numPr>
                    <w:numId w:val="37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780" w:type="dxa"/>
          </w:tcPr>
          <w:p w:rsidR="007C07C1" w:rsidRDefault="005A0DCE" w:rsidP="006126B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665" w:author="Administrator" w:date="2014-02-13T13:11:00Z">
                <w:pPr>
                  <w:spacing w:beforeLines="60" w:afterLines="60"/>
                </w:pPr>
              </w:pPrChange>
            </w:pPr>
            <w:proofErr w:type="gramStart"/>
            <w:r w:rsidRPr="00937C78">
              <w:rPr>
                <w:rFonts w:ascii="Arial" w:hAnsi="Arial" w:cs="Arial"/>
                <w:sz w:val="20"/>
                <w:szCs w:val="20"/>
              </w:rPr>
              <w:t>Замещающие</w:t>
            </w:r>
            <w:proofErr w:type="gramEnd"/>
            <w:r w:rsidRPr="00937C78">
              <w:rPr>
                <w:rFonts w:ascii="Arial" w:hAnsi="Arial" w:cs="Arial"/>
                <w:sz w:val="20"/>
                <w:szCs w:val="20"/>
              </w:rPr>
              <w:t xml:space="preserve"> сотрудников</w:t>
            </w:r>
          </w:p>
        </w:tc>
        <w:tc>
          <w:tcPr>
            <w:tcW w:w="1179" w:type="dxa"/>
          </w:tcPr>
          <w:p w:rsidR="005A0DCE" w:rsidRDefault="005A0DCE" w:rsidP="005A0DCE"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3681" w:type="dxa"/>
          </w:tcPr>
          <w:p w:rsidR="005A0DCE" w:rsidRPr="00937C78" w:rsidRDefault="005A0DCE" w:rsidP="005A0DCE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A0DCE" w:rsidRPr="005A5B1B" w:rsidTr="005A0DCE">
        <w:tc>
          <w:tcPr>
            <w:tcW w:w="828" w:type="dxa"/>
          </w:tcPr>
          <w:p w:rsidR="007C07C1" w:rsidRDefault="007C07C1" w:rsidP="006126B9">
            <w:pPr>
              <w:pStyle w:val="a9"/>
              <w:numPr>
                <w:ilvl w:val="0"/>
                <w:numId w:val="37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666" w:author="Administrator" w:date="2014-02-13T13:11:00Z">
                <w:pPr>
                  <w:pStyle w:val="a9"/>
                  <w:numPr>
                    <w:numId w:val="37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780" w:type="dxa"/>
          </w:tcPr>
          <w:p w:rsidR="007C07C1" w:rsidRDefault="005A0DCE" w:rsidP="006126B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667" w:author="Administrator" w:date="2014-02-13T13:11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Аудиторы  сотрудников</w:t>
            </w:r>
          </w:p>
        </w:tc>
        <w:tc>
          <w:tcPr>
            <w:tcW w:w="1179" w:type="dxa"/>
          </w:tcPr>
          <w:p w:rsidR="005A0DCE" w:rsidRDefault="005A0DCE" w:rsidP="005A0DCE"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3681" w:type="dxa"/>
          </w:tcPr>
          <w:p w:rsidR="005A0DCE" w:rsidRPr="00937C78" w:rsidRDefault="005A0DCE" w:rsidP="005A0DCE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A0DCE" w:rsidRPr="005A5B1B" w:rsidTr="005A0DCE">
        <w:tc>
          <w:tcPr>
            <w:tcW w:w="828" w:type="dxa"/>
          </w:tcPr>
          <w:p w:rsidR="007C07C1" w:rsidRDefault="007C07C1" w:rsidP="006126B9">
            <w:pPr>
              <w:pStyle w:val="a9"/>
              <w:numPr>
                <w:ilvl w:val="0"/>
                <w:numId w:val="37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668" w:author="Administrator" w:date="2014-02-13T13:11:00Z">
                <w:pPr>
                  <w:pStyle w:val="a9"/>
                  <w:numPr>
                    <w:numId w:val="37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780" w:type="dxa"/>
          </w:tcPr>
          <w:p w:rsidR="007C07C1" w:rsidRDefault="005A0DCE" w:rsidP="006126B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669" w:author="Administrator" w:date="2014-02-13T13:11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Нижестоящие подразделения</w:t>
            </w:r>
          </w:p>
        </w:tc>
        <w:tc>
          <w:tcPr>
            <w:tcW w:w="1179" w:type="dxa"/>
          </w:tcPr>
          <w:p w:rsidR="005A0DCE" w:rsidRPr="00937C78" w:rsidRDefault="005A0DCE" w:rsidP="005A0DCE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681" w:type="dxa"/>
          </w:tcPr>
          <w:p w:rsidR="005A0DCE" w:rsidRPr="00937C78" w:rsidRDefault="005A0DCE" w:rsidP="005A0DCE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A0DCE" w:rsidRPr="005A5B1B" w:rsidTr="005A0DCE">
        <w:tc>
          <w:tcPr>
            <w:tcW w:w="828" w:type="dxa"/>
          </w:tcPr>
          <w:p w:rsidR="007C07C1" w:rsidRDefault="007C07C1" w:rsidP="006126B9">
            <w:pPr>
              <w:pStyle w:val="a9"/>
              <w:numPr>
                <w:ilvl w:val="0"/>
                <w:numId w:val="37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670" w:author="Administrator" w:date="2014-02-13T13:11:00Z">
                <w:pPr>
                  <w:pStyle w:val="a9"/>
                  <w:numPr>
                    <w:numId w:val="37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780" w:type="dxa"/>
          </w:tcPr>
          <w:p w:rsidR="007C07C1" w:rsidRDefault="005A0DCE" w:rsidP="006126B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671" w:author="Administrator" w:date="2014-02-13T13:11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Сотрудники</w:t>
            </w:r>
          </w:p>
        </w:tc>
        <w:tc>
          <w:tcPr>
            <w:tcW w:w="1179" w:type="dxa"/>
          </w:tcPr>
          <w:p w:rsidR="005A0DCE" w:rsidRDefault="005A0DCE" w:rsidP="005A0DCE"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3681" w:type="dxa"/>
          </w:tcPr>
          <w:p w:rsidR="005A0DCE" w:rsidRPr="00937C78" w:rsidRDefault="005A0DCE" w:rsidP="005A0DCE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A0DCE" w:rsidRPr="005A5B1B" w:rsidTr="005A0DCE">
        <w:tc>
          <w:tcPr>
            <w:tcW w:w="828" w:type="dxa"/>
          </w:tcPr>
          <w:p w:rsidR="007C07C1" w:rsidRDefault="007C07C1" w:rsidP="006126B9">
            <w:pPr>
              <w:pStyle w:val="a9"/>
              <w:numPr>
                <w:ilvl w:val="0"/>
                <w:numId w:val="37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672" w:author="Administrator" w:date="2014-02-13T13:11:00Z">
                <w:pPr>
                  <w:pStyle w:val="a9"/>
                  <w:numPr>
                    <w:numId w:val="37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780" w:type="dxa"/>
          </w:tcPr>
          <w:p w:rsidR="007C07C1" w:rsidRDefault="005A0DCE" w:rsidP="006126B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673" w:author="Administrator" w:date="2014-02-13T13:11:00Z">
                <w:pPr>
                  <w:spacing w:beforeLines="60" w:afterLines="60"/>
                </w:pPr>
              </w:pPrChange>
            </w:pPr>
            <w:proofErr w:type="gramStart"/>
            <w:r w:rsidRPr="00937C78">
              <w:rPr>
                <w:rFonts w:ascii="Arial" w:hAnsi="Arial" w:cs="Arial"/>
                <w:sz w:val="20"/>
                <w:szCs w:val="20"/>
              </w:rPr>
              <w:t>Замещающие</w:t>
            </w:r>
            <w:proofErr w:type="gramEnd"/>
            <w:r w:rsidRPr="00937C78">
              <w:rPr>
                <w:rFonts w:ascii="Arial" w:hAnsi="Arial" w:cs="Arial"/>
                <w:sz w:val="20"/>
                <w:szCs w:val="20"/>
              </w:rPr>
              <w:t xml:space="preserve"> сотрудников</w:t>
            </w:r>
          </w:p>
        </w:tc>
        <w:tc>
          <w:tcPr>
            <w:tcW w:w="1179" w:type="dxa"/>
          </w:tcPr>
          <w:p w:rsidR="005A0DCE" w:rsidRDefault="005A0DCE" w:rsidP="005A0DCE"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3681" w:type="dxa"/>
          </w:tcPr>
          <w:p w:rsidR="005A0DCE" w:rsidRPr="00937C78" w:rsidRDefault="005A0DCE" w:rsidP="005A0DCE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A0DCE" w:rsidRPr="005A5B1B" w:rsidTr="005A0DCE">
        <w:tc>
          <w:tcPr>
            <w:tcW w:w="828" w:type="dxa"/>
          </w:tcPr>
          <w:p w:rsidR="007C07C1" w:rsidRDefault="007C07C1" w:rsidP="006126B9">
            <w:pPr>
              <w:pStyle w:val="a9"/>
              <w:numPr>
                <w:ilvl w:val="0"/>
                <w:numId w:val="37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674" w:author="Administrator" w:date="2014-02-13T13:11:00Z">
                <w:pPr>
                  <w:pStyle w:val="a9"/>
                  <w:numPr>
                    <w:numId w:val="37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780" w:type="dxa"/>
          </w:tcPr>
          <w:p w:rsidR="007C07C1" w:rsidRDefault="005A0DCE" w:rsidP="006126B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675" w:author="Administrator" w:date="2014-02-13T13:11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Аудиторы  сотрудников</w:t>
            </w:r>
          </w:p>
        </w:tc>
        <w:tc>
          <w:tcPr>
            <w:tcW w:w="1179" w:type="dxa"/>
          </w:tcPr>
          <w:p w:rsidR="005A0DCE" w:rsidRDefault="005A0DCE" w:rsidP="005A0DCE"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3681" w:type="dxa"/>
          </w:tcPr>
          <w:p w:rsidR="005A0DCE" w:rsidRPr="00937C78" w:rsidRDefault="005A0DCE" w:rsidP="005A0DCE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A0DCE" w:rsidRPr="005A5B1B" w:rsidTr="005A0DCE">
        <w:tc>
          <w:tcPr>
            <w:tcW w:w="828" w:type="dxa"/>
          </w:tcPr>
          <w:p w:rsidR="007C07C1" w:rsidRDefault="007C07C1" w:rsidP="006126B9">
            <w:pPr>
              <w:pStyle w:val="a9"/>
              <w:numPr>
                <w:ilvl w:val="0"/>
                <w:numId w:val="37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676" w:author="Administrator" w:date="2014-02-13T13:11:00Z">
                <w:pPr>
                  <w:pStyle w:val="a9"/>
                  <w:numPr>
                    <w:numId w:val="37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780" w:type="dxa"/>
          </w:tcPr>
          <w:p w:rsidR="007C07C1" w:rsidRDefault="005A0DCE" w:rsidP="006126B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677" w:author="Administrator" w:date="2014-02-13T13:11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Руководители</w:t>
            </w:r>
          </w:p>
        </w:tc>
        <w:tc>
          <w:tcPr>
            <w:tcW w:w="1179" w:type="dxa"/>
          </w:tcPr>
          <w:p w:rsidR="005A0DCE" w:rsidRDefault="005A0DCE" w:rsidP="005A0DCE"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3681" w:type="dxa"/>
          </w:tcPr>
          <w:p w:rsidR="005A0DCE" w:rsidRPr="00937C78" w:rsidRDefault="005A0DCE" w:rsidP="005A0DCE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A0DCE" w:rsidRPr="005A5B1B" w:rsidTr="005A0DCE">
        <w:tc>
          <w:tcPr>
            <w:tcW w:w="828" w:type="dxa"/>
          </w:tcPr>
          <w:p w:rsidR="007C07C1" w:rsidRDefault="007C07C1" w:rsidP="006126B9">
            <w:pPr>
              <w:pStyle w:val="a9"/>
              <w:numPr>
                <w:ilvl w:val="0"/>
                <w:numId w:val="37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678" w:author="Administrator" w:date="2014-02-13T13:11:00Z">
                <w:pPr>
                  <w:pStyle w:val="a9"/>
                  <w:numPr>
                    <w:numId w:val="37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780" w:type="dxa"/>
          </w:tcPr>
          <w:p w:rsidR="007C07C1" w:rsidRDefault="005A0DCE" w:rsidP="006126B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679" w:author="Administrator" w:date="2014-02-13T13:11:00Z">
                <w:pPr>
                  <w:spacing w:beforeLines="60" w:afterLines="60"/>
                </w:pPr>
              </w:pPrChange>
            </w:pPr>
            <w:proofErr w:type="gramStart"/>
            <w:r w:rsidRPr="00937C78">
              <w:rPr>
                <w:rFonts w:ascii="Arial" w:hAnsi="Arial" w:cs="Arial"/>
                <w:sz w:val="20"/>
                <w:szCs w:val="20"/>
              </w:rPr>
              <w:t>Замещающие</w:t>
            </w:r>
            <w:proofErr w:type="gramEnd"/>
            <w:r w:rsidRPr="00937C78">
              <w:rPr>
                <w:rFonts w:ascii="Arial" w:hAnsi="Arial" w:cs="Arial"/>
                <w:sz w:val="20"/>
                <w:szCs w:val="20"/>
              </w:rPr>
              <w:t xml:space="preserve"> руководителей</w:t>
            </w:r>
          </w:p>
        </w:tc>
        <w:tc>
          <w:tcPr>
            <w:tcW w:w="1179" w:type="dxa"/>
          </w:tcPr>
          <w:p w:rsidR="005A0DCE" w:rsidRDefault="005A0DCE" w:rsidP="005A0DCE"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3681" w:type="dxa"/>
          </w:tcPr>
          <w:p w:rsidR="005A0DCE" w:rsidRPr="00937C78" w:rsidRDefault="005A0DCE" w:rsidP="005A0DCE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A0DCE" w:rsidRPr="005A5B1B" w:rsidTr="005A0DCE">
        <w:tc>
          <w:tcPr>
            <w:tcW w:w="828" w:type="dxa"/>
          </w:tcPr>
          <w:p w:rsidR="007C07C1" w:rsidRDefault="007C07C1" w:rsidP="006126B9">
            <w:pPr>
              <w:pStyle w:val="a9"/>
              <w:numPr>
                <w:ilvl w:val="0"/>
                <w:numId w:val="37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680" w:author="Administrator" w:date="2014-02-13T13:11:00Z">
                <w:pPr>
                  <w:pStyle w:val="a9"/>
                  <w:numPr>
                    <w:numId w:val="37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780" w:type="dxa"/>
          </w:tcPr>
          <w:p w:rsidR="007C07C1" w:rsidRDefault="005A0DCE" w:rsidP="006126B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681" w:author="Administrator" w:date="2014-02-13T13:11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Аудиторы руководителей</w:t>
            </w:r>
          </w:p>
        </w:tc>
        <w:tc>
          <w:tcPr>
            <w:tcW w:w="1179" w:type="dxa"/>
          </w:tcPr>
          <w:p w:rsidR="005A0DCE" w:rsidRDefault="005A0DCE" w:rsidP="005A0DCE"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3681" w:type="dxa"/>
          </w:tcPr>
          <w:p w:rsidR="005A0DCE" w:rsidRPr="00937C78" w:rsidRDefault="005A0DCE" w:rsidP="005A0DCE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A0DCE" w:rsidRPr="005A5B1B" w:rsidTr="005A0DCE">
        <w:tc>
          <w:tcPr>
            <w:tcW w:w="828" w:type="dxa"/>
          </w:tcPr>
          <w:p w:rsidR="007C07C1" w:rsidRDefault="007C07C1" w:rsidP="006126B9">
            <w:pPr>
              <w:pStyle w:val="a9"/>
              <w:numPr>
                <w:ilvl w:val="0"/>
                <w:numId w:val="37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682" w:author="Administrator" w:date="2014-02-13T13:11:00Z">
                <w:pPr>
                  <w:pStyle w:val="a9"/>
                  <w:numPr>
                    <w:numId w:val="37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780" w:type="dxa"/>
          </w:tcPr>
          <w:p w:rsidR="007C07C1" w:rsidRDefault="005A0DCE" w:rsidP="006126B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683" w:author="Administrator" w:date="2014-02-13T13:11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Вышестоящие подразделения</w:t>
            </w:r>
          </w:p>
        </w:tc>
        <w:tc>
          <w:tcPr>
            <w:tcW w:w="1179" w:type="dxa"/>
          </w:tcPr>
          <w:p w:rsidR="005A0DCE" w:rsidRPr="00937C78" w:rsidRDefault="005A0DCE" w:rsidP="005A0DCE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681" w:type="dxa"/>
          </w:tcPr>
          <w:p w:rsidR="005A0DCE" w:rsidRPr="00937C78" w:rsidRDefault="005A0DCE" w:rsidP="005A0DCE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A0DCE" w:rsidRPr="005A5B1B" w:rsidTr="005A0DCE">
        <w:tc>
          <w:tcPr>
            <w:tcW w:w="828" w:type="dxa"/>
          </w:tcPr>
          <w:p w:rsidR="007C07C1" w:rsidRDefault="007C07C1" w:rsidP="006126B9">
            <w:pPr>
              <w:pStyle w:val="a9"/>
              <w:numPr>
                <w:ilvl w:val="0"/>
                <w:numId w:val="37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684" w:author="Administrator" w:date="2014-02-13T13:11:00Z">
                <w:pPr>
                  <w:pStyle w:val="a9"/>
                  <w:numPr>
                    <w:numId w:val="37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780" w:type="dxa"/>
          </w:tcPr>
          <w:p w:rsidR="007C07C1" w:rsidRDefault="005A0DCE" w:rsidP="006126B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685" w:author="Administrator" w:date="2014-02-13T13:11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Сотрудники</w:t>
            </w:r>
          </w:p>
        </w:tc>
        <w:tc>
          <w:tcPr>
            <w:tcW w:w="1179" w:type="dxa"/>
          </w:tcPr>
          <w:p w:rsidR="005A0DCE" w:rsidRDefault="005A0DCE" w:rsidP="005A0DCE"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3681" w:type="dxa"/>
          </w:tcPr>
          <w:p w:rsidR="005A0DCE" w:rsidRPr="00937C78" w:rsidRDefault="005A0DCE" w:rsidP="005A0DCE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A0DCE" w:rsidRPr="005A5B1B" w:rsidTr="005A0DCE">
        <w:tc>
          <w:tcPr>
            <w:tcW w:w="828" w:type="dxa"/>
          </w:tcPr>
          <w:p w:rsidR="007C07C1" w:rsidRDefault="007C07C1" w:rsidP="006126B9">
            <w:pPr>
              <w:pStyle w:val="a9"/>
              <w:numPr>
                <w:ilvl w:val="0"/>
                <w:numId w:val="37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686" w:author="Administrator" w:date="2014-02-13T13:11:00Z">
                <w:pPr>
                  <w:pStyle w:val="a9"/>
                  <w:numPr>
                    <w:numId w:val="37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780" w:type="dxa"/>
          </w:tcPr>
          <w:p w:rsidR="007C07C1" w:rsidRDefault="005A0DCE" w:rsidP="006126B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687" w:author="Administrator" w:date="2014-02-13T13:11:00Z">
                <w:pPr>
                  <w:spacing w:beforeLines="60" w:afterLines="60"/>
                </w:pPr>
              </w:pPrChange>
            </w:pPr>
            <w:proofErr w:type="gramStart"/>
            <w:r w:rsidRPr="00937C78">
              <w:rPr>
                <w:rFonts w:ascii="Arial" w:hAnsi="Arial" w:cs="Arial"/>
                <w:sz w:val="20"/>
                <w:szCs w:val="20"/>
              </w:rPr>
              <w:t>Замещающие</w:t>
            </w:r>
            <w:proofErr w:type="gramEnd"/>
            <w:r w:rsidRPr="00937C78">
              <w:rPr>
                <w:rFonts w:ascii="Arial" w:hAnsi="Arial" w:cs="Arial"/>
                <w:sz w:val="20"/>
                <w:szCs w:val="20"/>
              </w:rPr>
              <w:t xml:space="preserve"> сотрудников</w:t>
            </w:r>
          </w:p>
        </w:tc>
        <w:tc>
          <w:tcPr>
            <w:tcW w:w="1179" w:type="dxa"/>
          </w:tcPr>
          <w:p w:rsidR="005A0DCE" w:rsidRDefault="005A0DCE" w:rsidP="005A0DCE"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3681" w:type="dxa"/>
          </w:tcPr>
          <w:p w:rsidR="005A0DCE" w:rsidRPr="00937C78" w:rsidRDefault="005A0DCE" w:rsidP="005A0DCE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A0DCE" w:rsidRPr="005A5B1B" w:rsidTr="005A0DCE">
        <w:tc>
          <w:tcPr>
            <w:tcW w:w="828" w:type="dxa"/>
          </w:tcPr>
          <w:p w:rsidR="007C07C1" w:rsidRDefault="007C07C1" w:rsidP="006126B9">
            <w:pPr>
              <w:pStyle w:val="a9"/>
              <w:numPr>
                <w:ilvl w:val="0"/>
                <w:numId w:val="37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688" w:author="Administrator" w:date="2014-02-13T13:11:00Z">
                <w:pPr>
                  <w:pStyle w:val="a9"/>
                  <w:numPr>
                    <w:numId w:val="37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780" w:type="dxa"/>
          </w:tcPr>
          <w:p w:rsidR="007C07C1" w:rsidRDefault="005A0DCE" w:rsidP="006126B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689" w:author="Administrator" w:date="2014-02-13T13:11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Аудиторы  сотрудников</w:t>
            </w:r>
          </w:p>
        </w:tc>
        <w:tc>
          <w:tcPr>
            <w:tcW w:w="1179" w:type="dxa"/>
          </w:tcPr>
          <w:p w:rsidR="005A0DCE" w:rsidRDefault="005A0DCE" w:rsidP="005A0DCE"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3681" w:type="dxa"/>
          </w:tcPr>
          <w:p w:rsidR="005A0DCE" w:rsidRPr="00937C78" w:rsidRDefault="005A0DCE" w:rsidP="005A0DCE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A0DCE" w:rsidRPr="005A5B1B" w:rsidTr="005A0DCE">
        <w:tc>
          <w:tcPr>
            <w:tcW w:w="828" w:type="dxa"/>
          </w:tcPr>
          <w:p w:rsidR="007C07C1" w:rsidRDefault="007C07C1" w:rsidP="006126B9">
            <w:pPr>
              <w:pStyle w:val="a9"/>
              <w:numPr>
                <w:ilvl w:val="0"/>
                <w:numId w:val="37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690" w:author="Administrator" w:date="2014-02-13T13:11:00Z">
                <w:pPr>
                  <w:pStyle w:val="a9"/>
                  <w:numPr>
                    <w:numId w:val="37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780" w:type="dxa"/>
          </w:tcPr>
          <w:p w:rsidR="007C07C1" w:rsidRDefault="005A0DCE" w:rsidP="006126B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691" w:author="Administrator" w:date="2014-02-13T13:11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Руководители</w:t>
            </w:r>
          </w:p>
        </w:tc>
        <w:tc>
          <w:tcPr>
            <w:tcW w:w="1179" w:type="dxa"/>
          </w:tcPr>
          <w:p w:rsidR="005A0DCE" w:rsidRDefault="005A0DCE" w:rsidP="005A0DCE"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3681" w:type="dxa"/>
          </w:tcPr>
          <w:p w:rsidR="005A0DCE" w:rsidRPr="00937C78" w:rsidRDefault="005A0DCE" w:rsidP="005A0DCE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A0DCE" w:rsidRPr="005A5B1B" w:rsidTr="005A0DCE">
        <w:tc>
          <w:tcPr>
            <w:tcW w:w="828" w:type="dxa"/>
          </w:tcPr>
          <w:p w:rsidR="007C07C1" w:rsidRDefault="007C07C1" w:rsidP="006126B9">
            <w:pPr>
              <w:pStyle w:val="a9"/>
              <w:numPr>
                <w:ilvl w:val="0"/>
                <w:numId w:val="37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692" w:author="Administrator" w:date="2014-02-13T13:11:00Z">
                <w:pPr>
                  <w:pStyle w:val="a9"/>
                  <w:numPr>
                    <w:numId w:val="37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780" w:type="dxa"/>
          </w:tcPr>
          <w:p w:rsidR="007C07C1" w:rsidRDefault="005A0DCE" w:rsidP="006126B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693" w:author="Administrator" w:date="2014-02-13T13:11:00Z">
                <w:pPr>
                  <w:spacing w:beforeLines="60" w:afterLines="60"/>
                </w:pPr>
              </w:pPrChange>
            </w:pPr>
            <w:proofErr w:type="gramStart"/>
            <w:r w:rsidRPr="00937C78">
              <w:rPr>
                <w:rFonts w:ascii="Arial" w:hAnsi="Arial" w:cs="Arial"/>
                <w:sz w:val="20"/>
                <w:szCs w:val="20"/>
              </w:rPr>
              <w:t>Замещающие</w:t>
            </w:r>
            <w:proofErr w:type="gramEnd"/>
            <w:r w:rsidRPr="00937C78">
              <w:rPr>
                <w:rFonts w:ascii="Arial" w:hAnsi="Arial" w:cs="Arial"/>
                <w:sz w:val="20"/>
                <w:szCs w:val="20"/>
              </w:rPr>
              <w:t xml:space="preserve"> руководителей</w:t>
            </w:r>
          </w:p>
        </w:tc>
        <w:tc>
          <w:tcPr>
            <w:tcW w:w="1179" w:type="dxa"/>
          </w:tcPr>
          <w:p w:rsidR="005A0DCE" w:rsidRDefault="005A0DCE" w:rsidP="005A0DCE"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3681" w:type="dxa"/>
          </w:tcPr>
          <w:p w:rsidR="005A0DCE" w:rsidRPr="00937C78" w:rsidRDefault="005A0DCE" w:rsidP="005A0DCE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A0DCE" w:rsidRPr="005A5B1B" w:rsidTr="005A0DCE">
        <w:tc>
          <w:tcPr>
            <w:tcW w:w="828" w:type="dxa"/>
          </w:tcPr>
          <w:p w:rsidR="007C07C1" w:rsidRDefault="007C07C1" w:rsidP="006126B9">
            <w:pPr>
              <w:pStyle w:val="a9"/>
              <w:numPr>
                <w:ilvl w:val="0"/>
                <w:numId w:val="37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694" w:author="Administrator" w:date="2014-02-13T13:11:00Z">
                <w:pPr>
                  <w:pStyle w:val="a9"/>
                  <w:numPr>
                    <w:numId w:val="37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780" w:type="dxa"/>
          </w:tcPr>
          <w:p w:rsidR="007C07C1" w:rsidRDefault="005A0DCE" w:rsidP="006126B9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695" w:author="Administrator" w:date="2014-02-13T13:11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Аудиторы руководителей</w:t>
            </w:r>
          </w:p>
        </w:tc>
        <w:tc>
          <w:tcPr>
            <w:tcW w:w="1179" w:type="dxa"/>
          </w:tcPr>
          <w:p w:rsidR="005A0DCE" w:rsidRDefault="005A0DCE" w:rsidP="005A0DCE"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3681" w:type="dxa"/>
          </w:tcPr>
          <w:p w:rsidR="005A0DCE" w:rsidRPr="00937C78" w:rsidRDefault="005A0DCE" w:rsidP="005A0DCE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:rsidR="004B1592" w:rsidRDefault="004B1592"/>
    <w:p w:rsidR="007C07C1" w:rsidRDefault="0043239B" w:rsidP="007C07C1">
      <w:pPr>
        <w:pStyle w:val="a3"/>
        <w:numPr>
          <w:ilvl w:val="1"/>
          <w:numId w:val="1"/>
        </w:numPr>
        <w:spacing w:beforeLines="60" w:after="60"/>
        <w:rPr>
          <w:rFonts w:ascii="Times New Roman" w:hAnsi="Times New Roman" w:cs="Times New Roman"/>
          <w:b/>
          <w:color w:val="auto"/>
        </w:rPr>
      </w:pPr>
      <w:r>
        <w:rPr>
          <w:rFonts w:ascii="Times New Roman" w:hAnsi="Times New Roman" w:cs="Times New Roman"/>
          <w:b/>
          <w:color w:val="auto"/>
        </w:rPr>
        <w:t xml:space="preserve">Форма </w:t>
      </w:r>
      <w:r w:rsidR="009904F7">
        <w:rPr>
          <w:rFonts w:ascii="Times New Roman" w:hAnsi="Times New Roman" w:cs="Times New Roman"/>
          <w:b/>
          <w:color w:val="auto"/>
        </w:rPr>
        <w:t>Штатная единица</w:t>
      </w:r>
      <w:r w:rsidR="008A7D56">
        <w:rPr>
          <w:rFonts w:ascii="Times New Roman" w:hAnsi="Times New Roman" w:cs="Times New Roman"/>
          <w:b/>
          <w:color w:val="auto"/>
        </w:rPr>
        <w:t xml:space="preserve"> - Сотрудник</w:t>
      </w:r>
      <w:r w:rsidR="009904F7">
        <w:rPr>
          <w:rFonts w:ascii="Times New Roman" w:hAnsi="Times New Roman" w:cs="Times New Roman"/>
          <w:b/>
          <w:color w:val="auto"/>
        </w:rPr>
        <w:t xml:space="preserve"> / </w:t>
      </w:r>
      <w:r>
        <w:rPr>
          <w:rFonts w:ascii="Times New Roman" w:hAnsi="Times New Roman" w:cs="Times New Roman"/>
          <w:b/>
          <w:color w:val="auto"/>
        </w:rPr>
        <w:t>РВЗ</w:t>
      </w:r>
    </w:p>
    <w:p w:rsidR="0043239B" w:rsidRDefault="00B030E2">
      <w:r>
        <w:rPr>
          <w:noProof/>
        </w:rPr>
        <w:drawing>
          <wp:inline distT="0" distB="0" distL="0" distR="0">
            <wp:extent cx="5937885" cy="474980"/>
            <wp:effectExtent l="19050" t="19050" r="24765" b="203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749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92D63" w:rsidRDefault="00792D63" w:rsidP="00792D63">
      <w:pPr>
        <w:pStyle w:val="a7"/>
        <w:rPr>
          <w:color w:val="auto"/>
        </w:rPr>
      </w:pPr>
      <w:r w:rsidRPr="00320C9C">
        <w:rPr>
          <w:color w:val="auto"/>
        </w:rPr>
        <w:lastRenderedPageBreak/>
        <w:t xml:space="preserve">Рисунок </w:t>
      </w:r>
      <w:r w:rsidR="006C0BE5" w:rsidRPr="00320C9C">
        <w:rPr>
          <w:color w:val="auto"/>
        </w:rPr>
        <w:fldChar w:fldCharType="begin"/>
      </w:r>
      <w:r w:rsidRPr="00320C9C">
        <w:rPr>
          <w:color w:val="auto"/>
        </w:rPr>
        <w:instrText xml:space="preserve"> SEQ Рисунок \* ARABIC </w:instrText>
      </w:r>
      <w:r w:rsidR="006C0BE5" w:rsidRPr="00320C9C">
        <w:rPr>
          <w:color w:val="auto"/>
        </w:rPr>
        <w:fldChar w:fldCharType="separate"/>
      </w:r>
      <w:r w:rsidR="00887424">
        <w:rPr>
          <w:noProof/>
          <w:color w:val="auto"/>
        </w:rPr>
        <w:t>24</w:t>
      </w:r>
      <w:r w:rsidR="006C0BE5" w:rsidRPr="00320C9C">
        <w:rPr>
          <w:color w:val="auto"/>
        </w:rPr>
        <w:fldChar w:fldCharType="end"/>
      </w:r>
      <w:r>
        <w:rPr>
          <w:color w:val="auto"/>
        </w:rPr>
        <w:t xml:space="preserve">. Кнопки формы </w:t>
      </w:r>
      <w:r w:rsidR="008A7D56">
        <w:rPr>
          <w:color w:val="auto"/>
        </w:rPr>
        <w:t>Сотрудник</w:t>
      </w:r>
      <w:r>
        <w:rPr>
          <w:color w:val="auto"/>
        </w:rPr>
        <w:t>, режим чтения</w:t>
      </w:r>
    </w:p>
    <w:p w:rsidR="002D693D" w:rsidRPr="002D693D" w:rsidRDefault="007C07C1" w:rsidP="002D693D">
      <w:ins w:id="696" w:author="Administrator" w:date="2014-02-11T19:30:00Z">
        <w:r>
          <w:rPr>
            <w:noProof/>
          </w:rPr>
          <w:drawing>
            <wp:inline distT="0" distB="0" distL="0" distR="0">
              <wp:extent cx="5918200" cy="546100"/>
              <wp:effectExtent l="19050" t="0" r="6350" b="0"/>
              <wp:docPr id="103" name="Рисунок 19" descr="C:\Users\Administrator\Desktop\Screenshot\Screenshot - 11.02.2014 , 18_49_30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9" descr="C:\Users\Administrator\Desktop\Screenshot\Screenshot - 11.02.2014 , 18_49_30.png"/>
                      <pic:cNvPicPr>
                        <a:picLocks noChangeAspect="1" noChangeArrowheads="1"/>
                      </pic:cNvPicPr>
                    </pic:nvPicPr>
                    <pic:blipFill>
                      <a:blip r:embed="rId31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918200" cy="5461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ins>
    </w:p>
    <w:p w:rsidR="003F388B" w:rsidRPr="003F388B" w:rsidRDefault="003F388B" w:rsidP="003F388B">
      <w:pPr>
        <w:pStyle w:val="a7"/>
        <w:rPr>
          <w:color w:val="auto"/>
        </w:rPr>
      </w:pPr>
      <w:r w:rsidRPr="003F388B">
        <w:rPr>
          <w:color w:val="auto"/>
        </w:rPr>
        <w:t xml:space="preserve">Рисунок </w:t>
      </w:r>
      <w:r w:rsidR="006C0BE5" w:rsidRPr="003F388B">
        <w:rPr>
          <w:color w:val="auto"/>
        </w:rPr>
        <w:fldChar w:fldCharType="begin"/>
      </w:r>
      <w:r w:rsidRPr="003F388B">
        <w:rPr>
          <w:color w:val="auto"/>
        </w:rPr>
        <w:instrText xml:space="preserve"> SEQ Рисунок \* ARABIC </w:instrText>
      </w:r>
      <w:r w:rsidR="006C0BE5" w:rsidRPr="003F388B">
        <w:rPr>
          <w:color w:val="auto"/>
        </w:rPr>
        <w:fldChar w:fldCharType="separate"/>
      </w:r>
      <w:r w:rsidR="00887424">
        <w:rPr>
          <w:noProof/>
          <w:color w:val="auto"/>
        </w:rPr>
        <w:t>25</w:t>
      </w:r>
      <w:r w:rsidR="006C0BE5" w:rsidRPr="003F388B">
        <w:rPr>
          <w:color w:val="auto"/>
        </w:rPr>
        <w:fldChar w:fldCharType="end"/>
      </w:r>
      <w:ins w:id="697" w:author="Administrator" w:date="2014-02-11T18:29:00Z">
        <w:r>
          <w:rPr>
            <w:color w:val="auto"/>
          </w:rPr>
          <w:t xml:space="preserve"> Кнопки формы РВЗ, режим чтения</w:t>
        </w:r>
      </w:ins>
    </w:p>
    <w:p w:rsidR="0043239B" w:rsidRDefault="007C07C1">
      <w:ins w:id="698" w:author="Administrator" w:date="2014-02-11T19:26:00Z">
        <w:r>
          <w:rPr>
            <w:noProof/>
          </w:rPr>
          <w:drawing>
            <wp:inline distT="0" distB="0" distL="0" distR="0">
              <wp:extent cx="5003800" cy="1930400"/>
              <wp:effectExtent l="19050" t="0" r="6350" b="0"/>
              <wp:docPr id="102" name="Рисунок 5" descr="C:\Users\Administrator\Desktop\Screenshot\Screenshot - 11.02.2014 , 19_09_34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" descr="C:\Users\Administrator\Desktop\Screenshot\Screenshot - 11.02.2014 , 19_09_34.png"/>
                      <pic:cNvPicPr>
                        <a:picLocks noChangeAspect="1" noChangeArrowheads="1"/>
                      </pic:cNvPicPr>
                    </pic:nvPicPr>
                    <pic:blipFill>
                      <a:blip r:embed="rId32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003800" cy="19304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ins>
      <w:del w:id="699" w:author="Administrator" w:date="2014-02-11T19:26:00Z">
        <w:r>
          <w:rPr>
            <w:noProof/>
          </w:rPr>
          <w:drawing>
            <wp:inline distT="0" distB="0" distL="0" distR="0">
              <wp:extent cx="5438775" cy="308610"/>
              <wp:effectExtent l="19050" t="0" r="9525" b="0"/>
              <wp:docPr id="30" name="Рисунок 3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8"/>
                      <pic:cNvPicPr>
                        <a:picLocks noChangeAspect="1" noChangeArrowheads="1"/>
                      </pic:cNvPicPr>
                    </pic:nvPicPr>
                    <pic:blipFill>
                      <a:blip r:embed="rId33" cstate="print">
                        <a:extLst>
                          <a:ext uri="{28A0092B-C50C-407E-A947-70E740481C1C}">
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438775" cy="3086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:rsidR="00792D63" w:rsidRDefault="00792D63" w:rsidP="00792D63">
      <w:pPr>
        <w:pStyle w:val="a7"/>
        <w:rPr>
          <w:color w:val="auto"/>
        </w:rPr>
      </w:pPr>
      <w:r w:rsidRPr="00320C9C">
        <w:rPr>
          <w:color w:val="auto"/>
        </w:rPr>
        <w:t xml:space="preserve">Рисунок </w:t>
      </w:r>
      <w:r w:rsidR="006C0BE5" w:rsidRPr="00320C9C">
        <w:rPr>
          <w:color w:val="auto"/>
        </w:rPr>
        <w:fldChar w:fldCharType="begin"/>
      </w:r>
      <w:r w:rsidRPr="00320C9C">
        <w:rPr>
          <w:color w:val="auto"/>
        </w:rPr>
        <w:instrText xml:space="preserve"> SEQ Рисунок \* ARABIC </w:instrText>
      </w:r>
      <w:r w:rsidR="006C0BE5" w:rsidRPr="00320C9C">
        <w:rPr>
          <w:color w:val="auto"/>
        </w:rPr>
        <w:fldChar w:fldCharType="separate"/>
      </w:r>
      <w:r w:rsidR="00887424">
        <w:rPr>
          <w:noProof/>
          <w:color w:val="auto"/>
        </w:rPr>
        <w:t>26</w:t>
      </w:r>
      <w:r w:rsidR="006C0BE5" w:rsidRPr="00320C9C">
        <w:rPr>
          <w:color w:val="auto"/>
        </w:rPr>
        <w:fldChar w:fldCharType="end"/>
      </w:r>
      <w:r>
        <w:rPr>
          <w:color w:val="auto"/>
        </w:rPr>
        <w:t xml:space="preserve">. Кнопки формы </w:t>
      </w:r>
      <w:r w:rsidR="008A7D56">
        <w:rPr>
          <w:color w:val="auto"/>
        </w:rPr>
        <w:t>Сотрудник</w:t>
      </w:r>
      <w:r>
        <w:rPr>
          <w:color w:val="auto"/>
        </w:rPr>
        <w:t>, режим редактирования</w:t>
      </w:r>
    </w:p>
    <w:p w:rsidR="00B1022D" w:rsidRDefault="007C07C1" w:rsidP="003F3049">
      <w:pPr>
        <w:pStyle w:val="a7"/>
        <w:rPr>
          <w:color w:val="auto"/>
        </w:rPr>
      </w:pPr>
      <w:ins w:id="700" w:author="Administrator" w:date="2014-02-11T19:31:00Z">
        <w:r>
          <w:rPr>
            <w:noProof/>
          </w:rPr>
          <w:drawing>
            <wp:inline distT="0" distB="0" distL="0" distR="0">
              <wp:extent cx="5940425" cy="1925255"/>
              <wp:effectExtent l="19050" t="0" r="3175" b="0"/>
              <wp:docPr id="104" name="Рисунок 20" descr="C:\Users\Administrator\Desktop\Screenshot\Screenshot - 11.02.2014 , 18_56_02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0" descr="C:\Users\Administrator\Desktop\Screenshot\Screenshot - 11.02.2014 , 18_56_02.png"/>
                      <pic:cNvPicPr>
                        <a:picLocks noChangeAspect="1" noChangeArrowheads="1"/>
                      </pic:cNvPicPr>
                    </pic:nvPicPr>
                    <pic:blipFill>
                      <a:blip r:embed="rId34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940425" cy="192525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ins>
    </w:p>
    <w:p w:rsidR="003F3049" w:rsidRPr="003F3049" w:rsidRDefault="003F3049" w:rsidP="003F3049">
      <w:pPr>
        <w:pStyle w:val="a7"/>
        <w:rPr>
          <w:color w:val="auto"/>
        </w:rPr>
      </w:pPr>
      <w:r w:rsidRPr="003F3049">
        <w:rPr>
          <w:color w:val="auto"/>
        </w:rPr>
        <w:t xml:space="preserve">Рисунок </w:t>
      </w:r>
      <w:r w:rsidR="006C0BE5" w:rsidRPr="003F3049">
        <w:rPr>
          <w:color w:val="auto"/>
        </w:rPr>
        <w:fldChar w:fldCharType="begin"/>
      </w:r>
      <w:r w:rsidRPr="003F3049">
        <w:rPr>
          <w:color w:val="auto"/>
        </w:rPr>
        <w:instrText xml:space="preserve"> SEQ Рисунок \* ARABIC </w:instrText>
      </w:r>
      <w:r w:rsidR="006C0BE5" w:rsidRPr="003F3049">
        <w:rPr>
          <w:color w:val="auto"/>
        </w:rPr>
        <w:fldChar w:fldCharType="separate"/>
      </w:r>
      <w:r w:rsidR="00887424">
        <w:rPr>
          <w:noProof/>
          <w:color w:val="auto"/>
        </w:rPr>
        <w:t>27</w:t>
      </w:r>
      <w:r w:rsidR="006C0BE5" w:rsidRPr="003F3049">
        <w:rPr>
          <w:color w:val="auto"/>
        </w:rPr>
        <w:fldChar w:fldCharType="end"/>
      </w:r>
      <w:ins w:id="701" w:author="Administrator" w:date="2014-02-11T18:54:00Z">
        <w:r w:rsidR="00B1022D">
          <w:rPr>
            <w:color w:val="auto"/>
          </w:rPr>
          <w:t xml:space="preserve">. </w:t>
        </w:r>
      </w:ins>
      <w:ins w:id="702" w:author="Administrator" w:date="2014-02-11T18:55:00Z">
        <w:r w:rsidR="00B1022D">
          <w:rPr>
            <w:color w:val="auto"/>
          </w:rPr>
          <w:t>Кнопки формы РВЗ, режим редактирования</w:t>
        </w:r>
      </w:ins>
    </w:p>
    <w:p w:rsidR="00792D63" w:rsidRDefault="007C07C1">
      <w:ins w:id="703" w:author="Administrator" w:date="2014-02-12T15:44:00Z">
        <w:r>
          <w:rPr>
            <w:noProof/>
          </w:rPr>
          <w:lastRenderedPageBreak/>
          <w:drawing>
            <wp:inline distT="0" distB="0" distL="0" distR="0">
              <wp:extent cx="5940425" cy="4166965"/>
              <wp:effectExtent l="19050" t="0" r="3175" b="0"/>
              <wp:docPr id="11" name="Рисунок 1" descr="C:\Users\Administrator\Desktop\Screenshot\ШЕ_общая_инф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 descr="C:\Users\Administrator\Desktop\Screenshot\ШЕ_общая_инф.png"/>
                      <pic:cNvPicPr>
                        <a:picLocks noChangeAspect="1" noChangeArrowheads="1"/>
                      </pic:cNvPicPr>
                    </pic:nvPicPr>
                    <pic:blipFill>
                      <a:blip r:embed="rId35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940425" cy="416696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ins>
      <w:del w:id="704" w:author="Administrator" w:date="2014-02-12T15:43:00Z">
        <w:r>
          <w:rPr>
            <w:noProof/>
          </w:rPr>
          <w:drawing>
            <wp:inline distT="0" distB="0" distL="0" distR="0">
              <wp:extent cx="5937885" cy="4702810"/>
              <wp:effectExtent l="19050" t="19050" r="24765" b="21590"/>
              <wp:docPr id="32" name="Рисунок 3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0"/>
                      <pic:cNvPicPr>
                        <a:picLocks noChangeAspect="1" noChangeArrowheads="1"/>
                      </pic:cNvPicPr>
                    </pic:nvPicPr>
                    <pic:blipFill>
                      <a:blip r:embed="rId36" cstate="print">
                        <a:extLst>
                          <a:ext uri="{28A0092B-C50C-407E-A947-70E740481C1C}">
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937885" cy="4702810"/>
                      </a:xfrm>
                      <a:prstGeom prst="rect">
                        <a:avLst/>
                      </a:prstGeom>
                      <a:noFill/>
                      <a:ln>
                        <a:solidFill>
                          <a:schemeClr val="accent1"/>
                        </a:solidFill>
                      </a:ln>
                    </pic:spPr>
                  </pic:pic>
                </a:graphicData>
              </a:graphic>
            </wp:inline>
          </w:drawing>
        </w:r>
      </w:del>
    </w:p>
    <w:p w:rsidR="00792D63" w:rsidRDefault="00792D63" w:rsidP="00792D63">
      <w:pPr>
        <w:pStyle w:val="a7"/>
        <w:rPr>
          <w:color w:val="auto"/>
        </w:rPr>
      </w:pPr>
      <w:r w:rsidRPr="00320C9C">
        <w:rPr>
          <w:color w:val="auto"/>
        </w:rPr>
        <w:t xml:space="preserve">Рисунок </w:t>
      </w:r>
      <w:r w:rsidR="006C0BE5" w:rsidRPr="00320C9C">
        <w:rPr>
          <w:color w:val="auto"/>
        </w:rPr>
        <w:fldChar w:fldCharType="begin"/>
      </w:r>
      <w:r w:rsidRPr="00320C9C">
        <w:rPr>
          <w:color w:val="auto"/>
        </w:rPr>
        <w:instrText xml:space="preserve"> SEQ Рисунок \* ARABIC </w:instrText>
      </w:r>
      <w:r w:rsidR="006C0BE5" w:rsidRPr="00320C9C">
        <w:rPr>
          <w:color w:val="auto"/>
        </w:rPr>
        <w:fldChar w:fldCharType="separate"/>
      </w:r>
      <w:r w:rsidR="00887424">
        <w:rPr>
          <w:noProof/>
          <w:color w:val="auto"/>
        </w:rPr>
        <w:t>28</w:t>
      </w:r>
      <w:r w:rsidR="006C0BE5" w:rsidRPr="00320C9C">
        <w:rPr>
          <w:color w:val="auto"/>
        </w:rPr>
        <w:fldChar w:fldCharType="end"/>
      </w:r>
      <w:r>
        <w:rPr>
          <w:color w:val="auto"/>
        </w:rPr>
        <w:t xml:space="preserve">. Форма </w:t>
      </w:r>
      <w:r w:rsidR="008A7D56">
        <w:rPr>
          <w:color w:val="auto"/>
        </w:rPr>
        <w:t>Сотрудник</w:t>
      </w:r>
      <w:r>
        <w:rPr>
          <w:color w:val="auto"/>
        </w:rPr>
        <w:t>, закладка Общая информация</w:t>
      </w:r>
    </w:p>
    <w:p w:rsidR="00800AA7" w:rsidRPr="00800AA7" w:rsidRDefault="007C07C1" w:rsidP="00800AA7">
      <w:ins w:id="705" w:author="Administrator" w:date="2014-02-12T16:25:00Z">
        <w:r>
          <w:rPr>
            <w:noProof/>
          </w:rPr>
          <w:drawing>
            <wp:inline distT="0" distB="0" distL="0" distR="0">
              <wp:extent cx="5940425" cy="4278996"/>
              <wp:effectExtent l="19050" t="0" r="3175" b="0"/>
              <wp:docPr id="20" name="Рисунок 4" descr="C:\Users\Administrator\Desktop\Screenshot\РВЗ_общая_инф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" descr="C:\Users\Administrator\Desktop\Screenshot\РВЗ_общая_инф.png"/>
                      <pic:cNvPicPr>
                        <a:picLocks noChangeAspect="1" noChangeArrowheads="1"/>
                      </pic:cNvPicPr>
                    </pic:nvPicPr>
                    <pic:blipFill>
                      <a:blip r:embed="rId37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940425" cy="4278996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ins>
    </w:p>
    <w:p w:rsidR="00D941A3" w:rsidRPr="00800AA7" w:rsidRDefault="00D941A3" w:rsidP="00D941A3">
      <w:pPr>
        <w:pStyle w:val="a7"/>
        <w:rPr>
          <w:color w:val="auto"/>
        </w:rPr>
      </w:pPr>
      <w:r w:rsidRPr="00D941A3">
        <w:rPr>
          <w:color w:val="auto"/>
        </w:rPr>
        <w:t xml:space="preserve">Рисунок </w:t>
      </w:r>
      <w:r w:rsidR="006C0BE5" w:rsidRPr="00D941A3">
        <w:rPr>
          <w:color w:val="auto"/>
        </w:rPr>
        <w:fldChar w:fldCharType="begin"/>
      </w:r>
      <w:r w:rsidRPr="00D941A3">
        <w:rPr>
          <w:color w:val="auto"/>
        </w:rPr>
        <w:instrText xml:space="preserve"> SEQ Рисунок \* ARABIC </w:instrText>
      </w:r>
      <w:r w:rsidR="006C0BE5" w:rsidRPr="00D941A3">
        <w:rPr>
          <w:color w:val="auto"/>
        </w:rPr>
        <w:fldChar w:fldCharType="separate"/>
      </w:r>
      <w:r w:rsidR="00887424">
        <w:rPr>
          <w:noProof/>
          <w:color w:val="auto"/>
        </w:rPr>
        <w:t>29</w:t>
      </w:r>
      <w:r w:rsidR="006C0BE5" w:rsidRPr="00D941A3">
        <w:rPr>
          <w:color w:val="auto"/>
        </w:rPr>
        <w:fldChar w:fldCharType="end"/>
      </w:r>
      <w:r w:rsidRPr="00800AA7">
        <w:rPr>
          <w:color w:val="auto"/>
        </w:rPr>
        <w:t xml:space="preserve">. </w:t>
      </w:r>
      <w:ins w:id="706" w:author="Administrator" w:date="2014-02-12T15:47:00Z">
        <w:r>
          <w:rPr>
            <w:color w:val="auto"/>
          </w:rPr>
          <w:t>Форма</w:t>
        </w:r>
      </w:ins>
      <w:ins w:id="707" w:author="Administrator" w:date="2014-02-12T16:12:00Z">
        <w:r w:rsidR="001F0866">
          <w:rPr>
            <w:color w:val="auto"/>
          </w:rPr>
          <w:t xml:space="preserve"> РВЗ</w:t>
        </w:r>
      </w:ins>
      <w:proofErr w:type="gramStart"/>
      <w:ins w:id="708" w:author="Administrator" w:date="2014-02-12T15:47:00Z">
        <w:r>
          <w:rPr>
            <w:color w:val="auto"/>
          </w:rPr>
          <w:t xml:space="preserve"> ,</w:t>
        </w:r>
        <w:proofErr w:type="gramEnd"/>
        <w:r>
          <w:rPr>
            <w:color w:val="auto"/>
          </w:rPr>
          <w:t xml:space="preserve"> закладка Общая информация</w:t>
        </w:r>
      </w:ins>
    </w:p>
    <w:p w:rsidR="00792D63" w:rsidRDefault="00150E08">
      <w:r>
        <w:rPr>
          <w:noProof/>
        </w:rPr>
        <w:lastRenderedPageBreak/>
        <w:drawing>
          <wp:inline distT="0" distB="0" distL="0" distR="0">
            <wp:extent cx="5937885" cy="2541270"/>
            <wp:effectExtent l="0" t="0" r="5715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54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23B3" w:rsidRDefault="004323B3" w:rsidP="004323B3">
      <w:pPr>
        <w:pStyle w:val="a7"/>
        <w:rPr>
          <w:ins w:id="709" w:author="Administrator" w:date="2014-02-12T19:21:00Z"/>
          <w:color w:val="auto"/>
        </w:rPr>
      </w:pPr>
      <w:r w:rsidRPr="00320C9C">
        <w:rPr>
          <w:color w:val="auto"/>
        </w:rPr>
        <w:t xml:space="preserve">Рисунок </w:t>
      </w:r>
      <w:r w:rsidR="006C0BE5" w:rsidRPr="00320C9C">
        <w:rPr>
          <w:color w:val="auto"/>
        </w:rPr>
        <w:fldChar w:fldCharType="begin"/>
      </w:r>
      <w:r w:rsidRPr="00320C9C">
        <w:rPr>
          <w:color w:val="auto"/>
        </w:rPr>
        <w:instrText xml:space="preserve"> SEQ Рисунок \* ARABIC </w:instrText>
      </w:r>
      <w:r w:rsidR="006C0BE5" w:rsidRPr="00320C9C">
        <w:rPr>
          <w:color w:val="auto"/>
        </w:rPr>
        <w:fldChar w:fldCharType="separate"/>
      </w:r>
      <w:r w:rsidR="00887424">
        <w:rPr>
          <w:noProof/>
          <w:color w:val="auto"/>
        </w:rPr>
        <w:t>30</w:t>
      </w:r>
      <w:r w:rsidR="006C0BE5" w:rsidRPr="00320C9C">
        <w:rPr>
          <w:color w:val="auto"/>
        </w:rPr>
        <w:fldChar w:fldCharType="end"/>
      </w:r>
      <w:r>
        <w:rPr>
          <w:color w:val="auto"/>
        </w:rPr>
        <w:t xml:space="preserve">. Форма </w:t>
      </w:r>
      <w:r w:rsidR="008A7D56">
        <w:rPr>
          <w:color w:val="auto"/>
        </w:rPr>
        <w:t>Сотрудник</w:t>
      </w:r>
      <w:r>
        <w:rPr>
          <w:color w:val="auto"/>
        </w:rPr>
        <w:t>, закладка Системные имена</w:t>
      </w:r>
    </w:p>
    <w:p w:rsidR="007C07C1" w:rsidRDefault="007C07C1">
      <w:pPr>
        <w:rPr>
          <w:ins w:id="710" w:author="Administrator" w:date="2014-02-12T19:20:00Z"/>
        </w:rPr>
        <w:pPrChange w:id="711" w:author="Administrator" w:date="2014-02-12T19:21:00Z">
          <w:pPr>
            <w:pStyle w:val="a7"/>
          </w:pPr>
        </w:pPrChange>
      </w:pPr>
    </w:p>
    <w:p w:rsidR="007C07C1" w:rsidRDefault="007C07C1">
      <w:pPr>
        <w:pPrChange w:id="712" w:author="Administrator" w:date="2014-02-12T19:20:00Z">
          <w:pPr>
            <w:pStyle w:val="a7"/>
          </w:pPr>
        </w:pPrChange>
      </w:pPr>
      <w:ins w:id="713" w:author="Administrator" w:date="2014-02-12T19:21:00Z">
        <w:r>
          <w:rPr>
            <w:noProof/>
          </w:rPr>
          <w:drawing>
            <wp:inline distT="0" distB="0" distL="0" distR="0">
              <wp:extent cx="5940425" cy="3016297"/>
              <wp:effectExtent l="19050" t="0" r="3175" b="0"/>
              <wp:docPr id="15" name="Рисунок 1" descr="C:\Users\Administrator\Desktop\Screenshot\РВЗ_системные_имена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 descr="C:\Users\Administrator\Desktop\Screenshot\РВЗ_системные_имена.png"/>
                      <pic:cNvPicPr>
                        <a:picLocks noChangeAspect="1" noChangeArrowheads="1"/>
                      </pic:cNvPicPr>
                    </pic:nvPicPr>
                    <pic:blipFill>
                      <a:blip r:embed="rId39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940425" cy="3016297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ins>
    </w:p>
    <w:p w:rsidR="00A21A70" w:rsidRPr="00A21A70" w:rsidRDefault="00A21A70" w:rsidP="00A21A70">
      <w:pPr>
        <w:pStyle w:val="a7"/>
        <w:rPr>
          <w:color w:val="auto"/>
        </w:rPr>
      </w:pPr>
      <w:r w:rsidRPr="00A21A70">
        <w:rPr>
          <w:color w:val="auto"/>
        </w:rPr>
        <w:t xml:space="preserve">Рисунок </w:t>
      </w:r>
      <w:r w:rsidR="006C0BE5" w:rsidRPr="00A21A70">
        <w:rPr>
          <w:color w:val="auto"/>
        </w:rPr>
        <w:fldChar w:fldCharType="begin"/>
      </w:r>
      <w:r w:rsidRPr="00A21A70">
        <w:rPr>
          <w:color w:val="auto"/>
        </w:rPr>
        <w:instrText xml:space="preserve"> SEQ Рисунок \* ARABIC </w:instrText>
      </w:r>
      <w:r w:rsidR="006C0BE5" w:rsidRPr="00A21A70">
        <w:rPr>
          <w:color w:val="auto"/>
        </w:rPr>
        <w:fldChar w:fldCharType="separate"/>
      </w:r>
      <w:r w:rsidR="00887424">
        <w:rPr>
          <w:noProof/>
          <w:color w:val="auto"/>
        </w:rPr>
        <w:t>31</w:t>
      </w:r>
      <w:r w:rsidR="006C0BE5" w:rsidRPr="00A21A70">
        <w:rPr>
          <w:color w:val="auto"/>
        </w:rPr>
        <w:fldChar w:fldCharType="end"/>
      </w:r>
      <w:r>
        <w:rPr>
          <w:color w:val="auto"/>
        </w:rPr>
        <w:t xml:space="preserve">. </w:t>
      </w:r>
      <w:ins w:id="714" w:author="Administrator" w:date="2014-02-12T18:23:00Z">
        <w:r>
          <w:rPr>
            <w:color w:val="auto"/>
          </w:rPr>
          <w:t>Форма РВЗ, закладка Системные имена</w:t>
        </w:r>
      </w:ins>
    </w:p>
    <w:p w:rsidR="005B3F1F" w:rsidRDefault="005B3F1F" w:rsidP="005B3F1F">
      <w:r>
        <w:rPr>
          <w:noProof/>
        </w:rPr>
        <w:drawing>
          <wp:inline distT="0" distB="0" distL="0" distR="0">
            <wp:extent cx="5937885" cy="2588895"/>
            <wp:effectExtent l="19050" t="19050" r="24765" b="2095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5888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B3F1F" w:rsidRPr="005B3F1F" w:rsidRDefault="005B3F1F" w:rsidP="005B3F1F">
      <w:pPr>
        <w:pStyle w:val="a7"/>
        <w:rPr>
          <w:color w:val="auto"/>
        </w:rPr>
      </w:pPr>
      <w:r w:rsidRPr="00320C9C">
        <w:rPr>
          <w:color w:val="auto"/>
        </w:rPr>
        <w:t xml:space="preserve">Рисунок </w:t>
      </w:r>
      <w:r w:rsidR="006C0BE5" w:rsidRPr="00320C9C">
        <w:rPr>
          <w:color w:val="auto"/>
        </w:rPr>
        <w:fldChar w:fldCharType="begin"/>
      </w:r>
      <w:r w:rsidRPr="00320C9C">
        <w:rPr>
          <w:color w:val="auto"/>
        </w:rPr>
        <w:instrText xml:space="preserve"> SEQ Рисунок \* ARABIC </w:instrText>
      </w:r>
      <w:r w:rsidR="006C0BE5" w:rsidRPr="00320C9C">
        <w:rPr>
          <w:color w:val="auto"/>
        </w:rPr>
        <w:fldChar w:fldCharType="separate"/>
      </w:r>
      <w:r w:rsidR="00887424">
        <w:rPr>
          <w:noProof/>
          <w:color w:val="auto"/>
        </w:rPr>
        <w:t>32</w:t>
      </w:r>
      <w:r w:rsidR="006C0BE5" w:rsidRPr="00320C9C">
        <w:rPr>
          <w:color w:val="auto"/>
        </w:rPr>
        <w:fldChar w:fldCharType="end"/>
      </w:r>
      <w:r>
        <w:rPr>
          <w:color w:val="auto"/>
        </w:rPr>
        <w:t xml:space="preserve">. Форма </w:t>
      </w:r>
      <w:r w:rsidR="008A7D56">
        <w:rPr>
          <w:color w:val="auto"/>
        </w:rPr>
        <w:t>Сотрудник</w:t>
      </w:r>
      <w:ins w:id="715" w:author="Administrator" w:date="2014-02-12T19:30:00Z">
        <w:r w:rsidR="005E54D8">
          <w:rPr>
            <w:color w:val="auto"/>
          </w:rPr>
          <w:t>/РВЗ</w:t>
        </w:r>
      </w:ins>
      <w:r>
        <w:rPr>
          <w:color w:val="auto"/>
        </w:rPr>
        <w:t>, закладка Системные имена, продолжение</w:t>
      </w:r>
    </w:p>
    <w:p w:rsidR="00792D63" w:rsidRDefault="00AC043D">
      <w:r>
        <w:rPr>
          <w:noProof/>
        </w:rPr>
        <w:lastRenderedPageBreak/>
        <w:drawing>
          <wp:inline distT="0" distB="0" distL="0" distR="0">
            <wp:extent cx="5937885" cy="2125980"/>
            <wp:effectExtent l="19050" t="19050" r="24765" b="2667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1259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C043D" w:rsidRDefault="00AC043D" w:rsidP="00AC043D">
      <w:pPr>
        <w:pStyle w:val="a7"/>
        <w:rPr>
          <w:ins w:id="716" w:author="Administrator" w:date="2014-02-12T19:36:00Z"/>
          <w:color w:val="auto"/>
        </w:rPr>
      </w:pPr>
      <w:r w:rsidRPr="00320C9C">
        <w:rPr>
          <w:color w:val="auto"/>
        </w:rPr>
        <w:t xml:space="preserve">Рисунок </w:t>
      </w:r>
      <w:r w:rsidR="006C0BE5" w:rsidRPr="00320C9C">
        <w:rPr>
          <w:color w:val="auto"/>
        </w:rPr>
        <w:fldChar w:fldCharType="begin"/>
      </w:r>
      <w:r w:rsidRPr="00320C9C">
        <w:rPr>
          <w:color w:val="auto"/>
        </w:rPr>
        <w:instrText xml:space="preserve"> SEQ Рисунок \* ARABIC </w:instrText>
      </w:r>
      <w:r w:rsidR="006C0BE5" w:rsidRPr="00320C9C">
        <w:rPr>
          <w:color w:val="auto"/>
        </w:rPr>
        <w:fldChar w:fldCharType="separate"/>
      </w:r>
      <w:r w:rsidR="00887424">
        <w:rPr>
          <w:noProof/>
          <w:color w:val="auto"/>
        </w:rPr>
        <w:t>33</w:t>
      </w:r>
      <w:r w:rsidR="006C0BE5" w:rsidRPr="00320C9C">
        <w:rPr>
          <w:color w:val="auto"/>
        </w:rPr>
        <w:fldChar w:fldCharType="end"/>
      </w:r>
      <w:r>
        <w:rPr>
          <w:color w:val="auto"/>
        </w:rPr>
        <w:t xml:space="preserve">. Форма </w:t>
      </w:r>
      <w:r w:rsidR="008A7D56">
        <w:rPr>
          <w:color w:val="auto"/>
        </w:rPr>
        <w:t>Сотрудник</w:t>
      </w:r>
      <w:ins w:id="717" w:author="Administrator" w:date="2014-02-12T19:31:00Z">
        <w:r w:rsidR="005E54D8">
          <w:rPr>
            <w:color w:val="auto"/>
          </w:rPr>
          <w:t>/РВЗ</w:t>
        </w:r>
      </w:ins>
      <w:r>
        <w:rPr>
          <w:color w:val="auto"/>
        </w:rPr>
        <w:t xml:space="preserve">, закладка </w:t>
      </w:r>
      <w:del w:id="718" w:author="Administrator" w:date="2014-02-12T19:33:00Z">
        <w:r w:rsidDel="004E29CD">
          <w:rPr>
            <w:color w:val="auto"/>
          </w:rPr>
          <w:delText>Системные имена</w:delText>
        </w:r>
      </w:del>
      <w:ins w:id="719" w:author="Administrator" w:date="2014-02-12T19:33:00Z">
        <w:r w:rsidR="004E29CD">
          <w:rPr>
            <w:color w:val="auto"/>
          </w:rPr>
          <w:t>Профили</w:t>
        </w:r>
      </w:ins>
    </w:p>
    <w:p w:rsidR="007C07C1" w:rsidRDefault="007C07C1">
      <w:pPr>
        <w:rPr>
          <w:ins w:id="720" w:author="Administrator" w:date="2014-02-12T19:32:00Z"/>
        </w:rPr>
        <w:pPrChange w:id="721" w:author="Administrator" w:date="2014-02-12T19:36:00Z">
          <w:pPr>
            <w:pStyle w:val="a7"/>
          </w:pPr>
        </w:pPrChange>
      </w:pPr>
      <w:ins w:id="722" w:author="Administrator" w:date="2014-02-12T19:36:00Z">
        <w:r>
          <w:rPr>
            <w:noProof/>
          </w:rPr>
          <w:drawing>
            <wp:inline distT="0" distB="0" distL="0" distR="0">
              <wp:extent cx="5940425" cy="866908"/>
              <wp:effectExtent l="19050" t="0" r="3175" b="0"/>
              <wp:docPr id="19" name="Рисунок 2" descr="C:\Users\Administrator\Desktop\Screenshot\РВЗ - Системные группы - Как для пользоватея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" descr="C:\Users\Administrator\Desktop\Screenshot\РВЗ - Системные группы - Как для пользоватея.png"/>
                      <pic:cNvPicPr>
                        <a:picLocks noChangeAspect="1" noChangeArrowheads="1"/>
                      </pic:cNvPicPr>
                    </pic:nvPicPr>
                    <pic:blipFill>
                      <a:blip r:embed="rId42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940425" cy="866908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ins>
    </w:p>
    <w:p w:rsidR="004E29CD" w:rsidRPr="004E29CD" w:rsidRDefault="004E29CD" w:rsidP="004E29CD">
      <w:pPr>
        <w:pStyle w:val="a7"/>
        <w:rPr>
          <w:color w:val="auto"/>
        </w:rPr>
      </w:pPr>
      <w:r w:rsidRPr="004E29CD">
        <w:rPr>
          <w:color w:val="auto"/>
        </w:rPr>
        <w:t xml:space="preserve">Рисунок </w:t>
      </w:r>
      <w:r w:rsidR="006C0BE5" w:rsidRPr="004E29CD">
        <w:rPr>
          <w:color w:val="auto"/>
        </w:rPr>
        <w:fldChar w:fldCharType="begin"/>
      </w:r>
      <w:r w:rsidRPr="004E29CD">
        <w:rPr>
          <w:color w:val="auto"/>
        </w:rPr>
        <w:instrText xml:space="preserve"> SEQ Рисунок \* ARABIC </w:instrText>
      </w:r>
      <w:r w:rsidR="006C0BE5" w:rsidRPr="004E29CD">
        <w:rPr>
          <w:color w:val="auto"/>
        </w:rPr>
        <w:fldChar w:fldCharType="separate"/>
      </w:r>
      <w:r w:rsidR="00887424">
        <w:rPr>
          <w:noProof/>
          <w:color w:val="auto"/>
        </w:rPr>
        <w:t>34</w:t>
      </w:r>
      <w:r w:rsidR="006C0BE5" w:rsidRPr="004E29CD">
        <w:rPr>
          <w:color w:val="auto"/>
        </w:rPr>
        <w:fldChar w:fldCharType="end"/>
      </w:r>
      <w:r>
        <w:rPr>
          <w:color w:val="auto"/>
        </w:rPr>
        <w:t xml:space="preserve">. </w:t>
      </w:r>
      <w:ins w:id="723" w:author="Administrator" w:date="2014-02-12T19:33:00Z">
        <w:r>
          <w:rPr>
            <w:color w:val="auto"/>
          </w:rPr>
          <w:t xml:space="preserve"> Форма РВЗ, закладка Системные группы</w:t>
        </w:r>
      </w:ins>
    </w:p>
    <w:p w:rsidR="00792D63" w:rsidRDefault="00CF3D63" w:rsidP="00792D63">
      <w:r>
        <w:rPr>
          <w:noProof/>
        </w:rPr>
        <w:drawing>
          <wp:inline distT="0" distB="0" distL="0" distR="0">
            <wp:extent cx="5937885" cy="3289300"/>
            <wp:effectExtent l="19050" t="19050" r="24765" b="2540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289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F3D63" w:rsidRDefault="00CF3D63" w:rsidP="00CF3D63">
      <w:pPr>
        <w:pStyle w:val="a7"/>
        <w:rPr>
          <w:color w:val="auto"/>
        </w:rPr>
      </w:pPr>
      <w:r w:rsidRPr="00320C9C">
        <w:rPr>
          <w:color w:val="auto"/>
        </w:rPr>
        <w:t xml:space="preserve">Рисунок </w:t>
      </w:r>
      <w:r w:rsidR="006C0BE5" w:rsidRPr="00320C9C">
        <w:rPr>
          <w:color w:val="auto"/>
        </w:rPr>
        <w:fldChar w:fldCharType="begin"/>
      </w:r>
      <w:r w:rsidRPr="00320C9C">
        <w:rPr>
          <w:color w:val="auto"/>
        </w:rPr>
        <w:instrText xml:space="preserve"> SEQ Рисунок \* ARABIC </w:instrText>
      </w:r>
      <w:r w:rsidR="006C0BE5" w:rsidRPr="00320C9C">
        <w:rPr>
          <w:color w:val="auto"/>
        </w:rPr>
        <w:fldChar w:fldCharType="separate"/>
      </w:r>
      <w:r w:rsidR="00887424">
        <w:rPr>
          <w:noProof/>
          <w:color w:val="auto"/>
        </w:rPr>
        <w:t>35</w:t>
      </w:r>
      <w:r w:rsidR="006C0BE5" w:rsidRPr="00320C9C">
        <w:rPr>
          <w:color w:val="auto"/>
        </w:rPr>
        <w:fldChar w:fldCharType="end"/>
      </w:r>
      <w:r>
        <w:rPr>
          <w:color w:val="auto"/>
        </w:rPr>
        <w:t xml:space="preserve">. Форма </w:t>
      </w:r>
      <w:r w:rsidR="008A7D56">
        <w:rPr>
          <w:color w:val="auto"/>
        </w:rPr>
        <w:t>Сотрудник</w:t>
      </w:r>
      <w:ins w:id="724" w:author="Administrator" w:date="2014-02-12T19:32:00Z">
        <w:r w:rsidR="004E29CD">
          <w:rPr>
            <w:color w:val="auto"/>
          </w:rPr>
          <w:t>/РВЗ</w:t>
        </w:r>
      </w:ins>
      <w:r>
        <w:rPr>
          <w:color w:val="auto"/>
        </w:rPr>
        <w:t xml:space="preserve">, закладка Системные </w:t>
      </w:r>
      <w:r w:rsidR="002173EE">
        <w:rPr>
          <w:color w:val="auto"/>
        </w:rPr>
        <w:t>группы</w:t>
      </w:r>
      <w:ins w:id="725" w:author="Administrator" w:date="2014-02-12T19:32:00Z">
        <w:r w:rsidR="004E29CD">
          <w:rPr>
            <w:color w:val="auto"/>
          </w:rPr>
          <w:t xml:space="preserve"> – Как для </w:t>
        </w:r>
        <w:proofErr w:type="spellStart"/>
        <w:r w:rsidR="004E29CD">
          <w:rPr>
            <w:color w:val="auto"/>
          </w:rPr>
          <w:t>пользоватея</w:t>
        </w:r>
      </w:ins>
      <w:proofErr w:type="spellEnd"/>
    </w:p>
    <w:p w:rsidR="0007186A" w:rsidRDefault="0007186A" w:rsidP="0007186A"/>
    <w:p w:rsidR="0007186A" w:rsidRPr="0007186A" w:rsidRDefault="00E853AE" w:rsidP="0007186A">
      <w:pPr>
        <w:rPr>
          <w:ins w:id="726" w:author="Administrator" w:date="2014-02-12T19:46:00Z"/>
        </w:rPr>
      </w:pPr>
      <w:ins w:id="727" w:author="Administrator" w:date="2014-02-13T10:44:00Z">
        <w:r>
          <w:rPr>
            <w:noProof/>
          </w:rPr>
          <w:lastRenderedPageBreak/>
          <w:drawing>
            <wp:inline distT="0" distB="0" distL="0" distR="0">
              <wp:extent cx="5940425" cy="2965345"/>
              <wp:effectExtent l="19050" t="0" r="3175" b="0"/>
              <wp:docPr id="25" name="Рисунок 1" descr="C:\Users\Administrator\Desktop\Screenshot\РВЗ_системные_группы_Как_для_подразделения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 descr="C:\Users\Administrator\Desktop\Screenshot\РВЗ_системные_группы_Как_для_подразделения.png"/>
                      <pic:cNvPicPr>
                        <a:picLocks noChangeAspect="1" noChangeArrowheads="1"/>
                      </pic:cNvPicPr>
                    </pic:nvPicPr>
                    <pic:blipFill>
                      <a:blip r:embed="rId44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940425" cy="296534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ins>
    </w:p>
    <w:p w:rsidR="0007186A" w:rsidRPr="0007186A" w:rsidRDefault="0007186A" w:rsidP="0007186A">
      <w:pPr>
        <w:pStyle w:val="a7"/>
        <w:rPr>
          <w:color w:val="auto"/>
        </w:rPr>
      </w:pPr>
      <w:r w:rsidRPr="0007186A">
        <w:rPr>
          <w:color w:val="auto"/>
        </w:rPr>
        <w:t xml:space="preserve">Рисунок </w:t>
      </w:r>
      <w:r w:rsidR="006C0BE5" w:rsidRPr="0007186A">
        <w:rPr>
          <w:color w:val="auto"/>
        </w:rPr>
        <w:fldChar w:fldCharType="begin"/>
      </w:r>
      <w:r w:rsidRPr="0007186A">
        <w:rPr>
          <w:color w:val="auto"/>
        </w:rPr>
        <w:instrText xml:space="preserve"> SEQ Рисунок \* ARABIC </w:instrText>
      </w:r>
      <w:r w:rsidR="006C0BE5" w:rsidRPr="0007186A">
        <w:rPr>
          <w:color w:val="auto"/>
        </w:rPr>
        <w:fldChar w:fldCharType="separate"/>
      </w:r>
      <w:r w:rsidR="00887424">
        <w:rPr>
          <w:noProof/>
          <w:color w:val="auto"/>
        </w:rPr>
        <w:t>36</w:t>
      </w:r>
      <w:r w:rsidR="006C0BE5" w:rsidRPr="0007186A">
        <w:rPr>
          <w:color w:val="auto"/>
        </w:rPr>
        <w:fldChar w:fldCharType="end"/>
      </w:r>
      <w:r>
        <w:rPr>
          <w:color w:val="auto"/>
        </w:rPr>
        <w:t xml:space="preserve">. </w:t>
      </w:r>
      <w:ins w:id="728" w:author="Administrator" w:date="2014-02-12T19:46:00Z">
        <w:r>
          <w:rPr>
            <w:color w:val="auto"/>
          </w:rPr>
          <w:t>Форма Р</w:t>
        </w:r>
      </w:ins>
      <w:ins w:id="729" w:author="Administrator" w:date="2014-02-12T19:47:00Z">
        <w:r>
          <w:rPr>
            <w:color w:val="auto"/>
          </w:rPr>
          <w:t>ВЗ, закладка Системные группы – Как для подразделения</w:t>
        </w:r>
      </w:ins>
    </w:p>
    <w:p w:rsidR="00D309D4" w:rsidRDefault="00D309D4" w:rsidP="00D309D4"/>
    <w:p w:rsidR="00D309D4" w:rsidRDefault="00D309D4" w:rsidP="00D309D4">
      <w:r>
        <w:rPr>
          <w:noProof/>
        </w:rPr>
        <w:drawing>
          <wp:inline distT="0" distB="0" distL="0" distR="0">
            <wp:extent cx="5943600" cy="3336290"/>
            <wp:effectExtent l="19050" t="19050" r="19050" b="1651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62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309D4" w:rsidRPr="007C07C1" w:rsidRDefault="00D309D4" w:rsidP="00D309D4">
      <w:pPr>
        <w:pStyle w:val="a7"/>
        <w:rPr>
          <w:color w:val="auto"/>
          <w:lang w:val="en-US"/>
          <w:rPrChange w:id="730" w:author="Administrator" w:date="2014-02-13T10:41:00Z">
            <w:rPr>
              <w:color w:val="auto"/>
            </w:rPr>
          </w:rPrChange>
        </w:rPr>
      </w:pPr>
      <w:r w:rsidRPr="00320C9C">
        <w:rPr>
          <w:color w:val="auto"/>
        </w:rPr>
        <w:t xml:space="preserve">Рисунок </w:t>
      </w:r>
      <w:r w:rsidR="006C0BE5" w:rsidRPr="00320C9C">
        <w:rPr>
          <w:color w:val="auto"/>
        </w:rPr>
        <w:fldChar w:fldCharType="begin"/>
      </w:r>
      <w:r w:rsidRPr="00320C9C">
        <w:rPr>
          <w:color w:val="auto"/>
        </w:rPr>
        <w:instrText xml:space="preserve"> SEQ Рисунок \* ARABIC </w:instrText>
      </w:r>
      <w:r w:rsidR="006C0BE5" w:rsidRPr="00320C9C">
        <w:rPr>
          <w:color w:val="auto"/>
        </w:rPr>
        <w:fldChar w:fldCharType="separate"/>
      </w:r>
      <w:r w:rsidR="00887424">
        <w:rPr>
          <w:noProof/>
          <w:color w:val="auto"/>
        </w:rPr>
        <w:t>37</w:t>
      </w:r>
      <w:r w:rsidR="006C0BE5" w:rsidRPr="00320C9C">
        <w:rPr>
          <w:color w:val="auto"/>
        </w:rPr>
        <w:fldChar w:fldCharType="end"/>
      </w:r>
      <w:r>
        <w:rPr>
          <w:color w:val="auto"/>
        </w:rPr>
        <w:t xml:space="preserve">. Окно, появляющееся при нажатии кн. «выбрать» в форме </w:t>
      </w:r>
      <w:r w:rsidR="008A7D56">
        <w:rPr>
          <w:color w:val="auto"/>
        </w:rPr>
        <w:t>Сотрудник</w:t>
      </w:r>
    </w:p>
    <w:p w:rsidR="00D309D4" w:rsidRPr="00D309D4" w:rsidRDefault="00D309D4" w:rsidP="00D309D4"/>
    <w:p w:rsidR="00CF3D63" w:rsidRDefault="00884980" w:rsidP="00792D63">
      <w:r>
        <w:rPr>
          <w:noProof/>
        </w:rPr>
        <w:lastRenderedPageBreak/>
        <w:drawing>
          <wp:inline distT="0" distB="0" distL="0" distR="0">
            <wp:extent cx="5937885" cy="3218180"/>
            <wp:effectExtent l="19050" t="19050" r="24765" b="2032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2181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84980" w:rsidRDefault="00884980" w:rsidP="00884980">
      <w:pPr>
        <w:pStyle w:val="a7"/>
        <w:rPr>
          <w:color w:val="auto"/>
        </w:rPr>
      </w:pPr>
      <w:r w:rsidRPr="00320C9C">
        <w:rPr>
          <w:color w:val="auto"/>
        </w:rPr>
        <w:t xml:space="preserve">Рисунок </w:t>
      </w:r>
      <w:r w:rsidR="006C0BE5" w:rsidRPr="00320C9C">
        <w:rPr>
          <w:color w:val="auto"/>
        </w:rPr>
        <w:fldChar w:fldCharType="begin"/>
      </w:r>
      <w:r w:rsidRPr="00320C9C">
        <w:rPr>
          <w:color w:val="auto"/>
        </w:rPr>
        <w:instrText xml:space="preserve"> SEQ Рисунок \* ARABIC </w:instrText>
      </w:r>
      <w:r w:rsidR="006C0BE5" w:rsidRPr="00320C9C">
        <w:rPr>
          <w:color w:val="auto"/>
        </w:rPr>
        <w:fldChar w:fldCharType="separate"/>
      </w:r>
      <w:r w:rsidR="00887424">
        <w:rPr>
          <w:noProof/>
          <w:color w:val="auto"/>
        </w:rPr>
        <w:t>38</w:t>
      </w:r>
      <w:r w:rsidR="006C0BE5" w:rsidRPr="00320C9C">
        <w:rPr>
          <w:color w:val="auto"/>
        </w:rPr>
        <w:fldChar w:fldCharType="end"/>
      </w:r>
      <w:r>
        <w:rPr>
          <w:color w:val="auto"/>
        </w:rPr>
        <w:t xml:space="preserve">. Форма </w:t>
      </w:r>
      <w:r w:rsidR="008A7D56">
        <w:rPr>
          <w:color w:val="auto"/>
        </w:rPr>
        <w:t>Сотрудник</w:t>
      </w:r>
      <w:r>
        <w:rPr>
          <w:color w:val="auto"/>
        </w:rPr>
        <w:t>, закладка Уведомления, Стандартные уведомления</w:t>
      </w:r>
    </w:p>
    <w:p w:rsidR="00ED3B0A" w:rsidRDefault="00190AC1" w:rsidP="00ED3B0A">
      <w:ins w:id="731" w:author="Administrator" w:date="2014-02-13T10:57:00Z">
        <w:r>
          <w:rPr>
            <w:noProof/>
          </w:rPr>
          <w:drawing>
            <wp:inline distT="0" distB="0" distL="0" distR="0">
              <wp:extent cx="5940425" cy="2931533"/>
              <wp:effectExtent l="19050" t="0" r="3175" b="0"/>
              <wp:docPr id="29" name="Рисунок 2" descr="C:\Users\Administrator\Desktop\Screenshot\РВЗ_Уведомления_Стандартные_уведомления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" descr="C:\Users\Administrator\Desktop\Screenshot\РВЗ_Уведомления_Стандартные_уведомления.png"/>
                      <pic:cNvPicPr>
                        <a:picLocks noChangeAspect="1" noChangeArrowheads="1"/>
                      </pic:cNvPicPr>
                    </pic:nvPicPr>
                    <pic:blipFill>
                      <a:blip r:embed="rId47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940425" cy="2931533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ins>
    </w:p>
    <w:p w:rsidR="00ED3B0A" w:rsidRPr="00ED3B0A" w:rsidRDefault="00ED3B0A" w:rsidP="00ED3B0A">
      <w:pPr>
        <w:pStyle w:val="a7"/>
        <w:rPr>
          <w:color w:val="auto"/>
        </w:rPr>
      </w:pPr>
      <w:r w:rsidRPr="00ED3B0A">
        <w:rPr>
          <w:color w:val="auto"/>
        </w:rPr>
        <w:t xml:space="preserve">Рисунок </w:t>
      </w:r>
      <w:r w:rsidRPr="00ED3B0A">
        <w:rPr>
          <w:color w:val="auto"/>
        </w:rPr>
        <w:fldChar w:fldCharType="begin"/>
      </w:r>
      <w:r w:rsidRPr="00ED3B0A">
        <w:rPr>
          <w:color w:val="auto"/>
        </w:rPr>
        <w:instrText xml:space="preserve"> SEQ Рисунок \* ARABIC </w:instrText>
      </w:r>
      <w:r w:rsidRPr="00ED3B0A">
        <w:rPr>
          <w:color w:val="auto"/>
        </w:rPr>
        <w:fldChar w:fldCharType="separate"/>
      </w:r>
      <w:r w:rsidR="00887424">
        <w:rPr>
          <w:noProof/>
          <w:color w:val="auto"/>
        </w:rPr>
        <w:t>39</w:t>
      </w:r>
      <w:r w:rsidRPr="00ED3B0A">
        <w:rPr>
          <w:color w:val="auto"/>
        </w:rPr>
        <w:fldChar w:fldCharType="end"/>
      </w:r>
      <w:r>
        <w:rPr>
          <w:color w:val="auto"/>
        </w:rPr>
        <w:t xml:space="preserve">. </w:t>
      </w:r>
      <w:ins w:id="732" w:author="Administrator" w:date="2014-02-13T10:56:00Z">
        <w:r>
          <w:rPr>
            <w:color w:val="auto"/>
          </w:rPr>
          <w:t>Форма РВЗ</w:t>
        </w:r>
        <w:proofErr w:type="gramStart"/>
        <w:r>
          <w:rPr>
            <w:color w:val="auto"/>
          </w:rPr>
          <w:t xml:space="preserve"> ,</w:t>
        </w:r>
        <w:proofErr w:type="gramEnd"/>
        <w:r>
          <w:rPr>
            <w:color w:val="auto"/>
          </w:rPr>
          <w:t xml:space="preserve"> закладка Уведомления, Стандартные уведомления</w:t>
        </w:r>
      </w:ins>
    </w:p>
    <w:p w:rsidR="00CF3D63" w:rsidRDefault="007C07C1" w:rsidP="00792D63">
      <w:ins w:id="733" w:author="Administrator" w:date="2014-02-11T18:21:00Z">
        <w:r>
          <w:rPr>
            <w:noProof/>
          </w:rPr>
          <w:lastRenderedPageBreak/>
          <w:drawing>
            <wp:inline distT="0" distB="0" distL="0" distR="0">
              <wp:extent cx="5940425" cy="4078840"/>
              <wp:effectExtent l="19050" t="0" r="3175" b="0"/>
              <wp:docPr id="13" name="Рисунок 2" descr="C:\Users\Administrator\Desktop\Screenshot\ШЕ_уведомдение_почтовые_сообщения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" descr="C:\Users\Administrator\Desktop\Screenshot\ШЕ_уведомдение_почтовые_сообщения.png"/>
                      <pic:cNvPicPr>
                        <a:picLocks noChangeAspect="1" noChangeArrowheads="1"/>
                      </pic:cNvPicPr>
                    </pic:nvPicPr>
                    <pic:blipFill>
                      <a:blip r:embed="rId48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940425" cy="407884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ins>
      <w:del w:id="734" w:author="Administrator" w:date="2014-02-11T18:21:00Z">
        <w:r>
          <w:rPr>
            <w:noProof/>
          </w:rPr>
          <w:drawing>
            <wp:inline distT="0" distB="0" distL="0" distR="0">
              <wp:extent cx="5937885" cy="2861945"/>
              <wp:effectExtent l="19050" t="19050" r="24765" b="14605"/>
              <wp:docPr id="86" name="Рисунок 8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5"/>
                      <pic:cNvPicPr>
                        <a:picLocks noChangeAspect="1" noChangeArrowheads="1"/>
                      </pic:cNvPicPr>
                    </pic:nvPicPr>
                    <pic:blipFill>
                      <a:blip r:embed="rId49" cstate="print">
                        <a:extLst>
                          <a:ext uri="{28A0092B-C50C-407E-A947-70E740481C1C}">
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937885" cy="2861945"/>
                      </a:xfrm>
                      <a:prstGeom prst="rect">
                        <a:avLst/>
                      </a:prstGeom>
                      <a:noFill/>
                      <a:ln>
                        <a:solidFill>
                          <a:schemeClr val="accent1"/>
                        </a:solidFill>
                      </a:ln>
                    </pic:spPr>
                  </pic:pic>
                </a:graphicData>
              </a:graphic>
            </wp:inline>
          </w:drawing>
        </w:r>
      </w:del>
    </w:p>
    <w:p w:rsidR="00884980" w:rsidRDefault="00884980" w:rsidP="00884980">
      <w:pPr>
        <w:pStyle w:val="a7"/>
        <w:rPr>
          <w:color w:val="auto"/>
        </w:rPr>
      </w:pPr>
      <w:r w:rsidRPr="00320C9C">
        <w:rPr>
          <w:color w:val="auto"/>
        </w:rPr>
        <w:t xml:space="preserve">Рисунок </w:t>
      </w:r>
      <w:r w:rsidR="006C0BE5" w:rsidRPr="00320C9C">
        <w:rPr>
          <w:color w:val="auto"/>
        </w:rPr>
        <w:fldChar w:fldCharType="begin"/>
      </w:r>
      <w:r w:rsidRPr="00320C9C">
        <w:rPr>
          <w:color w:val="auto"/>
        </w:rPr>
        <w:instrText xml:space="preserve"> SEQ Рисунок \* ARABIC </w:instrText>
      </w:r>
      <w:r w:rsidR="006C0BE5" w:rsidRPr="00320C9C">
        <w:rPr>
          <w:color w:val="auto"/>
        </w:rPr>
        <w:fldChar w:fldCharType="separate"/>
      </w:r>
      <w:r w:rsidR="00887424">
        <w:rPr>
          <w:noProof/>
          <w:color w:val="auto"/>
        </w:rPr>
        <w:t>40</w:t>
      </w:r>
      <w:r w:rsidR="006C0BE5" w:rsidRPr="00320C9C">
        <w:rPr>
          <w:color w:val="auto"/>
        </w:rPr>
        <w:fldChar w:fldCharType="end"/>
      </w:r>
      <w:r>
        <w:rPr>
          <w:color w:val="auto"/>
        </w:rPr>
        <w:t xml:space="preserve">. Форма </w:t>
      </w:r>
      <w:r w:rsidR="008A7D56">
        <w:rPr>
          <w:color w:val="auto"/>
        </w:rPr>
        <w:t>Сотрудник</w:t>
      </w:r>
      <w:ins w:id="735" w:author="Administrator" w:date="2014-02-13T11:00:00Z">
        <w:r w:rsidR="00B73692">
          <w:rPr>
            <w:color w:val="auto"/>
          </w:rPr>
          <w:t xml:space="preserve"> / РВЗ</w:t>
        </w:r>
      </w:ins>
      <w:r>
        <w:rPr>
          <w:color w:val="auto"/>
        </w:rPr>
        <w:t>, закладка Уведомления, Почтовые сообщения</w:t>
      </w:r>
    </w:p>
    <w:p w:rsidR="00B73692" w:rsidRDefault="00690A00" w:rsidP="00B73692">
      <w:ins w:id="736" w:author="Administrator" w:date="2014-02-13T12:54:00Z">
        <w:r>
          <w:rPr>
            <w:noProof/>
          </w:rPr>
          <w:drawing>
            <wp:inline distT="0" distB="0" distL="0" distR="0">
              <wp:extent cx="5940425" cy="2838187"/>
              <wp:effectExtent l="19050" t="0" r="3175" b="0"/>
              <wp:docPr id="94" name="Рисунок 9" descr="C:\Users\Administrator\Desktop\Screenshot\РВЗ_Структурные_группы_названия_вручную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9" descr="C:\Users\Administrator\Desktop\Screenshot\РВЗ_Структурные_группы_названия_вручную.png"/>
                      <pic:cNvPicPr>
                        <a:picLocks noChangeAspect="1" noChangeArrowheads="1"/>
                      </pic:cNvPicPr>
                    </pic:nvPicPr>
                    <pic:blipFill>
                      <a:blip r:embed="rId50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940425" cy="2838187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ins>
    </w:p>
    <w:p w:rsidR="00B73692" w:rsidRDefault="00B73692" w:rsidP="00B73692">
      <w:pPr>
        <w:pStyle w:val="a7"/>
        <w:rPr>
          <w:color w:val="auto"/>
        </w:rPr>
      </w:pPr>
      <w:r w:rsidRPr="00B73692">
        <w:rPr>
          <w:color w:val="auto"/>
        </w:rPr>
        <w:t xml:space="preserve">Рисунок </w:t>
      </w:r>
      <w:r w:rsidRPr="00B73692">
        <w:rPr>
          <w:color w:val="auto"/>
        </w:rPr>
        <w:fldChar w:fldCharType="begin"/>
      </w:r>
      <w:r w:rsidRPr="00B73692">
        <w:rPr>
          <w:color w:val="auto"/>
        </w:rPr>
        <w:instrText xml:space="preserve"> SEQ Рисунок \* ARABIC </w:instrText>
      </w:r>
      <w:r w:rsidRPr="00B73692">
        <w:rPr>
          <w:color w:val="auto"/>
        </w:rPr>
        <w:fldChar w:fldCharType="separate"/>
      </w:r>
      <w:r w:rsidR="00887424">
        <w:rPr>
          <w:noProof/>
          <w:color w:val="auto"/>
        </w:rPr>
        <w:t>41</w:t>
      </w:r>
      <w:r w:rsidRPr="00B73692">
        <w:rPr>
          <w:color w:val="auto"/>
        </w:rPr>
        <w:fldChar w:fldCharType="end"/>
      </w:r>
      <w:r>
        <w:rPr>
          <w:color w:val="auto"/>
        </w:rPr>
        <w:t>.</w:t>
      </w:r>
      <w:r w:rsidR="004A34A5">
        <w:rPr>
          <w:color w:val="auto"/>
        </w:rPr>
        <w:t xml:space="preserve"> </w:t>
      </w:r>
      <w:ins w:id="737" w:author="Administrator" w:date="2014-02-13T11:17:00Z">
        <w:r w:rsidR="004A34A5">
          <w:rPr>
            <w:color w:val="auto"/>
          </w:rPr>
          <w:t>Форма РВЗ, закладка Уведомления,</w:t>
        </w:r>
      </w:ins>
      <w:ins w:id="738" w:author="Administrator" w:date="2014-02-13T11:18:00Z">
        <w:r w:rsidR="00F051D2">
          <w:rPr>
            <w:color w:val="auto"/>
          </w:rPr>
          <w:t xml:space="preserve"> Направление для регистрации</w:t>
        </w:r>
      </w:ins>
    </w:p>
    <w:p w:rsidR="001734B1" w:rsidRPr="001734B1" w:rsidRDefault="001734B1" w:rsidP="001734B1">
      <w:ins w:id="739" w:author="Administrator" w:date="2014-02-13T12:27:00Z">
        <w:r>
          <w:rPr>
            <w:noProof/>
          </w:rPr>
          <w:lastRenderedPageBreak/>
          <w:drawing>
            <wp:inline distT="0" distB="0" distL="0" distR="0">
              <wp:extent cx="5940425" cy="2838187"/>
              <wp:effectExtent l="19050" t="0" r="3175" b="0"/>
              <wp:docPr id="54" name="Рисунок 8" descr="C:\Users\Administrator\Desktop\Screenshot\РВЗ_Структурные_группы_названия_вручную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8" descr="C:\Users\Administrator\Desktop\Screenshot\РВЗ_Структурные_группы_названия_вручную.png"/>
                      <pic:cNvPicPr>
                        <a:picLocks noChangeAspect="1" noChangeArrowheads="1"/>
                      </pic:cNvPicPr>
                    </pic:nvPicPr>
                    <pic:blipFill>
                      <a:blip r:embed="rId51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940425" cy="2838187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ins>
    </w:p>
    <w:p w:rsidR="00887424" w:rsidRPr="00887424" w:rsidRDefault="00887424" w:rsidP="00887424">
      <w:pPr>
        <w:pStyle w:val="a7"/>
        <w:rPr>
          <w:color w:val="auto"/>
        </w:rPr>
      </w:pPr>
      <w:r w:rsidRPr="00887424">
        <w:rPr>
          <w:color w:val="auto"/>
        </w:rPr>
        <w:t xml:space="preserve">Рисунок </w:t>
      </w:r>
      <w:r w:rsidRPr="00887424">
        <w:rPr>
          <w:color w:val="auto"/>
        </w:rPr>
        <w:fldChar w:fldCharType="begin"/>
      </w:r>
      <w:r w:rsidRPr="00887424">
        <w:rPr>
          <w:color w:val="auto"/>
        </w:rPr>
        <w:instrText xml:space="preserve"> SEQ Рисунок \* ARABIC </w:instrText>
      </w:r>
      <w:r w:rsidRPr="00887424">
        <w:rPr>
          <w:color w:val="auto"/>
        </w:rPr>
        <w:fldChar w:fldCharType="separate"/>
      </w:r>
      <w:r w:rsidRPr="00887424">
        <w:rPr>
          <w:noProof/>
          <w:color w:val="auto"/>
        </w:rPr>
        <w:t>42</w:t>
      </w:r>
      <w:r w:rsidRPr="00887424">
        <w:rPr>
          <w:color w:val="auto"/>
        </w:rPr>
        <w:fldChar w:fldCharType="end"/>
      </w:r>
      <w:r>
        <w:rPr>
          <w:color w:val="auto"/>
        </w:rPr>
        <w:t xml:space="preserve">. </w:t>
      </w:r>
      <w:ins w:id="740" w:author="Administrator" w:date="2014-02-13T12:26:00Z">
        <w:r>
          <w:rPr>
            <w:color w:val="auto"/>
          </w:rPr>
          <w:t>Форма РВЗ, закладка структурные группы</w:t>
        </w:r>
      </w:ins>
    </w:p>
    <w:p w:rsidR="00CF3D63" w:rsidRDefault="007C07C1" w:rsidP="00792D63">
      <w:ins w:id="741" w:author="Administrator" w:date="2014-02-11T18:22:00Z">
        <w:r>
          <w:rPr>
            <w:noProof/>
          </w:rPr>
          <w:drawing>
            <wp:inline distT="0" distB="0" distL="0" distR="0">
              <wp:extent cx="5940425" cy="594880"/>
              <wp:effectExtent l="19050" t="0" r="3175" b="0"/>
              <wp:docPr id="62" name="Рисунок 15" descr="C:\Users\Administrator\Desktop\Screenshot\Screenshot - 11.02.2014 , 18_06_27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5" descr="C:\Users\Administrator\Desktop\Screenshot\Screenshot - 11.02.2014 , 18_06_27.png"/>
                      <pic:cNvPicPr>
                        <a:picLocks noChangeAspect="1" noChangeArrowheads="1"/>
                      </pic:cNvPicPr>
                    </pic:nvPicPr>
                    <pic:blipFill>
                      <a:blip r:embed="rId52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940425" cy="59488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ins>
      <w:del w:id="742" w:author="Administrator" w:date="2014-02-11T18:21:00Z">
        <w:r>
          <w:rPr>
            <w:noProof/>
          </w:rPr>
          <w:drawing>
            <wp:inline distT="0" distB="0" distL="0" distR="0">
              <wp:extent cx="5937885" cy="795655"/>
              <wp:effectExtent l="19050" t="0" r="5715" b="0"/>
              <wp:docPr id="87" name="Рисунок 8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6"/>
                      <pic:cNvPicPr>
                        <a:picLocks noChangeAspect="1" noChangeArrowheads="1"/>
                      </pic:cNvPicPr>
                    </pic:nvPicPr>
                    <pic:blipFill>
                      <a:blip r:embed="rId53" cstate="print">
                        <a:extLst>
                          <a:ext uri="{28A0092B-C50C-407E-A947-70E740481C1C}">
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937885" cy="7956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:rsidR="00F910F0" w:rsidRDefault="00F910F0" w:rsidP="00F910F0">
      <w:pPr>
        <w:pStyle w:val="a7"/>
        <w:rPr>
          <w:color w:val="auto"/>
        </w:rPr>
      </w:pPr>
      <w:r w:rsidRPr="00320C9C">
        <w:rPr>
          <w:color w:val="auto"/>
        </w:rPr>
        <w:t xml:space="preserve">Рисунок </w:t>
      </w:r>
      <w:r w:rsidR="006C0BE5" w:rsidRPr="00320C9C">
        <w:rPr>
          <w:color w:val="auto"/>
        </w:rPr>
        <w:fldChar w:fldCharType="begin"/>
      </w:r>
      <w:r w:rsidRPr="00320C9C">
        <w:rPr>
          <w:color w:val="auto"/>
        </w:rPr>
        <w:instrText xml:space="preserve"> SEQ Рисунок \* ARABIC </w:instrText>
      </w:r>
      <w:r w:rsidR="006C0BE5" w:rsidRPr="00320C9C">
        <w:rPr>
          <w:color w:val="auto"/>
        </w:rPr>
        <w:fldChar w:fldCharType="separate"/>
      </w:r>
      <w:r w:rsidR="00887424">
        <w:rPr>
          <w:noProof/>
          <w:color w:val="auto"/>
        </w:rPr>
        <w:t>43</w:t>
      </w:r>
      <w:r w:rsidR="006C0BE5" w:rsidRPr="00320C9C">
        <w:rPr>
          <w:color w:val="auto"/>
        </w:rPr>
        <w:fldChar w:fldCharType="end"/>
      </w:r>
      <w:r>
        <w:rPr>
          <w:color w:val="auto"/>
        </w:rPr>
        <w:t xml:space="preserve">. Форма </w:t>
      </w:r>
      <w:r w:rsidR="008A7D56">
        <w:rPr>
          <w:color w:val="auto"/>
        </w:rPr>
        <w:t>Сотрудник</w:t>
      </w:r>
      <w:ins w:id="743" w:author="Administrator" w:date="2014-02-13T12:26:00Z">
        <w:r w:rsidR="00887424">
          <w:rPr>
            <w:color w:val="auto"/>
          </w:rPr>
          <w:t>/РВЗ</w:t>
        </w:r>
      </w:ins>
      <w:r>
        <w:rPr>
          <w:color w:val="auto"/>
        </w:rPr>
        <w:t>, закладка Дополнительно</w:t>
      </w:r>
    </w:p>
    <w:p w:rsidR="00CF3D63" w:rsidRPr="000222EB" w:rsidRDefault="00CF3D63" w:rsidP="00792D63"/>
    <w:p w:rsidR="00792D63" w:rsidRPr="007D79B8" w:rsidRDefault="00792D63" w:rsidP="00792D63">
      <w:pPr>
        <w:pStyle w:val="a7"/>
        <w:spacing w:after="0"/>
        <w:rPr>
          <w:rFonts w:ascii="Arial" w:hAnsi="Arial" w:cs="Arial"/>
          <w:color w:val="auto"/>
          <w:sz w:val="20"/>
          <w:szCs w:val="20"/>
        </w:rPr>
      </w:pPr>
      <w:r w:rsidRPr="007D79B8">
        <w:rPr>
          <w:rFonts w:ascii="Arial" w:hAnsi="Arial" w:cs="Arial"/>
          <w:color w:val="auto"/>
          <w:sz w:val="20"/>
          <w:szCs w:val="20"/>
        </w:rPr>
        <w:t xml:space="preserve">Таблица </w:t>
      </w:r>
      <w:r w:rsidR="006C0BE5" w:rsidRPr="007D79B8">
        <w:rPr>
          <w:rFonts w:ascii="Arial" w:hAnsi="Arial" w:cs="Arial"/>
          <w:color w:val="auto"/>
          <w:sz w:val="20"/>
          <w:szCs w:val="20"/>
        </w:rPr>
        <w:fldChar w:fldCharType="begin"/>
      </w:r>
      <w:r w:rsidRPr="007D79B8">
        <w:rPr>
          <w:rFonts w:ascii="Arial" w:hAnsi="Arial" w:cs="Arial"/>
          <w:color w:val="auto"/>
          <w:sz w:val="20"/>
          <w:szCs w:val="20"/>
        </w:rPr>
        <w:instrText xml:space="preserve"> SEQ Таблица \* ARABIC </w:instrText>
      </w:r>
      <w:r w:rsidR="006C0BE5" w:rsidRPr="007D79B8">
        <w:rPr>
          <w:rFonts w:ascii="Arial" w:hAnsi="Arial" w:cs="Arial"/>
          <w:color w:val="auto"/>
          <w:sz w:val="20"/>
          <w:szCs w:val="20"/>
        </w:rPr>
        <w:fldChar w:fldCharType="separate"/>
      </w:r>
      <w:r w:rsidR="00EF7C1D">
        <w:rPr>
          <w:rFonts w:ascii="Arial" w:hAnsi="Arial" w:cs="Arial"/>
          <w:noProof/>
          <w:color w:val="auto"/>
          <w:sz w:val="20"/>
          <w:szCs w:val="20"/>
        </w:rPr>
        <w:t>5</w:t>
      </w:r>
      <w:r w:rsidR="006C0BE5" w:rsidRPr="007D79B8">
        <w:rPr>
          <w:rFonts w:ascii="Arial" w:hAnsi="Arial" w:cs="Arial"/>
          <w:color w:val="auto"/>
          <w:sz w:val="20"/>
          <w:szCs w:val="20"/>
        </w:rPr>
        <w:fldChar w:fldCharType="end"/>
      </w:r>
      <w:r>
        <w:rPr>
          <w:rFonts w:ascii="Arial" w:hAnsi="Arial" w:cs="Arial"/>
          <w:color w:val="auto"/>
          <w:sz w:val="20"/>
          <w:szCs w:val="20"/>
        </w:rPr>
        <w:t xml:space="preserve">. </w:t>
      </w:r>
      <w:r w:rsidRPr="007D79B8">
        <w:rPr>
          <w:rFonts w:ascii="Arial" w:hAnsi="Arial" w:cs="Arial"/>
          <w:color w:val="auto"/>
          <w:sz w:val="20"/>
          <w:szCs w:val="20"/>
        </w:rPr>
        <w:t xml:space="preserve">Перечень элементов формы </w:t>
      </w:r>
      <w:ins w:id="744" w:author="Administrator" w:date="2014-02-12T19:20:00Z">
        <w:r w:rsidR="009E50BA">
          <w:rPr>
            <w:rFonts w:ascii="Arial" w:hAnsi="Arial" w:cs="Arial"/>
            <w:color w:val="auto"/>
            <w:sz w:val="20"/>
            <w:szCs w:val="20"/>
          </w:rPr>
          <w:t xml:space="preserve">ШЕ - </w:t>
        </w:r>
      </w:ins>
      <w:r w:rsidR="008A7D56">
        <w:rPr>
          <w:rFonts w:ascii="Arial" w:hAnsi="Arial" w:cs="Arial"/>
          <w:color w:val="auto"/>
          <w:sz w:val="20"/>
          <w:szCs w:val="20"/>
        </w:rPr>
        <w:t>Сотрудник</w:t>
      </w:r>
      <w:r w:rsidR="00AC043D">
        <w:rPr>
          <w:rFonts w:ascii="Arial" w:hAnsi="Arial" w:cs="Arial"/>
          <w:color w:val="auto"/>
          <w:sz w:val="20"/>
          <w:szCs w:val="20"/>
        </w:rPr>
        <w:t xml:space="preserve"> / РВЗ</w:t>
      </w:r>
    </w:p>
    <w:p w:rsidR="00792D63" w:rsidRDefault="00792D63" w:rsidP="00792D63"/>
    <w:tbl>
      <w:tblPr>
        <w:tblW w:w="0" w:type="auto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1659"/>
        <w:gridCol w:w="2034"/>
        <w:gridCol w:w="2601"/>
        <w:gridCol w:w="3383"/>
      </w:tblGrid>
      <w:tr w:rsidR="00495C2F" w:rsidRPr="005A5B1B" w:rsidTr="00D572AA">
        <w:tc>
          <w:tcPr>
            <w:tcW w:w="1659" w:type="dxa"/>
          </w:tcPr>
          <w:p w:rsidR="007C07C1" w:rsidRDefault="007C07C1" w:rsidP="00703EA0">
            <w:pPr>
              <w:spacing w:beforeLines="60" w:afterLines="60"/>
              <w:rPr>
                <w:rFonts w:ascii="Arial" w:eastAsiaTheme="majorEastAsia" w:hAnsi="Arial" w:cs="Arial"/>
                <w:b/>
                <w:bCs/>
                <w:color w:val="365F91" w:themeColor="accent1" w:themeShade="BF"/>
                <w:sz w:val="20"/>
                <w:szCs w:val="20"/>
              </w:rPr>
              <w:pPrChange w:id="745" w:author="Administrator" w:date="2014-02-13T12:54:00Z">
                <w:pPr>
                  <w:keepNext/>
                  <w:keepLines/>
                  <w:spacing w:beforeLines="60" w:afterLines="60"/>
                  <w:outlineLvl w:val="0"/>
                </w:pPr>
              </w:pPrChange>
            </w:pPr>
          </w:p>
        </w:tc>
        <w:tc>
          <w:tcPr>
            <w:tcW w:w="2034" w:type="dxa"/>
          </w:tcPr>
          <w:p w:rsidR="007C07C1" w:rsidRDefault="00EE020D" w:rsidP="007C07C1">
            <w:pPr>
              <w:spacing w:beforeLines="60" w:afterLines="6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37C78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Наименование </w:t>
            </w:r>
          </w:p>
        </w:tc>
        <w:tc>
          <w:tcPr>
            <w:tcW w:w="2601" w:type="dxa"/>
          </w:tcPr>
          <w:p w:rsidR="007C07C1" w:rsidRDefault="00EE020D" w:rsidP="001D3144">
            <w:pPr>
              <w:spacing w:beforeLines="60" w:afterLines="6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37C78">
              <w:rPr>
                <w:rFonts w:ascii="Arial" w:hAnsi="Arial" w:cs="Arial"/>
                <w:b/>
                <w:bCs/>
                <w:sz w:val="20"/>
                <w:szCs w:val="20"/>
              </w:rPr>
              <w:t>Тип элемента</w:t>
            </w:r>
          </w:p>
        </w:tc>
        <w:tc>
          <w:tcPr>
            <w:tcW w:w="3383" w:type="dxa"/>
          </w:tcPr>
          <w:p w:rsidR="007C07C1" w:rsidRDefault="00EE020D" w:rsidP="00703EA0">
            <w:pPr>
              <w:spacing w:beforeLines="60" w:afterLines="60"/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</w:pPr>
            <w:r w:rsidRPr="00EC3550">
              <w:rPr>
                <w:rFonts w:ascii="Arial" w:hAnsi="Arial" w:cs="Arial"/>
                <w:sz w:val="20"/>
                <w:szCs w:val="20"/>
              </w:rPr>
              <w:t xml:space="preserve">относительно </w:t>
            </w:r>
            <w:proofErr w:type="spellStart"/>
            <w:r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SO_Post</w:t>
            </w:r>
            <w:proofErr w:type="spellEnd"/>
          </w:p>
        </w:tc>
      </w:tr>
      <w:tr w:rsidR="00903967" w:rsidRPr="005A5B1B" w:rsidTr="00D572AA">
        <w:tc>
          <w:tcPr>
            <w:tcW w:w="1659" w:type="dxa"/>
          </w:tcPr>
          <w:p w:rsidR="007C07C1" w:rsidRDefault="00903967" w:rsidP="007C07C1">
            <w:pPr>
              <w:spacing w:beforeLines="60" w:afterLines="60"/>
              <w:ind w:left="360"/>
              <w:rPr>
                <w:rFonts w:ascii="Arial" w:hAnsi="Arial" w:cs="Arial"/>
                <w:sz w:val="20"/>
                <w:szCs w:val="20"/>
              </w:rPr>
            </w:pPr>
            <w:ins w:id="746" w:author="Administrator" w:date="2014-02-12T15:42:00Z">
              <w:r>
                <w:rPr>
                  <w:rFonts w:ascii="Arial" w:hAnsi="Arial" w:cs="Arial"/>
                  <w:sz w:val="20"/>
                  <w:szCs w:val="20"/>
                </w:rPr>
                <w:t>РВЗ 1</w:t>
              </w:r>
            </w:ins>
          </w:p>
        </w:tc>
        <w:tc>
          <w:tcPr>
            <w:tcW w:w="2034" w:type="dxa"/>
          </w:tcPr>
          <w:p w:rsidR="007C07C1" w:rsidRDefault="00903967" w:rsidP="001D3144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ins w:id="747" w:author="Administrator" w:date="2014-02-12T15:42:00Z">
              <w:r>
                <w:rPr>
                  <w:rFonts w:ascii="Arial" w:hAnsi="Arial" w:cs="Arial"/>
                  <w:sz w:val="20"/>
                  <w:szCs w:val="20"/>
                </w:rPr>
                <w:t>Руководитель</w:t>
              </w:r>
            </w:ins>
          </w:p>
        </w:tc>
        <w:tc>
          <w:tcPr>
            <w:tcW w:w="2601" w:type="dxa"/>
          </w:tcPr>
          <w:p w:rsidR="007C07C1" w:rsidRDefault="00903967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ins w:id="748" w:author="Administrator" w:date="2014-02-12T15:42:00Z">
              <w:r>
                <w:rPr>
                  <w:rFonts w:ascii="Arial" w:hAnsi="Arial" w:cs="Arial"/>
                  <w:sz w:val="20"/>
                  <w:szCs w:val="20"/>
                </w:rPr>
                <w:t>Кнопка</w:t>
              </w:r>
            </w:ins>
          </w:p>
        </w:tc>
        <w:tc>
          <w:tcPr>
            <w:tcW w:w="3383" w:type="dxa"/>
          </w:tcPr>
          <w:p w:rsidR="007C07C1" w:rsidRDefault="007C07C1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749" w:author="Administrator" w:date="2014-02-13T12:54:00Z">
                <w:pPr>
                  <w:spacing w:beforeLines="60" w:afterLines="60"/>
                </w:pPr>
              </w:pPrChange>
            </w:pPr>
          </w:p>
        </w:tc>
      </w:tr>
      <w:tr w:rsidR="002C534C" w:rsidRPr="005A5B1B" w:rsidTr="00D572AA">
        <w:tc>
          <w:tcPr>
            <w:tcW w:w="1659" w:type="dxa"/>
          </w:tcPr>
          <w:p w:rsidR="007C07C1" w:rsidRDefault="00C91CB7" w:rsidP="007C07C1">
            <w:pPr>
              <w:spacing w:beforeLines="60" w:afterLines="60"/>
              <w:ind w:left="36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РВЗ 2</w:t>
            </w:r>
          </w:p>
        </w:tc>
        <w:tc>
          <w:tcPr>
            <w:tcW w:w="2034" w:type="dxa"/>
          </w:tcPr>
          <w:p w:rsidR="007C07C1" w:rsidRDefault="00C91CB7" w:rsidP="001D3144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ins w:id="750" w:author="Administrator" w:date="2014-02-12T16:21:00Z">
              <w:r>
                <w:rPr>
                  <w:rFonts w:ascii="Arial" w:hAnsi="Arial" w:cs="Arial"/>
                  <w:sz w:val="20"/>
                  <w:szCs w:val="20"/>
                </w:rPr>
                <w:t>Информация системного характера</w:t>
              </w:r>
            </w:ins>
          </w:p>
        </w:tc>
        <w:tc>
          <w:tcPr>
            <w:tcW w:w="2601" w:type="dxa"/>
          </w:tcPr>
          <w:p w:rsidR="007C07C1" w:rsidRDefault="00C91CB7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ins w:id="751" w:author="Administrator" w:date="2014-02-12T16:21:00Z">
              <w:r>
                <w:rPr>
                  <w:rFonts w:ascii="Arial" w:hAnsi="Arial" w:cs="Arial"/>
                  <w:sz w:val="20"/>
                  <w:szCs w:val="20"/>
                </w:rPr>
                <w:t>Панель</w:t>
              </w:r>
            </w:ins>
          </w:p>
        </w:tc>
        <w:tc>
          <w:tcPr>
            <w:tcW w:w="3383" w:type="dxa"/>
          </w:tcPr>
          <w:p w:rsidR="007C07C1" w:rsidRDefault="007C07C1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752" w:author="Administrator" w:date="2014-02-13T12:54:00Z">
                <w:pPr>
                  <w:spacing w:beforeLines="60" w:afterLines="60"/>
                </w:pPr>
              </w:pPrChange>
            </w:pPr>
          </w:p>
        </w:tc>
      </w:tr>
      <w:tr w:rsidR="002C534C" w:rsidRPr="005A5B1B" w:rsidTr="00D572AA">
        <w:tc>
          <w:tcPr>
            <w:tcW w:w="1659" w:type="dxa"/>
          </w:tcPr>
          <w:p w:rsidR="007C07C1" w:rsidRDefault="00C91CB7" w:rsidP="007C07C1">
            <w:pPr>
              <w:spacing w:beforeLines="60" w:afterLines="60"/>
              <w:ind w:left="36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РВЗ 3</w:t>
            </w:r>
          </w:p>
        </w:tc>
        <w:tc>
          <w:tcPr>
            <w:tcW w:w="2034" w:type="dxa"/>
          </w:tcPr>
          <w:p w:rsidR="007C07C1" w:rsidRDefault="00B500D2" w:rsidP="001D3144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ins w:id="753" w:author="Administrator" w:date="2014-02-12T16:21:00Z">
              <w:r>
                <w:rPr>
                  <w:rFonts w:ascii="Arial" w:hAnsi="Arial" w:cs="Arial"/>
                  <w:sz w:val="20"/>
                  <w:szCs w:val="20"/>
                </w:rPr>
                <w:t>Код</w:t>
              </w:r>
            </w:ins>
          </w:p>
        </w:tc>
        <w:tc>
          <w:tcPr>
            <w:tcW w:w="2601" w:type="dxa"/>
          </w:tcPr>
          <w:p w:rsidR="007C07C1" w:rsidRDefault="00B500D2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ins w:id="754" w:author="Administrator" w:date="2014-02-12T16:21:00Z">
              <w:r>
                <w:rPr>
                  <w:rFonts w:ascii="Arial" w:hAnsi="Arial" w:cs="Arial"/>
                  <w:sz w:val="20"/>
                  <w:szCs w:val="20"/>
                </w:rPr>
                <w:t>Редактируем</w:t>
              </w:r>
            </w:ins>
            <w:ins w:id="755" w:author="Administrator" w:date="2014-02-12T16:22:00Z">
              <w:r>
                <w:rPr>
                  <w:rFonts w:ascii="Arial" w:hAnsi="Arial" w:cs="Arial"/>
                  <w:sz w:val="20"/>
                  <w:szCs w:val="20"/>
                </w:rPr>
                <w:t>ое поле</w:t>
              </w:r>
            </w:ins>
          </w:p>
        </w:tc>
        <w:tc>
          <w:tcPr>
            <w:tcW w:w="3383" w:type="dxa"/>
          </w:tcPr>
          <w:p w:rsidR="007C07C1" w:rsidRDefault="007C07C1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756" w:author="Administrator" w:date="2014-02-13T12:54:00Z">
                <w:pPr>
                  <w:spacing w:beforeLines="60" w:afterLines="60"/>
                </w:pPr>
              </w:pPrChange>
            </w:pPr>
          </w:p>
        </w:tc>
      </w:tr>
      <w:tr w:rsidR="002C534C" w:rsidRPr="005A5B1B" w:rsidTr="00D572AA">
        <w:tc>
          <w:tcPr>
            <w:tcW w:w="1659" w:type="dxa"/>
          </w:tcPr>
          <w:p w:rsidR="007C07C1" w:rsidRDefault="00C91CB7" w:rsidP="007C07C1">
            <w:pPr>
              <w:spacing w:beforeLines="60" w:afterLines="60"/>
              <w:ind w:left="36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РВЗ 4</w:t>
            </w:r>
          </w:p>
        </w:tc>
        <w:tc>
          <w:tcPr>
            <w:tcW w:w="2034" w:type="dxa"/>
          </w:tcPr>
          <w:p w:rsidR="007C07C1" w:rsidRDefault="00B500D2" w:rsidP="001D3144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ins w:id="757" w:author="Administrator" w:date="2014-02-12T16:22:00Z">
              <w:r>
                <w:rPr>
                  <w:rFonts w:ascii="Arial" w:hAnsi="Arial" w:cs="Arial"/>
                  <w:sz w:val="20"/>
                  <w:szCs w:val="20"/>
                </w:rPr>
                <w:t xml:space="preserve">Является </w:t>
              </w:r>
              <w:proofErr w:type="spellStart"/>
              <w:r>
                <w:rPr>
                  <w:rFonts w:ascii="Arial" w:hAnsi="Arial" w:cs="Arial"/>
                  <w:sz w:val="20"/>
                  <w:szCs w:val="20"/>
                </w:rPr>
                <w:t>нуменклатурным</w:t>
              </w:r>
              <w:proofErr w:type="spellEnd"/>
              <w:r>
                <w:rPr>
                  <w:rFonts w:ascii="Arial" w:hAnsi="Arial" w:cs="Arial"/>
                  <w:sz w:val="20"/>
                  <w:szCs w:val="20"/>
                </w:rPr>
                <w:t xml:space="preserve"> индексом</w:t>
              </w:r>
            </w:ins>
          </w:p>
        </w:tc>
        <w:tc>
          <w:tcPr>
            <w:tcW w:w="2601" w:type="dxa"/>
          </w:tcPr>
          <w:p w:rsidR="007C07C1" w:rsidRDefault="00B500D2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proofErr w:type="spellStart"/>
            <w:ins w:id="758" w:author="Administrator" w:date="2014-02-12T16:22:00Z">
              <w:r>
                <w:rPr>
                  <w:rFonts w:ascii="Arial" w:hAnsi="Arial" w:cs="Arial"/>
                  <w:sz w:val="20"/>
                  <w:szCs w:val="20"/>
                </w:rPr>
                <w:t>чекбокс</w:t>
              </w:r>
            </w:ins>
            <w:proofErr w:type="spellEnd"/>
          </w:p>
        </w:tc>
        <w:tc>
          <w:tcPr>
            <w:tcW w:w="3383" w:type="dxa"/>
          </w:tcPr>
          <w:p w:rsidR="007C07C1" w:rsidRDefault="007C07C1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759" w:author="Administrator" w:date="2014-02-13T12:54:00Z">
                <w:pPr>
                  <w:spacing w:beforeLines="60" w:afterLines="60"/>
                </w:pPr>
              </w:pPrChange>
            </w:pPr>
          </w:p>
        </w:tc>
      </w:tr>
      <w:tr w:rsidR="002C534C" w:rsidRPr="005A5B1B" w:rsidTr="00D572AA">
        <w:tc>
          <w:tcPr>
            <w:tcW w:w="1659" w:type="dxa"/>
          </w:tcPr>
          <w:p w:rsidR="007C07C1" w:rsidRDefault="00C91CB7" w:rsidP="007C07C1">
            <w:pPr>
              <w:spacing w:beforeLines="60" w:afterLines="60"/>
              <w:ind w:left="36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РВЗ 5</w:t>
            </w:r>
          </w:p>
        </w:tc>
        <w:tc>
          <w:tcPr>
            <w:tcW w:w="2034" w:type="dxa"/>
          </w:tcPr>
          <w:p w:rsidR="007C07C1" w:rsidRDefault="00B500D2" w:rsidP="001D3144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ins w:id="760" w:author="Administrator" w:date="2014-02-12T16:22:00Z">
              <w:r>
                <w:rPr>
                  <w:rFonts w:ascii="Arial" w:hAnsi="Arial" w:cs="Arial"/>
                  <w:sz w:val="20"/>
                  <w:szCs w:val="20"/>
                </w:rPr>
                <w:t>Системные редакторы</w:t>
              </w:r>
            </w:ins>
          </w:p>
        </w:tc>
        <w:tc>
          <w:tcPr>
            <w:tcW w:w="2601" w:type="dxa"/>
          </w:tcPr>
          <w:p w:rsidR="007C07C1" w:rsidRDefault="00E00AEF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ins w:id="761" w:author="Administrator" w:date="2014-02-12T16:23:00Z">
              <w:r>
                <w:rPr>
                  <w:rFonts w:ascii="Arial" w:hAnsi="Arial" w:cs="Arial"/>
                  <w:sz w:val="20"/>
                  <w:szCs w:val="20"/>
                </w:rPr>
                <w:t>Название поля</w:t>
              </w:r>
            </w:ins>
          </w:p>
        </w:tc>
        <w:tc>
          <w:tcPr>
            <w:tcW w:w="3383" w:type="dxa"/>
          </w:tcPr>
          <w:p w:rsidR="007C07C1" w:rsidRDefault="007C07C1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762" w:author="Administrator" w:date="2014-02-13T12:54:00Z">
                <w:pPr>
                  <w:spacing w:beforeLines="60" w:afterLines="60"/>
                </w:pPr>
              </w:pPrChange>
            </w:pPr>
          </w:p>
        </w:tc>
      </w:tr>
      <w:tr w:rsidR="002C534C" w:rsidRPr="005A5B1B" w:rsidTr="00D572AA">
        <w:tc>
          <w:tcPr>
            <w:tcW w:w="1659" w:type="dxa"/>
          </w:tcPr>
          <w:p w:rsidR="007C07C1" w:rsidRDefault="00C91CB7" w:rsidP="007C07C1">
            <w:pPr>
              <w:spacing w:beforeLines="60" w:afterLines="60"/>
              <w:ind w:left="36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РВЗ 5.1</w:t>
            </w:r>
          </w:p>
        </w:tc>
        <w:tc>
          <w:tcPr>
            <w:tcW w:w="2034" w:type="dxa"/>
          </w:tcPr>
          <w:p w:rsidR="007C07C1" w:rsidRDefault="00E00AEF" w:rsidP="001D3144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ins w:id="763" w:author="Administrator" w:date="2014-02-12T16:23:00Z">
              <w:r>
                <w:rPr>
                  <w:rFonts w:ascii="Arial" w:hAnsi="Arial" w:cs="Arial"/>
                  <w:sz w:val="20"/>
                  <w:szCs w:val="20"/>
                </w:rPr>
                <w:t>Системные редакторы</w:t>
              </w:r>
            </w:ins>
          </w:p>
        </w:tc>
        <w:tc>
          <w:tcPr>
            <w:tcW w:w="2601" w:type="dxa"/>
          </w:tcPr>
          <w:p w:rsidR="007C07C1" w:rsidRDefault="00E00AEF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ins w:id="764" w:author="Administrator" w:date="2014-02-12T16:23:00Z">
              <w:r>
                <w:rPr>
                  <w:rFonts w:ascii="Arial" w:hAnsi="Arial" w:cs="Arial"/>
                  <w:sz w:val="20"/>
                  <w:szCs w:val="20"/>
                </w:rPr>
                <w:t>Группа элементов – редактируемое поле; выпадающий список</w:t>
              </w:r>
            </w:ins>
          </w:p>
        </w:tc>
        <w:tc>
          <w:tcPr>
            <w:tcW w:w="3383" w:type="dxa"/>
          </w:tcPr>
          <w:p w:rsidR="007C07C1" w:rsidRDefault="007C07C1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765" w:author="Administrator" w:date="2014-02-13T12:54:00Z">
                <w:pPr>
                  <w:spacing w:beforeLines="60" w:afterLines="60"/>
                </w:pPr>
              </w:pPrChange>
            </w:pPr>
          </w:p>
        </w:tc>
      </w:tr>
      <w:tr w:rsidR="00BD2DBB" w:rsidRPr="005A5B1B" w:rsidTr="00D572AA">
        <w:tc>
          <w:tcPr>
            <w:tcW w:w="1659" w:type="dxa"/>
          </w:tcPr>
          <w:p w:rsidR="00BD2DBB" w:rsidRDefault="00BD2DBB" w:rsidP="007C07C1">
            <w:pPr>
              <w:spacing w:beforeLines="60" w:afterLines="60"/>
              <w:ind w:left="36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РВЗ 6</w:t>
            </w:r>
          </w:p>
        </w:tc>
        <w:tc>
          <w:tcPr>
            <w:tcW w:w="2034" w:type="dxa"/>
          </w:tcPr>
          <w:p w:rsidR="00BD2DBB" w:rsidRDefault="00BD2DBB" w:rsidP="001D3144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ins w:id="766" w:author="Administrator" w:date="2014-02-12T16:26:00Z">
              <w:r>
                <w:rPr>
                  <w:rFonts w:ascii="Arial" w:hAnsi="Arial" w:cs="Arial"/>
                  <w:sz w:val="20"/>
                  <w:szCs w:val="20"/>
                </w:rPr>
                <w:t>Структурные группы</w:t>
              </w:r>
            </w:ins>
          </w:p>
        </w:tc>
        <w:tc>
          <w:tcPr>
            <w:tcW w:w="2601" w:type="dxa"/>
          </w:tcPr>
          <w:p w:rsidR="00BD2DBB" w:rsidRDefault="00BD2DBB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ins w:id="767" w:author="Administrator" w:date="2014-02-12T16:26:00Z">
              <w:r>
                <w:rPr>
                  <w:rFonts w:ascii="Arial" w:hAnsi="Arial" w:cs="Arial"/>
                  <w:sz w:val="20"/>
                  <w:szCs w:val="20"/>
                </w:rPr>
                <w:t>Вкладка</w:t>
              </w:r>
            </w:ins>
          </w:p>
        </w:tc>
        <w:tc>
          <w:tcPr>
            <w:tcW w:w="3383" w:type="dxa"/>
          </w:tcPr>
          <w:p w:rsidR="00BD2DBB" w:rsidRDefault="00BD2DBB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768" w:author="Administrator" w:date="2014-02-13T12:54:00Z">
                <w:pPr>
                  <w:spacing w:beforeLines="60" w:afterLines="60"/>
                </w:pPr>
              </w:pPrChange>
            </w:pPr>
          </w:p>
        </w:tc>
      </w:tr>
      <w:tr w:rsidR="009E50BA" w:rsidRPr="005A5B1B" w:rsidTr="00D572AA">
        <w:trPr>
          <w:ins w:id="769" w:author="Administrator" w:date="2014-02-12T19:21:00Z"/>
        </w:trPr>
        <w:tc>
          <w:tcPr>
            <w:tcW w:w="1659" w:type="dxa"/>
          </w:tcPr>
          <w:p w:rsidR="009E50BA" w:rsidRDefault="009E50BA" w:rsidP="007C07C1">
            <w:pPr>
              <w:spacing w:beforeLines="60" w:afterLines="60"/>
              <w:ind w:left="360"/>
              <w:rPr>
                <w:ins w:id="770" w:author="Administrator" w:date="2014-02-12T19:21:00Z"/>
                <w:rFonts w:ascii="Arial" w:hAnsi="Arial" w:cs="Arial"/>
                <w:sz w:val="20"/>
                <w:szCs w:val="20"/>
              </w:rPr>
            </w:pPr>
            <w:ins w:id="771" w:author="Administrator" w:date="2014-02-12T19:21:00Z">
              <w:r>
                <w:rPr>
                  <w:rFonts w:ascii="Arial" w:hAnsi="Arial" w:cs="Arial"/>
                  <w:sz w:val="20"/>
                  <w:szCs w:val="20"/>
                </w:rPr>
                <w:t xml:space="preserve">РВЗ 7 </w:t>
              </w:r>
            </w:ins>
          </w:p>
        </w:tc>
        <w:tc>
          <w:tcPr>
            <w:tcW w:w="2034" w:type="dxa"/>
          </w:tcPr>
          <w:p w:rsidR="009E50BA" w:rsidRDefault="009110DB" w:rsidP="001D3144">
            <w:pPr>
              <w:spacing w:beforeLines="60" w:afterLines="60"/>
              <w:rPr>
                <w:ins w:id="772" w:author="Administrator" w:date="2014-02-12T19:21:00Z"/>
                <w:rFonts w:ascii="Arial" w:hAnsi="Arial" w:cs="Arial"/>
                <w:sz w:val="20"/>
                <w:szCs w:val="20"/>
              </w:rPr>
            </w:pPr>
            <w:ins w:id="773" w:author="Administrator" w:date="2014-02-12T19:21:00Z">
              <w:r>
                <w:rPr>
                  <w:rFonts w:ascii="Arial" w:hAnsi="Arial" w:cs="Arial"/>
                  <w:sz w:val="20"/>
                  <w:szCs w:val="20"/>
                </w:rPr>
                <w:t xml:space="preserve">Дела принять по месту регистрации от следующих структурных </w:t>
              </w:r>
              <w:r>
                <w:rPr>
                  <w:rFonts w:ascii="Arial" w:hAnsi="Arial" w:cs="Arial"/>
                  <w:sz w:val="20"/>
                  <w:szCs w:val="20"/>
                </w:rPr>
                <w:lastRenderedPageBreak/>
                <w:t>един</w:t>
              </w:r>
            </w:ins>
            <w:ins w:id="774" w:author="Administrator" w:date="2014-02-12T19:22:00Z">
              <w:r>
                <w:rPr>
                  <w:rFonts w:ascii="Arial" w:hAnsi="Arial" w:cs="Arial"/>
                  <w:sz w:val="20"/>
                  <w:szCs w:val="20"/>
                </w:rPr>
                <w:t>иц (или РВЗ)</w:t>
              </w:r>
            </w:ins>
          </w:p>
        </w:tc>
        <w:tc>
          <w:tcPr>
            <w:tcW w:w="2601" w:type="dxa"/>
          </w:tcPr>
          <w:p w:rsidR="009E50BA" w:rsidRDefault="009110DB" w:rsidP="00703EA0">
            <w:pPr>
              <w:spacing w:beforeLines="60" w:afterLines="60"/>
              <w:rPr>
                <w:ins w:id="775" w:author="Administrator" w:date="2014-02-12T19:21:00Z"/>
                <w:rFonts w:ascii="Arial" w:hAnsi="Arial" w:cs="Arial"/>
                <w:sz w:val="20"/>
                <w:szCs w:val="20"/>
              </w:rPr>
            </w:pPr>
            <w:ins w:id="776" w:author="Administrator" w:date="2014-02-12T19:22:00Z">
              <w:r>
                <w:rPr>
                  <w:rFonts w:ascii="Arial" w:hAnsi="Arial" w:cs="Arial"/>
                  <w:sz w:val="20"/>
                  <w:szCs w:val="20"/>
                </w:rPr>
                <w:lastRenderedPageBreak/>
                <w:t xml:space="preserve">Список </w:t>
              </w:r>
              <w:proofErr w:type="spellStart"/>
              <w:r>
                <w:rPr>
                  <w:rFonts w:ascii="Arial" w:hAnsi="Arial" w:cs="Arial"/>
                  <w:sz w:val="20"/>
                  <w:szCs w:val="20"/>
                </w:rPr>
                <w:t>обектов</w:t>
              </w:r>
              <w:proofErr w:type="spellEnd"/>
              <w:r>
                <w:rPr>
                  <w:rFonts w:ascii="Arial" w:hAnsi="Arial" w:cs="Arial"/>
                  <w:sz w:val="20"/>
                  <w:szCs w:val="20"/>
                </w:rPr>
                <w:t xml:space="preserve"> (</w:t>
              </w:r>
              <w:r w:rsidR="00D83F1D">
                <w:rPr>
                  <w:rFonts w:ascii="Arial" w:hAnsi="Arial" w:cs="Arial"/>
                  <w:sz w:val="20"/>
                  <w:szCs w:val="20"/>
                </w:rPr>
                <w:t>имен, названий</w:t>
              </w:r>
            </w:ins>
            <w:ins w:id="777" w:author="Administrator" w:date="2014-02-12T19:23:00Z">
              <w:r w:rsidR="00D83F1D">
                <w:rPr>
                  <w:rFonts w:ascii="Arial" w:hAnsi="Arial" w:cs="Arial"/>
                  <w:sz w:val="20"/>
                  <w:szCs w:val="20"/>
                </w:rPr>
                <w:t xml:space="preserve"> – может быть пустым</w:t>
              </w:r>
            </w:ins>
            <w:ins w:id="778" w:author="Administrator" w:date="2014-02-12T19:22:00Z">
              <w:r>
                <w:rPr>
                  <w:rFonts w:ascii="Arial" w:hAnsi="Arial" w:cs="Arial"/>
                  <w:sz w:val="20"/>
                  <w:szCs w:val="20"/>
                </w:rPr>
                <w:t>)</w:t>
              </w:r>
            </w:ins>
          </w:p>
        </w:tc>
        <w:tc>
          <w:tcPr>
            <w:tcW w:w="3383" w:type="dxa"/>
          </w:tcPr>
          <w:p w:rsidR="009E50BA" w:rsidRDefault="009E50BA" w:rsidP="00703EA0">
            <w:pPr>
              <w:spacing w:beforeLines="60" w:afterLines="60"/>
              <w:rPr>
                <w:ins w:id="779" w:author="Administrator" w:date="2014-02-12T19:21:00Z"/>
                <w:rFonts w:ascii="Arial" w:hAnsi="Arial" w:cs="Arial"/>
                <w:sz w:val="20"/>
                <w:szCs w:val="20"/>
              </w:rPr>
              <w:pPrChange w:id="780" w:author="Administrator" w:date="2014-02-13T12:54:00Z">
                <w:pPr>
                  <w:spacing w:beforeLines="60" w:afterLines="60"/>
                </w:pPr>
              </w:pPrChange>
            </w:pPr>
          </w:p>
        </w:tc>
      </w:tr>
      <w:tr w:rsidR="00486ED8" w:rsidRPr="005A5B1B" w:rsidTr="00D572AA">
        <w:tc>
          <w:tcPr>
            <w:tcW w:w="1659" w:type="dxa"/>
          </w:tcPr>
          <w:p w:rsidR="00486ED8" w:rsidRPr="00486ED8" w:rsidRDefault="00486ED8" w:rsidP="007C07C1">
            <w:pPr>
              <w:spacing w:beforeLines="60" w:afterLines="60"/>
              <w:ind w:left="360"/>
              <w:rPr>
                <w:rFonts w:ascii="Arial" w:hAnsi="Arial" w:cs="Arial"/>
                <w:sz w:val="20"/>
                <w:szCs w:val="20"/>
              </w:rPr>
            </w:pPr>
            <w:ins w:id="781" w:author="Administrator" w:date="2014-02-12T19:37:00Z">
              <w:r>
                <w:rPr>
                  <w:rFonts w:ascii="Arial" w:hAnsi="Arial" w:cs="Arial"/>
                  <w:sz w:val="20"/>
                  <w:szCs w:val="20"/>
                </w:rPr>
                <w:lastRenderedPageBreak/>
                <w:t>РВЗ 8</w:t>
              </w:r>
            </w:ins>
          </w:p>
        </w:tc>
        <w:tc>
          <w:tcPr>
            <w:tcW w:w="2034" w:type="dxa"/>
          </w:tcPr>
          <w:p w:rsidR="00486ED8" w:rsidRPr="00937C78" w:rsidRDefault="00486ED8" w:rsidP="001D3144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ins w:id="782" w:author="Administrator" w:date="2014-02-12T19:37:00Z">
              <w:r>
                <w:rPr>
                  <w:rFonts w:ascii="Arial" w:hAnsi="Arial" w:cs="Arial"/>
                  <w:sz w:val="20"/>
                  <w:szCs w:val="20"/>
                </w:rPr>
                <w:t>Как для подразделения</w:t>
              </w:r>
            </w:ins>
          </w:p>
        </w:tc>
        <w:tc>
          <w:tcPr>
            <w:tcW w:w="2601" w:type="dxa"/>
          </w:tcPr>
          <w:p w:rsidR="00486ED8" w:rsidRPr="00937C78" w:rsidRDefault="00782E2E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ins w:id="783" w:author="Administrator" w:date="2014-02-12T19:38:00Z">
              <w:r>
                <w:rPr>
                  <w:rFonts w:ascii="Arial" w:hAnsi="Arial" w:cs="Arial"/>
                  <w:sz w:val="20"/>
                  <w:szCs w:val="20"/>
                </w:rPr>
                <w:t>Вкладка</w:t>
              </w:r>
            </w:ins>
          </w:p>
        </w:tc>
        <w:tc>
          <w:tcPr>
            <w:tcW w:w="3383" w:type="dxa"/>
          </w:tcPr>
          <w:p w:rsidR="00486ED8" w:rsidRDefault="00486ED8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784" w:author="Administrator" w:date="2014-02-13T12:54:00Z">
                <w:pPr>
                  <w:spacing w:beforeLines="60" w:afterLines="60"/>
                </w:pPr>
              </w:pPrChange>
            </w:pPr>
          </w:p>
        </w:tc>
      </w:tr>
      <w:tr w:rsidR="00486ED8" w:rsidRPr="005A5B1B" w:rsidTr="00D572AA">
        <w:tc>
          <w:tcPr>
            <w:tcW w:w="1659" w:type="dxa"/>
          </w:tcPr>
          <w:p w:rsidR="00486ED8" w:rsidRPr="00486ED8" w:rsidRDefault="00486ED8" w:rsidP="007C07C1">
            <w:pPr>
              <w:spacing w:beforeLines="60" w:afterLines="60"/>
              <w:ind w:left="360"/>
              <w:rPr>
                <w:rFonts w:ascii="Arial" w:hAnsi="Arial" w:cs="Arial"/>
                <w:sz w:val="20"/>
                <w:szCs w:val="20"/>
              </w:rPr>
            </w:pPr>
            <w:ins w:id="785" w:author="Administrator" w:date="2014-02-12T19:38:00Z">
              <w:r>
                <w:rPr>
                  <w:rFonts w:ascii="Arial" w:hAnsi="Arial" w:cs="Arial"/>
                  <w:sz w:val="20"/>
                  <w:szCs w:val="20"/>
                </w:rPr>
                <w:t>РВЗ 9</w:t>
              </w:r>
            </w:ins>
          </w:p>
        </w:tc>
        <w:tc>
          <w:tcPr>
            <w:tcW w:w="2034" w:type="dxa"/>
          </w:tcPr>
          <w:p w:rsidR="00486ED8" w:rsidRPr="00937C78" w:rsidRDefault="00486ED8" w:rsidP="001D3144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ins w:id="786" w:author="Administrator" w:date="2014-02-12T19:38:00Z">
              <w:r>
                <w:rPr>
                  <w:rFonts w:ascii="Arial" w:hAnsi="Arial" w:cs="Arial"/>
                  <w:sz w:val="20"/>
                  <w:szCs w:val="20"/>
                </w:rPr>
                <w:t>Как для пользователя</w:t>
              </w:r>
            </w:ins>
          </w:p>
        </w:tc>
        <w:tc>
          <w:tcPr>
            <w:tcW w:w="2601" w:type="dxa"/>
          </w:tcPr>
          <w:p w:rsidR="00486ED8" w:rsidRPr="00937C78" w:rsidRDefault="00782E2E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ins w:id="787" w:author="Administrator" w:date="2014-02-12T19:38:00Z">
              <w:r>
                <w:rPr>
                  <w:rFonts w:ascii="Arial" w:hAnsi="Arial" w:cs="Arial"/>
                  <w:sz w:val="20"/>
                  <w:szCs w:val="20"/>
                </w:rPr>
                <w:t>Вкладка</w:t>
              </w:r>
            </w:ins>
          </w:p>
        </w:tc>
        <w:tc>
          <w:tcPr>
            <w:tcW w:w="3383" w:type="dxa"/>
          </w:tcPr>
          <w:p w:rsidR="00486ED8" w:rsidRDefault="00486ED8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788" w:author="Administrator" w:date="2014-02-13T12:54:00Z">
                <w:pPr>
                  <w:spacing w:beforeLines="60" w:afterLines="60"/>
                </w:pPr>
              </w:pPrChange>
            </w:pPr>
          </w:p>
        </w:tc>
      </w:tr>
      <w:tr w:rsidR="00641466" w:rsidRPr="005A5B1B" w:rsidTr="00D572AA">
        <w:tc>
          <w:tcPr>
            <w:tcW w:w="1659" w:type="dxa"/>
          </w:tcPr>
          <w:p w:rsidR="00641466" w:rsidRPr="00641466" w:rsidRDefault="00641466" w:rsidP="007C07C1">
            <w:pPr>
              <w:spacing w:beforeLines="60" w:afterLines="60"/>
              <w:ind w:left="360"/>
              <w:rPr>
                <w:rFonts w:ascii="Arial" w:hAnsi="Arial" w:cs="Arial"/>
                <w:sz w:val="20"/>
                <w:szCs w:val="20"/>
              </w:rPr>
            </w:pPr>
            <w:ins w:id="789" w:author="Administrator" w:date="2014-02-12T19:52:00Z">
              <w:r>
                <w:rPr>
                  <w:rFonts w:ascii="Arial" w:hAnsi="Arial" w:cs="Arial"/>
                  <w:sz w:val="20"/>
                  <w:szCs w:val="20"/>
                </w:rPr>
                <w:t>РВЗ 10</w:t>
              </w:r>
            </w:ins>
          </w:p>
        </w:tc>
        <w:tc>
          <w:tcPr>
            <w:tcW w:w="2034" w:type="dxa"/>
          </w:tcPr>
          <w:p w:rsidR="00641466" w:rsidRPr="00937C78" w:rsidRDefault="00946EFA" w:rsidP="001D3144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ins w:id="790" w:author="Administrator" w:date="2014-02-12T19:55:00Z">
              <w:r>
                <w:rPr>
                  <w:rFonts w:ascii="Arial" w:hAnsi="Arial" w:cs="Arial"/>
                  <w:sz w:val="20"/>
                  <w:szCs w:val="20"/>
                </w:rPr>
                <w:t>Входящие документы</w:t>
              </w:r>
            </w:ins>
          </w:p>
        </w:tc>
        <w:tc>
          <w:tcPr>
            <w:tcW w:w="2601" w:type="dxa"/>
          </w:tcPr>
          <w:p w:rsidR="00641466" w:rsidRPr="00937C78" w:rsidRDefault="00946EFA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ins w:id="791" w:author="Administrator" w:date="2014-02-12T19:55:00Z">
              <w:r>
                <w:rPr>
                  <w:rFonts w:ascii="Arial" w:hAnsi="Arial" w:cs="Arial"/>
                  <w:sz w:val="20"/>
                  <w:szCs w:val="20"/>
                </w:rPr>
                <w:t>Поле</w:t>
              </w:r>
            </w:ins>
          </w:p>
        </w:tc>
        <w:tc>
          <w:tcPr>
            <w:tcW w:w="3383" w:type="dxa"/>
          </w:tcPr>
          <w:p w:rsidR="00641466" w:rsidRDefault="00641466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792" w:author="Administrator" w:date="2014-02-13T12:54:00Z">
                <w:pPr>
                  <w:spacing w:beforeLines="60" w:afterLines="60"/>
                </w:pPr>
              </w:pPrChange>
            </w:pPr>
          </w:p>
        </w:tc>
      </w:tr>
      <w:tr w:rsidR="00641466" w:rsidRPr="005A5B1B" w:rsidTr="00D572AA">
        <w:tc>
          <w:tcPr>
            <w:tcW w:w="1659" w:type="dxa"/>
          </w:tcPr>
          <w:p w:rsidR="00641466" w:rsidRPr="00641466" w:rsidRDefault="00641466" w:rsidP="007C07C1">
            <w:pPr>
              <w:spacing w:beforeLines="60" w:afterLines="60"/>
              <w:ind w:left="360"/>
              <w:rPr>
                <w:rFonts w:ascii="Arial" w:hAnsi="Arial" w:cs="Arial"/>
                <w:sz w:val="20"/>
                <w:szCs w:val="20"/>
              </w:rPr>
            </w:pPr>
            <w:ins w:id="793" w:author="Administrator" w:date="2014-02-12T19:52:00Z">
              <w:r>
                <w:rPr>
                  <w:rFonts w:ascii="Arial" w:hAnsi="Arial" w:cs="Arial"/>
                  <w:sz w:val="20"/>
                  <w:szCs w:val="20"/>
                </w:rPr>
                <w:t>РВЗ 11</w:t>
              </w:r>
            </w:ins>
          </w:p>
        </w:tc>
        <w:tc>
          <w:tcPr>
            <w:tcW w:w="2034" w:type="dxa"/>
          </w:tcPr>
          <w:p w:rsidR="00641466" w:rsidRPr="00937C78" w:rsidRDefault="008B5BEF" w:rsidP="001D3144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ins w:id="794" w:author="Administrator" w:date="2014-02-12T19:55:00Z">
              <w:r>
                <w:rPr>
                  <w:rFonts w:ascii="Arial" w:hAnsi="Arial" w:cs="Arial"/>
                  <w:sz w:val="20"/>
                  <w:szCs w:val="20"/>
                </w:rPr>
                <w:t xml:space="preserve">Другое подразделение </w:t>
              </w:r>
            </w:ins>
          </w:p>
        </w:tc>
        <w:tc>
          <w:tcPr>
            <w:tcW w:w="2601" w:type="dxa"/>
          </w:tcPr>
          <w:p w:rsidR="00641466" w:rsidRPr="00937C78" w:rsidRDefault="008B5BEF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proofErr w:type="spellStart"/>
            <w:ins w:id="795" w:author="Administrator" w:date="2014-02-12T19:55:00Z">
              <w:r>
                <w:rPr>
                  <w:rFonts w:ascii="Arial" w:hAnsi="Arial" w:cs="Arial"/>
                  <w:sz w:val="20"/>
                  <w:szCs w:val="20"/>
                </w:rPr>
                <w:t>Чекбокс</w:t>
              </w:r>
            </w:ins>
            <w:proofErr w:type="spellEnd"/>
          </w:p>
        </w:tc>
        <w:tc>
          <w:tcPr>
            <w:tcW w:w="3383" w:type="dxa"/>
          </w:tcPr>
          <w:p w:rsidR="00641466" w:rsidRDefault="00641466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796" w:author="Administrator" w:date="2014-02-13T12:54:00Z">
                <w:pPr>
                  <w:spacing w:beforeLines="60" w:afterLines="60"/>
                </w:pPr>
              </w:pPrChange>
            </w:pPr>
          </w:p>
        </w:tc>
      </w:tr>
      <w:tr w:rsidR="00641466" w:rsidRPr="005A5B1B" w:rsidTr="00D572AA">
        <w:tc>
          <w:tcPr>
            <w:tcW w:w="1659" w:type="dxa"/>
          </w:tcPr>
          <w:p w:rsidR="00641466" w:rsidRDefault="00641466" w:rsidP="007C07C1">
            <w:pPr>
              <w:pStyle w:val="a9"/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</w:pPr>
            <w:ins w:id="797" w:author="Administrator" w:date="2014-02-12T19:52:00Z">
              <w:r>
                <w:rPr>
                  <w:rFonts w:ascii="Arial" w:hAnsi="Arial" w:cs="Arial"/>
                  <w:sz w:val="20"/>
                  <w:szCs w:val="20"/>
                </w:rPr>
                <w:t>РВЗ 12</w:t>
              </w:r>
            </w:ins>
          </w:p>
        </w:tc>
        <w:tc>
          <w:tcPr>
            <w:tcW w:w="2034" w:type="dxa"/>
          </w:tcPr>
          <w:p w:rsidR="00641466" w:rsidRPr="00937C78" w:rsidRDefault="008B5BEF" w:rsidP="001D3144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ins w:id="798" w:author="Administrator" w:date="2014-02-12T19:55:00Z">
              <w:r>
                <w:rPr>
                  <w:rFonts w:ascii="Arial" w:hAnsi="Arial" w:cs="Arial"/>
                  <w:sz w:val="20"/>
                  <w:szCs w:val="20"/>
                </w:rPr>
                <w:t>Изменить</w:t>
              </w:r>
            </w:ins>
          </w:p>
        </w:tc>
        <w:tc>
          <w:tcPr>
            <w:tcW w:w="2601" w:type="dxa"/>
          </w:tcPr>
          <w:p w:rsidR="00641466" w:rsidRPr="00937C78" w:rsidRDefault="008B5BEF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ins w:id="799" w:author="Administrator" w:date="2014-02-12T19:55:00Z">
              <w:r>
                <w:rPr>
                  <w:rFonts w:ascii="Arial" w:hAnsi="Arial" w:cs="Arial"/>
                  <w:sz w:val="20"/>
                  <w:szCs w:val="20"/>
                </w:rPr>
                <w:t>Кнопка</w:t>
              </w:r>
            </w:ins>
          </w:p>
        </w:tc>
        <w:tc>
          <w:tcPr>
            <w:tcW w:w="3383" w:type="dxa"/>
          </w:tcPr>
          <w:p w:rsidR="00641466" w:rsidRDefault="00641466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800" w:author="Administrator" w:date="2014-02-13T12:54:00Z">
                <w:pPr>
                  <w:spacing w:beforeLines="60" w:afterLines="60"/>
                </w:pPr>
              </w:pPrChange>
            </w:pPr>
          </w:p>
        </w:tc>
      </w:tr>
      <w:tr w:rsidR="00641466" w:rsidRPr="005A5B1B" w:rsidTr="00D572AA">
        <w:tc>
          <w:tcPr>
            <w:tcW w:w="1659" w:type="dxa"/>
          </w:tcPr>
          <w:p w:rsidR="00641466" w:rsidRPr="00641466" w:rsidRDefault="00641466" w:rsidP="007C07C1">
            <w:pPr>
              <w:spacing w:beforeLines="60" w:afterLines="60"/>
              <w:ind w:left="360"/>
              <w:rPr>
                <w:rFonts w:ascii="Arial" w:hAnsi="Arial" w:cs="Arial"/>
                <w:sz w:val="20"/>
                <w:szCs w:val="20"/>
              </w:rPr>
            </w:pPr>
            <w:ins w:id="801" w:author="Administrator" w:date="2014-02-12T19:52:00Z">
              <w:r>
                <w:rPr>
                  <w:rFonts w:ascii="Arial" w:hAnsi="Arial" w:cs="Arial"/>
                  <w:sz w:val="20"/>
                  <w:szCs w:val="20"/>
                </w:rPr>
                <w:t>РВЗ 13</w:t>
              </w:r>
            </w:ins>
          </w:p>
        </w:tc>
        <w:tc>
          <w:tcPr>
            <w:tcW w:w="2034" w:type="dxa"/>
          </w:tcPr>
          <w:p w:rsidR="00641466" w:rsidRPr="00195D0F" w:rsidRDefault="008B5BEF" w:rsidP="001D3144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ins w:id="802" w:author="Administrator" w:date="2014-02-12T19:56:00Z">
              <w:r>
                <w:rPr>
                  <w:rFonts w:ascii="Arial" w:hAnsi="Arial" w:cs="Arial"/>
                  <w:sz w:val="20"/>
                  <w:szCs w:val="20"/>
                </w:rPr>
                <w:t xml:space="preserve">Список </w:t>
              </w:r>
              <w:r w:rsidR="00195D0F">
                <w:rPr>
                  <w:rFonts w:ascii="Arial" w:hAnsi="Arial" w:cs="Arial"/>
                  <w:sz w:val="20"/>
                  <w:szCs w:val="20"/>
                  <w:lang w:val="en-US"/>
                </w:rPr>
                <w:t>Notes-</w:t>
              </w:r>
              <w:r w:rsidR="00195D0F">
                <w:rPr>
                  <w:rFonts w:ascii="Arial" w:hAnsi="Arial" w:cs="Arial"/>
                  <w:sz w:val="20"/>
                  <w:szCs w:val="20"/>
                </w:rPr>
                <w:t>имен</w:t>
              </w:r>
            </w:ins>
          </w:p>
        </w:tc>
        <w:tc>
          <w:tcPr>
            <w:tcW w:w="2601" w:type="dxa"/>
          </w:tcPr>
          <w:p w:rsidR="00641466" w:rsidRPr="00937C78" w:rsidRDefault="00195D0F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ins w:id="803" w:author="Administrator" w:date="2014-02-12T19:56:00Z">
              <w:r>
                <w:rPr>
                  <w:rFonts w:ascii="Arial" w:hAnsi="Arial" w:cs="Arial"/>
                  <w:sz w:val="20"/>
                  <w:szCs w:val="20"/>
                </w:rPr>
                <w:t xml:space="preserve">Редактируемый </w:t>
              </w:r>
            </w:ins>
            <w:ins w:id="804" w:author="Administrator" w:date="2014-02-12T19:57:00Z">
              <w:r>
                <w:rPr>
                  <w:rFonts w:ascii="Arial" w:hAnsi="Arial" w:cs="Arial"/>
                  <w:sz w:val="20"/>
                  <w:szCs w:val="20"/>
                </w:rPr>
                <w:t>список (может быть пустым)</w:t>
              </w:r>
            </w:ins>
          </w:p>
        </w:tc>
        <w:tc>
          <w:tcPr>
            <w:tcW w:w="3383" w:type="dxa"/>
          </w:tcPr>
          <w:p w:rsidR="00641466" w:rsidRDefault="00641466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805" w:author="Administrator" w:date="2014-02-13T12:54:00Z">
                <w:pPr>
                  <w:spacing w:beforeLines="60" w:afterLines="60"/>
                </w:pPr>
              </w:pPrChange>
            </w:pPr>
          </w:p>
        </w:tc>
      </w:tr>
      <w:tr w:rsidR="00195D0F" w:rsidRPr="005A5B1B" w:rsidTr="00D572AA">
        <w:tc>
          <w:tcPr>
            <w:tcW w:w="1659" w:type="dxa"/>
          </w:tcPr>
          <w:p w:rsidR="00195D0F" w:rsidRDefault="00195D0F" w:rsidP="007C07C1">
            <w:pPr>
              <w:pStyle w:val="a9"/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</w:pPr>
            <w:ins w:id="806" w:author="Administrator" w:date="2014-02-12T19:52:00Z">
              <w:r>
                <w:rPr>
                  <w:rFonts w:ascii="Arial" w:hAnsi="Arial" w:cs="Arial"/>
                  <w:sz w:val="20"/>
                  <w:szCs w:val="20"/>
                </w:rPr>
                <w:t>РВЗ 14</w:t>
              </w:r>
            </w:ins>
          </w:p>
        </w:tc>
        <w:tc>
          <w:tcPr>
            <w:tcW w:w="2034" w:type="dxa"/>
          </w:tcPr>
          <w:p w:rsidR="00195D0F" w:rsidRPr="00937C78" w:rsidRDefault="00CD02DF" w:rsidP="001D3144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ins w:id="807" w:author="Administrator" w:date="2014-02-12T19:59:00Z">
              <w:r>
                <w:rPr>
                  <w:rFonts w:ascii="Arial" w:hAnsi="Arial" w:cs="Arial"/>
                  <w:sz w:val="20"/>
                  <w:szCs w:val="20"/>
                </w:rPr>
                <w:t>Внутренние</w:t>
              </w:r>
            </w:ins>
            <w:ins w:id="808" w:author="Administrator" w:date="2014-02-12T19:57:00Z">
              <w:r w:rsidR="00195D0F">
                <w:rPr>
                  <w:rFonts w:ascii="Arial" w:hAnsi="Arial" w:cs="Arial"/>
                  <w:sz w:val="20"/>
                  <w:szCs w:val="20"/>
                </w:rPr>
                <w:t xml:space="preserve"> документы</w:t>
              </w:r>
            </w:ins>
          </w:p>
        </w:tc>
        <w:tc>
          <w:tcPr>
            <w:tcW w:w="2601" w:type="dxa"/>
          </w:tcPr>
          <w:p w:rsidR="00195D0F" w:rsidRPr="00937C78" w:rsidRDefault="00195D0F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ins w:id="809" w:author="Administrator" w:date="2014-02-12T19:57:00Z">
              <w:r>
                <w:rPr>
                  <w:rFonts w:ascii="Arial" w:hAnsi="Arial" w:cs="Arial"/>
                  <w:sz w:val="20"/>
                  <w:szCs w:val="20"/>
                </w:rPr>
                <w:t>Поле</w:t>
              </w:r>
            </w:ins>
          </w:p>
        </w:tc>
        <w:tc>
          <w:tcPr>
            <w:tcW w:w="3383" w:type="dxa"/>
          </w:tcPr>
          <w:p w:rsidR="00195D0F" w:rsidRDefault="00195D0F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810" w:author="Administrator" w:date="2014-02-13T12:54:00Z">
                <w:pPr>
                  <w:spacing w:beforeLines="60" w:afterLines="60"/>
                </w:pPr>
              </w:pPrChange>
            </w:pPr>
          </w:p>
        </w:tc>
      </w:tr>
      <w:tr w:rsidR="00195D0F" w:rsidRPr="005A5B1B" w:rsidTr="00D572AA">
        <w:tc>
          <w:tcPr>
            <w:tcW w:w="1659" w:type="dxa"/>
          </w:tcPr>
          <w:p w:rsidR="00195D0F" w:rsidRDefault="00195D0F" w:rsidP="007C07C1">
            <w:pPr>
              <w:pStyle w:val="a9"/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</w:pPr>
            <w:ins w:id="811" w:author="Administrator" w:date="2014-02-12T19:52:00Z">
              <w:r>
                <w:rPr>
                  <w:rFonts w:ascii="Arial" w:hAnsi="Arial" w:cs="Arial"/>
                  <w:sz w:val="20"/>
                  <w:szCs w:val="20"/>
                </w:rPr>
                <w:t>РВЗ 15</w:t>
              </w:r>
            </w:ins>
          </w:p>
        </w:tc>
        <w:tc>
          <w:tcPr>
            <w:tcW w:w="2034" w:type="dxa"/>
          </w:tcPr>
          <w:p w:rsidR="00195D0F" w:rsidRPr="00937C78" w:rsidRDefault="00195D0F" w:rsidP="001D3144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ins w:id="812" w:author="Administrator" w:date="2014-02-12T19:57:00Z">
              <w:r>
                <w:rPr>
                  <w:rFonts w:ascii="Arial" w:hAnsi="Arial" w:cs="Arial"/>
                  <w:sz w:val="20"/>
                  <w:szCs w:val="20"/>
                </w:rPr>
                <w:t xml:space="preserve">Другое подразделение </w:t>
              </w:r>
            </w:ins>
          </w:p>
        </w:tc>
        <w:tc>
          <w:tcPr>
            <w:tcW w:w="2601" w:type="dxa"/>
          </w:tcPr>
          <w:p w:rsidR="00195D0F" w:rsidRPr="00937C78" w:rsidRDefault="00195D0F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proofErr w:type="spellStart"/>
            <w:ins w:id="813" w:author="Administrator" w:date="2014-02-12T19:57:00Z">
              <w:r>
                <w:rPr>
                  <w:rFonts w:ascii="Arial" w:hAnsi="Arial" w:cs="Arial"/>
                  <w:sz w:val="20"/>
                  <w:szCs w:val="20"/>
                </w:rPr>
                <w:t>Чекбокс</w:t>
              </w:r>
            </w:ins>
            <w:proofErr w:type="spellEnd"/>
          </w:p>
        </w:tc>
        <w:tc>
          <w:tcPr>
            <w:tcW w:w="3383" w:type="dxa"/>
          </w:tcPr>
          <w:p w:rsidR="00195D0F" w:rsidRDefault="00195D0F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814" w:author="Administrator" w:date="2014-02-13T12:54:00Z">
                <w:pPr>
                  <w:spacing w:beforeLines="60" w:afterLines="60"/>
                </w:pPr>
              </w:pPrChange>
            </w:pPr>
          </w:p>
        </w:tc>
      </w:tr>
      <w:tr w:rsidR="00195D0F" w:rsidRPr="005A5B1B" w:rsidTr="00D572AA">
        <w:tc>
          <w:tcPr>
            <w:tcW w:w="1659" w:type="dxa"/>
          </w:tcPr>
          <w:p w:rsidR="00195D0F" w:rsidRDefault="00195D0F" w:rsidP="007C07C1">
            <w:pPr>
              <w:pStyle w:val="a9"/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</w:pPr>
            <w:ins w:id="815" w:author="Administrator" w:date="2014-02-12T19:52:00Z">
              <w:r>
                <w:rPr>
                  <w:rFonts w:ascii="Arial" w:hAnsi="Arial" w:cs="Arial"/>
                  <w:sz w:val="20"/>
                  <w:szCs w:val="20"/>
                </w:rPr>
                <w:t>РВЗ 16</w:t>
              </w:r>
            </w:ins>
          </w:p>
        </w:tc>
        <w:tc>
          <w:tcPr>
            <w:tcW w:w="2034" w:type="dxa"/>
          </w:tcPr>
          <w:p w:rsidR="00195D0F" w:rsidRPr="00937C78" w:rsidRDefault="00195D0F" w:rsidP="00E853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ins w:id="816" w:author="Administrator" w:date="2014-02-12T19:57:00Z">
              <w:r>
                <w:rPr>
                  <w:rFonts w:ascii="Arial" w:hAnsi="Arial" w:cs="Arial"/>
                  <w:sz w:val="20"/>
                  <w:szCs w:val="20"/>
                </w:rPr>
                <w:t>Изменить</w:t>
              </w:r>
            </w:ins>
          </w:p>
        </w:tc>
        <w:tc>
          <w:tcPr>
            <w:tcW w:w="2601" w:type="dxa"/>
          </w:tcPr>
          <w:p w:rsidR="00195D0F" w:rsidRPr="00937C78" w:rsidRDefault="00195D0F" w:rsidP="00E853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ins w:id="817" w:author="Administrator" w:date="2014-02-12T19:57:00Z">
              <w:r>
                <w:rPr>
                  <w:rFonts w:ascii="Arial" w:hAnsi="Arial" w:cs="Arial"/>
                  <w:sz w:val="20"/>
                  <w:szCs w:val="20"/>
                </w:rPr>
                <w:t>Кнопка</w:t>
              </w:r>
            </w:ins>
          </w:p>
        </w:tc>
        <w:tc>
          <w:tcPr>
            <w:tcW w:w="3383" w:type="dxa"/>
          </w:tcPr>
          <w:p w:rsidR="00195D0F" w:rsidRDefault="00195D0F" w:rsidP="00E853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A45055" w:rsidRPr="005A5B1B" w:rsidTr="00D572AA">
        <w:trPr>
          <w:ins w:id="818" w:author="Administrator" w:date="2014-02-13T10:46:00Z"/>
        </w:trPr>
        <w:tc>
          <w:tcPr>
            <w:tcW w:w="1659" w:type="dxa"/>
          </w:tcPr>
          <w:p w:rsidR="00A45055" w:rsidRDefault="00A45055" w:rsidP="007C07C1">
            <w:pPr>
              <w:pStyle w:val="a9"/>
              <w:spacing w:beforeLines="60" w:afterLines="60"/>
              <w:contextualSpacing w:val="0"/>
              <w:rPr>
                <w:ins w:id="819" w:author="Administrator" w:date="2014-02-13T10:46:00Z"/>
                <w:rFonts w:ascii="Arial" w:hAnsi="Arial" w:cs="Arial"/>
                <w:sz w:val="20"/>
                <w:szCs w:val="20"/>
              </w:rPr>
            </w:pPr>
            <w:ins w:id="820" w:author="Administrator" w:date="2014-02-13T10:46:00Z">
              <w:r>
                <w:rPr>
                  <w:rFonts w:ascii="Arial" w:hAnsi="Arial" w:cs="Arial"/>
                  <w:sz w:val="20"/>
                  <w:szCs w:val="20"/>
                </w:rPr>
                <w:t>РВЗ 17</w:t>
              </w:r>
            </w:ins>
          </w:p>
        </w:tc>
        <w:tc>
          <w:tcPr>
            <w:tcW w:w="2034" w:type="dxa"/>
          </w:tcPr>
          <w:p w:rsidR="00A45055" w:rsidRDefault="005F4A88" w:rsidP="00E853AE">
            <w:pPr>
              <w:spacing w:beforeLines="60" w:afterLines="60"/>
              <w:rPr>
                <w:ins w:id="821" w:author="Administrator" w:date="2014-02-13T10:46:00Z"/>
                <w:rFonts w:ascii="Arial" w:hAnsi="Arial" w:cs="Arial"/>
                <w:sz w:val="20"/>
                <w:szCs w:val="20"/>
              </w:rPr>
            </w:pPr>
            <w:ins w:id="822" w:author="Administrator" w:date="2014-02-13T10:47:00Z">
              <w:r>
                <w:rPr>
                  <w:rFonts w:ascii="Arial" w:hAnsi="Arial" w:cs="Arial"/>
                  <w:sz w:val="20"/>
                  <w:szCs w:val="20"/>
                </w:rPr>
                <w:t xml:space="preserve">Список </w:t>
              </w:r>
              <w:r>
                <w:rPr>
                  <w:rFonts w:ascii="Arial" w:hAnsi="Arial" w:cs="Arial"/>
                  <w:sz w:val="20"/>
                  <w:szCs w:val="20"/>
                  <w:lang w:val="en-US"/>
                </w:rPr>
                <w:t>Notes-</w:t>
              </w:r>
              <w:r>
                <w:rPr>
                  <w:rFonts w:ascii="Arial" w:hAnsi="Arial" w:cs="Arial"/>
                  <w:sz w:val="20"/>
                  <w:szCs w:val="20"/>
                </w:rPr>
                <w:t>имен</w:t>
              </w:r>
            </w:ins>
          </w:p>
        </w:tc>
        <w:tc>
          <w:tcPr>
            <w:tcW w:w="2601" w:type="dxa"/>
          </w:tcPr>
          <w:p w:rsidR="00A45055" w:rsidRDefault="005F4A88" w:rsidP="00E853AE">
            <w:pPr>
              <w:spacing w:beforeLines="60" w:afterLines="60"/>
              <w:rPr>
                <w:ins w:id="823" w:author="Administrator" w:date="2014-02-13T10:46:00Z"/>
                <w:rFonts w:ascii="Arial" w:hAnsi="Arial" w:cs="Arial"/>
                <w:sz w:val="20"/>
                <w:szCs w:val="20"/>
              </w:rPr>
            </w:pPr>
            <w:ins w:id="824" w:author="Administrator" w:date="2014-02-13T10:47:00Z">
              <w:r>
                <w:rPr>
                  <w:rFonts w:ascii="Arial" w:hAnsi="Arial" w:cs="Arial"/>
                  <w:sz w:val="20"/>
                  <w:szCs w:val="20"/>
                </w:rPr>
                <w:t>Редактируемый список (может быть пустым)</w:t>
              </w:r>
            </w:ins>
          </w:p>
        </w:tc>
        <w:tc>
          <w:tcPr>
            <w:tcW w:w="3383" w:type="dxa"/>
          </w:tcPr>
          <w:p w:rsidR="00A45055" w:rsidRDefault="00A45055" w:rsidP="00E853AE">
            <w:pPr>
              <w:spacing w:beforeLines="60" w:afterLines="60"/>
              <w:rPr>
                <w:ins w:id="825" w:author="Administrator" w:date="2014-02-13T10:46:00Z"/>
                <w:rFonts w:ascii="Arial" w:hAnsi="Arial" w:cs="Arial"/>
                <w:sz w:val="20"/>
                <w:szCs w:val="20"/>
              </w:rPr>
            </w:pPr>
          </w:p>
        </w:tc>
      </w:tr>
      <w:tr w:rsidR="00A45055" w:rsidRPr="005A5B1B" w:rsidTr="00D572AA">
        <w:tc>
          <w:tcPr>
            <w:tcW w:w="1659" w:type="dxa"/>
          </w:tcPr>
          <w:p w:rsidR="00A45055" w:rsidRDefault="00A45055" w:rsidP="007C07C1">
            <w:pPr>
              <w:pStyle w:val="a9"/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</w:pPr>
            <w:ins w:id="826" w:author="Administrator" w:date="2014-02-13T10:46:00Z">
              <w:r>
                <w:rPr>
                  <w:rFonts w:ascii="Arial" w:hAnsi="Arial" w:cs="Arial"/>
                  <w:sz w:val="20"/>
                  <w:szCs w:val="20"/>
                </w:rPr>
                <w:t>РВЗ 18</w:t>
              </w:r>
            </w:ins>
          </w:p>
        </w:tc>
        <w:tc>
          <w:tcPr>
            <w:tcW w:w="2034" w:type="dxa"/>
          </w:tcPr>
          <w:p w:rsidR="00A45055" w:rsidRPr="00937C78" w:rsidRDefault="00A45055" w:rsidP="001D3144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ins w:id="827" w:author="Administrator" w:date="2014-02-12T19:59:00Z">
              <w:r>
                <w:rPr>
                  <w:rFonts w:ascii="Arial" w:hAnsi="Arial" w:cs="Arial"/>
                  <w:sz w:val="20"/>
                  <w:szCs w:val="20"/>
                </w:rPr>
                <w:t>Договоры</w:t>
              </w:r>
            </w:ins>
          </w:p>
        </w:tc>
        <w:tc>
          <w:tcPr>
            <w:tcW w:w="2601" w:type="dxa"/>
          </w:tcPr>
          <w:p w:rsidR="00A45055" w:rsidRPr="00937C78" w:rsidRDefault="00A45055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ins w:id="828" w:author="Administrator" w:date="2014-02-12T19:58:00Z">
              <w:r>
                <w:rPr>
                  <w:rFonts w:ascii="Arial" w:hAnsi="Arial" w:cs="Arial"/>
                  <w:sz w:val="20"/>
                  <w:szCs w:val="20"/>
                </w:rPr>
                <w:t>Поле</w:t>
              </w:r>
            </w:ins>
          </w:p>
        </w:tc>
        <w:tc>
          <w:tcPr>
            <w:tcW w:w="3383" w:type="dxa"/>
          </w:tcPr>
          <w:p w:rsidR="00A45055" w:rsidRDefault="00A45055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829" w:author="Administrator" w:date="2014-02-13T12:54:00Z">
                <w:pPr>
                  <w:spacing w:beforeLines="60" w:afterLines="60"/>
                </w:pPr>
              </w:pPrChange>
            </w:pPr>
          </w:p>
        </w:tc>
      </w:tr>
      <w:tr w:rsidR="00A45055" w:rsidRPr="005A5B1B" w:rsidTr="00D572AA">
        <w:tc>
          <w:tcPr>
            <w:tcW w:w="1659" w:type="dxa"/>
          </w:tcPr>
          <w:p w:rsidR="00A45055" w:rsidRDefault="00A45055" w:rsidP="007C07C1">
            <w:pPr>
              <w:pStyle w:val="a9"/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</w:pPr>
            <w:ins w:id="830" w:author="Administrator" w:date="2014-02-13T10:46:00Z">
              <w:r>
                <w:rPr>
                  <w:rFonts w:ascii="Arial" w:hAnsi="Arial" w:cs="Arial"/>
                  <w:sz w:val="20"/>
                  <w:szCs w:val="20"/>
                </w:rPr>
                <w:t>РВЗ 19</w:t>
              </w:r>
            </w:ins>
          </w:p>
        </w:tc>
        <w:tc>
          <w:tcPr>
            <w:tcW w:w="2034" w:type="dxa"/>
          </w:tcPr>
          <w:p w:rsidR="00A45055" w:rsidRPr="00937C78" w:rsidRDefault="00A45055" w:rsidP="001D3144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ins w:id="831" w:author="Administrator" w:date="2014-02-12T19:58:00Z">
              <w:r>
                <w:rPr>
                  <w:rFonts w:ascii="Arial" w:hAnsi="Arial" w:cs="Arial"/>
                  <w:sz w:val="20"/>
                  <w:szCs w:val="20"/>
                </w:rPr>
                <w:t xml:space="preserve">Другое подразделение </w:t>
              </w:r>
            </w:ins>
          </w:p>
        </w:tc>
        <w:tc>
          <w:tcPr>
            <w:tcW w:w="2601" w:type="dxa"/>
          </w:tcPr>
          <w:p w:rsidR="00A45055" w:rsidRPr="00937C78" w:rsidRDefault="00A45055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proofErr w:type="spellStart"/>
            <w:ins w:id="832" w:author="Administrator" w:date="2014-02-12T19:58:00Z">
              <w:r>
                <w:rPr>
                  <w:rFonts w:ascii="Arial" w:hAnsi="Arial" w:cs="Arial"/>
                  <w:sz w:val="20"/>
                  <w:szCs w:val="20"/>
                </w:rPr>
                <w:t>Чекбокс</w:t>
              </w:r>
            </w:ins>
            <w:proofErr w:type="spellEnd"/>
          </w:p>
        </w:tc>
        <w:tc>
          <w:tcPr>
            <w:tcW w:w="3383" w:type="dxa"/>
          </w:tcPr>
          <w:p w:rsidR="00A45055" w:rsidRDefault="00A45055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833" w:author="Administrator" w:date="2014-02-13T12:54:00Z">
                <w:pPr>
                  <w:spacing w:beforeLines="60" w:afterLines="60"/>
                </w:pPr>
              </w:pPrChange>
            </w:pPr>
          </w:p>
        </w:tc>
      </w:tr>
      <w:tr w:rsidR="00A45055" w:rsidRPr="005A5B1B" w:rsidTr="00D572AA">
        <w:tc>
          <w:tcPr>
            <w:tcW w:w="1659" w:type="dxa"/>
          </w:tcPr>
          <w:p w:rsidR="00A45055" w:rsidRDefault="00A45055" w:rsidP="007C07C1">
            <w:pPr>
              <w:pStyle w:val="a9"/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</w:pPr>
            <w:ins w:id="834" w:author="Administrator" w:date="2014-02-13T10:46:00Z">
              <w:r>
                <w:rPr>
                  <w:rFonts w:ascii="Arial" w:hAnsi="Arial" w:cs="Arial"/>
                  <w:sz w:val="20"/>
                  <w:szCs w:val="20"/>
                </w:rPr>
                <w:t>РВЗ 20</w:t>
              </w:r>
            </w:ins>
          </w:p>
        </w:tc>
        <w:tc>
          <w:tcPr>
            <w:tcW w:w="2034" w:type="dxa"/>
          </w:tcPr>
          <w:p w:rsidR="00A45055" w:rsidRPr="00937C78" w:rsidRDefault="00A45055" w:rsidP="001D3144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ins w:id="835" w:author="Administrator" w:date="2014-02-12T19:58:00Z">
              <w:r>
                <w:rPr>
                  <w:rFonts w:ascii="Arial" w:hAnsi="Arial" w:cs="Arial"/>
                  <w:sz w:val="20"/>
                  <w:szCs w:val="20"/>
                </w:rPr>
                <w:t>Изменить</w:t>
              </w:r>
            </w:ins>
          </w:p>
        </w:tc>
        <w:tc>
          <w:tcPr>
            <w:tcW w:w="2601" w:type="dxa"/>
          </w:tcPr>
          <w:p w:rsidR="00A45055" w:rsidRPr="00937C78" w:rsidRDefault="00A45055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ins w:id="836" w:author="Administrator" w:date="2014-02-12T19:58:00Z">
              <w:r>
                <w:rPr>
                  <w:rFonts w:ascii="Arial" w:hAnsi="Arial" w:cs="Arial"/>
                  <w:sz w:val="20"/>
                  <w:szCs w:val="20"/>
                </w:rPr>
                <w:t>Кнопка</w:t>
              </w:r>
            </w:ins>
          </w:p>
        </w:tc>
        <w:tc>
          <w:tcPr>
            <w:tcW w:w="3383" w:type="dxa"/>
          </w:tcPr>
          <w:p w:rsidR="00A45055" w:rsidRDefault="00A45055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837" w:author="Administrator" w:date="2014-02-13T12:54:00Z">
                <w:pPr>
                  <w:spacing w:beforeLines="60" w:afterLines="60"/>
                </w:pPr>
              </w:pPrChange>
            </w:pPr>
          </w:p>
        </w:tc>
      </w:tr>
      <w:tr w:rsidR="00A45055" w:rsidRPr="005A5B1B" w:rsidTr="00D572AA">
        <w:tc>
          <w:tcPr>
            <w:tcW w:w="1659" w:type="dxa"/>
          </w:tcPr>
          <w:p w:rsidR="00A45055" w:rsidRDefault="00A45055" w:rsidP="007C07C1">
            <w:pPr>
              <w:pStyle w:val="a9"/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</w:pPr>
            <w:ins w:id="838" w:author="Administrator" w:date="2014-02-13T10:46:00Z">
              <w:r>
                <w:rPr>
                  <w:rFonts w:ascii="Arial" w:hAnsi="Arial" w:cs="Arial"/>
                  <w:sz w:val="20"/>
                  <w:szCs w:val="20"/>
                </w:rPr>
                <w:t>РВЗ 21</w:t>
              </w:r>
            </w:ins>
          </w:p>
        </w:tc>
        <w:tc>
          <w:tcPr>
            <w:tcW w:w="2034" w:type="dxa"/>
          </w:tcPr>
          <w:p w:rsidR="00A45055" w:rsidRPr="00937C78" w:rsidRDefault="00A45055" w:rsidP="001D3144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ins w:id="839" w:author="Administrator" w:date="2014-02-12T19:58:00Z">
              <w:r>
                <w:rPr>
                  <w:rFonts w:ascii="Arial" w:hAnsi="Arial" w:cs="Arial"/>
                  <w:sz w:val="20"/>
                  <w:szCs w:val="20"/>
                </w:rPr>
                <w:t xml:space="preserve">Список </w:t>
              </w:r>
              <w:r>
                <w:rPr>
                  <w:rFonts w:ascii="Arial" w:hAnsi="Arial" w:cs="Arial"/>
                  <w:sz w:val="20"/>
                  <w:szCs w:val="20"/>
                  <w:lang w:val="en-US"/>
                </w:rPr>
                <w:t>Notes-</w:t>
              </w:r>
              <w:r>
                <w:rPr>
                  <w:rFonts w:ascii="Arial" w:hAnsi="Arial" w:cs="Arial"/>
                  <w:sz w:val="20"/>
                  <w:szCs w:val="20"/>
                </w:rPr>
                <w:t>имен</w:t>
              </w:r>
            </w:ins>
          </w:p>
        </w:tc>
        <w:tc>
          <w:tcPr>
            <w:tcW w:w="2601" w:type="dxa"/>
          </w:tcPr>
          <w:p w:rsidR="00A45055" w:rsidRPr="00937C78" w:rsidRDefault="00A45055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ins w:id="840" w:author="Administrator" w:date="2014-02-12T19:58:00Z">
              <w:r>
                <w:rPr>
                  <w:rFonts w:ascii="Arial" w:hAnsi="Arial" w:cs="Arial"/>
                  <w:sz w:val="20"/>
                  <w:szCs w:val="20"/>
                </w:rPr>
                <w:t>Редактируемый список (может быть пустым)</w:t>
              </w:r>
            </w:ins>
          </w:p>
        </w:tc>
        <w:tc>
          <w:tcPr>
            <w:tcW w:w="3383" w:type="dxa"/>
          </w:tcPr>
          <w:p w:rsidR="00A45055" w:rsidRDefault="00A45055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841" w:author="Administrator" w:date="2014-02-13T12:54:00Z">
                <w:pPr>
                  <w:spacing w:beforeLines="60" w:afterLines="60"/>
                </w:pPr>
              </w:pPrChange>
            </w:pPr>
          </w:p>
        </w:tc>
      </w:tr>
      <w:tr w:rsidR="00A45055" w:rsidRPr="005A5B1B" w:rsidTr="00D572AA">
        <w:tc>
          <w:tcPr>
            <w:tcW w:w="1659" w:type="dxa"/>
          </w:tcPr>
          <w:p w:rsidR="00A45055" w:rsidRDefault="00A45055" w:rsidP="007C07C1">
            <w:pPr>
              <w:pStyle w:val="a9"/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</w:pPr>
            <w:ins w:id="842" w:author="Administrator" w:date="2014-02-13T10:46:00Z">
              <w:r>
                <w:rPr>
                  <w:rFonts w:ascii="Arial" w:hAnsi="Arial" w:cs="Arial"/>
                  <w:sz w:val="20"/>
                  <w:szCs w:val="20"/>
                </w:rPr>
                <w:t>РВЗ 22</w:t>
              </w:r>
            </w:ins>
          </w:p>
        </w:tc>
        <w:tc>
          <w:tcPr>
            <w:tcW w:w="2034" w:type="dxa"/>
          </w:tcPr>
          <w:p w:rsidR="00A45055" w:rsidRPr="00937C78" w:rsidRDefault="00A45055" w:rsidP="001D3144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ins w:id="843" w:author="Administrator" w:date="2014-02-12T19:59:00Z">
              <w:r>
                <w:rPr>
                  <w:rFonts w:ascii="Arial" w:hAnsi="Arial" w:cs="Arial"/>
                  <w:sz w:val="20"/>
                  <w:szCs w:val="20"/>
                </w:rPr>
                <w:t>Счетчики</w:t>
              </w:r>
            </w:ins>
          </w:p>
        </w:tc>
        <w:tc>
          <w:tcPr>
            <w:tcW w:w="2601" w:type="dxa"/>
          </w:tcPr>
          <w:p w:rsidR="00A45055" w:rsidRPr="00937C78" w:rsidRDefault="00A45055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ins w:id="844" w:author="Administrator" w:date="2014-02-12T19:58:00Z">
              <w:r>
                <w:rPr>
                  <w:rFonts w:ascii="Arial" w:hAnsi="Arial" w:cs="Arial"/>
                  <w:sz w:val="20"/>
                  <w:szCs w:val="20"/>
                </w:rPr>
                <w:t>Поле</w:t>
              </w:r>
            </w:ins>
          </w:p>
        </w:tc>
        <w:tc>
          <w:tcPr>
            <w:tcW w:w="3383" w:type="dxa"/>
          </w:tcPr>
          <w:p w:rsidR="00A45055" w:rsidRDefault="00A45055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845" w:author="Administrator" w:date="2014-02-13T12:54:00Z">
                <w:pPr>
                  <w:spacing w:beforeLines="60" w:afterLines="60"/>
                </w:pPr>
              </w:pPrChange>
            </w:pPr>
          </w:p>
        </w:tc>
      </w:tr>
      <w:tr w:rsidR="00A45055" w:rsidRPr="005A5B1B" w:rsidTr="00D572AA">
        <w:tc>
          <w:tcPr>
            <w:tcW w:w="1659" w:type="dxa"/>
          </w:tcPr>
          <w:p w:rsidR="00A45055" w:rsidRDefault="00A45055" w:rsidP="007C07C1">
            <w:pPr>
              <w:pStyle w:val="a9"/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</w:pPr>
            <w:ins w:id="846" w:author="Administrator" w:date="2014-02-13T10:46:00Z">
              <w:r>
                <w:rPr>
                  <w:rFonts w:ascii="Arial" w:hAnsi="Arial" w:cs="Arial"/>
                  <w:sz w:val="20"/>
                  <w:szCs w:val="20"/>
                </w:rPr>
                <w:t>РВЗ 23</w:t>
              </w:r>
            </w:ins>
          </w:p>
        </w:tc>
        <w:tc>
          <w:tcPr>
            <w:tcW w:w="2034" w:type="dxa"/>
          </w:tcPr>
          <w:p w:rsidR="00A45055" w:rsidRPr="00937C78" w:rsidRDefault="00A45055" w:rsidP="001D3144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ins w:id="847" w:author="Administrator" w:date="2014-02-12T19:58:00Z">
              <w:r>
                <w:rPr>
                  <w:rFonts w:ascii="Arial" w:hAnsi="Arial" w:cs="Arial"/>
                  <w:sz w:val="20"/>
                  <w:szCs w:val="20"/>
                </w:rPr>
                <w:t>Изменить</w:t>
              </w:r>
            </w:ins>
          </w:p>
        </w:tc>
        <w:tc>
          <w:tcPr>
            <w:tcW w:w="2601" w:type="dxa"/>
          </w:tcPr>
          <w:p w:rsidR="00A45055" w:rsidRPr="00937C78" w:rsidRDefault="00A45055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ins w:id="848" w:author="Administrator" w:date="2014-02-12T19:58:00Z">
              <w:r>
                <w:rPr>
                  <w:rFonts w:ascii="Arial" w:hAnsi="Arial" w:cs="Arial"/>
                  <w:sz w:val="20"/>
                  <w:szCs w:val="20"/>
                </w:rPr>
                <w:t>Кнопка</w:t>
              </w:r>
            </w:ins>
          </w:p>
        </w:tc>
        <w:tc>
          <w:tcPr>
            <w:tcW w:w="3383" w:type="dxa"/>
          </w:tcPr>
          <w:p w:rsidR="00A45055" w:rsidRDefault="00A45055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849" w:author="Administrator" w:date="2014-02-13T12:54:00Z">
                <w:pPr>
                  <w:spacing w:beforeLines="60" w:afterLines="60"/>
                </w:pPr>
              </w:pPrChange>
            </w:pPr>
          </w:p>
        </w:tc>
      </w:tr>
      <w:tr w:rsidR="00A45055" w:rsidRPr="005A5B1B" w:rsidTr="00D572AA">
        <w:tc>
          <w:tcPr>
            <w:tcW w:w="1659" w:type="dxa"/>
          </w:tcPr>
          <w:p w:rsidR="00A45055" w:rsidRDefault="00A45055" w:rsidP="007C07C1">
            <w:pPr>
              <w:pStyle w:val="a9"/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</w:pPr>
            <w:ins w:id="850" w:author="Administrator" w:date="2014-02-13T10:46:00Z">
              <w:r>
                <w:rPr>
                  <w:rFonts w:ascii="Arial" w:hAnsi="Arial" w:cs="Arial"/>
                  <w:sz w:val="20"/>
                  <w:szCs w:val="20"/>
                </w:rPr>
                <w:t>РВЗ 24</w:t>
              </w:r>
            </w:ins>
          </w:p>
        </w:tc>
        <w:tc>
          <w:tcPr>
            <w:tcW w:w="2034" w:type="dxa"/>
          </w:tcPr>
          <w:p w:rsidR="00A45055" w:rsidRPr="00937C78" w:rsidRDefault="00A45055" w:rsidP="001D3144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ins w:id="851" w:author="Administrator" w:date="2014-02-12T19:58:00Z">
              <w:r>
                <w:rPr>
                  <w:rFonts w:ascii="Arial" w:hAnsi="Arial" w:cs="Arial"/>
                  <w:sz w:val="20"/>
                  <w:szCs w:val="20"/>
                </w:rPr>
                <w:t xml:space="preserve">Список </w:t>
              </w:r>
              <w:r>
                <w:rPr>
                  <w:rFonts w:ascii="Arial" w:hAnsi="Arial" w:cs="Arial"/>
                  <w:sz w:val="20"/>
                  <w:szCs w:val="20"/>
                  <w:lang w:val="en-US"/>
                </w:rPr>
                <w:t>Notes-</w:t>
              </w:r>
              <w:r>
                <w:rPr>
                  <w:rFonts w:ascii="Arial" w:hAnsi="Arial" w:cs="Arial"/>
                  <w:sz w:val="20"/>
                  <w:szCs w:val="20"/>
                </w:rPr>
                <w:t>имен</w:t>
              </w:r>
            </w:ins>
          </w:p>
        </w:tc>
        <w:tc>
          <w:tcPr>
            <w:tcW w:w="2601" w:type="dxa"/>
          </w:tcPr>
          <w:p w:rsidR="00A45055" w:rsidRPr="00937C78" w:rsidRDefault="00A45055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ins w:id="852" w:author="Administrator" w:date="2014-02-12T19:58:00Z">
              <w:r>
                <w:rPr>
                  <w:rFonts w:ascii="Arial" w:hAnsi="Arial" w:cs="Arial"/>
                  <w:sz w:val="20"/>
                  <w:szCs w:val="20"/>
                </w:rPr>
                <w:t>Редактируемый список (может быть пустым)</w:t>
              </w:r>
            </w:ins>
          </w:p>
        </w:tc>
        <w:tc>
          <w:tcPr>
            <w:tcW w:w="3383" w:type="dxa"/>
          </w:tcPr>
          <w:p w:rsidR="00A45055" w:rsidRDefault="00A45055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853" w:author="Administrator" w:date="2014-02-13T12:54:00Z">
                <w:pPr>
                  <w:spacing w:beforeLines="60" w:afterLines="60"/>
                </w:pPr>
              </w:pPrChange>
            </w:pPr>
          </w:p>
        </w:tc>
      </w:tr>
      <w:tr w:rsidR="00A45055" w:rsidRPr="005A5B1B" w:rsidTr="00D572AA">
        <w:tc>
          <w:tcPr>
            <w:tcW w:w="1659" w:type="dxa"/>
          </w:tcPr>
          <w:p w:rsidR="00A45055" w:rsidRDefault="00A45055" w:rsidP="007C07C1">
            <w:pPr>
              <w:pStyle w:val="a9"/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</w:pPr>
            <w:ins w:id="854" w:author="Administrator" w:date="2014-02-13T10:46:00Z">
              <w:r>
                <w:rPr>
                  <w:rFonts w:ascii="Arial" w:hAnsi="Arial" w:cs="Arial"/>
                  <w:sz w:val="20"/>
                  <w:szCs w:val="20"/>
                </w:rPr>
                <w:t xml:space="preserve">РВЗ 25 </w:t>
              </w:r>
            </w:ins>
          </w:p>
        </w:tc>
        <w:tc>
          <w:tcPr>
            <w:tcW w:w="2034" w:type="dxa"/>
          </w:tcPr>
          <w:p w:rsidR="00A45055" w:rsidRPr="00937C78" w:rsidRDefault="00A45055" w:rsidP="001D3144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ins w:id="855" w:author="Administrator" w:date="2014-02-12T19:59:00Z">
              <w:r>
                <w:rPr>
                  <w:rFonts w:ascii="Arial" w:hAnsi="Arial" w:cs="Arial"/>
                  <w:sz w:val="20"/>
                  <w:szCs w:val="20"/>
                </w:rPr>
                <w:t>Исходящие</w:t>
              </w:r>
            </w:ins>
            <w:ins w:id="856" w:author="Administrator" w:date="2014-02-12T19:58:00Z">
              <w:r>
                <w:rPr>
                  <w:rFonts w:ascii="Arial" w:hAnsi="Arial" w:cs="Arial"/>
                  <w:sz w:val="20"/>
                  <w:szCs w:val="20"/>
                </w:rPr>
                <w:t xml:space="preserve"> документы</w:t>
              </w:r>
            </w:ins>
          </w:p>
        </w:tc>
        <w:tc>
          <w:tcPr>
            <w:tcW w:w="2601" w:type="dxa"/>
          </w:tcPr>
          <w:p w:rsidR="00A45055" w:rsidRPr="00937C78" w:rsidRDefault="00A45055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ins w:id="857" w:author="Administrator" w:date="2014-02-12T19:58:00Z">
              <w:r>
                <w:rPr>
                  <w:rFonts w:ascii="Arial" w:hAnsi="Arial" w:cs="Arial"/>
                  <w:sz w:val="20"/>
                  <w:szCs w:val="20"/>
                </w:rPr>
                <w:t>Поле</w:t>
              </w:r>
            </w:ins>
          </w:p>
        </w:tc>
        <w:tc>
          <w:tcPr>
            <w:tcW w:w="3383" w:type="dxa"/>
          </w:tcPr>
          <w:p w:rsidR="00A45055" w:rsidRDefault="00A45055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858" w:author="Administrator" w:date="2014-02-13T12:54:00Z">
                <w:pPr>
                  <w:spacing w:beforeLines="60" w:afterLines="60"/>
                </w:pPr>
              </w:pPrChange>
            </w:pPr>
          </w:p>
        </w:tc>
      </w:tr>
      <w:tr w:rsidR="00A45055" w:rsidRPr="005A5B1B" w:rsidTr="00D572AA">
        <w:tc>
          <w:tcPr>
            <w:tcW w:w="1659" w:type="dxa"/>
          </w:tcPr>
          <w:p w:rsidR="00A45055" w:rsidRDefault="00A45055" w:rsidP="007C07C1">
            <w:pPr>
              <w:pStyle w:val="a9"/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</w:pPr>
            <w:ins w:id="859" w:author="Administrator" w:date="2014-02-13T10:46:00Z">
              <w:r>
                <w:rPr>
                  <w:rFonts w:ascii="Arial" w:hAnsi="Arial" w:cs="Arial"/>
                  <w:sz w:val="20"/>
                  <w:szCs w:val="20"/>
                </w:rPr>
                <w:t>РВЗ 26</w:t>
              </w:r>
            </w:ins>
          </w:p>
        </w:tc>
        <w:tc>
          <w:tcPr>
            <w:tcW w:w="2034" w:type="dxa"/>
          </w:tcPr>
          <w:p w:rsidR="00A45055" w:rsidRPr="00937C78" w:rsidRDefault="00A45055" w:rsidP="001D3144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ins w:id="860" w:author="Administrator" w:date="2014-02-12T19:58:00Z">
              <w:r>
                <w:rPr>
                  <w:rFonts w:ascii="Arial" w:hAnsi="Arial" w:cs="Arial"/>
                  <w:sz w:val="20"/>
                  <w:szCs w:val="20"/>
                </w:rPr>
                <w:t xml:space="preserve">Другое подразделение </w:t>
              </w:r>
            </w:ins>
          </w:p>
        </w:tc>
        <w:tc>
          <w:tcPr>
            <w:tcW w:w="2601" w:type="dxa"/>
          </w:tcPr>
          <w:p w:rsidR="00A45055" w:rsidRPr="00937C78" w:rsidRDefault="00A45055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proofErr w:type="spellStart"/>
            <w:ins w:id="861" w:author="Administrator" w:date="2014-02-12T19:58:00Z">
              <w:r>
                <w:rPr>
                  <w:rFonts w:ascii="Arial" w:hAnsi="Arial" w:cs="Arial"/>
                  <w:sz w:val="20"/>
                  <w:szCs w:val="20"/>
                </w:rPr>
                <w:t>Чекбокс</w:t>
              </w:r>
            </w:ins>
            <w:proofErr w:type="spellEnd"/>
          </w:p>
        </w:tc>
        <w:tc>
          <w:tcPr>
            <w:tcW w:w="3383" w:type="dxa"/>
          </w:tcPr>
          <w:p w:rsidR="00A45055" w:rsidRDefault="00A45055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862" w:author="Administrator" w:date="2014-02-13T12:54:00Z">
                <w:pPr>
                  <w:spacing w:beforeLines="60" w:afterLines="60"/>
                </w:pPr>
              </w:pPrChange>
            </w:pPr>
          </w:p>
        </w:tc>
      </w:tr>
      <w:tr w:rsidR="00A45055" w:rsidRPr="005A5B1B" w:rsidTr="00D572AA">
        <w:tc>
          <w:tcPr>
            <w:tcW w:w="1659" w:type="dxa"/>
          </w:tcPr>
          <w:p w:rsidR="00A45055" w:rsidRDefault="00A45055" w:rsidP="007C07C1">
            <w:pPr>
              <w:pStyle w:val="a9"/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</w:pPr>
            <w:ins w:id="863" w:author="Administrator" w:date="2014-02-13T10:46:00Z">
              <w:r>
                <w:rPr>
                  <w:rFonts w:ascii="Arial" w:hAnsi="Arial" w:cs="Arial"/>
                  <w:sz w:val="20"/>
                  <w:szCs w:val="20"/>
                </w:rPr>
                <w:t>РВЗ 27</w:t>
              </w:r>
            </w:ins>
          </w:p>
        </w:tc>
        <w:tc>
          <w:tcPr>
            <w:tcW w:w="2034" w:type="dxa"/>
          </w:tcPr>
          <w:p w:rsidR="00A45055" w:rsidRPr="00937C78" w:rsidRDefault="00A45055" w:rsidP="001D3144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ins w:id="864" w:author="Administrator" w:date="2014-02-12T19:58:00Z">
              <w:r>
                <w:rPr>
                  <w:rFonts w:ascii="Arial" w:hAnsi="Arial" w:cs="Arial"/>
                  <w:sz w:val="20"/>
                  <w:szCs w:val="20"/>
                </w:rPr>
                <w:t>Изменить</w:t>
              </w:r>
            </w:ins>
          </w:p>
        </w:tc>
        <w:tc>
          <w:tcPr>
            <w:tcW w:w="2601" w:type="dxa"/>
          </w:tcPr>
          <w:p w:rsidR="00A45055" w:rsidRPr="00937C78" w:rsidRDefault="00A45055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ins w:id="865" w:author="Administrator" w:date="2014-02-12T19:58:00Z">
              <w:r>
                <w:rPr>
                  <w:rFonts w:ascii="Arial" w:hAnsi="Arial" w:cs="Arial"/>
                  <w:sz w:val="20"/>
                  <w:szCs w:val="20"/>
                </w:rPr>
                <w:t>Кнопка</w:t>
              </w:r>
            </w:ins>
          </w:p>
        </w:tc>
        <w:tc>
          <w:tcPr>
            <w:tcW w:w="3383" w:type="dxa"/>
          </w:tcPr>
          <w:p w:rsidR="00A45055" w:rsidRDefault="00A45055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866" w:author="Administrator" w:date="2014-02-13T12:54:00Z">
                <w:pPr>
                  <w:spacing w:beforeLines="60" w:afterLines="60"/>
                </w:pPr>
              </w:pPrChange>
            </w:pPr>
          </w:p>
        </w:tc>
      </w:tr>
      <w:tr w:rsidR="00A45055" w:rsidRPr="005A5B1B" w:rsidTr="00D572AA">
        <w:tc>
          <w:tcPr>
            <w:tcW w:w="1659" w:type="dxa"/>
          </w:tcPr>
          <w:p w:rsidR="00A45055" w:rsidRDefault="00A45055" w:rsidP="007C07C1">
            <w:pPr>
              <w:pStyle w:val="a9"/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</w:pPr>
            <w:ins w:id="867" w:author="Administrator" w:date="2014-02-13T10:46:00Z">
              <w:r>
                <w:rPr>
                  <w:rFonts w:ascii="Arial" w:hAnsi="Arial" w:cs="Arial"/>
                  <w:sz w:val="20"/>
                  <w:szCs w:val="20"/>
                </w:rPr>
                <w:t>РВЗ 28</w:t>
              </w:r>
            </w:ins>
          </w:p>
        </w:tc>
        <w:tc>
          <w:tcPr>
            <w:tcW w:w="2034" w:type="dxa"/>
          </w:tcPr>
          <w:p w:rsidR="00A45055" w:rsidRPr="00937C78" w:rsidRDefault="00A45055" w:rsidP="001D3144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ins w:id="868" w:author="Administrator" w:date="2014-02-12T19:58:00Z">
              <w:r>
                <w:rPr>
                  <w:rFonts w:ascii="Arial" w:hAnsi="Arial" w:cs="Arial"/>
                  <w:sz w:val="20"/>
                  <w:szCs w:val="20"/>
                </w:rPr>
                <w:t xml:space="preserve">Список </w:t>
              </w:r>
              <w:r>
                <w:rPr>
                  <w:rFonts w:ascii="Arial" w:hAnsi="Arial" w:cs="Arial"/>
                  <w:sz w:val="20"/>
                  <w:szCs w:val="20"/>
                  <w:lang w:val="en-US"/>
                </w:rPr>
                <w:t>Notes-</w:t>
              </w:r>
              <w:r>
                <w:rPr>
                  <w:rFonts w:ascii="Arial" w:hAnsi="Arial" w:cs="Arial"/>
                  <w:sz w:val="20"/>
                  <w:szCs w:val="20"/>
                </w:rPr>
                <w:t>имен</w:t>
              </w:r>
            </w:ins>
          </w:p>
        </w:tc>
        <w:tc>
          <w:tcPr>
            <w:tcW w:w="2601" w:type="dxa"/>
          </w:tcPr>
          <w:p w:rsidR="00A45055" w:rsidRPr="00937C78" w:rsidRDefault="00A45055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ins w:id="869" w:author="Administrator" w:date="2014-02-12T19:58:00Z">
              <w:r>
                <w:rPr>
                  <w:rFonts w:ascii="Arial" w:hAnsi="Arial" w:cs="Arial"/>
                  <w:sz w:val="20"/>
                  <w:szCs w:val="20"/>
                </w:rPr>
                <w:t xml:space="preserve">Редактируемый список </w:t>
              </w:r>
              <w:r>
                <w:rPr>
                  <w:rFonts w:ascii="Arial" w:hAnsi="Arial" w:cs="Arial"/>
                  <w:sz w:val="20"/>
                  <w:szCs w:val="20"/>
                </w:rPr>
                <w:lastRenderedPageBreak/>
                <w:t>(может быть пустым)</w:t>
              </w:r>
            </w:ins>
          </w:p>
        </w:tc>
        <w:tc>
          <w:tcPr>
            <w:tcW w:w="3383" w:type="dxa"/>
          </w:tcPr>
          <w:p w:rsidR="00A45055" w:rsidRDefault="00A45055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870" w:author="Administrator" w:date="2014-02-13T12:54:00Z">
                <w:pPr>
                  <w:spacing w:beforeLines="60" w:afterLines="60"/>
                </w:pPr>
              </w:pPrChange>
            </w:pPr>
          </w:p>
        </w:tc>
      </w:tr>
      <w:tr w:rsidR="00A45055" w:rsidRPr="005A5B1B" w:rsidTr="00D572AA">
        <w:tc>
          <w:tcPr>
            <w:tcW w:w="1659" w:type="dxa"/>
          </w:tcPr>
          <w:p w:rsidR="00A45055" w:rsidRDefault="00A45055" w:rsidP="007C07C1">
            <w:pPr>
              <w:pStyle w:val="a9"/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</w:pPr>
            <w:ins w:id="871" w:author="Administrator" w:date="2014-02-13T10:46:00Z">
              <w:r>
                <w:rPr>
                  <w:rFonts w:ascii="Arial" w:hAnsi="Arial" w:cs="Arial"/>
                  <w:sz w:val="20"/>
                  <w:szCs w:val="20"/>
                </w:rPr>
                <w:lastRenderedPageBreak/>
                <w:t>РВЗ 29</w:t>
              </w:r>
            </w:ins>
          </w:p>
        </w:tc>
        <w:tc>
          <w:tcPr>
            <w:tcW w:w="2034" w:type="dxa"/>
          </w:tcPr>
          <w:p w:rsidR="00A45055" w:rsidRPr="00937C78" w:rsidRDefault="00A45055" w:rsidP="001D3144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ins w:id="872" w:author="Administrator" w:date="2014-02-12T20:00:00Z">
              <w:r>
                <w:rPr>
                  <w:rFonts w:ascii="Arial" w:hAnsi="Arial" w:cs="Arial"/>
                  <w:sz w:val="20"/>
                  <w:szCs w:val="20"/>
                </w:rPr>
                <w:t>ОРД</w:t>
              </w:r>
            </w:ins>
          </w:p>
        </w:tc>
        <w:tc>
          <w:tcPr>
            <w:tcW w:w="2601" w:type="dxa"/>
          </w:tcPr>
          <w:p w:rsidR="00A45055" w:rsidRPr="00937C78" w:rsidRDefault="00A45055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ins w:id="873" w:author="Administrator" w:date="2014-02-12T19:58:00Z">
              <w:r>
                <w:rPr>
                  <w:rFonts w:ascii="Arial" w:hAnsi="Arial" w:cs="Arial"/>
                  <w:sz w:val="20"/>
                  <w:szCs w:val="20"/>
                </w:rPr>
                <w:t>Поле</w:t>
              </w:r>
            </w:ins>
          </w:p>
        </w:tc>
        <w:tc>
          <w:tcPr>
            <w:tcW w:w="3383" w:type="dxa"/>
          </w:tcPr>
          <w:p w:rsidR="00A45055" w:rsidRDefault="00A45055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874" w:author="Administrator" w:date="2014-02-13T12:54:00Z">
                <w:pPr>
                  <w:spacing w:beforeLines="60" w:afterLines="60"/>
                </w:pPr>
              </w:pPrChange>
            </w:pPr>
          </w:p>
        </w:tc>
      </w:tr>
      <w:tr w:rsidR="00A45055" w:rsidRPr="005A5B1B" w:rsidTr="00D572AA">
        <w:tc>
          <w:tcPr>
            <w:tcW w:w="1659" w:type="dxa"/>
          </w:tcPr>
          <w:p w:rsidR="00A45055" w:rsidRDefault="00A45055" w:rsidP="007C07C1">
            <w:pPr>
              <w:pStyle w:val="a9"/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</w:pPr>
            <w:ins w:id="875" w:author="Administrator" w:date="2014-02-13T10:46:00Z">
              <w:r>
                <w:rPr>
                  <w:rFonts w:ascii="Arial" w:hAnsi="Arial" w:cs="Arial"/>
                  <w:sz w:val="20"/>
                  <w:szCs w:val="20"/>
                </w:rPr>
                <w:t>РВЗ 30</w:t>
              </w:r>
            </w:ins>
          </w:p>
        </w:tc>
        <w:tc>
          <w:tcPr>
            <w:tcW w:w="2034" w:type="dxa"/>
          </w:tcPr>
          <w:p w:rsidR="00A45055" w:rsidRPr="00937C78" w:rsidRDefault="00A45055" w:rsidP="001D3144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ins w:id="876" w:author="Administrator" w:date="2014-02-12T19:58:00Z">
              <w:r>
                <w:rPr>
                  <w:rFonts w:ascii="Arial" w:hAnsi="Arial" w:cs="Arial"/>
                  <w:sz w:val="20"/>
                  <w:szCs w:val="20"/>
                </w:rPr>
                <w:t xml:space="preserve">Другое подразделение </w:t>
              </w:r>
            </w:ins>
          </w:p>
        </w:tc>
        <w:tc>
          <w:tcPr>
            <w:tcW w:w="2601" w:type="dxa"/>
          </w:tcPr>
          <w:p w:rsidR="00A45055" w:rsidRPr="00937C78" w:rsidRDefault="00A45055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proofErr w:type="spellStart"/>
            <w:ins w:id="877" w:author="Administrator" w:date="2014-02-12T19:58:00Z">
              <w:r>
                <w:rPr>
                  <w:rFonts w:ascii="Arial" w:hAnsi="Arial" w:cs="Arial"/>
                  <w:sz w:val="20"/>
                  <w:szCs w:val="20"/>
                </w:rPr>
                <w:t>Чекбокс</w:t>
              </w:r>
            </w:ins>
            <w:proofErr w:type="spellEnd"/>
          </w:p>
        </w:tc>
        <w:tc>
          <w:tcPr>
            <w:tcW w:w="3383" w:type="dxa"/>
          </w:tcPr>
          <w:p w:rsidR="00A45055" w:rsidRDefault="00A45055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878" w:author="Administrator" w:date="2014-02-13T12:54:00Z">
                <w:pPr>
                  <w:spacing w:beforeLines="60" w:afterLines="60"/>
                </w:pPr>
              </w:pPrChange>
            </w:pPr>
          </w:p>
        </w:tc>
      </w:tr>
      <w:tr w:rsidR="00A45055" w:rsidRPr="005A5B1B" w:rsidTr="00D572AA">
        <w:tc>
          <w:tcPr>
            <w:tcW w:w="1659" w:type="dxa"/>
          </w:tcPr>
          <w:p w:rsidR="00A45055" w:rsidRDefault="00A45055" w:rsidP="007C07C1">
            <w:pPr>
              <w:pStyle w:val="a9"/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</w:pPr>
            <w:ins w:id="879" w:author="Administrator" w:date="2014-02-13T10:46:00Z">
              <w:r>
                <w:rPr>
                  <w:rFonts w:ascii="Arial" w:hAnsi="Arial" w:cs="Arial"/>
                  <w:sz w:val="20"/>
                  <w:szCs w:val="20"/>
                </w:rPr>
                <w:t>РВЗ 31</w:t>
              </w:r>
            </w:ins>
          </w:p>
        </w:tc>
        <w:tc>
          <w:tcPr>
            <w:tcW w:w="2034" w:type="dxa"/>
          </w:tcPr>
          <w:p w:rsidR="00A45055" w:rsidRPr="00937C78" w:rsidRDefault="00A45055" w:rsidP="001D3144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ins w:id="880" w:author="Administrator" w:date="2014-02-12T19:58:00Z">
              <w:r>
                <w:rPr>
                  <w:rFonts w:ascii="Arial" w:hAnsi="Arial" w:cs="Arial"/>
                  <w:sz w:val="20"/>
                  <w:szCs w:val="20"/>
                </w:rPr>
                <w:t>Изменить</w:t>
              </w:r>
            </w:ins>
          </w:p>
        </w:tc>
        <w:tc>
          <w:tcPr>
            <w:tcW w:w="2601" w:type="dxa"/>
          </w:tcPr>
          <w:p w:rsidR="00A45055" w:rsidRPr="00937C78" w:rsidRDefault="00A45055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ins w:id="881" w:author="Administrator" w:date="2014-02-12T19:58:00Z">
              <w:r>
                <w:rPr>
                  <w:rFonts w:ascii="Arial" w:hAnsi="Arial" w:cs="Arial"/>
                  <w:sz w:val="20"/>
                  <w:szCs w:val="20"/>
                </w:rPr>
                <w:t>Кнопка</w:t>
              </w:r>
            </w:ins>
          </w:p>
        </w:tc>
        <w:tc>
          <w:tcPr>
            <w:tcW w:w="3383" w:type="dxa"/>
          </w:tcPr>
          <w:p w:rsidR="00A45055" w:rsidRDefault="00A45055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882" w:author="Administrator" w:date="2014-02-13T12:54:00Z">
                <w:pPr>
                  <w:spacing w:beforeLines="60" w:afterLines="60"/>
                </w:pPr>
              </w:pPrChange>
            </w:pPr>
          </w:p>
        </w:tc>
      </w:tr>
      <w:tr w:rsidR="00A45055" w:rsidRPr="005A5B1B" w:rsidTr="00D572AA">
        <w:tc>
          <w:tcPr>
            <w:tcW w:w="1659" w:type="dxa"/>
          </w:tcPr>
          <w:p w:rsidR="00A45055" w:rsidRDefault="00A45055" w:rsidP="007C07C1">
            <w:pPr>
              <w:pStyle w:val="a9"/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</w:pPr>
            <w:ins w:id="883" w:author="Administrator" w:date="2014-02-13T10:46:00Z">
              <w:r>
                <w:rPr>
                  <w:rFonts w:ascii="Arial" w:hAnsi="Arial" w:cs="Arial"/>
                  <w:sz w:val="20"/>
                  <w:szCs w:val="20"/>
                </w:rPr>
                <w:t>РВЗ 32</w:t>
              </w:r>
            </w:ins>
          </w:p>
        </w:tc>
        <w:tc>
          <w:tcPr>
            <w:tcW w:w="2034" w:type="dxa"/>
          </w:tcPr>
          <w:p w:rsidR="00A45055" w:rsidRPr="00937C78" w:rsidRDefault="00A45055" w:rsidP="001D3144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ins w:id="884" w:author="Administrator" w:date="2014-02-12T19:58:00Z">
              <w:r>
                <w:rPr>
                  <w:rFonts w:ascii="Arial" w:hAnsi="Arial" w:cs="Arial"/>
                  <w:sz w:val="20"/>
                  <w:szCs w:val="20"/>
                </w:rPr>
                <w:t xml:space="preserve">Список </w:t>
              </w:r>
              <w:r>
                <w:rPr>
                  <w:rFonts w:ascii="Arial" w:hAnsi="Arial" w:cs="Arial"/>
                  <w:sz w:val="20"/>
                  <w:szCs w:val="20"/>
                  <w:lang w:val="en-US"/>
                </w:rPr>
                <w:t>Notes-</w:t>
              </w:r>
              <w:r>
                <w:rPr>
                  <w:rFonts w:ascii="Arial" w:hAnsi="Arial" w:cs="Arial"/>
                  <w:sz w:val="20"/>
                  <w:szCs w:val="20"/>
                </w:rPr>
                <w:t>имен</w:t>
              </w:r>
            </w:ins>
          </w:p>
        </w:tc>
        <w:tc>
          <w:tcPr>
            <w:tcW w:w="2601" w:type="dxa"/>
          </w:tcPr>
          <w:p w:rsidR="00A45055" w:rsidRPr="00937C78" w:rsidRDefault="00A45055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ins w:id="885" w:author="Administrator" w:date="2014-02-12T19:58:00Z">
              <w:r>
                <w:rPr>
                  <w:rFonts w:ascii="Arial" w:hAnsi="Arial" w:cs="Arial"/>
                  <w:sz w:val="20"/>
                  <w:szCs w:val="20"/>
                </w:rPr>
                <w:t>Редактируемый список (может быть пустым)</w:t>
              </w:r>
            </w:ins>
          </w:p>
        </w:tc>
        <w:tc>
          <w:tcPr>
            <w:tcW w:w="3383" w:type="dxa"/>
          </w:tcPr>
          <w:p w:rsidR="00A45055" w:rsidRDefault="00A45055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886" w:author="Administrator" w:date="2014-02-13T12:54:00Z">
                <w:pPr>
                  <w:spacing w:beforeLines="60" w:afterLines="60"/>
                </w:pPr>
              </w:pPrChange>
            </w:pPr>
          </w:p>
        </w:tc>
      </w:tr>
      <w:tr w:rsidR="00A45055" w:rsidRPr="005A5B1B" w:rsidTr="00D572AA">
        <w:tc>
          <w:tcPr>
            <w:tcW w:w="1659" w:type="dxa"/>
          </w:tcPr>
          <w:p w:rsidR="00A45055" w:rsidRDefault="00A45055" w:rsidP="007C07C1">
            <w:pPr>
              <w:pStyle w:val="a9"/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</w:pPr>
            <w:ins w:id="887" w:author="Administrator" w:date="2014-02-13T10:46:00Z">
              <w:r>
                <w:rPr>
                  <w:rFonts w:ascii="Arial" w:hAnsi="Arial" w:cs="Arial"/>
                  <w:sz w:val="20"/>
                  <w:szCs w:val="20"/>
                </w:rPr>
                <w:t>РВЗ 33</w:t>
              </w:r>
            </w:ins>
          </w:p>
        </w:tc>
        <w:tc>
          <w:tcPr>
            <w:tcW w:w="2034" w:type="dxa"/>
          </w:tcPr>
          <w:p w:rsidR="00A45055" w:rsidRPr="00937C78" w:rsidRDefault="00A45055" w:rsidP="001D3144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ins w:id="888" w:author="Administrator" w:date="2014-02-12T20:00:00Z">
              <w:r>
                <w:rPr>
                  <w:rFonts w:ascii="Arial" w:hAnsi="Arial" w:cs="Arial"/>
                  <w:sz w:val="20"/>
                  <w:szCs w:val="20"/>
                </w:rPr>
                <w:t>Обращения граждан</w:t>
              </w:r>
            </w:ins>
          </w:p>
        </w:tc>
        <w:tc>
          <w:tcPr>
            <w:tcW w:w="2601" w:type="dxa"/>
          </w:tcPr>
          <w:p w:rsidR="00A45055" w:rsidRPr="00937C78" w:rsidRDefault="00A45055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ins w:id="889" w:author="Administrator" w:date="2014-02-12T19:58:00Z">
              <w:r>
                <w:rPr>
                  <w:rFonts w:ascii="Arial" w:hAnsi="Arial" w:cs="Arial"/>
                  <w:sz w:val="20"/>
                  <w:szCs w:val="20"/>
                </w:rPr>
                <w:t>Поле</w:t>
              </w:r>
            </w:ins>
          </w:p>
        </w:tc>
        <w:tc>
          <w:tcPr>
            <w:tcW w:w="3383" w:type="dxa"/>
          </w:tcPr>
          <w:p w:rsidR="00A45055" w:rsidRDefault="00A45055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890" w:author="Administrator" w:date="2014-02-13T12:54:00Z">
                <w:pPr>
                  <w:spacing w:beforeLines="60" w:afterLines="60"/>
                </w:pPr>
              </w:pPrChange>
            </w:pPr>
          </w:p>
        </w:tc>
      </w:tr>
      <w:tr w:rsidR="00A45055" w:rsidRPr="005A5B1B" w:rsidTr="00D572AA">
        <w:tc>
          <w:tcPr>
            <w:tcW w:w="1659" w:type="dxa"/>
          </w:tcPr>
          <w:p w:rsidR="00A45055" w:rsidRDefault="00A45055" w:rsidP="007C07C1">
            <w:pPr>
              <w:pStyle w:val="a9"/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</w:pPr>
            <w:ins w:id="891" w:author="Administrator" w:date="2014-02-13T10:46:00Z">
              <w:r>
                <w:rPr>
                  <w:rFonts w:ascii="Arial" w:hAnsi="Arial" w:cs="Arial"/>
                  <w:sz w:val="20"/>
                  <w:szCs w:val="20"/>
                </w:rPr>
                <w:t>РВЗ 34</w:t>
              </w:r>
            </w:ins>
          </w:p>
        </w:tc>
        <w:tc>
          <w:tcPr>
            <w:tcW w:w="2034" w:type="dxa"/>
          </w:tcPr>
          <w:p w:rsidR="00A45055" w:rsidRPr="00937C78" w:rsidRDefault="00A45055" w:rsidP="00E853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ins w:id="892" w:author="Administrator" w:date="2014-02-12T19:58:00Z">
              <w:r>
                <w:rPr>
                  <w:rFonts w:ascii="Arial" w:hAnsi="Arial" w:cs="Arial"/>
                  <w:sz w:val="20"/>
                  <w:szCs w:val="20"/>
                </w:rPr>
                <w:t xml:space="preserve">Другое подразделение </w:t>
              </w:r>
            </w:ins>
          </w:p>
        </w:tc>
        <w:tc>
          <w:tcPr>
            <w:tcW w:w="2601" w:type="dxa"/>
          </w:tcPr>
          <w:p w:rsidR="00A45055" w:rsidRPr="00937C78" w:rsidRDefault="00A45055" w:rsidP="001D3144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proofErr w:type="spellStart"/>
            <w:ins w:id="893" w:author="Administrator" w:date="2014-02-12T19:58:00Z">
              <w:r>
                <w:rPr>
                  <w:rFonts w:ascii="Arial" w:hAnsi="Arial" w:cs="Arial"/>
                  <w:sz w:val="20"/>
                  <w:szCs w:val="20"/>
                </w:rPr>
                <w:t>Чекбокс</w:t>
              </w:r>
            </w:ins>
            <w:proofErr w:type="spellEnd"/>
          </w:p>
        </w:tc>
        <w:tc>
          <w:tcPr>
            <w:tcW w:w="3383" w:type="dxa"/>
          </w:tcPr>
          <w:p w:rsidR="00A45055" w:rsidRDefault="00A45055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A45055" w:rsidRPr="005A5B1B" w:rsidTr="00D572AA">
        <w:tc>
          <w:tcPr>
            <w:tcW w:w="1659" w:type="dxa"/>
          </w:tcPr>
          <w:p w:rsidR="00A45055" w:rsidRDefault="00A45055" w:rsidP="007C07C1">
            <w:pPr>
              <w:pStyle w:val="a9"/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</w:pPr>
            <w:ins w:id="894" w:author="Administrator" w:date="2014-02-13T10:46:00Z">
              <w:r>
                <w:rPr>
                  <w:rFonts w:ascii="Arial" w:hAnsi="Arial" w:cs="Arial"/>
                  <w:sz w:val="20"/>
                  <w:szCs w:val="20"/>
                </w:rPr>
                <w:t>РВЗ 35</w:t>
              </w:r>
            </w:ins>
          </w:p>
        </w:tc>
        <w:tc>
          <w:tcPr>
            <w:tcW w:w="2034" w:type="dxa"/>
          </w:tcPr>
          <w:p w:rsidR="00A45055" w:rsidRPr="00937C78" w:rsidRDefault="00A45055" w:rsidP="001D3144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ins w:id="895" w:author="Administrator" w:date="2014-02-12T19:58:00Z">
              <w:r>
                <w:rPr>
                  <w:rFonts w:ascii="Arial" w:hAnsi="Arial" w:cs="Arial"/>
                  <w:sz w:val="20"/>
                  <w:szCs w:val="20"/>
                </w:rPr>
                <w:t>Изменить</w:t>
              </w:r>
            </w:ins>
          </w:p>
        </w:tc>
        <w:tc>
          <w:tcPr>
            <w:tcW w:w="2601" w:type="dxa"/>
          </w:tcPr>
          <w:p w:rsidR="00A45055" w:rsidRPr="00937C78" w:rsidRDefault="00A45055" w:rsidP="00E853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ins w:id="896" w:author="Administrator" w:date="2014-02-12T19:58:00Z">
              <w:r>
                <w:rPr>
                  <w:rFonts w:ascii="Arial" w:hAnsi="Arial" w:cs="Arial"/>
                  <w:sz w:val="20"/>
                  <w:szCs w:val="20"/>
                </w:rPr>
                <w:t>Кнопка</w:t>
              </w:r>
            </w:ins>
          </w:p>
        </w:tc>
        <w:tc>
          <w:tcPr>
            <w:tcW w:w="3383" w:type="dxa"/>
          </w:tcPr>
          <w:p w:rsidR="00A45055" w:rsidRDefault="00A45055" w:rsidP="001D3144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A45055" w:rsidRPr="005A5B1B" w:rsidTr="00D572AA">
        <w:tc>
          <w:tcPr>
            <w:tcW w:w="1659" w:type="dxa"/>
          </w:tcPr>
          <w:p w:rsidR="00A45055" w:rsidRDefault="00A45055" w:rsidP="007C07C1">
            <w:pPr>
              <w:pStyle w:val="a9"/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</w:pPr>
            <w:ins w:id="897" w:author="Administrator" w:date="2014-02-13T10:46:00Z">
              <w:r>
                <w:rPr>
                  <w:rFonts w:ascii="Arial" w:hAnsi="Arial" w:cs="Arial"/>
                  <w:sz w:val="20"/>
                  <w:szCs w:val="20"/>
                </w:rPr>
                <w:t>РВЗ 36</w:t>
              </w:r>
            </w:ins>
          </w:p>
        </w:tc>
        <w:tc>
          <w:tcPr>
            <w:tcW w:w="2034" w:type="dxa"/>
          </w:tcPr>
          <w:p w:rsidR="00A45055" w:rsidRPr="00937C78" w:rsidRDefault="00A45055" w:rsidP="00E853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ins w:id="898" w:author="Administrator" w:date="2014-02-12T19:58:00Z">
              <w:r>
                <w:rPr>
                  <w:rFonts w:ascii="Arial" w:hAnsi="Arial" w:cs="Arial"/>
                  <w:sz w:val="20"/>
                  <w:szCs w:val="20"/>
                </w:rPr>
                <w:t xml:space="preserve">Список </w:t>
              </w:r>
              <w:r>
                <w:rPr>
                  <w:rFonts w:ascii="Arial" w:hAnsi="Arial" w:cs="Arial"/>
                  <w:sz w:val="20"/>
                  <w:szCs w:val="20"/>
                  <w:lang w:val="en-US"/>
                </w:rPr>
                <w:t>Notes-</w:t>
              </w:r>
              <w:r>
                <w:rPr>
                  <w:rFonts w:ascii="Arial" w:hAnsi="Arial" w:cs="Arial"/>
                  <w:sz w:val="20"/>
                  <w:szCs w:val="20"/>
                </w:rPr>
                <w:t>имен</w:t>
              </w:r>
            </w:ins>
          </w:p>
        </w:tc>
        <w:tc>
          <w:tcPr>
            <w:tcW w:w="2601" w:type="dxa"/>
          </w:tcPr>
          <w:p w:rsidR="00A45055" w:rsidRPr="00937C78" w:rsidRDefault="00A45055" w:rsidP="00E853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ins w:id="899" w:author="Administrator" w:date="2014-02-12T19:58:00Z">
              <w:r>
                <w:rPr>
                  <w:rFonts w:ascii="Arial" w:hAnsi="Arial" w:cs="Arial"/>
                  <w:sz w:val="20"/>
                  <w:szCs w:val="20"/>
                </w:rPr>
                <w:t>Редактируемый список (может быть пустым)</w:t>
              </w:r>
            </w:ins>
          </w:p>
        </w:tc>
        <w:tc>
          <w:tcPr>
            <w:tcW w:w="3383" w:type="dxa"/>
          </w:tcPr>
          <w:p w:rsidR="00A45055" w:rsidRDefault="00A45055" w:rsidP="00E853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A22D97" w:rsidRPr="005A5B1B" w:rsidTr="00D572AA">
        <w:tc>
          <w:tcPr>
            <w:tcW w:w="1659" w:type="dxa"/>
          </w:tcPr>
          <w:p w:rsidR="00A22D97" w:rsidRDefault="00A22D97" w:rsidP="00D84677">
            <w:pPr>
              <w:pStyle w:val="a9"/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РВЗ </w:t>
            </w:r>
            <w:ins w:id="900" w:author="Administrator" w:date="2014-02-13T11:33:00Z">
              <w:r>
                <w:rPr>
                  <w:rFonts w:ascii="Arial" w:hAnsi="Arial" w:cs="Arial"/>
                  <w:sz w:val="20"/>
                  <w:szCs w:val="20"/>
                </w:rPr>
                <w:t>37</w:t>
              </w:r>
            </w:ins>
          </w:p>
        </w:tc>
        <w:tc>
          <w:tcPr>
            <w:tcW w:w="2034" w:type="dxa"/>
          </w:tcPr>
          <w:p w:rsidR="00A22D97" w:rsidRDefault="008808C0" w:rsidP="00E853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ins w:id="901" w:author="Administrator" w:date="2014-02-13T11:33:00Z">
              <w:r>
                <w:rPr>
                  <w:rFonts w:ascii="Arial" w:hAnsi="Arial" w:cs="Arial"/>
                  <w:sz w:val="20"/>
                  <w:szCs w:val="20"/>
                </w:rPr>
                <w:t>При направлении для регистрации уведомления получают</w:t>
              </w:r>
            </w:ins>
          </w:p>
        </w:tc>
        <w:tc>
          <w:tcPr>
            <w:tcW w:w="2601" w:type="dxa"/>
          </w:tcPr>
          <w:p w:rsidR="00A22D97" w:rsidRDefault="008808C0" w:rsidP="00E853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ins w:id="902" w:author="Administrator" w:date="2014-02-13T11:34:00Z">
              <w:r>
                <w:rPr>
                  <w:rFonts w:ascii="Arial" w:hAnsi="Arial" w:cs="Arial"/>
                  <w:sz w:val="20"/>
                  <w:szCs w:val="20"/>
                </w:rPr>
                <w:t>Описание назначения вкладки</w:t>
              </w:r>
            </w:ins>
          </w:p>
        </w:tc>
        <w:tc>
          <w:tcPr>
            <w:tcW w:w="3383" w:type="dxa"/>
          </w:tcPr>
          <w:p w:rsidR="00A22D97" w:rsidRDefault="00A22D97" w:rsidP="00E853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A22D97" w:rsidRPr="005A5B1B" w:rsidTr="00D572AA">
        <w:tc>
          <w:tcPr>
            <w:tcW w:w="1659" w:type="dxa"/>
          </w:tcPr>
          <w:p w:rsidR="00A22D97" w:rsidRDefault="00A22D97" w:rsidP="00D84677">
            <w:pPr>
              <w:pStyle w:val="a9"/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РВЗ </w:t>
            </w:r>
            <w:ins w:id="903" w:author="Administrator" w:date="2014-02-13T11:36:00Z">
              <w:r w:rsidR="008808C0">
                <w:rPr>
                  <w:rFonts w:ascii="Arial" w:hAnsi="Arial" w:cs="Arial"/>
                  <w:sz w:val="20"/>
                  <w:szCs w:val="20"/>
                </w:rPr>
                <w:t>38</w:t>
              </w:r>
            </w:ins>
          </w:p>
        </w:tc>
        <w:tc>
          <w:tcPr>
            <w:tcW w:w="2034" w:type="dxa"/>
          </w:tcPr>
          <w:p w:rsidR="00A22D97" w:rsidRDefault="008808C0" w:rsidP="00E853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ins w:id="904" w:author="Administrator" w:date="2014-02-13T11:36:00Z">
              <w:r>
                <w:rPr>
                  <w:rFonts w:ascii="Arial" w:hAnsi="Arial" w:cs="Arial"/>
                  <w:sz w:val="20"/>
                  <w:szCs w:val="20"/>
                </w:rPr>
                <w:t>Входящие документы</w:t>
              </w:r>
            </w:ins>
          </w:p>
        </w:tc>
        <w:tc>
          <w:tcPr>
            <w:tcW w:w="2601" w:type="dxa"/>
          </w:tcPr>
          <w:p w:rsidR="00A22D97" w:rsidRDefault="008808C0" w:rsidP="00E853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ins w:id="905" w:author="Administrator" w:date="2014-02-13T11:37:00Z">
              <w:r>
                <w:rPr>
                  <w:rFonts w:ascii="Arial" w:hAnsi="Arial" w:cs="Arial"/>
                  <w:sz w:val="20"/>
                  <w:szCs w:val="20"/>
                </w:rPr>
                <w:t>Название панели</w:t>
              </w:r>
            </w:ins>
          </w:p>
        </w:tc>
        <w:tc>
          <w:tcPr>
            <w:tcW w:w="3383" w:type="dxa"/>
          </w:tcPr>
          <w:p w:rsidR="00A22D97" w:rsidRDefault="00A22D97" w:rsidP="00E853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A22D97" w:rsidRPr="005A5B1B" w:rsidTr="00D572AA">
        <w:tc>
          <w:tcPr>
            <w:tcW w:w="1659" w:type="dxa"/>
          </w:tcPr>
          <w:p w:rsidR="00A22D97" w:rsidRDefault="00A22D97" w:rsidP="00D84677">
            <w:pPr>
              <w:pStyle w:val="a9"/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РВЗ</w:t>
            </w:r>
            <w:ins w:id="906" w:author="Administrator" w:date="2014-02-13T11:38:00Z">
              <w:r w:rsidR="00637B8C">
                <w:rPr>
                  <w:rFonts w:ascii="Arial" w:hAnsi="Arial" w:cs="Arial"/>
                  <w:sz w:val="20"/>
                  <w:szCs w:val="20"/>
                </w:rPr>
                <w:t xml:space="preserve"> 39</w:t>
              </w:r>
            </w:ins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  <w:tc>
          <w:tcPr>
            <w:tcW w:w="2034" w:type="dxa"/>
          </w:tcPr>
          <w:p w:rsidR="00A22D97" w:rsidRDefault="00637B8C" w:rsidP="00E853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ins w:id="907" w:author="Administrator" w:date="2014-02-13T11:37:00Z">
              <w:r>
                <w:rPr>
                  <w:rFonts w:ascii="Arial" w:hAnsi="Arial" w:cs="Arial"/>
                  <w:sz w:val="20"/>
                  <w:szCs w:val="20"/>
                </w:rPr>
                <w:t>Все делопроизводители</w:t>
              </w:r>
            </w:ins>
          </w:p>
        </w:tc>
        <w:tc>
          <w:tcPr>
            <w:tcW w:w="2601" w:type="dxa"/>
          </w:tcPr>
          <w:p w:rsidR="00A22D97" w:rsidRDefault="00637B8C" w:rsidP="00637B8C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proofErr w:type="spellStart"/>
            <w:ins w:id="908" w:author="Administrator" w:date="2014-02-13T11:37:00Z">
              <w:r>
                <w:rPr>
                  <w:rFonts w:ascii="Arial" w:hAnsi="Arial" w:cs="Arial"/>
                  <w:sz w:val="20"/>
                  <w:szCs w:val="20"/>
                </w:rPr>
                <w:t>Чекбокс</w:t>
              </w:r>
            </w:ins>
            <w:proofErr w:type="spellEnd"/>
          </w:p>
        </w:tc>
        <w:tc>
          <w:tcPr>
            <w:tcW w:w="3383" w:type="dxa"/>
          </w:tcPr>
          <w:p w:rsidR="00A22D97" w:rsidRDefault="00A22D97" w:rsidP="00E853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A22D97" w:rsidRPr="005A5B1B" w:rsidTr="00D572AA">
        <w:tc>
          <w:tcPr>
            <w:tcW w:w="1659" w:type="dxa"/>
          </w:tcPr>
          <w:p w:rsidR="00A22D97" w:rsidRDefault="00A22D97" w:rsidP="00D84677">
            <w:pPr>
              <w:pStyle w:val="a9"/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РВЗ </w:t>
            </w:r>
            <w:ins w:id="909" w:author="Administrator" w:date="2014-02-13T11:39:00Z">
              <w:r w:rsidR="00540B17">
                <w:rPr>
                  <w:rFonts w:ascii="Arial" w:hAnsi="Arial" w:cs="Arial"/>
                  <w:sz w:val="20"/>
                  <w:szCs w:val="20"/>
                </w:rPr>
                <w:t>40</w:t>
              </w:r>
            </w:ins>
          </w:p>
        </w:tc>
        <w:tc>
          <w:tcPr>
            <w:tcW w:w="2034" w:type="dxa"/>
          </w:tcPr>
          <w:p w:rsidR="00A22D97" w:rsidRDefault="00637B8C" w:rsidP="00E853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ins w:id="910" w:author="Administrator" w:date="2014-02-13T11:38:00Z">
              <w:r>
                <w:rPr>
                  <w:rFonts w:ascii="Arial" w:hAnsi="Arial" w:cs="Arial"/>
                  <w:sz w:val="20"/>
                  <w:szCs w:val="20"/>
                </w:rPr>
                <w:t xml:space="preserve">Изменить – появляется при снятии </w:t>
              </w:r>
              <w:proofErr w:type="spellStart"/>
              <w:r>
                <w:rPr>
                  <w:rFonts w:ascii="Arial" w:hAnsi="Arial" w:cs="Arial"/>
                  <w:sz w:val="20"/>
                  <w:szCs w:val="20"/>
                </w:rPr>
                <w:t>чекбокса</w:t>
              </w:r>
            </w:ins>
            <w:proofErr w:type="spellEnd"/>
            <w:ins w:id="911" w:author="Administrator" w:date="2014-02-13T11:39:00Z">
              <w:r w:rsidR="00540B17">
                <w:rPr>
                  <w:rFonts w:ascii="Arial" w:hAnsi="Arial" w:cs="Arial"/>
                  <w:sz w:val="20"/>
                  <w:szCs w:val="20"/>
                </w:rPr>
                <w:t xml:space="preserve"> РВЗ 39</w:t>
              </w:r>
            </w:ins>
          </w:p>
        </w:tc>
        <w:tc>
          <w:tcPr>
            <w:tcW w:w="2601" w:type="dxa"/>
          </w:tcPr>
          <w:p w:rsidR="00A22D97" w:rsidRDefault="00637B8C" w:rsidP="00637B8C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ins w:id="912" w:author="Administrator" w:date="2014-02-13T11:38:00Z">
              <w:r>
                <w:rPr>
                  <w:rFonts w:ascii="Arial" w:hAnsi="Arial" w:cs="Arial"/>
                  <w:sz w:val="20"/>
                  <w:szCs w:val="20"/>
                </w:rPr>
                <w:t xml:space="preserve">Кнопка </w:t>
              </w:r>
            </w:ins>
          </w:p>
        </w:tc>
        <w:tc>
          <w:tcPr>
            <w:tcW w:w="3383" w:type="dxa"/>
          </w:tcPr>
          <w:p w:rsidR="00A22D97" w:rsidRDefault="00A22D97" w:rsidP="00E853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A22D97" w:rsidRPr="005A5B1B" w:rsidTr="00D572AA">
        <w:tc>
          <w:tcPr>
            <w:tcW w:w="1659" w:type="dxa"/>
          </w:tcPr>
          <w:p w:rsidR="00A22D97" w:rsidRDefault="00A22D97" w:rsidP="00D84677">
            <w:pPr>
              <w:pStyle w:val="a9"/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РВЗ </w:t>
            </w:r>
            <w:ins w:id="913" w:author="Administrator" w:date="2014-02-13T11:39:00Z">
              <w:r w:rsidR="00540B17">
                <w:rPr>
                  <w:rFonts w:ascii="Arial" w:hAnsi="Arial" w:cs="Arial"/>
                  <w:sz w:val="20"/>
                  <w:szCs w:val="20"/>
                </w:rPr>
                <w:t>41</w:t>
              </w:r>
            </w:ins>
          </w:p>
        </w:tc>
        <w:tc>
          <w:tcPr>
            <w:tcW w:w="2034" w:type="dxa"/>
          </w:tcPr>
          <w:p w:rsidR="00A22D97" w:rsidRDefault="00540B17" w:rsidP="008B6C93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ins w:id="914" w:author="Administrator" w:date="2014-02-13T11:39:00Z">
              <w:r>
                <w:rPr>
                  <w:rFonts w:ascii="Arial" w:hAnsi="Arial" w:cs="Arial"/>
                  <w:sz w:val="20"/>
                  <w:szCs w:val="20"/>
                </w:rPr>
                <w:t xml:space="preserve">Список </w:t>
              </w:r>
            </w:ins>
            <w:ins w:id="915" w:author="Administrator" w:date="2014-02-13T11:40:00Z">
              <w:r w:rsidR="008B6C93">
                <w:rPr>
                  <w:rFonts w:ascii="Arial" w:hAnsi="Arial" w:cs="Arial"/>
                  <w:sz w:val="20"/>
                  <w:szCs w:val="20"/>
                </w:rPr>
                <w:t xml:space="preserve">уведомляемых особ </w:t>
              </w:r>
            </w:ins>
          </w:p>
        </w:tc>
        <w:tc>
          <w:tcPr>
            <w:tcW w:w="2601" w:type="dxa"/>
          </w:tcPr>
          <w:p w:rsidR="00A22D97" w:rsidRDefault="008B6C93" w:rsidP="00E853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ins w:id="916" w:author="Administrator" w:date="2014-02-13T11:41:00Z">
              <w:r>
                <w:rPr>
                  <w:rFonts w:ascii="Arial" w:hAnsi="Arial" w:cs="Arial"/>
                  <w:sz w:val="20"/>
                  <w:szCs w:val="20"/>
                </w:rPr>
                <w:t xml:space="preserve">Список– </w:t>
              </w:r>
              <w:proofErr w:type="gramStart"/>
              <w:r>
                <w:rPr>
                  <w:rFonts w:ascii="Arial" w:hAnsi="Arial" w:cs="Arial"/>
                  <w:sz w:val="20"/>
                  <w:szCs w:val="20"/>
                </w:rPr>
                <w:t>мо</w:t>
              </w:r>
              <w:proofErr w:type="gramEnd"/>
              <w:r>
                <w:rPr>
                  <w:rFonts w:ascii="Arial" w:hAnsi="Arial" w:cs="Arial"/>
                  <w:sz w:val="20"/>
                  <w:szCs w:val="20"/>
                </w:rPr>
                <w:t xml:space="preserve">жет быть пустым, так же пуст при отмеченном </w:t>
              </w:r>
              <w:proofErr w:type="spellStart"/>
              <w:r>
                <w:rPr>
                  <w:rFonts w:ascii="Arial" w:hAnsi="Arial" w:cs="Arial"/>
                  <w:sz w:val="20"/>
                  <w:szCs w:val="20"/>
                </w:rPr>
                <w:t>чекбоксе</w:t>
              </w:r>
              <w:proofErr w:type="spellEnd"/>
              <w:r>
                <w:rPr>
                  <w:rFonts w:ascii="Arial" w:hAnsi="Arial" w:cs="Arial"/>
                  <w:sz w:val="20"/>
                  <w:szCs w:val="20"/>
                </w:rPr>
                <w:t xml:space="preserve"> РВЗ 39</w:t>
              </w:r>
            </w:ins>
          </w:p>
        </w:tc>
        <w:tc>
          <w:tcPr>
            <w:tcW w:w="3383" w:type="dxa"/>
          </w:tcPr>
          <w:p w:rsidR="00A22D97" w:rsidRDefault="00A22D97" w:rsidP="00E853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D84677" w:rsidRPr="005A5B1B" w:rsidTr="00D572AA">
        <w:tc>
          <w:tcPr>
            <w:tcW w:w="1659" w:type="dxa"/>
          </w:tcPr>
          <w:p w:rsidR="00D84677" w:rsidRDefault="00D84677" w:rsidP="00D84677">
            <w:pPr>
              <w:pStyle w:val="a9"/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РВЗ </w:t>
            </w:r>
            <w:ins w:id="917" w:author="Administrator" w:date="2014-02-13T11:41:00Z">
              <w:r>
                <w:rPr>
                  <w:rFonts w:ascii="Arial" w:hAnsi="Arial" w:cs="Arial"/>
                  <w:sz w:val="20"/>
                  <w:szCs w:val="20"/>
                </w:rPr>
                <w:t>42</w:t>
              </w:r>
            </w:ins>
          </w:p>
        </w:tc>
        <w:tc>
          <w:tcPr>
            <w:tcW w:w="2034" w:type="dxa"/>
          </w:tcPr>
          <w:p w:rsidR="00D84677" w:rsidRDefault="00F34CB2" w:rsidP="00E853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ins w:id="918" w:author="Administrator" w:date="2014-02-13T11:42:00Z">
              <w:r>
                <w:rPr>
                  <w:rFonts w:ascii="Arial" w:hAnsi="Arial" w:cs="Arial"/>
                  <w:sz w:val="20"/>
                  <w:szCs w:val="20"/>
                </w:rPr>
                <w:t>Внутренние</w:t>
              </w:r>
            </w:ins>
            <w:ins w:id="919" w:author="Administrator" w:date="2014-02-13T11:41:00Z">
              <w:r w:rsidR="00D84677">
                <w:rPr>
                  <w:rFonts w:ascii="Arial" w:hAnsi="Arial" w:cs="Arial"/>
                  <w:sz w:val="20"/>
                  <w:szCs w:val="20"/>
                </w:rPr>
                <w:t xml:space="preserve"> документы</w:t>
              </w:r>
            </w:ins>
          </w:p>
        </w:tc>
        <w:tc>
          <w:tcPr>
            <w:tcW w:w="2601" w:type="dxa"/>
          </w:tcPr>
          <w:p w:rsidR="00D84677" w:rsidRDefault="00D84677" w:rsidP="00E853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ins w:id="920" w:author="Administrator" w:date="2014-02-13T11:41:00Z">
              <w:r>
                <w:rPr>
                  <w:rFonts w:ascii="Arial" w:hAnsi="Arial" w:cs="Arial"/>
                  <w:sz w:val="20"/>
                  <w:szCs w:val="20"/>
                </w:rPr>
                <w:t>Название панели</w:t>
              </w:r>
            </w:ins>
          </w:p>
        </w:tc>
        <w:tc>
          <w:tcPr>
            <w:tcW w:w="3383" w:type="dxa"/>
          </w:tcPr>
          <w:p w:rsidR="00D84677" w:rsidRDefault="00D84677" w:rsidP="00E853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D84677" w:rsidRPr="005A5B1B" w:rsidTr="00D572AA">
        <w:tc>
          <w:tcPr>
            <w:tcW w:w="1659" w:type="dxa"/>
          </w:tcPr>
          <w:p w:rsidR="00D84677" w:rsidRDefault="00D84677" w:rsidP="00D84677">
            <w:pPr>
              <w:pStyle w:val="a9"/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РВЗ </w:t>
            </w:r>
            <w:ins w:id="921" w:author="Administrator" w:date="2014-02-13T11:42:00Z">
              <w:r>
                <w:rPr>
                  <w:rFonts w:ascii="Arial" w:hAnsi="Arial" w:cs="Arial"/>
                  <w:sz w:val="20"/>
                  <w:szCs w:val="20"/>
                </w:rPr>
                <w:t>43</w:t>
              </w:r>
            </w:ins>
          </w:p>
        </w:tc>
        <w:tc>
          <w:tcPr>
            <w:tcW w:w="2034" w:type="dxa"/>
          </w:tcPr>
          <w:p w:rsidR="00D84677" w:rsidRDefault="00D84677" w:rsidP="00E853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ins w:id="922" w:author="Administrator" w:date="2014-02-13T11:41:00Z">
              <w:r>
                <w:rPr>
                  <w:rFonts w:ascii="Arial" w:hAnsi="Arial" w:cs="Arial"/>
                  <w:sz w:val="20"/>
                  <w:szCs w:val="20"/>
                </w:rPr>
                <w:t>Все делопроизводители</w:t>
              </w:r>
            </w:ins>
          </w:p>
        </w:tc>
        <w:tc>
          <w:tcPr>
            <w:tcW w:w="2601" w:type="dxa"/>
          </w:tcPr>
          <w:p w:rsidR="00D84677" w:rsidRDefault="00D84677" w:rsidP="00E853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proofErr w:type="spellStart"/>
            <w:ins w:id="923" w:author="Administrator" w:date="2014-02-13T11:41:00Z">
              <w:r>
                <w:rPr>
                  <w:rFonts w:ascii="Arial" w:hAnsi="Arial" w:cs="Arial"/>
                  <w:sz w:val="20"/>
                  <w:szCs w:val="20"/>
                </w:rPr>
                <w:t>Чекбокс</w:t>
              </w:r>
            </w:ins>
            <w:proofErr w:type="spellEnd"/>
          </w:p>
        </w:tc>
        <w:tc>
          <w:tcPr>
            <w:tcW w:w="3383" w:type="dxa"/>
          </w:tcPr>
          <w:p w:rsidR="00D84677" w:rsidRDefault="00D84677" w:rsidP="00E853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D84677" w:rsidRPr="005A5B1B" w:rsidTr="00D572AA">
        <w:tc>
          <w:tcPr>
            <w:tcW w:w="1659" w:type="dxa"/>
          </w:tcPr>
          <w:p w:rsidR="00D84677" w:rsidRDefault="00D84677" w:rsidP="00D84677">
            <w:pPr>
              <w:pStyle w:val="a9"/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РВЗ </w:t>
            </w:r>
            <w:ins w:id="924" w:author="Administrator" w:date="2014-02-13T11:42:00Z">
              <w:r>
                <w:rPr>
                  <w:rFonts w:ascii="Arial" w:hAnsi="Arial" w:cs="Arial"/>
                  <w:sz w:val="20"/>
                  <w:szCs w:val="20"/>
                </w:rPr>
                <w:t>44</w:t>
              </w:r>
            </w:ins>
          </w:p>
        </w:tc>
        <w:tc>
          <w:tcPr>
            <w:tcW w:w="2034" w:type="dxa"/>
          </w:tcPr>
          <w:p w:rsidR="00D84677" w:rsidRDefault="00D84677" w:rsidP="00E853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ins w:id="925" w:author="Administrator" w:date="2014-02-13T11:41:00Z">
              <w:r>
                <w:rPr>
                  <w:rFonts w:ascii="Arial" w:hAnsi="Arial" w:cs="Arial"/>
                  <w:sz w:val="20"/>
                  <w:szCs w:val="20"/>
                </w:rPr>
                <w:t>Изменить – появ</w:t>
              </w:r>
              <w:r w:rsidR="00F34CB2">
                <w:rPr>
                  <w:rFonts w:ascii="Arial" w:hAnsi="Arial" w:cs="Arial"/>
                  <w:sz w:val="20"/>
                  <w:szCs w:val="20"/>
                </w:rPr>
                <w:t xml:space="preserve">ляется при снятии </w:t>
              </w:r>
              <w:proofErr w:type="spellStart"/>
              <w:r w:rsidR="00F34CB2">
                <w:rPr>
                  <w:rFonts w:ascii="Arial" w:hAnsi="Arial" w:cs="Arial"/>
                  <w:sz w:val="20"/>
                  <w:szCs w:val="20"/>
                </w:rPr>
                <w:t>чекбокса</w:t>
              </w:r>
              <w:proofErr w:type="spellEnd"/>
              <w:r w:rsidR="00F34CB2">
                <w:rPr>
                  <w:rFonts w:ascii="Arial" w:hAnsi="Arial" w:cs="Arial"/>
                  <w:sz w:val="20"/>
                  <w:szCs w:val="20"/>
                </w:rPr>
                <w:t xml:space="preserve"> РВЗ 43</w:t>
              </w:r>
            </w:ins>
          </w:p>
        </w:tc>
        <w:tc>
          <w:tcPr>
            <w:tcW w:w="2601" w:type="dxa"/>
          </w:tcPr>
          <w:p w:rsidR="00D84677" w:rsidRDefault="00D84677" w:rsidP="00E853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ins w:id="926" w:author="Administrator" w:date="2014-02-13T11:41:00Z">
              <w:r>
                <w:rPr>
                  <w:rFonts w:ascii="Arial" w:hAnsi="Arial" w:cs="Arial"/>
                  <w:sz w:val="20"/>
                  <w:szCs w:val="20"/>
                </w:rPr>
                <w:t xml:space="preserve">Кнопка </w:t>
              </w:r>
            </w:ins>
          </w:p>
        </w:tc>
        <w:tc>
          <w:tcPr>
            <w:tcW w:w="3383" w:type="dxa"/>
          </w:tcPr>
          <w:p w:rsidR="00D84677" w:rsidRDefault="00D84677" w:rsidP="00E853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D84677" w:rsidRPr="005A5B1B" w:rsidTr="00D572AA">
        <w:tc>
          <w:tcPr>
            <w:tcW w:w="1659" w:type="dxa"/>
          </w:tcPr>
          <w:p w:rsidR="00D84677" w:rsidRDefault="00D84677" w:rsidP="00D84677">
            <w:pPr>
              <w:pStyle w:val="a9"/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 xml:space="preserve">РВЗ </w:t>
            </w:r>
            <w:ins w:id="927" w:author="Administrator" w:date="2014-02-13T11:42:00Z">
              <w:r>
                <w:rPr>
                  <w:rFonts w:ascii="Arial" w:hAnsi="Arial" w:cs="Arial"/>
                  <w:sz w:val="20"/>
                  <w:szCs w:val="20"/>
                </w:rPr>
                <w:t>45</w:t>
              </w:r>
            </w:ins>
          </w:p>
        </w:tc>
        <w:tc>
          <w:tcPr>
            <w:tcW w:w="2034" w:type="dxa"/>
          </w:tcPr>
          <w:p w:rsidR="00D84677" w:rsidRDefault="00D84677" w:rsidP="00E853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ins w:id="928" w:author="Administrator" w:date="2014-02-13T11:41:00Z">
              <w:r>
                <w:rPr>
                  <w:rFonts w:ascii="Arial" w:hAnsi="Arial" w:cs="Arial"/>
                  <w:sz w:val="20"/>
                  <w:szCs w:val="20"/>
                </w:rPr>
                <w:t xml:space="preserve">Список уведомляемых особ </w:t>
              </w:r>
            </w:ins>
          </w:p>
        </w:tc>
        <w:tc>
          <w:tcPr>
            <w:tcW w:w="2601" w:type="dxa"/>
          </w:tcPr>
          <w:p w:rsidR="00D84677" w:rsidRDefault="00D84677" w:rsidP="00E853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ins w:id="929" w:author="Administrator" w:date="2014-02-13T11:41:00Z">
              <w:r>
                <w:rPr>
                  <w:rFonts w:ascii="Arial" w:hAnsi="Arial" w:cs="Arial"/>
                  <w:sz w:val="20"/>
                  <w:szCs w:val="20"/>
                </w:rPr>
                <w:t xml:space="preserve">Список– </w:t>
              </w:r>
              <w:proofErr w:type="gramStart"/>
              <w:r>
                <w:rPr>
                  <w:rFonts w:ascii="Arial" w:hAnsi="Arial" w:cs="Arial"/>
                  <w:sz w:val="20"/>
                  <w:szCs w:val="20"/>
                </w:rPr>
                <w:t>мо</w:t>
              </w:r>
              <w:proofErr w:type="gramEnd"/>
              <w:r>
                <w:rPr>
                  <w:rFonts w:ascii="Arial" w:hAnsi="Arial" w:cs="Arial"/>
                  <w:sz w:val="20"/>
                  <w:szCs w:val="20"/>
                </w:rPr>
                <w:t>жет быть пустым, так же пус</w:t>
              </w:r>
              <w:r w:rsidR="00F34CB2">
                <w:rPr>
                  <w:rFonts w:ascii="Arial" w:hAnsi="Arial" w:cs="Arial"/>
                  <w:sz w:val="20"/>
                  <w:szCs w:val="20"/>
                </w:rPr>
                <w:t xml:space="preserve">т при отмеченном </w:t>
              </w:r>
              <w:proofErr w:type="spellStart"/>
              <w:r w:rsidR="00F34CB2">
                <w:rPr>
                  <w:rFonts w:ascii="Arial" w:hAnsi="Arial" w:cs="Arial"/>
                  <w:sz w:val="20"/>
                  <w:szCs w:val="20"/>
                </w:rPr>
                <w:t>чекбоксе</w:t>
              </w:r>
              <w:proofErr w:type="spellEnd"/>
              <w:r w:rsidR="00F34CB2">
                <w:rPr>
                  <w:rFonts w:ascii="Arial" w:hAnsi="Arial" w:cs="Arial"/>
                  <w:sz w:val="20"/>
                  <w:szCs w:val="20"/>
                </w:rPr>
                <w:t xml:space="preserve"> РВЗ </w:t>
              </w:r>
            </w:ins>
            <w:ins w:id="930" w:author="Administrator" w:date="2014-02-13T11:42:00Z">
              <w:r w:rsidR="00F34CB2">
                <w:rPr>
                  <w:rFonts w:ascii="Arial" w:hAnsi="Arial" w:cs="Arial"/>
                  <w:sz w:val="20"/>
                  <w:szCs w:val="20"/>
                </w:rPr>
                <w:t>43</w:t>
              </w:r>
            </w:ins>
          </w:p>
        </w:tc>
        <w:tc>
          <w:tcPr>
            <w:tcW w:w="3383" w:type="dxa"/>
          </w:tcPr>
          <w:p w:rsidR="00D84677" w:rsidRDefault="00D84677" w:rsidP="00E853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F34CB2" w:rsidRPr="005A5B1B" w:rsidTr="00D572AA">
        <w:tc>
          <w:tcPr>
            <w:tcW w:w="1659" w:type="dxa"/>
          </w:tcPr>
          <w:p w:rsidR="00F34CB2" w:rsidRDefault="00F34CB2" w:rsidP="00D84677">
            <w:pPr>
              <w:pStyle w:val="a9"/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РВЗ </w:t>
            </w:r>
            <w:ins w:id="931" w:author="Administrator" w:date="2014-02-13T11:42:00Z">
              <w:r>
                <w:rPr>
                  <w:rFonts w:ascii="Arial" w:hAnsi="Arial" w:cs="Arial"/>
                  <w:sz w:val="20"/>
                  <w:szCs w:val="20"/>
                </w:rPr>
                <w:t>46</w:t>
              </w:r>
            </w:ins>
          </w:p>
        </w:tc>
        <w:tc>
          <w:tcPr>
            <w:tcW w:w="2034" w:type="dxa"/>
          </w:tcPr>
          <w:p w:rsidR="00F34CB2" w:rsidRDefault="00F34CB2" w:rsidP="00E853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ins w:id="932" w:author="Administrator" w:date="2014-02-13T11:42:00Z">
              <w:r>
                <w:rPr>
                  <w:rFonts w:ascii="Arial" w:hAnsi="Arial" w:cs="Arial"/>
                  <w:sz w:val="20"/>
                  <w:szCs w:val="20"/>
                </w:rPr>
                <w:t>Договоры</w:t>
              </w:r>
            </w:ins>
          </w:p>
        </w:tc>
        <w:tc>
          <w:tcPr>
            <w:tcW w:w="2601" w:type="dxa"/>
          </w:tcPr>
          <w:p w:rsidR="00F34CB2" w:rsidRDefault="00F34CB2" w:rsidP="00E853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ins w:id="933" w:author="Administrator" w:date="2014-02-13T11:42:00Z">
              <w:r>
                <w:rPr>
                  <w:rFonts w:ascii="Arial" w:hAnsi="Arial" w:cs="Arial"/>
                  <w:sz w:val="20"/>
                  <w:szCs w:val="20"/>
                </w:rPr>
                <w:t>Название панели</w:t>
              </w:r>
            </w:ins>
          </w:p>
        </w:tc>
        <w:tc>
          <w:tcPr>
            <w:tcW w:w="3383" w:type="dxa"/>
          </w:tcPr>
          <w:p w:rsidR="00F34CB2" w:rsidRDefault="00F34CB2" w:rsidP="00E853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F34CB2" w:rsidRPr="005A5B1B" w:rsidTr="00D572AA">
        <w:tc>
          <w:tcPr>
            <w:tcW w:w="1659" w:type="dxa"/>
          </w:tcPr>
          <w:p w:rsidR="00F34CB2" w:rsidRDefault="00F34CB2" w:rsidP="00D84677">
            <w:pPr>
              <w:pStyle w:val="a9"/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РВЗ </w:t>
            </w:r>
            <w:ins w:id="934" w:author="Administrator" w:date="2014-02-13T11:43:00Z">
              <w:r>
                <w:rPr>
                  <w:rFonts w:ascii="Arial" w:hAnsi="Arial" w:cs="Arial"/>
                  <w:sz w:val="20"/>
                  <w:szCs w:val="20"/>
                </w:rPr>
                <w:t>47</w:t>
              </w:r>
            </w:ins>
          </w:p>
        </w:tc>
        <w:tc>
          <w:tcPr>
            <w:tcW w:w="2034" w:type="dxa"/>
          </w:tcPr>
          <w:p w:rsidR="00F34CB2" w:rsidRDefault="00F34CB2" w:rsidP="00E853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ins w:id="935" w:author="Administrator" w:date="2014-02-13T11:42:00Z">
              <w:r>
                <w:rPr>
                  <w:rFonts w:ascii="Arial" w:hAnsi="Arial" w:cs="Arial"/>
                  <w:sz w:val="20"/>
                  <w:szCs w:val="20"/>
                </w:rPr>
                <w:t>Все делопроизводители</w:t>
              </w:r>
            </w:ins>
          </w:p>
        </w:tc>
        <w:tc>
          <w:tcPr>
            <w:tcW w:w="2601" w:type="dxa"/>
          </w:tcPr>
          <w:p w:rsidR="00F34CB2" w:rsidRDefault="00F34CB2" w:rsidP="00E853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proofErr w:type="spellStart"/>
            <w:ins w:id="936" w:author="Administrator" w:date="2014-02-13T11:42:00Z">
              <w:r>
                <w:rPr>
                  <w:rFonts w:ascii="Arial" w:hAnsi="Arial" w:cs="Arial"/>
                  <w:sz w:val="20"/>
                  <w:szCs w:val="20"/>
                </w:rPr>
                <w:t>Чекбокс</w:t>
              </w:r>
            </w:ins>
            <w:proofErr w:type="spellEnd"/>
          </w:p>
        </w:tc>
        <w:tc>
          <w:tcPr>
            <w:tcW w:w="3383" w:type="dxa"/>
          </w:tcPr>
          <w:p w:rsidR="00F34CB2" w:rsidRDefault="00F34CB2" w:rsidP="00E853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F34CB2" w:rsidRPr="005A5B1B" w:rsidTr="00D572AA">
        <w:tc>
          <w:tcPr>
            <w:tcW w:w="1659" w:type="dxa"/>
          </w:tcPr>
          <w:p w:rsidR="00F34CB2" w:rsidRDefault="00F34CB2" w:rsidP="00D84677">
            <w:pPr>
              <w:pStyle w:val="a9"/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РВЗ </w:t>
            </w:r>
            <w:ins w:id="937" w:author="Administrator" w:date="2014-02-13T11:43:00Z">
              <w:r>
                <w:rPr>
                  <w:rFonts w:ascii="Arial" w:hAnsi="Arial" w:cs="Arial"/>
                  <w:sz w:val="20"/>
                  <w:szCs w:val="20"/>
                </w:rPr>
                <w:t>48</w:t>
              </w:r>
            </w:ins>
          </w:p>
        </w:tc>
        <w:tc>
          <w:tcPr>
            <w:tcW w:w="2034" w:type="dxa"/>
          </w:tcPr>
          <w:p w:rsidR="00F34CB2" w:rsidRDefault="00F34CB2" w:rsidP="00F34CB2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ins w:id="938" w:author="Administrator" w:date="2014-02-13T11:42:00Z">
              <w:r>
                <w:rPr>
                  <w:rFonts w:ascii="Arial" w:hAnsi="Arial" w:cs="Arial"/>
                  <w:sz w:val="20"/>
                  <w:szCs w:val="20"/>
                </w:rPr>
                <w:t xml:space="preserve">Изменить – появляется при снятии </w:t>
              </w:r>
              <w:proofErr w:type="spellStart"/>
              <w:r>
                <w:rPr>
                  <w:rFonts w:ascii="Arial" w:hAnsi="Arial" w:cs="Arial"/>
                  <w:sz w:val="20"/>
                  <w:szCs w:val="20"/>
                </w:rPr>
                <w:t>чекбокса</w:t>
              </w:r>
              <w:proofErr w:type="spellEnd"/>
              <w:r>
                <w:rPr>
                  <w:rFonts w:ascii="Arial" w:hAnsi="Arial" w:cs="Arial"/>
                  <w:sz w:val="20"/>
                  <w:szCs w:val="20"/>
                </w:rPr>
                <w:t xml:space="preserve"> РВЗ </w:t>
              </w:r>
            </w:ins>
            <w:ins w:id="939" w:author="Administrator" w:date="2014-02-13T11:43:00Z">
              <w:r>
                <w:rPr>
                  <w:rFonts w:ascii="Arial" w:hAnsi="Arial" w:cs="Arial"/>
                  <w:sz w:val="20"/>
                  <w:szCs w:val="20"/>
                </w:rPr>
                <w:t>47</w:t>
              </w:r>
            </w:ins>
          </w:p>
        </w:tc>
        <w:tc>
          <w:tcPr>
            <w:tcW w:w="2601" w:type="dxa"/>
          </w:tcPr>
          <w:p w:rsidR="00F34CB2" w:rsidRDefault="00F34CB2" w:rsidP="00E853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ins w:id="940" w:author="Administrator" w:date="2014-02-13T11:42:00Z">
              <w:r>
                <w:rPr>
                  <w:rFonts w:ascii="Arial" w:hAnsi="Arial" w:cs="Arial"/>
                  <w:sz w:val="20"/>
                  <w:szCs w:val="20"/>
                </w:rPr>
                <w:t xml:space="preserve">Кнопка </w:t>
              </w:r>
            </w:ins>
          </w:p>
        </w:tc>
        <w:tc>
          <w:tcPr>
            <w:tcW w:w="3383" w:type="dxa"/>
          </w:tcPr>
          <w:p w:rsidR="00F34CB2" w:rsidRDefault="00F34CB2" w:rsidP="00E853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F34CB2" w:rsidRPr="005A5B1B" w:rsidTr="00D572AA">
        <w:tc>
          <w:tcPr>
            <w:tcW w:w="1659" w:type="dxa"/>
          </w:tcPr>
          <w:p w:rsidR="00F34CB2" w:rsidRDefault="00F34CB2" w:rsidP="00D84677">
            <w:pPr>
              <w:pStyle w:val="a9"/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РВЗ </w:t>
            </w:r>
            <w:ins w:id="941" w:author="Administrator" w:date="2014-02-13T11:43:00Z">
              <w:r>
                <w:rPr>
                  <w:rFonts w:ascii="Arial" w:hAnsi="Arial" w:cs="Arial"/>
                  <w:sz w:val="20"/>
                  <w:szCs w:val="20"/>
                </w:rPr>
                <w:t>49</w:t>
              </w:r>
            </w:ins>
          </w:p>
        </w:tc>
        <w:tc>
          <w:tcPr>
            <w:tcW w:w="2034" w:type="dxa"/>
          </w:tcPr>
          <w:p w:rsidR="00F34CB2" w:rsidRDefault="00F34CB2" w:rsidP="00E853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ins w:id="942" w:author="Administrator" w:date="2014-02-13T11:42:00Z">
              <w:r>
                <w:rPr>
                  <w:rFonts w:ascii="Arial" w:hAnsi="Arial" w:cs="Arial"/>
                  <w:sz w:val="20"/>
                  <w:szCs w:val="20"/>
                </w:rPr>
                <w:t xml:space="preserve">Список уведомляемых особ </w:t>
              </w:r>
            </w:ins>
          </w:p>
        </w:tc>
        <w:tc>
          <w:tcPr>
            <w:tcW w:w="2601" w:type="dxa"/>
          </w:tcPr>
          <w:p w:rsidR="00F34CB2" w:rsidRDefault="00F34CB2" w:rsidP="00E853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ins w:id="943" w:author="Administrator" w:date="2014-02-13T11:42:00Z">
              <w:r>
                <w:rPr>
                  <w:rFonts w:ascii="Arial" w:hAnsi="Arial" w:cs="Arial"/>
                  <w:sz w:val="20"/>
                  <w:szCs w:val="20"/>
                </w:rPr>
                <w:t xml:space="preserve">Список– </w:t>
              </w:r>
              <w:proofErr w:type="gramStart"/>
              <w:r>
                <w:rPr>
                  <w:rFonts w:ascii="Arial" w:hAnsi="Arial" w:cs="Arial"/>
                  <w:sz w:val="20"/>
                  <w:szCs w:val="20"/>
                </w:rPr>
                <w:t>мо</w:t>
              </w:r>
              <w:proofErr w:type="gramEnd"/>
              <w:r>
                <w:rPr>
                  <w:rFonts w:ascii="Arial" w:hAnsi="Arial" w:cs="Arial"/>
                  <w:sz w:val="20"/>
                  <w:szCs w:val="20"/>
                </w:rPr>
                <w:t xml:space="preserve">жет быть пустым, так же пуст при отмеченном </w:t>
              </w:r>
              <w:proofErr w:type="spellStart"/>
              <w:r>
                <w:rPr>
                  <w:rFonts w:ascii="Arial" w:hAnsi="Arial" w:cs="Arial"/>
                  <w:sz w:val="20"/>
                  <w:szCs w:val="20"/>
                </w:rPr>
                <w:t>чекбоксе</w:t>
              </w:r>
              <w:proofErr w:type="spellEnd"/>
              <w:r>
                <w:rPr>
                  <w:rFonts w:ascii="Arial" w:hAnsi="Arial" w:cs="Arial"/>
                  <w:sz w:val="20"/>
                  <w:szCs w:val="20"/>
                </w:rPr>
                <w:t xml:space="preserve"> РВЗ </w:t>
              </w:r>
            </w:ins>
            <w:ins w:id="944" w:author="Administrator" w:date="2014-02-13T11:43:00Z">
              <w:r>
                <w:rPr>
                  <w:rFonts w:ascii="Arial" w:hAnsi="Arial" w:cs="Arial"/>
                  <w:sz w:val="20"/>
                  <w:szCs w:val="20"/>
                </w:rPr>
                <w:t>47</w:t>
              </w:r>
            </w:ins>
          </w:p>
        </w:tc>
        <w:tc>
          <w:tcPr>
            <w:tcW w:w="3383" w:type="dxa"/>
          </w:tcPr>
          <w:p w:rsidR="00F34CB2" w:rsidRDefault="00F34CB2" w:rsidP="00E853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F34CB2" w:rsidRPr="005A5B1B" w:rsidTr="00D572AA">
        <w:tc>
          <w:tcPr>
            <w:tcW w:w="1659" w:type="dxa"/>
          </w:tcPr>
          <w:p w:rsidR="00F34CB2" w:rsidRDefault="00F34CB2" w:rsidP="00D84677">
            <w:pPr>
              <w:pStyle w:val="a9"/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РВЗ </w:t>
            </w:r>
            <w:ins w:id="945" w:author="Administrator" w:date="2014-02-13T11:44:00Z">
              <w:r w:rsidR="00192F25">
                <w:rPr>
                  <w:rFonts w:ascii="Arial" w:hAnsi="Arial" w:cs="Arial"/>
                  <w:sz w:val="20"/>
                  <w:szCs w:val="20"/>
                </w:rPr>
                <w:t>50</w:t>
              </w:r>
            </w:ins>
          </w:p>
        </w:tc>
        <w:tc>
          <w:tcPr>
            <w:tcW w:w="2034" w:type="dxa"/>
          </w:tcPr>
          <w:p w:rsidR="00F34CB2" w:rsidRDefault="00B55234" w:rsidP="00E853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proofErr w:type="spellStart"/>
            <w:ins w:id="946" w:author="Administrator" w:date="2014-02-13T11:47:00Z">
              <w:r>
                <w:rPr>
                  <w:rFonts w:ascii="Arial" w:hAnsi="Arial" w:cs="Arial"/>
                  <w:sz w:val="20"/>
                  <w:szCs w:val="20"/>
                </w:rPr>
                <w:t>Исходщие</w:t>
              </w:r>
              <w:proofErr w:type="spellEnd"/>
              <w:r>
                <w:rPr>
                  <w:rFonts w:ascii="Arial" w:hAnsi="Arial" w:cs="Arial"/>
                  <w:sz w:val="20"/>
                  <w:szCs w:val="20"/>
                </w:rPr>
                <w:t xml:space="preserve"> документы</w:t>
              </w:r>
            </w:ins>
          </w:p>
        </w:tc>
        <w:tc>
          <w:tcPr>
            <w:tcW w:w="2601" w:type="dxa"/>
          </w:tcPr>
          <w:p w:rsidR="00F34CB2" w:rsidRDefault="00F34CB2" w:rsidP="00E853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ins w:id="947" w:author="Administrator" w:date="2014-02-13T11:43:00Z">
              <w:r>
                <w:rPr>
                  <w:rFonts w:ascii="Arial" w:hAnsi="Arial" w:cs="Arial"/>
                  <w:sz w:val="20"/>
                  <w:szCs w:val="20"/>
                </w:rPr>
                <w:t>Название панели</w:t>
              </w:r>
            </w:ins>
          </w:p>
        </w:tc>
        <w:tc>
          <w:tcPr>
            <w:tcW w:w="3383" w:type="dxa"/>
          </w:tcPr>
          <w:p w:rsidR="00F34CB2" w:rsidRDefault="00F34CB2" w:rsidP="00E853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F34CB2" w:rsidRPr="005A5B1B" w:rsidTr="00D572AA">
        <w:tc>
          <w:tcPr>
            <w:tcW w:w="1659" w:type="dxa"/>
          </w:tcPr>
          <w:p w:rsidR="00F34CB2" w:rsidRDefault="00F34CB2" w:rsidP="00D84677">
            <w:pPr>
              <w:pStyle w:val="a9"/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РВЗ </w:t>
            </w:r>
            <w:ins w:id="948" w:author="Administrator" w:date="2014-02-13T11:44:00Z">
              <w:r w:rsidR="00192F25">
                <w:rPr>
                  <w:rFonts w:ascii="Arial" w:hAnsi="Arial" w:cs="Arial"/>
                  <w:sz w:val="20"/>
                  <w:szCs w:val="20"/>
                </w:rPr>
                <w:t>51</w:t>
              </w:r>
            </w:ins>
          </w:p>
        </w:tc>
        <w:tc>
          <w:tcPr>
            <w:tcW w:w="2034" w:type="dxa"/>
          </w:tcPr>
          <w:p w:rsidR="00F34CB2" w:rsidRDefault="00F34CB2" w:rsidP="00E853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ins w:id="949" w:author="Administrator" w:date="2014-02-13T11:43:00Z">
              <w:r>
                <w:rPr>
                  <w:rFonts w:ascii="Arial" w:hAnsi="Arial" w:cs="Arial"/>
                  <w:sz w:val="20"/>
                  <w:szCs w:val="20"/>
                </w:rPr>
                <w:t>Все делопроизводители</w:t>
              </w:r>
            </w:ins>
          </w:p>
        </w:tc>
        <w:tc>
          <w:tcPr>
            <w:tcW w:w="2601" w:type="dxa"/>
          </w:tcPr>
          <w:p w:rsidR="00F34CB2" w:rsidRDefault="00F34CB2" w:rsidP="00E853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proofErr w:type="spellStart"/>
            <w:ins w:id="950" w:author="Administrator" w:date="2014-02-13T11:43:00Z">
              <w:r>
                <w:rPr>
                  <w:rFonts w:ascii="Arial" w:hAnsi="Arial" w:cs="Arial"/>
                  <w:sz w:val="20"/>
                  <w:szCs w:val="20"/>
                </w:rPr>
                <w:t>Чекбокс</w:t>
              </w:r>
            </w:ins>
            <w:proofErr w:type="spellEnd"/>
          </w:p>
        </w:tc>
        <w:tc>
          <w:tcPr>
            <w:tcW w:w="3383" w:type="dxa"/>
          </w:tcPr>
          <w:p w:rsidR="00F34CB2" w:rsidRDefault="00F34CB2" w:rsidP="00E853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F34CB2" w:rsidRPr="005A5B1B" w:rsidTr="00D572AA">
        <w:tc>
          <w:tcPr>
            <w:tcW w:w="1659" w:type="dxa"/>
          </w:tcPr>
          <w:p w:rsidR="00F34CB2" w:rsidRDefault="00F34CB2" w:rsidP="00D84677">
            <w:pPr>
              <w:pStyle w:val="a9"/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РВЗ </w:t>
            </w:r>
            <w:ins w:id="951" w:author="Administrator" w:date="2014-02-13T11:44:00Z">
              <w:r w:rsidR="00192F25">
                <w:rPr>
                  <w:rFonts w:ascii="Arial" w:hAnsi="Arial" w:cs="Arial"/>
                  <w:sz w:val="20"/>
                  <w:szCs w:val="20"/>
                </w:rPr>
                <w:t>52</w:t>
              </w:r>
            </w:ins>
          </w:p>
        </w:tc>
        <w:tc>
          <w:tcPr>
            <w:tcW w:w="2034" w:type="dxa"/>
          </w:tcPr>
          <w:p w:rsidR="00F34CB2" w:rsidRDefault="00F34CB2" w:rsidP="00E853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ins w:id="952" w:author="Administrator" w:date="2014-02-13T11:43:00Z">
              <w:r>
                <w:rPr>
                  <w:rFonts w:ascii="Arial" w:hAnsi="Arial" w:cs="Arial"/>
                  <w:sz w:val="20"/>
                  <w:szCs w:val="20"/>
                </w:rPr>
                <w:t xml:space="preserve">Изменить – появляется при снятии </w:t>
              </w:r>
              <w:proofErr w:type="spellStart"/>
              <w:r>
                <w:rPr>
                  <w:rFonts w:ascii="Arial" w:hAnsi="Arial" w:cs="Arial"/>
                  <w:sz w:val="20"/>
                  <w:szCs w:val="20"/>
                </w:rPr>
                <w:t>чекбокса</w:t>
              </w:r>
              <w:proofErr w:type="spellEnd"/>
              <w:r>
                <w:rPr>
                  <w:rFonts w:ascii="Arial" w:hAnsi="Arial" w:cs="Arial"/>
                  <w:sz w:val="20"/>
                  <w:szCs w:val="20"/>
                </w:rPr>
                <w:t xml:space="preserve"> РВЗ </w:t>
              </w:r>
            </w:ins>
            <w:ins w:id="953" w:author="Administrator" w:date="2014-02-13T11:48:00Z">
              <w:r w:rsidR="00B55234">
                <w:rPr>
                  <w:rFonts w:ascii="Arial" w:hAnsi="Arial" w:cs="Arial"/>
                  <w:sz w:val="20"/>
                  <w:szCs w:val="20"/>
                </w:rPr>
                <w:t>51</w:t>
              </w:r>
            </w:ins>
          </w:p>
        </w:tc>
        <w:tc>
          <w:tcPr>
            <w:tcW w:w="2601" w:type="dxa"/>
          </w:tcPr>
          <w:p w:rsidR="00F34CB2" w:rsidRDefault="00F34CB2" w:rsidP="00E853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ins w:id="954" w:author="Administrator" w:date="2014-02-13T11:43:00Z">
              <w:r>
                <w:rPr>
                  <w:rFonts w:ascii="Arial" w:hAnsi="Arial" w:cs="Arial"/>
                  <w:sz w:val="20"/>
                  <w:szCs w:val="20"/>
                </w:rPr>
                <w:t xml:space="preserve">Кнопка </w:t>
              </w:r>
            </w:ins>
          </w:p>
        </w:tc>
        <w:tc>
          <w:tcPr>
            <w:tcW w:w="3383" w:type="dxa"/>
          </w:tcPr>
          <w:p w:rsidR="00F34CB2" w:rsidRDefault="00F34CB2" w:rsidP="00E853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F34CB2" w:rsidRPr="005A5B1B" w:rsidTr="00D572AA">
        <w:trPr>
          <w:ins w:id="955" w:author="Administrator" w:date="2014-02-13T11:43:00Z"/>
        </w:trPr>
        <w:tc>
          <w:tcPr>
            <w:tcW w:w="1659" w:type="dxa"/>
          </w:tcPr>
          <w:p w:rsidR="00F34CB2" w:rsidRDefault="00192F25" w:rsidP="00D84677">
            <w:pPr>
              <w:pStyle w:val="a9"/>
              <w:spacing w:beforeLines="60" w:afterLines="60"/>
              <w:contextualSpacing w:val="0"/>
              <w:rPr>
                <w:ins w:id="956" w:author="Administrator" w:date="2014-02-13T11:43:00Z"/>
                <w:rFonts w:ascii="Arial" w:hAnsi="Arial" w:cs="Arial"/>
                <w:sz w:val="20"/>
                <w:szCs w:val="20"/>
              </w:rPr>
            </w:pPr>
            <w:ins w:id="957" w:author="Administrator" w:date="2014-02-13T11:44:00Z">
              <w:r>
                <w:rPr>
                  <w:rFonts w:ascii="Arial" w:hAnsi="Arial" w:cs="Arial"/>
                  <w:sz w:val="20"/>
                  <w:szCs w:val="20"/>
                </w:rPr>
                <w:t>РВЗ 53</w:t>
              </w:r>
            </w:ins>
          </w:p>
        </w:tc>
        <w:tc>
          <w:tcPr>
            <w:tcW w:w="2034" w:type="dxa"/>
          </w:tcPr>
          <w:p w:rsidR="00F34CB2" w:rsidRDefault="00F34CB2" w:rsidP="00E853AE">
            <w:pPr>
              <w:spacing w:beforeLines="60" w:afterLines="60"/>
              <w:rPr>
                <w:ins w:id="958" w:author="Administrator" w:date="2014-02-13T11:43:00Z"/>
                <w:rFonts w:ascii="Arial" w:hAnsi="Arial" w:cs="Arial"/>
                <w:sz w:val="20"/>
                <w:szCs w:val="20"/>
              </w:rPr>
            </w:pPr>
            <w:ins w:id="959" w:author="Administrator" w:date="2014-02-13T11:43:00Z">
              <w:r>
                <w:rPr>
                  <w:rFonts w:ascii="Arial" w:hAnsi="Arial" w:cs="Arial"/>
                  <w:sz w:val="20"/>
                  <w:szCs w:val="20"/>
                </w:rPr>
                <w:t xml:space="preserve">Список уведомляемых особ </w:t>
              </w:r>
            </w:ins>
          </w:p>
        </w:tc>
        <w:tc>
          <w:tcPr>
            <w:tcW w:w="2601" w:type="dxa"/>
          </w:tcPr>
          <w:p w:rsidR="00F34CB2" w:rsidRDefault="00F34CB2" w:rsidP="00E853AE">
            <w:pPr>
              <w:spacing w:beforeLines="60" w:afterLines="60"/>
              <w:rPr>
                <w:ins w:id="960" w:author="Administrator" w:date="2014-02-13T11:43:00Z"/>
                <w:rFonts w:ascii="Arial" w:hAnsi="Arial" w:cs="Arial"/>
                <w:sz w:val="20"/>
                <w:szCs w:val="20"/>
              </w:rPr>
            </w:pPr>
            <w:ins w:id="961" w:author="Administrator" w:date="2014-02-13T11:43:00Z">
              <w:r>
                <w:rPr>
                  <w:rFonts w:ascii="Arial" w:hAnsi="Arial" w:cs="Arial"/>
                  <w:sz w:val="20"/>
                  <w:szCs w:val="20"/>
                </w:rPr>
                <w:t xml:space="preserve">Список– </w:t>
              </w:r>
              <w:proofErr w:type="gramStart"/>
              <w:r>
                <w:rPr>
                  <w:rFonts w:ascii="Arial" w:hAnsi="Arial" w:cs="Arial"/>
                  <w:sz w:val="20"/>
                  <w:szCs w:val="20"/>
                </w:rPr>
                <w:t>мо</w:t>
              </w:r>
              <w:proofErr w:type="gramEnd"/>
              <w:r>
                <w:rPr>
                  <w:rFonts w:ascii="Arial" w:hAnsi="Arial" w:cs="Arial"/>
                  <w:sz w:val="20"/>
                  <w:szCs w:val="20"/>
                </w:rPr>
                <w:t xml:space="preserve">жет быть пустым, так же пуст при отмеченном </w:t>
              </w:r>
              <w:proofErr w:type="spellStart"/>
              <w:r>
                <w:rPr>
                  <w:rFonts w:ascii="Arial" w:hAnsi="Arial" w:cs="Arial"/>
                  <w:sz w:val="20"/>
                  <w:szCs w:val="20"/>
                </w:rPr>
                <w:t>чекбоксе</w:t>
              </w:r>
              <w:proofErr w:type="spellEnd"/>
              <w:r>
                <w:rPr>
                  <w:rFonts w:ascii="Arial" w:hAnsi="Arial" w:cs="Arial"/>
                  <w:sz w:val="20"/>
                  <w:szCs w:val="20"/>
                </w:rPr>
                <w:t xml:space="preserve"> РВЗ </w:t>
              </w:r>
            </w:ins>
            <w:ins w:id="962" w:author="Administrator" w:date="2014-02-13T11:48:00Z">
              <w:r w:rsidR="00B55234">
                <w:rPr>
                  <w:rFonts w:ascii="Arial" w:hAnsi="Arial" w:cs="Arial"/>
                  <w:sz w:val="20"/>
                  <w:szCs w:val="20"/>
                </w:rPr>
                <w:t>51</w:t>
              </w:r>
            </w:ins>
          </w:p>
        </w:tc>
        <w:tc>
          <w:tcPr>
            <w:tcW w:w="3383" w:type="dxa"/>
          </w:tcPr>
          <w:p w:rsidR="00F34CB2" w:rsidRDefault="00F34CB2" w:rsidP="00E853AE">
            <w:pPr>
              <w:spacing w:beforeLines="60" w:afterLines="60"/>
              <w:rPr>
                <w:ins w:id="963" w:author="Administrator" w:date="2014-02-13T11:43:00Z"/>
                <w:rFonts w:ascii="Arial" w:hAnsi="Arial" w:cs="Arial"/>
                <w:sz w:val="20"/>
                <w:szCs w:val="20"/>
              </w:rPr>
            </w:pPr>
          </w:p>
        </w:tc>
      </w:tr>
      <w:tr w:rsidR="00B55234" w:rsidRPr="005A5B1B" w:rsidTr="00D572AA">
        <w:trPr>
          <w:ins w:id="964" w:author="Administrator" w:date="2014-02-13T11:43:00Z"/>
        </w:trPr>
        <w:tc>
          <w:tcPr>
            <w:tcW w:w="1659" w:type="dxa"/>
          </w:tcPr>
          <w:p w:rsidR="00B55234" w:rsidRDefault="00B55234" w:rsidP="00D84677">
            <w:pPr>
              <w:pStyle w:val="a9"/>
              <w:spacing w:beforeLines="60" w:afterLines="60"/>
              <w:contextualSpacing w:val="0"/>
              <w:rPr>
                <w:ins w:id="965" w:author="Administrator" w:date="2014-02-13T11:43:00Z"/>
                <w:rFonts w:ascii="Arial" w:hAnsi="Arial" w:cs="Arial"/>
                <w:sz w:val="20"/>
                <w:szCs w:val="20"/>
              </w:rPr>
            </w:pPr>
            <w:ins w:id="966" w:author="Administrator" w:date="2014-02-13T11:44:00Z">
              <w:r>
                <w:rPr>
                  <w:rFonts w:ascii="Arial" w:hAnsi="Arial" w:cs="Arial"/>
                  <w:sz w:val="20"/>
                  <w:szCs w:val="20"/>
                </w:rPr>
                <w:t>РВЗ 54</w:t>
              </w:r>
            </w:ins>
          </w:p>
        </w:tc>
        <w:tc>
          <w:tcPr>
            <w:tcW w:w="2034" w:type="dxa"/>
          </w:tcPr>
          <w:p w:rsidR="00B55234" w:rsidRDefault="00DC277A" w:rsidP="00E853AE">
            <w:pPr>
              <w:spacing w:beforeLines="60" w:afterLines="60"/>
              <w:rPr>
                <w:ins w:id="967" w:author="Administrator" w:date="2014-02-13T11:43:00Z"/>
                <w:rFonts w:ascii="Arial" w:hAnsi="Arial" w:cs="Arial"/>
                <w:sz w:val="20"/>
                <w:szCs w:val="20"/>
              </w:rPr>
            </w:pPr>
            <w:ins w:id="968" w:author="Administrator" w:date="2014-02-13T11:49:00Z">
              <w:r>
                <w:rPr>
                  <w:rFonts w:ascii="Arial" w:hAnsi="Arial" w:cs="Arial"/>
                  <w:sz w:val="20"/>
                  <w:szCs w:val="20"/>
                </w:rPr>
                <w:t>ОРД</w:t>
              </w:r>
            </w:ins>
          </w:p>
        </w:tc>
        <w:tc>
          <w:tcPr>
            <w:tcW w:w="2601" w:type="dxa"/>
          </w:tcPr>
          <w:p w:rsidR="00B55234" w:rsidRDefault="00B55234" w:rsidP="00E853AE">
            <w:pPr>
              <w:spacing w:beforeLines="60" w:afterLines="60"/>
              <w:rPr>
                <w:ins w:id="969" w:author="Administrator" w:date="2014-02-13T11:43:00Z"/>
                <w:rFonts w:ascii="Arial" w:hAnsi="Arial" w:cs="Arial"/>
                <w:sz w:val="20"/>
                <w:szCs w:val="20"/>
              </w:rPr>
            </w:pPr>
            <w:ins w:id="970" w:author="Administrator" w:date="2014-02-13T11:48:00Z">
              <w:r>
                <w:rPr>
                  <w:rFonts w:ascii="Arial" w:hAnsi="Arial" w:cs="Arial"/>
                  <w:sz w:val="20"/>
                  <w:szCs w:val="20"/>
                </w:rPr>
                <w:t>Название панели</w:t>
              </w:r>
            </w:ins>
          </w:p>
        </w:tc>
        <w:tc>
          <w:tcPr>
            <w:tcW w:w="3383" w:type="dxa"/>
          </w:tcPr>
          <w:p w:rsidR="00B55234" w:rsidRDefault="00B55234" w:rsidP="00E853AE">
            <w:pPr>
              <w:spacing w:beforeLines="60" w:afterLines="60"/>
              <w:rPr>
                <w:ins w:id="971" w:author="Administrator" w:date="2014-02-13T11:43:00Z"/>
                <w:rFonts w:ascii="Arial" w:hAnsi="Arial" w:cs="Arial"/>
                <w:sz w:val="20"/>
                <w:szCs w:val="20"/>
              </w:rPr>
            </w:pPr>
          </w:p>
        </w:tc>
      </w:tr>
      <w:tr w:rsidR="00B55234" w:rsidRPr="005A5B1B" w:rsidTr="00D572AA">
        <w:trPr>
          <w:ins w:id="972" w:author="Administrator" w:date="2014-02-13T11:43:00Z"/>
        </w:trPr>
        <w:tc>
          <w:tcPr>
            <w:tcW w:w="1659" w:type="dxa"/>
          </w:tcPr>
          <w:p w:rsidR="00B55234" w:rsidRDefault="00B55234" w:rsidP="00D84677">
            <w:pPr>
              <w:pStyle w:val="a9"/>
              <w:spacing w:beforeLines="60" w:afterLines="60"/>
              <w:contextualSpacing w:val="0"/>
              <w:rPr>
                <w:ins w:id="973" w:author="Administrator" w:date="2014-02-13T11:43:00Z"/>
                <w:rFonts w:ascii="Arial" w:hAnsi="Arial" w:cs="Arial"/>
                <w:sz w:val="20"/>
                <w:szCs w:val="20"/>
              </w:rPr>
            </w:pPr>
            <w:ins w:id="974" w:author="Administrator" w:date="2014-02-13T11:44:00Z">
              <w:r>
                <w:rPr>
                  <w:rFonts w:ascii="Arial" w:hAnsi="Arial" w:cs="Arial"/>
                  <w:sz w:val="20"/>
                  <w:szCs w:val="20"/>
                </w:rPr>
                <w:t>РВЗ 55</w:t>
              </w:r>
            </w:ins>
          </w:p>
        </w:tc>
        <w:tc>
          <w:tcPr>
            <w:tcW w:w="2034" w:type="dxa"/>
          </w:tcPr>
          <w:p w:rsidR="00B55234" w:rsidRDefault="00B55234" w:rsidP="00E853AE">
            <w:pPr>
              <w:spacing w:beforeLines="60" w:afterLines="60"/>
              <w:rPr>
                <w:ins w:id="975" w:author="Administrator" w:date="2014-02-13T11:43:00Z"/>
                <w:rFonts w:ascii="Arial" w:hAnsi="Arial" w:cs="Arial"/>
                <w:sz w:val="20"/>
                <w:szCs w:val="20"/>
              </w:rPr>
            </w:pPr>
            <w:ins w:id="976" w:author="Administrator" w:date="2014-02-13T11:48:00Z">
              <w:r>
                <w:rPr>
                  <w:rFonts w:ascii="Arial" w:hAnsi="Arial" w:cs="Arial"/>
                  <w:sz w:val="20"/>
                  <w:szCs w:val="20"/>
                </w:rPr>
                <w:t>Все делопроизводители</w:t>
              </w:r>
            </w:ins>
          </w:p>
        </w:tc>
        <w:tc>
          <w:tcPr>
            <w:tcW w:w="2601" w:type="dxa"/>
          </w:tcPr>
          <w:p w:rsidR="00B55234" w:rsidRDefault="00B55234" w:rsidP="00E853AE">
            <w:pPr>
              <w:spacing w:beforeLines="60" w:afterLines="60"/>
              <w:rPr>
                <w:ins w:id="977" w:author="Administrator" w:date="2014-02-13T11:43:00Z"/>
                <w:rFonts w:ascii="Arial" w:hAnsi="Arial" w:cs="Arial"/>
                <w:sz w:val="20"/>
                <w:szCs w:val="20"/>
              </w:rPr>
            </w:pPr>
            <w:proofErr w:type="spellStart"/>
            <w:ins w:id="978" w:author="Administrator" w:date="2014-02-13T11:48:00Z">
              <w:r>
                <w:rPr>
                  <w:rFonts w:ascii="Arial" w:hAnsi="Arial" w:cs="Arial"/>
                  <w:sz w:val="20"/>
                  <w:szCs w:val="20"/>
                </w:rPr>
                <w:t>Чекбокс</w:t>
              </w:r>
            </w:ins>
            <w:proofErr w:type="spellEnd"/>
          </w:p>
        </w:tc>
        <w:tc>
          <w:tcPr>
            <w:tcW w:w="3383" w:type="dxa"/>
          </w:tcPr>
          <w:p w:rsidR="00B55234" w:rsidRDefault="00B55234" w:rsidP="00E853AE">
            <w:pPr>
              <w:spacing w:beforeLines="60" w:afterLines="60"/>
              <w:rPr>
                <w:ins w:id="979" w:author="Administrator" w:date="2014-02-13T11:43:00Z"/>
                <w:rFonts w:ascii="Arial" w:hAnsi="Arial" w:cs="Arial"/>
                <w:sz w:val="20"/>
                <w:szCs w:val="20"/>
              </w:rPr>
            </w:pPr>
          </w:p>
        </w:tc>
      </w:tr>
      <w:tr w:rsidR="00B55234" w:rsidRPr="005A5B1B" w:rsidTr="00D572AA">
        <w:tc>
          <w:tcPr>
            <w:tcW w:w="1659" w:type="dxa"/>
          </w:tcPr>
          <w:p w:rsidR="00B55234" w:rsidRDefault="00B55234" w:rsidP="00D84677">
            <w:pPr>
              <w:pStyle w:val="a9"/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РВЗ </w:t>
            </w:r>
            <w:ins w:id="980" w:author="Administrator" w:date="2014-02-13T11:44:00Z">
              <w:r>
                <w:rPr>
                  <w:rFonts w:ascii="Arial" w:hAnsi="Arial" w:cs="Arial"/>
                  <w:sz w:val="20"/>
                  <w:szCs w:val="20"/>
                </w:rPr>
                <w:t>56</w:t>
              </w:r>
            </w:ins>
          </w:p>
        </w:tc>
        <w:tc>
          <w:tcPr>
            <w:tcW w:w="2034" w:type="dxa"/>
          </w:tcPr>
          <w:p w:rsidR="00B55234" w:rsidRDefault="00B55234" w:rsidP="00E853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ins w:id="981" w:author="Administrator" w:date="2014-02-13T11:48:00Z">
              <w:r>
                <w:rPr>
                  <w:rFonts w:ascii="Arial" w:hAnsi="Arial" w:cs="Arial"/>
                  <w:sz w:val="20"/>
                  <w:szCs w:val="20"/>
                </w:rPr>
                <w:t xml:space="preserve">Изменить – появляется при снятии </w:t>
              </w:r>
              <w:proofErr w:type="spellStart"/>
              <w:r>
                <w:rPr>
                  <w:rFonts w:ascii="Arial" w:hAnsi="Arial" w:cs="Arial"/>
                  <w:sz w:val="20"/>
                  <w:szCs w:val="20"/>
                </w:rPr>
                <w:t>чекбокса</w:t>
              </w:r>
              <w:proofErr w:type="spellEnd"/>
              <w:r>
                <w:rPr>
                  <w:rFonts w:ascii="Arial" w:hAnsi="Arial" w:cs="Arial"/>
                  <w:sz w:val="20"/>
                  <w:szCs w:val="20"/>
                </w:rPr>
                <w:t xml:space="preserve"> РВЗ </w:t>
              </w:r>
            </w:ins>
            <w:ins w:id="982" w:author="Administrator" w:date="2014-02-13T11:49:00Z">
              <w:r w:rsidR="00DC277A">
                <w:rPr>
                  <w:rFonts w:ascii="Arial" w:hAnsi="Arial" w:cs="Arial"/>
                  <w:sz w:val="20"/>
                  <w:szCs w:val="20"/>
                </w:rPr>
                <w:t>55</w:t>
              </w:r>
            </w:ins>
          </w:p>
        </w:tc>
        <w:tc>
          <w:tcPr>
            <w:tcW w:w="2601" w:type="dxa"/>
          </w:tcPr>
          <w:p w:rsidR="00B55234" w:rsidRDefault="00B55234" w:rsidP="00E853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ins w:id="983" w:author="Administrator" w:date="2014-02-13T11:48:00Z">
              <w:r>
                <w:rPr>
                  <w:rFonts w:ascii="Arial" w:hAnsi="Arial" w:cs="Arial"/>
                  <w:sz w:val="20"/>
                  <w:szCs w:val="20"/>
                </w:rPr>
                <w:t xml:space="preserve">Кнопка </w:t>
              </w:r>
            </w:ins>
          </w:p>
        </w:tc>
        <w:tc>
          <w:tcPr>
            <w:tcW w:w="3383" w:type="dxa"/>
          </w:tcPr>
          <w:p w:rsidR="00B55234" w:rsidRDefault="00B55234" w:rsidP="00E853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B55234" w:rsidRPr="005A5B1B" w:rsidTr="00D572AA">
        <w:tc>
          <w:tcPr>
            <w:tcW w:w="1659" w:type="dxa"/>
          </w:tcPr>
          <w:p w:rsidR="00B55234" w:rsidRPr="008808C0" w:rsidRDefault="00B55234" w:rsidP="008808C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ins w:id="984" w:author="Administrator" w:date="2014-02-13T11:44:00Z">
              <w:r>
                <w:rPr>
                  <w:rFonts w:ascii="Arial" w:hAnsi="Arial" w:cs="Arial"/>
                  <w:sz w:val="20"/>
                  <w:szCs w:val="20"/>
                </w:rPr>
                <w:t>РВЗ 57</w:t>
              </w:r>
            </w:ins>
          </w:p>
        </w:tc>
        <w:tc>
          <w:tcPr>
            <w:tcW w:w="2034" w:type="dxa"/>
          </w:tcPr>
          <w:p w:rsidR="00B55234" w:rsidRDefault="00B55234" w:rsidP="00E853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ins w:id="985" w:author="Administrator" w:date="2014-02-13T11:48:00Z">
              <w:r>
                <w:rPr>
                  <w:rFonts w:ascii="Arial" w:hAnsi="Arial" w:cs="Arial"/>
                  <w:sz w:val="20"/>
                  <w:szCs w:val="20"/>
                </w:rPr>
                <w:t xml:space="preserve">Список уведомляемых особ </w:t>
              </w:r>
            </w:ins>
          </w:p>
        </w:tc>
        <w:tc>
          <w:tcPr>
            <w:tcW w:w="2601" w:type="dxa"/>
          </w:tcPr>
          <w:p w:rsidR="00B55234" w:rsidRDefault="00B55234" w:rsidP="00E853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ins w:id="986" w:author="Administrator" w:date="2014-02-13T11:48:00Z">
              <w:r>
                <w:rPr>
                  <w:rFonts w:ascii="Arial" w:hAnsi="Arial" w:cs="Arial"/>
                  <w:sz w:val="20"/>
                  <w:szCs w:val="20"/>
                </w:rPr>
                <w:t xml:space="preserve">Список– </w:t>
              </w:r>
              <w:proofErr w:type="gramStart"/>
              <w:r>
                <w:rPr>
                  <w:rFonts w:ascii="Arial" w:hAnsi="Arial" w:cs="Arial"/>
                  <w:sz w:val="20"/>
                  <w:szCs w:val="20"/>
                </w:rPr>
                <w:t>мо</w:t>
              </w:r>
              <w:proofErr w:type="gramEnd"/>
              <w:r>
                <w:rPr>
                  <w:rFonts w:ascii="Arial" w:hAnsi="Arial" w:cs="Arial"/>
                  <w:sz w:val="20"/>
                  <w:szCs w:val="20"/>
                </w:rPr>
                <w:t xml:space="preserve">жет быть пустым, так же пуст при отмеченном </w:t>
              </w:r>
              <w:proofErr w:type="spellStart"/>
              <w:r>
                <w:rPr>
                  <w:rFonts w:ascii="Arial" w:hAnsi="Arial" w:cs="Arial"/>
                  <w:sz w:val="20"/>
                  <w:szCs w:val="20"/>
                </w:rPr>
                <w:t>чекбоксе</w:t>
              </w:r>
              <w:proofErr w:type="spellEnd"/>
              <w:r>
                <w:rPr>
                  <w:rFonts w:ascii="Arial" w:hAnsi="Arial" w:cs="Arial"/>
                  <w:sz w:val="20"/>
                  <w:szCs w:val="20"/>
                </w:rPr>
                <w:t xml:space="preserve"> РВЗ </w:t>
              </w:r>
            </w:ins>
            <w:ins w:id="987" w:author="Administrator" w:date="2014-02-13T11:49:00Z">
              <w:r w:rsidR="00DC277A">
                <w:rPr>
                  <w:rFonts w:ascii="Arial" w:hAnsi="Arial" w:cs="Arial"/>
                  <w:sz w:val="20"/>
                  <w:szCs w:val="20"/>
                </w:rPr>
                <w:t>55</w:t>
              </w:r>
            </w:ins>
          </w:p>
        </w:tc>
        <w:tc>
          <w:tcPr>
            <w:tcW w:w="3383" w:type="dxa"/>
          </w:tcPr>
          <w:p w:rsidR="00B55234" w:rsidRDefault="00B55234" w:rsidP="00E853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B55234" w:rsidRPr="005A5B1B" w:rsidTr="00D572AA">
        <w:tc>
          <w:tcPr>
            <w:tcW w:w="1659" w:type="dxa"/>
          </w:tcPr>
          <w:p w:rsidR="00B55234" w:rsidRPr="008808C0" w:rsidRDefault="00B55234" w:rsidP="008808C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РВЗ 58</w:t>
            </w:r>
          </w:p>
        </w:tc>
        <w:tc>
          <w:tcPr>
            <w:tcW w:w="2034" w:type="dxa"/>
          </w:tcPr>
          <w:p w:rsidR="00B55234" w:rsidRDefault="0026208E" w:rsidP="00E853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Обращения граждан</w:t>
            </w:r>
          </w:p>
        </w:tc>
        <w:tc>
          <w:tcPr>
            <w:tcW w:w="2601" w:type="dxa"/>
          </w:tcPr>
          <w:p w:rsidR="00B55234" w:rsidRDefault="00B55234" w:rsidP="00E853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Название панели</w:t>
            </w:r>
          </w:p>
        </w:tc>
        <w:tc>
          <w:tcPr>
            <w:tcW w:w="3383" w:type="dxa"/>
          </w:tcPr>
          <w:p w:rsidR="00B55234" w:rsidRDefault="00B55234" w:rsidP="00E853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B55234" w:rsidRPr="005A5B1B" w:rsidTr="00D572AA">
        <w:tc>
          <w:tcPr>
            <w:tcW w:w="1659" w:type="dxa"/>
          </w:tcPr>
          <w:p w:rsidR="00B55234" w:rsidRPr="008808C0" w:rsidRDefault="00B55234" w:rsidP="008808C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>РВЗ 59</w:t>
            </w:r>
          </w:p>
        </w:tc>
        <w:tc>
          <w:tcPr>
            <w:tcW w:w="2034" w:type="dxa"/>
          </w:tcPr>
          <w:p w:rsidR="00B55234" w:rsidRDefault="00B55234" w:rsidP="00E853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Все делопроизводители</w:t>
            </w:r>
          </w:p>
        </w:tc>
        <w:tc>
          <w:tcPr>
            <w:tcW w:w="2601" w:type="dxa"/>
          </w:tcPr>
          <w:p w:rsidR="00B55234" w:rsidRDefault="00B55234" w:rsidP="00E853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Чекбокс</w:t>
            </w:r>
            <w:proofErr w:type="spellEnd"/>
          </w:p>
        </w:tc>
        <w:tc>
          <w:tcPr>
            <w:tcW w:w="3383" w:type="dxa"/>
          </w:tcPr>
          <w:p w:rsidR="00B55234" w:rsidRDefault="00B55234" w:rsidP="00E853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B55234" w:rsidRPr="005A5B1B" w:rsidTr="00D572AA">
        <w:tc>
          <w:tcPr>
            <w:tcW w:w="1659" w:type="dxa"/>
          </w:tcPr>
          <w:p w:rsidR="00B55234" w:rsidRPr="008808C0" w:rsidRDefault="00B55234" w:rsidP="008808C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РВЗ 60</w:t>
            </w:r>
          </w:p>
        </w:tc>
        <w:tc>
          <w:tcPr>
            <w:tcW w:w="2034" w:type="dxa"/>
          </w:tcPr>
          <w:p w:rsidR="00B55234" w:rsidRDefault="00B55234" w:rsidP="00E853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Изменить – появляется при снятии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чекбокса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РВЗ </w:t>
            </w:r>
            <w:r w:rsidR="002044DB">
              <w:rPr>
                <w:rFonts w:ascii="Arial" w:hAnsi="Arial" w:cs="Arial"/>
                <w:sz w:val="20"/>
                <w:szCs w:val="20"/>
              </w:rPr>
              <w:t>59</w:t>
            </w:r>
          </w:p>
        </w:tc>
        <w:tc>
          <w:tcPr>
            <w:tcW w:w="2601" w:type="dxa"/>
          </w:tcPr>
          <w:p w:rsidR="00B55234" w:rsidRDefault="00B55234" w:rsidP="00E853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Кнопка </w:t>
            </w:r>
          </w:p>
        </w:tc>
        <w:tc>
          <w:tcPr>
            <w:tcW w:w="3383" w:type="dxa"/>
          </w:tcPr>
          <w:p w:rsidR="00B55234" w:rsidRDefault="00B55234" w:rsidP="00E853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B55234" w:rsidRPr="005A5B1B" w:rsidTr="00D572AA">
        <w:tc>
          <w:tcPr>
            <w:tcW w:w="1659" w:type="dxa"/>
          </w:tcPr>
          <w:p w:rsidR="00B55234" w:rsidRPr="008808C0" w:rsidRDefault="00B55234" w:rsidP="008808C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РВЗ 61</w:t>
            </w:r>
          </w:p>
        </w:tc>
        <w:tc>
          <w:tcPr>
            <w:tcW w:w="2034" w:type="dxa"/>
          </w:tcPr>
          <w:p w:rsidR="00B55234" w:rsidRDefault="00B55234" w:rsidP="00E853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Список уведомляемых особ </w:t>
            </w:r>
          </w:p>
        </w:tc>
        <w:tc>
          <w:tcPr>
            <w:tcW w:w="2601" w:type="dxa"/>
          </w:tcPr>
          <w:p w:rsidR="00B55234" w:rsidRDefault="00B55234" w:rsidP="00E853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Список– </w:t>
            </w:r>
            <w:proofErr w:type="gramStart"/>
            <w:r>
              <w:rPr>
                <w:rFonts w:ascii="Arial" w:hAnsi="Arial" w:cs="Arial"/>
                <w:sz w:val="20"/>
                <w:szCs w:val="20"/>
              </w:rPr>
              <w:t>мо</w:t>
            </w:r>
            <w:proofErr w:type="gramEnd"/>
            <w:r>
              <w:rPr>
                <w:rFonts w:ascii="Arial" w:hAnsi="Arial" w:cs="Arial"/>
                <w:sz w:val="20"/>
                <w:szCs w:val="20"/>
              </w:rPr>
              <w:t xml:space="preserve">жет быть пустым, так же пуст при отмеченном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чекбоксе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РВЗ </w:t>
            </w:r>
            <w:r w:rsidR="002044DB">
              <w:rPr>
                <w:rFonts w:ascii="Arial" w:hAnsi="Arial" w:cs="Arial"/>
                <w:sz w:val="20"/>
                <w:szCs w:val="20"/>
              </w:rPr>
              <w:t>59</w:t>
            </w:r>
          </w:p>
        </w:tc>
        <w:tc>
          <w:tcPr>
            <w:tcW w:w="3383" w:type="dxa"/>
          </w:tcPr>
          <w:p w:rsidR="00B55234" w:rsidRDefault="00B55234" w:rsidP="00E853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B55234" w:rsidRPr="005A5B1B" w:rsidTr="00D572AA">
        <w:tc>
          <w:tcPr>
            <w:tcW w:w="1659" w:type="dxa"/>
          </w:tcPr>
          <w:p w:rsidR="00B55234" w:rsidRDefault="00B55234" w:rsidP="008808C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РВЗ 62</w:t>
            </w:r>
          </w:p>
        </w:tc>
        <w:tc>
          <w:tcPr>
            <w:tcW w:w="2034" w:type="dxa"/>
          </w:tcPr>
          <w:p w:rsidR="00B55234" w:rsidRDefault="002044DB" w:rsidP="00E853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Выбор</w:t>
            </w:r>
          </w:p>
        </w:tc>
        <w:tc>
          <w:tcPr>
            <w:tcW w:w="2601" w:type="dxa"/>
          </w:tcPr>
          <w:p w:rsidR="00B55234" w:rsidRDefault="002044DB" w:rsidP="00E853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Всплывающее окно - при нажатии РВЗ 40, 44, 48, 52, 56, 60</w:t>
            </w:r>
          </w:p>
        </w:tc>
        <w:tc>
          <w:tcPr>
            <w:tcW w:w="3383" w:type="dxa"/>
          </w:tcPr>
          <w:p w:rsidR="00B55234" w:rsidRDefault="00B55234" w:rsidP="00E853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B55234" w:rsidRPr="005A5B1B" w:rsidTr="00D572AA">
        <w:tc>
          <w:tcPr>
            <w:tcW w:w="1659" w:type="dxa"/>
          </w:tcPr>
          <w:p w:rsidR="00B55234" w:rsidRDefault="00B55234" w:rsidP="008808C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РВЗ 6</w:t>
            </w:r>
            <w:r w:rsidR="00DC277A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2034" w:type="dxa"/>
          </w:tcPr>
          <w:p w:rsidR="00B55234" w:rsidRDefault="00205407" w:rsidP="00E853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Список выбора адресатов уведомления</w:t>
            </w:r>
          </w:p>
        </w:tc>
        <w:tc>
          <w:tcPr>
            <w:tcW w:w="2601" w:type="dxa"/>
          </w:tcPr>
          <w:p w:rsidR="00B55234" w:rsidRDefault="00205407" w:rsidP="00E853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Группа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чекбоксов</w:t>
            </w:r>
            <w:proofErr w:type="spellEnd"/>
          </w:p>
        </w:tc>
        <w:tc>
          <w:tcPr>
            <w:tcW w:w="3383" w:type="dxa"/>
          </w:tcPr>
          <w:p w:rsidR="00B55234" w:rsidRDefault="00B55234" w:rsidP="00E853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D572AA" w:rsidRPr="005A5B1B" w:rsidTr="00D572AA">
        <w:tc>
          <w:tcPr>
            <w:tcW w:w="1659" w:type="dxa"/>
          </w:tcPr>
          <w:p w:rsidR="00D572AA" w:rsidRDefault="00D572AA" w:rsidP="008808C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РВЗ 64</w:t>
            </w:r>
          </w:p>
        </w:tc>
        <w:tc>
          <w:tcPr>
            <w:tcW w:w="2034" w:type="dxa"/>
          </w:tcPr>
          <w:p w:rsidR="00D572AA" w:rsidRDefault="00D572AA" w:rsidP="005C0F7F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ins w:id="988" w:author="Administrator" w:date="2014-02-13T12:35:00Z">
              <w:r>
                <w:rPr>
                  <w:rFonts w:ascii="Arial" w:hAnsi="Arial" w:cs="Arial"/>
                  <w:sz w:val="20"/>
                  <w:szCs w:val="20"/>
                </w:rPr>
                <w:t>Названия структурных групп задаются вручную</w:t>
              </w:r>
            </w:ins>
          </w:p>
        </w:tc>
        <w:tc>
          <w:tcPr>
            <w:tcW w:w="2601" w:type="dxa"/>
          </w:tcPr>
          <w:p w:rsidR="00D572AA" w:rsidRDefault="00D572AA" w:rsidP="00A535B4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proofErr w:type="spellStart"/>
            <w:ins w:id="989" w:author="Administrator" w:date="2014-02-13T12:35:00Z">
              <w:r>
                <w:rPr>
                  <w:rFonts w:ascii="Arial" w:hAnsi="Arial" w:cs="Arial"/>
                  <w:sz w:val="20"/>
                  <w:szCs w:val="20"/>
                </w:rPr>
                <w:t>Чекбокс</w:t>
              </w:r>
              <w:proofErr w:type="spellEnd"/>
              <w:r>
                <w:rPr>
                  <w:rFonts w:ascii="Arial" w:hAnsi="Arial" w:cs="Arial"/>
                  <w:sz w:val="20"/>
                  <w:szCs w:val="20"/>
                </w:rPr>
                <w:t xml:space="preserve"> – если </w:t>
              </w:r>
              <w:proofErr w:type="gramStart"/>
              <w:r>
                <w:rPr>
                  <w:rFonts w:ascii="Arial" w:hAnsi="Arial" w:cs="Arial"/>
                  <w:sz w:val="20"/>
                  <w:szCs w:val="20"/>
                </w:rPr>
                <w:t>включен</w:t>
              </w:r>
              <w:proofErr w:type="gramEnd"/>
              <w:r>
                <w:rPr>
                  <w:rFonts w:ascii="Arial" w:hAnsi="Arial" w:cs="Arial"/>
                  <w:sz w:val="20"/>
                  <w:szCs w:val="20"/>
                </w:rPr>
                <w:t>, то по</w:t>
              </w:r>
              <w:r w:rsidR="00E5268C">
                <w:rPr>
                  <w:rFonts w:ascii="Arial" w:hAnsi="Arial" w:cs="Arial"/>
                  <w:sz w:val="20"/>
                  <w:szCs w:val="20"/>
                </w:rPr>
                <w:t>ля группы 65.Х.1, 66.Х.1</w:t>
              </w:r>
              <w:r>
                <w:rPr>
                  <w:rFonts w:ascii="Arial" w:hAnsi="Arial" w:cs="Arial"/>
                  <w:sz w:val="20"/>
                  <w:szCs w:val="20"/>
                </w:rPr>
                <w:t xml:space="preserve"> – редактируемы; если отключен – </w:t>
              </w:r>
              <w:proofErr w:type="spellStart"/>
              <w:r>
                <w:rPr>
                  <w:rFonts w:ascii="Arial" w:hAnsi="Arial" w:cs="Arial"/>
                  <w:sz w:val="20"/>
                  <w:szCs w:val="20"/>
                </w:rPr>
                <w:t>автозаполненызаполнены</w:t>
              </w:r>
              <w:proofErr w:type="spellEnd"/>
              <w:r>
                <w:rPr>
                  <w:rFonts w:ascii="Arial" w:hAnsi="Arial" w:cs="Arial"/>
                  <w:sz w:val="20"/>
                  <w:szCs w:val="20"/>
                </w:rPr>
                <w:t xml:space="preserve"> и не редактируемы</w:t>
              </w:r>
            </w:ins>
          </w:p>
        </w:tc>
        <w:tc>
          <w:tcPr>
            <w:tcW w:w="3383" w:type="dxa"/>
          </w:tcPr>
          <w:p w:rsidR="00D572AA" w:rsidRDefault="00D572AA" w:rsidP="00E853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D572AA" w:rsidRPr="005A5B1B" w:rsidTr="00D572AA">
        <w:tc>
          <w:tcPr>
            <w:tcW w:w="1659" w:type="dxa"/>
          </w:tcPr>
          <w:p w:rsidR="00D572AA" w:rsidRDefault="00D572AA" w:rsidP="008808C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РВЗ 65</w:t>
            </w:r>
          </w:p>
        </w:tc>
        <w:tc>
          <w:tcPr>
            <w:tcW w:w="2034" w:type="dxa"/>
          </w:tcPr>
          <w:p w:rsidR="00D572AA" w:rsidRDefault="00D572AA" w:rsidP="00E853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ins w:id="990" w:author="Administrator" w:date="2014-02-13T12:35:00Z">
              <w:r>
                <w:rPr>
                  <w:rFonts w:ascii="Arial" w:hAnsi="Arial" w:cs="Arial"/>
                  <w:sz w:val="20"/>
                  <w:szCs w:val="20"/>
                </w:rPr>
                <w:t>Текущее подразделение</w:t>
              </w:r>
            </w:ins>
          </w:p>
        </w:tc>
        <w:tc>
          <w:tcPr>
            <w:tcW w:w="2601" w:type="dxa"/>
          </w:tcPr>
          <w:p w:rsidR="00D572AA" w:rsidRDefault="00D572AA" w:rsidP="00E853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ins w:id="991" w:author="Administrator" w:date="2014-02-13T12:35:00Z">
              <w:r>
                <w:rPr>
                  <w:rFonts w:ascii="Arial" w:hAnsi="Arial" w:cs="Arial"/>
                  <w:sz w:val="20"/>
                  <w:szCs w:val="20"/>
                </w:rPr>
                <w:t>Название панели</w:t>
              </w:r>
            </w:ins>
          </w:p>
        </w:tc>
        <w:tc>
          <w:tcPr>
            <w:tcW w:w="3383" w:type="dxa"/>
          </w:tcPr>
          <w:p w:rsidR="00D572AA" w:rsidRDefault="00D572AA" w:rsidP="00E853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D572AA" w:rsidRPr="005A5B1B" w:rsidTr="00D572AA">
        <w:tc>
          <w:tcPr>
            <w:tcW w:w="1659" w:type="dxa"/>
          </w:tcPr>
          <w:p w:rsidR="00D572AA" w:rsidRDefault="00D572AA" w:rsidP="008808C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РВЗ 65.1</w:t>
            </w:r>
          </w:p>
        </w:tc>
        <w:tc>
          <w:tcPr>
            <w:tcW w:w="2034" w:type="dxa"/>
          </w:tcPr>
          <w:p w:rsidR="00D572AA" w:rsidRDefault="006D7EEC" w:rsidP="00E853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ins w:id="992" w:author="Administrator" w:date="2014-02-13T12:37:00Z">
              <w:r>
                <w:rPr>
                  <w:rFonts w:ascii="Arial" w:hAnsi="Arial" w:cs="Arial"/>
                  <w:sz w:val="20"/>
                  <w:szCs w:val="20"/>
                </w:rPr>
                <w:t>Сотрудники</w:t>
              </w:r>
            </w:ins>
          </w:p>
        </w:tc>
        <w:tc>
          <w:tcPr>
            <w:tcW w:w="2601" w:type="dxa"/>
          </w:tcPr>
          <w:p w:rsidR="00D572AA" w:rsidRDefault="006D7EEC" w:rsidP="00E853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ins w:id="993" w:author="Administrator" w:date="2014-02-13T12:37:00Z">
              <w:r>
                <w:rPr>
                  <w:rFonts w:ascii="Arial" w:hAnsi="Arial" w:cs="Arial"/>
                  <w:sz w:val="20"/>
                  <w:szCs w:val="20"/>
                </w:rPr>
                <w:t>Название поля</w:t>
              </w:r>
            </w:ins>
          </w:p>
        </w:tc>
        <w:tc>
          <w:tcPr>
            <w:tcW w:w="3383" w:type="dxa"/>
          </w:tcPr>
          <w:p w:rsidR="00D572AA" w:rsidRDefault="00D572AA" w:rsidP="00E853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D572AA" w:rsidRPr="005A5B1B" w:rsidTr="00D572AA">
        <w:tc>
          <w:tcPr>
            <w:tcW w:w="1659" w:type="dxa"/>
          </w:tcPr>
          <w:p w:rsidR="00D572AA" w:rsidRDefault="00D572AA" w:rsidP="008808C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РВЗ 65.1.1</w:t>
            </w:r>
          </w:p>
        </w:tc>
        <w:tc>
          <w:tcPr>
            <w:tcW w:w="2034" w:type="dxa"/>
          </w:tcPr>
          <w:p w:rsidR="00D572AA" w:rsidRDefault="006D7EEC" w:rsidP="00E853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ins w:id="994" w:author="Administrator" w:date="2014-02-13T12:37:00Z">
              <w:r>
                <w:rPr>
                  <w:rFonts w:ascii="Arial" w:hAnsi="Arial" w:cs="Arial"/>
                  <w:sz w:val="20"/>
                  <w:szCs w:val="20"/>
                </w:rPr>
                <w:t xml:space="preserve">Значение для </w:t>
              </w:r>
            </w:ins>
            <w:ins w:id="995" w:author="Administrator" w:date="2014-02-13T12:40:00Z">
              <w:r w:rsidR="00E13134">
                <w:rPr>
                  <w:rFonts w:ascii="Arial" w:hAnsi="Arial" w:cs="Arial"/>
                  <w:sz w:val="20"/>
                  <w:szCs w:val="20"/>
                </w:rPr>
                <w:t>РВЗ 65.1</w:t>
              </w:r>
            </w:ins>
          </w:p>
        </w:tc>
        <w:tc>
          <w:tcPr>
            <w:tcW w:w="2601" w:type="dxa"/>
          </w:tcPr>
          <w:p w:rsidR="00D572AA" w:rsidRDefault="009C22EC" w:rsidP="00D266A8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ins w:id="996" w:author="Administrator" w:date="2014-02-13T12:40:00Z">
              <w:r>
                <w:rPr>
                  <w:rFonts w:ascii="Arial" w:hAnsi="Arial" w:cs="Arial"/>
                  <w:sz w:val="20"/>
                  <w:szCs w:val="20"/>
                </w:rPr>
                <w:t>(</w:t>
              </w:r>
            </w:ins>
            <w:ins w:id="997" w:author="Administrator" w:date="2014-02-13T12:38:00Z">
              <w:r w:rsidR="006D7EEC">
                <w:rPr>
                  <w:rFonts w:ascii="Arial" w:hAnsi="Arial" w:cs="Arial"/>
                  <w:sz w:val="20"/>
                  <w:szCs w:val="20"/>
                </w:rPr>
                <w:t>Группа элементов</w:t>
              </w:r>
            </w:ins>
            <w:ins w:id="998" w:author="Administrator" w:date="2014-02-13T12:39:00Z">
              <w:r w:rsidR="00D266A8">
                <w:rPr>
                  <w:rFonts w:ascii="Arial" w:hAnsi="Arial" w:cs="Arial"/>
                  <w:sz w:val="20"/>
                  <w:szCs w:val="20"/>
                </w:rPr>
                <w:t xml:space="preserve"> – редактируемое поле + </w:t>
              </w:r>
              <w:r>
                <w:rPr>
                  <w:rFonts w:ascii="Arial" w:hAnsi="Arial" w:cs="Arial"/>
                  <w:sz w:val="20"/>
                  <w:szCs w:val="20"/>
                </w:rPr>
                <w:t xml:space="preserve">кнопка вызова </w:t>
              </w:r>
            </w:ins>
            <w:ins w:id="999" w:author="Administrator" w:date="2014-02-13T12:47:00Z">
              <w:r w:rsidR="00A809FA">
                <w:rPr>
                  <w:rFonts w:ascii="Arial" w:hAnsi="Arial" w:cs="Arial"/>
                  <w:sz w:val="20"/>
                  <w:szCs w:val="20"/>
                </w:rPr>
                <w:t>диалога выбора</w:t>
              </w:r>
            </w:ins>
            <w:ins w:id="1000" w:author="Administrator" w:date="2014-02-13T12:40:00Z">
              <w:r>
                <w:rPr>
                  <w:rFonts w:ascii="Arial" w:hAnsi="Arial" w:cs="Arial"/>
                  <w:sz w:val="20"/>
                  <w:szCs w:val="20"/>
                </w:rPr>
                <w:t>)</w:t>
              </w:r>
            </w:ins>
            <w:ins w:id="1001" w:author="Administrator" w:date="2014-02-13T12:39:00Z">
              <w:r w:rsidR="00D266A8">
                <w:rPr>
                  <w:rFonts w:ascii="Arial" w:hAnsi="Arial" w:cs="Arial"/>
                  <w:sz w:val="20"/>
                  <w:szCs w:val="20"/>
                </w:rPr>
                <w:t xml:space="preserve"> / значение</w:t>
              </w:r>
              <w:r>
                <w:rPr>
                  <w:rFonts w:ascii="Arial" w:hAnsi="Arial" w:cs="Arial"/>
                  <w:sz w:val="20"/>
                  <w:szCs w:val="20"/>
                </w:rPr>
                <w:t xml:space="preserve"> поля</w:t>
              </w:r>
            </w:ins>
          </w:p>
        </w:tc>
        <w:tc>
          <w:tcPr>
            <w:tcW w:w="3383" w:type="dxa"/>
          </w:tcPr>
          <w:p w:rsidR="00D572AA" w:rsidRDefault="009C22EC" w:rsidP="00E853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ins w:id="1002" w:author="Administrator" w:date="2014-02-13T12:40:00Z">
              <w:r>
                <w:rPr>
                  <w:rFonts w:ascii="Arial" w:hAnsi="Arial" w:cs="Arial"/>
                  <w:sz w:val="20"/>
                  <w:szCs w:val="20"/>
                </w:rPr>
                <w:t>В зависимости от значения РВЗ 64</w:t>
              </w:r>
            </w:ins>
          </w:p>
        </w:tc>
      </w:tr>
      <w:tr w:rsidR="00E13134" w:rsidRPr="005A5B1B" w:rsidTr="00D572AA">
        <w:tc>
          <w:tcPr>
            <w:tcW w:w="1659" w:type="dxa"/>
          </w:tcPr>
          <w:p w:rsidR="00E13134" w:rsidRDefault="00E13134" w:rsidP="008808C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РВЗ 65.2</w:t>
            </w:r>
          </w:p>
        </w:tc>
        <w:tc>
          <w:tcPr>
            <w:tcW w:w="2034" w:type="dxa"/>
          </w:tcPr>
          <w:p w:rsidR="00E13134" w:rsidRDefault="00E13134" w:rsidP="00E853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proofErr w:type="gramStart"/>
            <w:ins w:id="1003" w:author="Administrator" w:date="2014-02-13T12:41:00Z">
              <w:r>
                <w:rPr>
                  <w:rFonts w:ascii="Arial" w:hAnsi="Arial" w:cs="Arial"/>
                  <w:sz w:val="20"/>
                  <w:szCs w:val="20"/>
                </w:rPr>
                <w:t>Замещающие</w:t>
              </w:r>
              <w:proofErr w:type="gramEnd"/>
              <w:r>
                <w:rPr>
                  <w:rFonts w:ascii="Arial" w:hAnsi="Arial" w:cs="Arial"/>
                  <w:sz w:val="20"/>
                  <w:szCs w:val="20"/>
                </w:rPr>
                <w:t xml:space="preserve"> сотрудников</w:t>
              </w:r>
            </w:ins>
          </w:p>
        </w:tc>
        <w:tc>
          <w:tcPr>
            <w:tcW w:w="2601" w:type="dxa"/>
          </w:tcPr>
          <w:p w:rsidR="00E13134" w:rsidRDefault="00E13134" w:rsidP="00E853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ins w:id="1004" w:author="Administrator" w:date="2014-02-13T12:40:00Z">
              <w:r>
                <w:rPr>
                  <w:rFonts w:ascii="Arial" w:hAnsi="Arial" w:cs="Arial"/>
                  <w:sz w:val="20"/>
                  <w:szCs w:val="20"/>
                </w:rPr>
                <w:t>Название поля</w:t>
              </w:r>
            </w:ins>
          </w:p>
        </w:tc>
        <w:tc>
          <w:tcPr>
            <w:tcW w:w="3383" w:type="dxa"/>
          </w:tcPr>
          <w:p w:rsidR="00E13134" w:rsidRDefault="00E13134" w:rsidP="00E853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E13134" w:rsidRPr="005A5B1B" w:rsidTr="00D572AA">
        <w:tc>
          <w:tcPr>
            <w:tcW w:w="1659" w:type="dxa"/>
          </w:tcPr>
          <w:p w:rsidR="00E13134" w:rsidRDefault="00E13134" w:rsidP="008808C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РВЗ 65.2.1</w:t>
            </w:r>
          </w:p>
        </w:tc>
        <w:tc>
          <w:tcPr>
            <w:tcW w:w="2034" w:type="dxa"/>
          </w:tcPr>
          <w:p w:rsidR="00E13134" w:rsidRDefault="00E13134" w:rsidP="00E853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ins w:id="1005" w:author="Administrator" w:date="2014-02-13T12:40:00Z">
              <w:r>
                <w:rPr>
                  <w:rFonts w:ascii="Arial" w:hAnsi="Arial" w:cs="Arial"/>
                  <w:sz w:val="20"/>
                  <w:szCs w:val="20"/>
                </w:rPr>
                <w:t>Значение для РВЗ 65.</w:t>
              </w:r>
            </w:ins>
            <w:ins w:id="1006" w:author="Administrator" w:date="2014-02-13T12:41:00Z">
              <w:r>
                <w:rPr>
                  <w:rFonts w:ascii="Arial" w:hAnsi="Arial" w:cs="Arial"/>
                  <w:sz w:val="20"/>
                  <w:szCs w:val="20"/>
                </w:rPr>
                <w:t>2</w:t>
              </w:r>
            </w:ins>
          </w:p>
        </w:tc>
        <w:tc>
          <w:tcPr>
            <w:tcW w:w="2601" w:type="dxa"/>
          </w:tcPr>
          <w:p w:rsidR="00E13134" w:rsidRDefault="00E13134" w:rsidP="00E853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ins w:id="1007" w:author="Administrator" w:date="2014-02-13T12:40:00Z">
              <w:r>
                <w:rPr>
                  <w:rFonts w:ascii="Arial" w:hAnsi="Arial" w:cs="Arial"/>
                  <w:sz w:val="20"/>
                  <w:szCs w:val="20"/>
                </w:rPr>
                <w:t xml:space="preserve">(Группа элементов – редактируемое поле + кнопка вызова </w:t>
              </w:r>
            </w:ins>
            <w:ins w:id="1008" w:author="Administrator" w:date="2014-02-13T12:47:00Z">
              <w:r w:rsidR="00A809FA">
                <w:rPr>
                  <w:rFonts w:ascii="Arial" w:hAnsi="Arial" w:cs="Arial"/>
                  <w:sz w:val="20"/>
                  <w:szCs w:val="20"/>
                </w:rPr>
                <w:t>диалога выбора</w:t>
              </w:r>
            </w:ins>
            <w:ins w:id="1009" w:author="Administrator" w:date="2014-02-13T12:40:00Z">
              <w:r>
                <w:rPr>
                  <w:rFonts w:ascii="Arial" w:hAnsi="Arial" w:cs="Arial"/>
                  <w:sz w:val="20"/>
                  <w:szCs w:val="20"/>
                </w:rPr>
                <w:t>) / значение поля</w:t>
              </w:r>
            </w:ins>
          </w:p>
        </w:tc>
        <w:tc>
          <w:tcPr>
            <w:tcW w:w="3383" w:type="dxa"/>
          </w:tcPr>
          <w:p w:rsidR="00E13134" w:rsidRDefault="00E13134" w:rsidP="00E853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ins w:id="1010" w:author="Administrator" w:date="2014-02-13T12:40:00Z">
              <w:r>
                <w:rPr>
                  <w:rFonts w:ascii="Arial" w:hAnsi="Arial" w:cs="Arial"/>
                  <w:sz w:val="20"/>
                  <w:szCs w:val="20"/>
                </w:rPr>
                <w:t>В зависимости от значения РВЗ 64</w:t>
              </w:r>
            </w:ins>
          </w:p>
        </w:tc>
      </w:tr>
      <w:tr w:rsidR="00E13134" w:rsidRPr="005A5B1B" w:rsidTr="00D572AA">
        <w:tc>
          <w:tcPr>
            <w:tcW w:w="1659" w:type="dxa"/>
          </w:tcPr>
          <w:p w:rsidR="00E13134" w:rsidRDefault="00E13134" w:rsidP="008808C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РВЗ 65.3</w:t>
            </w:r>
          </w:p>
        </w:tc>
        <w:tc>
          <w:tcPr>
            <w:tcW w:w="2034" w:type="dxa"/>
          </w:tcPr>
          <w:p w:rsidR="00E13134" w:rsidRDefault="00E13134" w:rsidP="00E853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ins w:id="1011" w:author="Administrator" w:date="2014-02-13T12:41:00Z">
              <w:r>
                <w:rPr>
                  <w:rFonts w:ascii="Arial" w:hAnsi="Arial" w:cs="Arial"/>
                  <w:sz w:val="20"/>
                  <w:szCs w:val="20"/>
                </w:rPr>
                <w:t>Аудиторы сотрудников</w:t>
              </w:r>
            </w:ins>
          </w:p>
        </w:tc>
        <w:tc>
          <w:tcPr>
            <w:tcW w:w="2601" w:type="dxa"/>
          </w:tcPr>
          <w:p w:rsidR="00E13134" w:rsidRDefault="00E13134" w:rsidP="00E853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ins w:id="1012" w:author="Administrator" w:date="2014-02-13T12:41:00Z">
              <w:r>
                <w:rPr>
                  <w:rFonts w:ascii="Arial" w:hAnsi="Arial" w:cs="Arial"/>
                  <w:sz w:val="20"/>
                  <w:szCs w:val="20"/>
                </w:rPr>
                <w:t>Название поля</w:t>
              </w:r>
            </w:ins>
          </w:p>
        </w:tc>
        <w:tc>
          <w:tcPr>
            <w:tcW w:w="3383" w:type="dxa"/>
          </w:tcPr>
          <w:p w:rsidR="00E13134" w:rsidRDefault="00E13134" w:rsidP="00E853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E13134" w:rsidRPr="005A5B1B" w:rsidTr="00D572AA">
        <w:tc>
          <w:tcPr>
            <w:tcW w:w="1659" w:type="dxa"/>
          </w:tcPr>
          <w:p w:rsidR="00E13134" w:rsidRDefault="00E13134" w:rsidP="008808C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РВЗ 65.3.1</w:t>
            </w:r>
          </w:p>
        </w:tc>
        <w:tc>
          <w:tcPr>
            <w:tcW w:w="2034" w:type="dxa"/>
          </w:tcPr>
          <w:p w:rsidR="00E13134" w:rsidRDefault="00E13134" w:rsidP="00E853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ins w:id="1013" w:author="Administrator" w:date="2014-02-13T12:41:00Z">
              <w:r>
                <w:rPr>
                  <w:rFonts w:ascii="Arial" w:hAnsi="Arial" w:cs="Arial"/>
                  <w:sz w:val="20"/>
                  <w:szCs w:val="20"/>
                </w:rPr>
                <w:t>Значение для РВЗ 65.3</w:t>
              </w:r>
            </w:ins>
          </w:p>
        </w:tc>
        <w:tc>
          <w:tcPr>
            <w:tcW w:w="2601" w:type="dxa"/>
          </w:tcPr>
          <w:p w:rsidR="00E13134" w:rsidRDefault="00E13134" w:rsidP="00E853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ins w:id="1014" w:author="Administrator" w:date="2014-02-13T12:41:00Z">
              <w:r>
                <w:rPr>
                  <w:rFonts w:ascii="Arial" w:hAnsi="Arial" w:cs="Arial"/>
                  <w:sz w:val="20"/>
                  <w:szCs w:val="20"/>
                </w:rPr>
                <w:t xml:space="preserve">(Группа элементов – редактируемое поле + кнопка вызова </w:t>
              </w:r>
            </w:ins>
            <w:ins w:id="1015" w:author="Administrator" w:date="2014-02-13T12:47:00Z">
              <w:r w:rsidR="00A809FA">
                <w:rPr>
                  <w:rFonts w:ascii="Arial" w:hAnsi="Arial" w:cs="Arial"/>
                  <w:sz w:val="20"/>
                  <w:szCs w:val="20"/>
                </w:rPr>
                <w:t>диалога выбора</w:t>
              </w:r>
            </w:ins>
            <w:ins w:id="1016" w:author="Administrator" w:date="2014-02-13T12:41:00Z">
              <w:r>
                <w:rPr>
                  <w:rFonts w:ascii="Arial" w:hAnsi="Arial" w:cs="Arial"/>
                  <w:sz w:val="20"/>
                  <w:szCs w:val="20"/>
                </w:rPr>
                <w:t>) / значение поля</w:t>
              </w:r>
            </w:ins>
          </w:p>
        </w:tc>
        <w:tc>
          <w:tcPr>
            <w:tcW w:w="3383" w:type="dxa"/>
          </w:tcPr>
          <w:p w:rsidR="00E13134" w:rsidRDefault="00E13134" w:rsidP="00E853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ins w:id="1017" w:author="Administrator" w:date="2014-02-13T12:41:00Z">
              <w:r>
                <w:rPr>
                  <w:rFonts w:ascii="Arial" w:hAnsi="Arial" w:cs="Arial"/>
                  <w:sz w:val="20"/>
                  <w:szCs w:val="20"/>
                </w:rPr>
                <w:t>В зависимости от значения РВЗ 64</w:t>
              </w:r>
            </w:ins>
          </w:p>
        </w:tc>
      </w:tr>
      <w:tr w:rsidR="00E13134" w:rsidRPr="005A5B1B" w:rsidTr="00D572AA">
        <w:tc>
          <w:tcPr>
            <w:tcW w:w="1659" w:type="dxa"/>
          </w:tcPr>
          <w:p w:rsidR="00E13134" w:rsidRDefault="00E13134" w:rsidP="008808C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РВЗ 66</w:t>
            </w:r>
          </w:p>
        </w:tc>
        <w:tc>
          <w:tcPr>
            <w:tcW w:w="2034" w:type="dxa"/>
          </w:tcPr>
          <w:p w:rsidR="00E13134" w:rsidRDefault="005D7258" w:rsidP="00E853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ins w:id="1018" w:author="Administrator" w:date="2014-02-13T12:42:00Z">
              <w:r>
                <w:rPr>
                  <w:rFonts w:ascii="Arial" w:hAnsi="Arial" w:cs="Arial"/>
                  <w:sz w:val="20"/>
                  <w:szCs w:val="20"/>
                </w:rPr>
                <w:t xml:space="preserve">Нижестоящие </w:t>
              </w:r>
            </w:ins>
            <w:ins w:id="1019" w:author="Administrator" w:date="2014-02-13T12:41:00Z">
              <w:r w:rsidR="00E13134">
                <w:rPr>
                  <w:rFonts w:ascii="Arial" w:hAnsi="Arial" w:cs="Arial"/>
                  <w:sz w:val="20"/>
                  <w:szCs w:val="20"/>
                </w:rPr>
                <w:t>подразделени</w:t>
              </w:r>
            </w:ins>
            <w:ins w:id="1020" w:author="Administrator" w:date="2014-02-13T12:42:00Z">
              <w:r>
                <w:rPr>
                  <w:rFonts w:ascii="Arial" w:hAnsi="Arial" w:cs="Arial"/>
                  <w:sz w:val="20"/>
                  <w:szCs w:val="20"/>
                </w:rPr>
                <w:t>я</w:t>
              </w:r>
            </w:ins>
          </w:p>
        </w:tc>
        <w:tc>
          <w:tcPr>
            <w:tcW w:w="2601" w:type="dxa"/>
          </w:tcPr>
          <w:p w:rsidR="00E13134" w:rsidRDefault="00E13134" w:rsidP="00E853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ins w:id="1021" w:author="Administrator" w:date="2014-02-13T12:41:00Z">
              <w:r>
                <w:rPr>
                  <w:rFonts w:ascii="Arial" w:hAnsi="Arial" w:cs="Arial"/>
                  <w:sz w:val="20"/>
                  <w:szCs w:val="20"/>
                </w:rPr>
                <w:t>Название панели</w:t>
              </w:r>
            </w:ins>
          </w:p>
        </w:tc>
        <w:tc>
          <w:tcPr>
            <w:tcW w:w="3383" w:type="dxa"/>
          </w:tcPr>
          <w:p w:rsidR="00E13134" w:rsidRDefault="00E13134" w:rsidP="00E853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D7258" w:rsidRPr="005A5B1B" w:rsidTr="00D572AA">
        <w:tc>
          <w:tcPr>
            <w:tcW w:w="1659" w:type="dxa"/>
          </w:tcPr>
          <w:p w:rsidR="005D7258" w:rsidRDefault="005D7258" w:rsidP="008808C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>РВЗ 66.1</w:t>
            </w:r>
          </w:p>
        </w:tc>
        <w:tc>
          <w:tcPr>
            <w:tcW w:w="2034" w:type="dxa"/>
          </w:tcPr>
          <w:p w:rsidR="005D7258" w:rsidRDefault="005D7258" w:rsidP="00E853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ins w:id="1022" w:author="Administrator" w:date="2014-02-13T12:42:00Z">
              <w:r>
                <w:rPr>
                  <w:rFonts w:ascii="Arial" w:hAnsi="Arial" w:cs="Arial"/>
                  <w:sz w:val="20"/>
                  <w:szCs w:val="20"/>
                </w:rPr>
                <w:t>Сотрудники</w:t>
              </w:r>
            </w:ins>
          </w:p>
        </w:tc>
        <w:tc>
          <w:tcPr>
            <w:tcW w:w="2601" w:type="dxa"/>
          </w:tcPr>
          <w:p w:rsidR="005D7258" w:rsidRDefault="005D7258" w:rsidP="00E853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ins w:id="1023" w:author="Administrator" w:date="2014-02-13T12:42:00Z">
              <w:r>
                <w:rPr>
                  <w:rFonts w:ascii="Arial" w:hAnsi="Arial" w:cs="Arial"/>
                  <w:sz w:val="20"/>
                  <w:szCs w:val="20"/>
                </w:rPr>
                <w:t>Название поля</w:t>
              </w:r>
            </w:ins>
          </w:p>
        </w:tc>
        <w:tc>
          <w:tcPr>
            <w:tcW w:w="3383" w:type="dxa"/>
          </w:tcPr>
          <w:p w:rsidR="005D7258" w:rsidRDefault="005D7258" w:rsidP="00E853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D7258" w:rsidRPr="005A5B1B" w:rsidTr="00D572AA">
        <w:tc>
          <w:tcPr>
            <w:tcW w:w="1659" w:type="dxa"/>
          </w:tcPr>
          <w:p w:rsidR="005D7258" w:rsidRDefault="005D7258" w:rsidP="008808C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РВЗ 66.1.1</w:t>
            </w:r>
          </w:p>
        </w:tc>
        <w:tc>
          <w:tcPr>
            <w:tcW w:w="2034" w:type="dxa"/>
          </w:tcPr>
          <w:p w:rsidR="005D7258" w:rsidRDefault="005D7258" w:rsidP="005D7258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ins w:id="1024" w:author="Administrator" w:date="2014-02-13T12:42:00Z">
              <w:r>
                <w:rPr>
                  <w:rFonts w:ascii="Arial" w:hAnsi="Arial" w:cs="Arial"/>
                  <w:sz w:val="20"/>
                  <w:szCs w:val="20"/>
                </w:rPr>
                <w:t>Значение для РВЗ 66.1</w:t>
              </w:r>
            </w:ins>
          </w:p>
        </w:tc>
        <w:tc>
          <w:tcPr>
            <w:tcW w:w="2601" w:type="dxa"/>
          </w:tcPr>
          <w:p w:rsidR="005D7258" w:rsidRDefault="005D7258" w:rsidP="00E853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ins w:id="1025" w:author="Administrator" w:date="2014-02-13T12:42:00Z">
              <w:r>
                <w:rPr>
                  <w:rFonts w:ascii="Arial" w:hAnsi="Arial" w:cs="Arial"/>
                  <w:sz w:val="20"/>
                  <w:szCs w:val="20"/>
                </w:rPr>
                <w:t xml:space="preserve">(Группа элементов – редактируемое поле + кнопка вызова </w:t>
              </w:r>
            </w:ins>
            <w:ins w:id="1026" w:author="Administrator" w:date="2014-02-13T12:47:00Z">
              <w:r w:rsidR="00A809FA">
                <w:rPr>
                  <w:rFonts w:ascii="Arial" w:hAnsi="Arial" w:cs="Arial"/>
                  <w:sz w:val="20"/>
                  <w:szCs w:val="20"/>
                </w:rPr>
                <w:t>диалога выбора</w:t>
              </w:r>
            </w:ins>
            <w:ins w:id="1027" w:author="Administrator" w:date="2014-02-13T12:42:00Z">
              <w:r>
                <w:rPr>
                  <w:rFonts w:ascii="Arial" w:hAnsi="Arial" w:cs="Arial"/>
                  <w:sz w:val="20"/>
                  <w:szCs w:val="20"/>
                </w:rPr>
                <w:t>) / значение поля</w:t>
              </w:r>
            </w:ins>
          </w:p>
        </w:tc>
        <w:tc>
          <w:tcPr>
            <w:tcW w:w="3383" w:type="dxa"/>
          </w:tcPr>
          <w:p w:rsidR="005D7258" w:rsidRDefault="005D7258" w:rsidP="00E853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ins w:id="1028" w:author="Administrator" w:date="2014-02-13T12:42:00Z">
              <w:r>
                <w:rPr>
                  <w:rFonts w:ascii="Arial" w:hAnsi="Arial" w:cs="Arial"/>
                  <w:sz w:val="20"/>
                  <w:szCs w:val="20"/>
                </w:rPr>
                <w:t>В зависимости от значения РВЗ 64</w:t>
              </w:r>
            </w:ins>
          </w:p>
        </w:tc>
      </w:tr>
      <w:tr w:rsidR="005D7258" w:rsidRPr="005A5B1B" w:rsidTr="00D572AA">
        <w:tc>
          <w:tcPr>
            <w:tcW w:w="1659" w:type="dxa"/>
          </w:tcPr>
          <w:p w:rsidR="005D7258" w:rsidRDefault="005D7258" w:rsidP="008808C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РВЗ 66.2</w:t>
            </w:r>
          </w:p>
        </w:tc>
        <w:tc>
          <w:tcPr>
            <w:tcW w:w="2034" w:type="dxa"/>
          </w:tcPr>
          <w:p w:rsidR="005D7258" w:rsidRDefault="005D7258" w:rsidP="00E853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proofErr w:type="gramStart"/>
            <w:ins w:id="1029" w:author="Administrator" w:date="2014-02-13T12:42:00Z">
              <w:r>
                <w:rPr>
                  <w:rFonts w:ascii="Arial" w:hAnsi="Arial" w:cs="Arial"/>
                  <w:sz w:val="20"/>
                  <w:szCs w:val="20"/>
                </w:rPr>
                <w:t>Замещающие</w:t>
              </w:r>
              <w:proofErr w:type="gramEnd"/>
              <w:r>
                <w:rPr>
                  <w:rFonts w:ascii="Arial" w:hAnsi="Arial" w:cs="Arial"/>
                  <w:sz w:val="20"/>
                  <w:szCs w:val="20"/>
                </w:rPr>
                <w:t xml:space="preserve"> сотрудников</w:t>
              </w:r>
            </w:ins>
          </w:p>
        </w:tc>
        <w:tc>
          <w:tcPr>
            <w:tcW w:w="2601" w:type="dxa"/>
          </w:tcPr>
          <w:p w:rsidR="005D7258" w:rsidRDefault="005D7258" w:rsidP="00E853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ins w:id="1030" w:author="Administrator" w:date="2014-02-13T12:42:00Z">
              <w:r>
                <w:rPr>
                  <w:rFonts w:ascii="Arial" w:hAnsi="Arial" w:cs="Arial"/>
                  <w:sz w:val="20"/>
                  <w:szCs w:val="20"/>
                </w:rPr>
                <w:t>Название поля</w:t>
              </w:r>
            </w:ins>
          </w:p>
        </w:tc>
        <w:tc>
          <w:tcPr>
            <w:tcW w:w="3383" w:type="dxa"/>
          </w:tcPr>
          <w:p w:rsidR="005D7258" w:rsidRDefault="005D7258" w:rsidP="00E853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D7258" w:rsidRPr="005A5B1B" w:rsidTr="00D572AA">
        <w:tc>
          <w:tcPr>
            <w:tcW w:w="1659" w:type="dxa"/>
          </w:tcPr>
          <w:p w:rsidR="005D7258" w:rsidRDefault="005D7258" w:rsidP="008808C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РВЗ 66.2.1</w:t>
            </w:r>
          </w:p>
        </w:tc>
        <w:tc>
          <w:tcPr>
            <w:tcW w:w="2034" w:type="dxa"/>
          </w:tcPr>
          <w:p w:rsidR="005D7258" w:rsidRDefault="005D7258" w:rsidP="005D7258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ins w:id="1031" w:author="Administrator" w:date="2014-02-13T12:42:00Z">
              <w:r>
                <w:rPr>
                  <w:rFonts w:ascii="Arial" w:hAnsi="Arial" w:cs="Arial"/>
                  <w:sz w:val="20"/>
                  <w:szCs w:val="20"/>
                </w:rPr>
                <w:t>Значение для РВЗ 66.2</w:t>
              </w:r>
            </w:ins>
          </w:p>
        </w:tc>
        <w:tc>
          <w:tcPr>
            <w:tcW w:w="2601" w:type="dxa"/>
          </w:tcPr>
          <w:p w:rsidR="005D7258" w:rsidRDefault="005D7258" w:rsidP="00E853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ins w:id="1032" w:author="Administrator" w:date="2014-02-13T12:42:00Z">
              <w:r>
                <w:rPr>
                  <w:rFonts w:ascii="Arial" w:hAnsi="Arial" w:cs="Arial"/>
                  <w:sz w:val="20"/>
                  <w:szCs w:val="20"/>
                </w:rPr>
                <w:t xml:space="preserve">(Группа элементов – редактируемое поле + кнопка вызова </w:t>
              </w:r>
            </w:ins>
            <w:ins w:id="1033" w:author="Administrator" w:date="2014-02-13T12:47:00Z">
              <w:r w:rsidR="00A809FA">
                <w:rPr>
                  <w:rFonts w:ascii="Arial" w:hAnsi="Arial" w:cs="Arial"/>
                  <w:sz w:val="20"/>
                  <w:szCs w:val="20"/>
                </w:rPr>
                <w:t>диалога выбора</w:t>
              </w:r>
            </w:ins>
            <w:ins w:id="1034" w:author="Administrator" w:date="2014-02-13T12:42:00Z">
              <w:r>
                <w:rPr>
                  <w:rFonts w:ascii="Arial" w:hAnsi="Arial" w:cs="Arial"/>
                  <w:sz w:val="20"/>
                  <w:szCs w:val="20"/>
                </w:rPr>
                <w:t>) / значение поля</w:t>
              </w:r>
            </w:ins>
          </w:p>
        </w:tc>
        <w:tc>
          <w:tcPr>
            <w:tcW w:w="3383" w:type="dxa"/>
          </w:tcPr>
          <w:p w:rsidR="005D7258" w:rsidRDefault="005D7258" w:rsidP="00E853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ins w:id="1035" w:author="Administrator" w:date="2014-02-13T12:42:00Z">
              <w:r>
                <w:rPr>
                  <w:rFonts w:ascii="Arial" w:hAnsi="Arial" w:cs="Arial"/>
                  <w:sz w:val="20"/>
                  <w:szCs w:val="20"/>
                </w:rPr>
                <w:t>В зависимости от значения РВЗ 64</w:t>
              </w:r>
            </w:ins>
          </w:p>
        </w:tc>
      </w:tr>
      <w:tr w:rsidR="005D7258" w:rsidRPr="005A5B1B" w:rsidTr="00D572AA">
        <w:tc>
          <w:tcPr>
            <w:tcW w:w="1659" w:type="dxa"/>
          </w:tcPr>
          <w:p w:rsidR="005D7258" w:rsidRDefault="005D7258" w:rsidP="008808C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РВЗ 66.3</w:t>
            </w:r>
          </w:p>
        </w:tc>
        <w:tc>
          <w:tcPr>
            <w:tcW w:w="2034" w:type="dxa"/>
          </w:tcPr>
          <w:p w:rsidR="005D7258" w:rsidRDefault="005D7258" w:rsidP="00E853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ins w:id="1036" w:author="Administrator" w:date="2014-02-13T12:42:00Z">
              <w:r>
                <w:rPr>
                  <w:rFonts w:ascii="Arial" w:hAnsi="Arial" w:cs="Arial"/>
                  <w:sz w:val="20"/>
                  <w:szCs w:val="20"/>
                </w:rPr>
                <w:t>Аудиторы сотрудников</w:t>
              </w:r>
            </w:ins>
          </w:p>
        </w:tc>
        <w:tc>
          <w:tcPr>
            <w:tcW w:w="2601" w:type="dxa"/>
          </w:tcPr>
          <w:p w:rsidR="005D7258" w:rsidRDefault="005D7258" w:rsidP="00E853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ins w:id="1037" w:author="Administrator" w:date="2014-02-13T12:42:00Z">
              <w:r>
                <w:rPr>
                  <w:rFonts w:ascii="Arial" w:hAnsi="Arial" w:cs="Arial"/>
                  <w:sz w:val="20"/>
                  <w:szCs w:val="20"/>
                </w:rPr>
                <w:t>Название поля</w:t>
              </w:r>
            </w:ins>
          </w:p>
        </w:tc>
        <w:tc>
          <w:tcPr>
            <w:tcW w:w="3383" w:type="dxa"/>
          </w:tcPr>
          <w:p w:rsidR="005D7258" w:rsidRDefault="005D7258" w:rsidP="00E853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D7258" w:rsidRPr="005A5B1B" w:rsidTr="00D572AA">
        <w:tc>
          <w:tcPr>
            <w:tcW w:w="1659" w:type="dxa"/>
          </w:tcPr>
          <w:p w:rsidR="005D7258" w:rsidRDefault="005D7258" w:rsidP="008808C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РВЗ 66.3.1</w:t>
            </w:r>
          </w:p>
        </w:tc>
        <w:tc>
          <w:tcPr>
            <w:tcW w:w="2034" w:type="dxa"/>
          </w:tcPr>
          <w:p w:rsidR="005D7258" w:rsidRDefault="005D7258" w:rsidP="005D7258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ins w:id="1038" w:author="Administrator" w:date="2014-02-13T12:42:00Z">
              <w:r>
                <w:rPr>
                  <w:rFonts w:ascii="Arial" w:hAnsi="Arial" w:cs="Arial"/>
                  <w:sz w:val="20"/>
                  <w:szCs w:val="20"/>
                </w:rPr>
                <w:t>Значение для РВЗ 6</w:t>
              </w:r>
            </w:ins>
            <w:ins w:id="1039" w:author="Administrator" w:date="2014-02-13T12:43:00Z">
              <w:r w:rsidR="008D7C36">
                <w:rPr>
                  <w:rFonts w:ascii="Arial" w:hAnsi="Arial" w:cs="Arial"/>
                  <w:sz w:val="20"/>
                  <w:szCs w:val="20"/>
                </w:rPr>
                <w:t>6</w:t>
              </w:r>
            </w:ins>
            <w:ins w:id="1040" w:author="Administrator" w:date="2014-02-13T12:42:00Z">
              <w:r>
                <w:rPr>
                  <w:rFonts w:ascii="Arial" w:hAnsi="Arial" w:cs="Arial"/>
                  <w:sz w:val="20"/>
                  <w:szCs w:val="20"/>
                </w:rPr>
                <w:t>.3</w:t>
              </w:r>
            </w:ins>
          </w:p>
        </w:tc>
        <w:tc>
          <w:tcPr>
            <w:tcW w:w="2601" w:type="dxa"/>
          </w:tcPr>
          <w:p w:rsidR="005D7258" w:rsidRDefault="005D7258" w:rsidP="00E853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ins w:id="1041" w:author="Administrator" w:date="2014-02-13T12:42:00Z">
              <w:r>
                <w:rPr>
                  <w:rFonts w:ascii="Arial" w:hAnsi="Arial" w:cs="Arial"/>
                  <w:sz w:val="20"/>
                  <w:szCs w:val="20"/>
                </w:rPr>
                <w:t xml:space="preserve">(Группа элементов – редактируемое поле + кнопка вызова </w:t>
              </w:r>
            </w:ins>
            <w:ins w:id="1042" w:author="Administrator" w:date="2014-02-13T12:47:00Z">
              <w:r w:rsidR="00A809FA">
                <w:rPr>
                  <w:rFonts w:ascii="Arial" w:hAnsi="Arial" w:cs="Arial"/>
                  <w:sz w:val="20"/>
                  <w:szCs w:val="20"/>
                </w:rPr>
                <w:t>диалога выбора</w:t>
              </w:r>
            </w:ins>
            <w:ins w:id="1043" w:author="Administrator" w:date="2014-02-13T12:42:00Z">
              <w:r>
                <w:rPr>
                  <w:rFonts w:ascii="Arial" w:hAnsi="Arial" w:cs="Arial"/>
                  <w:sz w:val="20"/>
                  <w:szCs w:val="20"/>
                </w:rPr>
                <w:t>) / значение поля</w:t>
              </w:r>
            </w:ins>
          </w:p>
        </w:tc>
        <w:tc>
          <w:tcPr>
            <w:tcW w:w="3383" w:type="dxa"/>
          </w:tcPr>
          <w:p w:rsidR="005D7258" w:rsidRDefault="005D7258" w:rsidP="00E853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ins w:id="1044" w:author="Administrator" w:date="2014-02-13T12:42:00Z">
              <w:r>
                <w:rPr>
                  <w:rFonts w:ascii="Arial" w:hAnsi="Arial" w:cs="Arial"/>
                  <w:sz w:val="20"/>
                  <w:szCs w:val="20"/>
                </w:rPr>
                <w:t>В зависимости от значения РВЗ 64</w:t>
              </w:r>
            </w:ins>
          </w:p>
        </w:tc>
      </w:tr>
      <w:tr w:rsidR="008D7C36" w:rsidRPr="005A5B1B" w:rsidTr="00D572AA">
        <w:tc>
          <w:tcPr>
            <w:tcW w:w="1659" w:type="dxa"/>
          </w:tcPr>
          <w:p w:rsidR="008D7C36" w:rsidRDefault="008D7C36" w:rsidP="008808C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РВЗ 66.4</w:t>
            </w:r>
          </w:p>
        </w:tc>
        <w:tc>
          <w:tcPr>
            <w:tcW w:w="2034" w:type="dxa"/>
          </w:tcPr>
          <w:p w:rsidR="008D7C36" w:rsidRDefault="008D7C36" w:rsidP="00E853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ins w:id="1045" w:author="Administrator" w:date="2014-02-13T12:43:00Z">
              <w:r>
                <w:rPr>
                  <w:rFonts w:ascii="Arial" w:hAnsi="Arial" w:cs="Arial"/>
                  <w:sz w:val="20"/>
                  <w:szCs w:val="20"/>
                </w:rPr>
                <w:t>Руководители</w:t>
              </w:r>
            </w:ins>
          </w:p>
        </w:tc>
        <w:tc>
          <w:tcPr>
            <w:tcW w:w="2601" w:type="dxa"/>
          </w:tcPr>
          <w:p w:rsidR="008D7C36" w:rsidRDefault="008D7C36" w:rsidP="00E853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ins w:id="1046" w:author="Administrator" w:date="2014-02-13T12:43:00Z">
              <w:r>
                <w:rPr>
                  <w:rFonts w:ascii="Arial" w:hAnsi="Arial" w:cs="Arial"/>
                  <w:sz w:val="20"/>
                  <w:szCs w:val="20"/>
                </w:rPr>
                <w:t>Название поля</w:t>
              </w:r>
            </w:ins>
          </w:p>
        </w:tc>
        <w:tc>
          <w:tcPr>
            <w:tcW w:w="3383" w:type="dxa"/>
          </w:tcPr>
          <w:p w:rsidR="008D7C36" w:rsidRDefault="008D7C36" w:rsidP="00E853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8D7C36" w:rsidRPr="005A5B1B" w:rsidTr="00D572AA">
        <w:tc>
          <w:tcPr>
            <w:tcW w:w="1659" w:type="dxa"/>
          </w:tcPr>
          <w:p w:rsidR="008D7C36" w:rsidRDefault="008D7C36" w:rsidP="008808C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РВЗ 66.4.1</w:t>
            </w:r>
          </w:p>
        </w:tc>
        <w:tc>
          <w:tcPr>
            <w:tcW w:w="2034" w:type="dxa"/>
          </w:tcPr>
          <w:p w:rsidR="008D7C36" w:rsidRDefault="008D7C36" w:rsidP="00E853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ins w:id="1047" w:author="Administrator" w:date="2014-02-13T12:43:00Z">
              <w:r>
                <w:rPr>
                  <w:rFonts w:ascii="Arial" w:hAnsi="Arial" w:cs="Arial"/>
                  <w:sz w:val="20"/>
                  <w:szCs w:val="20"/>
                </w:rPr>
                <w:t>Значение для РВЗ 6</w:t>
              </w:r>
            </w:ins>
            <w:ins w:id="1048" w:author="Administrator" w:date="2014-02-13T12:44:00Z">
              <w:r>
                <w:rPr>
                  <w:rFonts w:ascii="Arial" w:hAnsi="Arial" w:cs="Arial"/>
                  <w:sz w:val="20"/>
                  <w:szCs w:val="20"/>
                </w:rPr>
                <w:t>6</w:t>
              </w:r>
            </w:ins>
            <w:ins w:id="1049" w:author="Administrator" w:date="2014-02-13T12:43:00Z">
              <w:r>
                <w:rPr>
                  <w:rFonts w:ascii="Arial" w:hAnsi="Arial" w:cs="Arial"/>
                  <w:sz w:val="20"/>
                  <w:szCs w:val="20"/>
                </w:rPr>
                <w:t>.</w:t>
              </w:r>
            </w:ins>
            <w:ins w:id="1050" w:author="Administrator" w:date="2014-02-13T12:44:00Z">
              <w:r>
                <w:rPr>
                  <w:rFonts w:ascii="Arial" w:hAnsi="Arial" w:cs="Arial"/>
                  <w:sz w:val="20"/>
                  <w:szCs w:val="20"/>
                </w:rPr>
                <w:t>4</w:t>
              </w:r>
            </w:ins>
          </w:p>
        </w:tc>
        <w:tc>
          <w:tcPr>
            <w:tcW w:w="2601" w:type="dxa"/>
          </w:tcPr>
          <w:p w:rsidR="008D7C36" w:rsidRDefault="008D7C36" w:rsidP="00E853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ins w:id="1051" w:author="Administrator" w:date="2014-02-13T12:43:00Z">
              <w:r>
                <w:rPr>
                  <w:rFonts w:ascii="Arial" w:hAnsi="Arial" w:cs="Arial"/>
                  <w:sz w:val="20"/>
                  <w:szCs w:val="20"/>
                </w:rPr>
                <w:t xml:space="preserve">(Группа элементов – редактируемое поле + кнопка вызова </w:t>
              </w:r>
            </w:ins>
            <w:ins w:id="1052" w:author="Administrator" w:date="2014-02-13T12:47:00Z">
              <w:r w:rsidR="00A809FA">
                <w:rPr>
                  <w:rFonts w:ascii="Arial" w:hAnsi="Arial" w:cs="Arial"/>
                  <w:sz w:val="20"/>
                  <w:szCs w:val="20"/>
                </w:rPr>
                <w:t>диалога выбора</w:t>
              </w:r>
            </w:ins>
            <w:ins w:id="1053" w:author="Administrator" w:date="2014-02-13T12:43:00Z">
              <w:r>
                <w:rPr>
                  <w:rFonts w:ascii="Arial" w:hAnsi="Arial" w:cs="Arial"/>
                  <w:sz w:val="20"/>
                  <w:szCs w:val="20"/>
                </w:rPr>
                <w:t>) / значение поля</w:t>
              </w:r>
            </w:ins>
          </w:p>
        </w:tc>
        <w:tc>
          <w:tcPr>
            <w:tcW w:w="3383" w:type="dxa"/>
          </w:tcPr>
          <w:p w:rsidR="008D7C36" w:rsidRDefault="008D7C36" w:rsidP="00E853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ins w:id="1054" w:author="Administrator" w:date="2014-02-13T12:43:00Z">
              <w:r>
                <w:rPr>
                  <w:rFonts w:ascii="Arial" w:hAnsi="Arial" w:cs="Arial"/>
                  <w:sz w:val="20"/>
                  <w:szCs w:val="20"/>
                </w:rPr>
                <w:t>В зависимости от значения РВЗ 64</w:t>
              </w:r>
            </w:ins>
          </w:p>
        </w:tc>
      </w:tr>
      <w:tr w:rsidR="008D7C36" w:rsidRPr="005A5B1B" w:rsidTr="00D572AA">
        <w:tc>
          <w:tcPr>
            <w:tcW w:w="1659" w:type="dxa"/>
          </w:tcPr>
          <w:p w:rsidR="008D7C36" w:rsidRDefault="008D7C36" w:rsidP="008808C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РВЗ 66.5</w:t>
            </w:r>
          </w:p>
        </w:tc>
        <w:tc>
          <w:tcPr>
            <w:tcW w:w="2034" w:type="dxa"/>
          </w:tcPr>
          <w:p w:rsidR="008D7C36" w:rsidRDefault="008D7C36" w:rsidP="008D7C36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proofErr w:type="gramStart"/>
            <w:ins w:id="1055" w:author="Administrator" w:date="2014-02-13T12:43:00Z">
              <w:r>
                <w:rPr>
                  <w:rFonts w:ascii="Arial" w:hAnsi="Arial" w:cs="Arial"/>
                  <w:sz w:val="20"/>
                  <w:szCs w:val="20"/>
                </w:rPr>
                <w:t>Замещающие</w:t>
              </w:r>
              <w:proofErr w:type="gramEnd"/>
              <w:r>
                <w:rPr>
                  <w:rFonts w:ascii="Arial" w:hAnsi="Arial" w:cs="Arial"/>
                  <w:sz w:val="20"/>
                  <w:szCs w:val="20"/>
                </w:rPr>
                <w:t xml:space="preserve"> руководителей</w:t>
              </w:r>
            </w:ins>
          </w:p>
        </w:tc>
        <w:tc>
          <w:tcPr>
            <w:tcW w:w="2601" w:type="dxa"/>
          </w:tcPr>
          <w:p w:rsidR="008D7C36" w:rsidRDefault="008D7C36" w:rsidP="00E853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ins w:id="1056" w:author="Administrator" w:date="2014-02-13T12:43:00Z">
              <w:r>
                <w:rPr>
                  <w:rFonts w:ascii="Arial" w:hAnsi="Arial" w:cs="Arial"/>
                  <w:sz w:val="20"/>
                  <w:szCs w:val="20"/>
                </w:rPr>
                <w:t>Название поля</w:t>
              </w:r>
            </w:ins>
          </w:p>
        </w:tc>
        <w:tc>
          <w:tcPr>
            <w:tcW w:w="3383" w:type="dxa"/>
          </w:tcPr>
          <w:p w:rsidR="008D7C36" w:rsidRDefault="008D7C36" w:rsidP="00E853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8D7C36" w:rsidRPr="005A5B1B" w:rsidTr="00D572AA">
        <w:tc>
          <w:tcPr>
            <w:tcW w:w="1659" w:type="dxa"/>
          </w:tcPr>
          <w:p w:rsidR="008D7C36" w:rsidRDefault="008D7C36" w:rsidP="008808C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РВЗ 66.5.1</w:t>
            </w:r>
          </w:p>
        </w:tc>
        <w:tc>
          <w:tcPr>
            <w:tcW w:w="2034" w:type="dxa"/>
          </w:tcPr>
          <w:p w:rsidR="008D7C36" w:rsidRDefault="008D7C36" w:rsidP="008D7C36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ins w:id="1057" w:author="Administrator" w:date="2014-02-13T12:43:00Z">
              <w:r>
                <w:rPr>
                  <w:rFonts w:ascii="Arial" w:hAnsi="Arial" w:cs="Arial"/>
                  <w:sz w:val="20"/>
                  <w:szCs w:val="20"/>
                </w:rPr>
                <w:t>Значение для РВЗ 6</w:t>
              </w:r>
            </w:ins>
            <w:ins w:id="1058" w:author="Administrator" w:date="2014-02-13T12:44:00Z">
              <w:r>
                <w:rPr>
                  <w:rFonts w:ascii="Arial" w:hAnsi="Arial" w:cs="Arial"/>
                  <w:sz w:val="20"/>
                  <w:szCs w:val="20"/>
                </w:rPr>
                <w:t>6</w:t>
              </w:r>
            </w:ins>
            <w:ins w:id="1059" w:author="Administrator" w:date="2014-02-13T12:43:00Z">
              <w:r>
                <w:rPr>
                  <w:rFonts w:ascii="Arial" w:hAnsi="Arial" w:cs="Arial"/>
                  <w:sz w:val="20"/>
                  <w:szCs w:val="20"/>
                </w:rPr>
                <w:t>.</w:t>
              </w:r>
            </w:ins>
            <w:ins w:id="1060" w:author="Administrator" w:date="2014-02-13T12:44:00Z">
              <w:r>
                <w:rPr>
                  <w:rFonts w:ascii="Arial" w:hAnsi="Arial" w:cs="Arial"/>
                  <w:sz w:val="20"/>
                  <w:szCs w:val="20"/>
                </w:rPr>
                <w:t>5</w:t>
              </w:r>
            </w:ins>
          </w:p>
        </w:tc>
        <w:tc>
          <w:tcPr>
            <w:tcW w:w="2601" w:type="dxa"/>
          </w:tcPr>
          <w:p w:rsidR="008D7C36" w:rsidRDefault="008D7C36" w:rsidP="00E853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ins w:id="1061" w:author="Administrator" w:date="2014-02-13T12:43:00Z">
              <w:r>
                <w:rPr>
                  <w:rFonts w:ascii="Arial" w:hAnsi="Arial" w:cs="Arial"/>
                  <w:sz w:val="20"/>
                  <w:szCs w:val="20"/>
                </w:rPr>
                <w:t xml:space="preserve">(Группа элементов – редактируемое поле + кнопка вызова </w:t>
              </w:r>
            </w:ins>
            <w:ins w:id="1062" w:author="Administrator" w:date="2014-02-13T12:47:00Z">
              <w:r w:rsidR="00A809FA">
                <w:rPr>
                  <w:rFonts w:ascii="Arial" w:hAnsi="Arial" w:cs="Arial"/>
                  <w:sz w:val="20"/>
                  <w:szCs w:val="20"/>
                </w:rPr>
                <w:t>диалога выбора</w:t>
              </w:r>
            </w:ins>
            <w:ins w:id="1063" w:author="Administrator" w:date="2014-02-13T12:43:00Z">
              <w:r>
                <w:rPr>
                  <w:rFonts w:ascii="Arial" w:hAnsi="Arial" w:cs="Arial"/>
                  <w:sz w:val="20"/>
                  <w:szCs w:val="20"/>
                </w:rPr>
                <w:t>) / значение поля</w:t>
              </w:r>
            </w:ins>
          </w:p>
        </w:tc>
        <w:tc>
          <w:tcPr>
            <w:tcW w:w="3383" w:type="dxa"/>
          </w:tcPr>
          <w:p w:rsidR="008D7C36" w:rsidRDefault="008D7C36" w:rsidP="00E853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ins w:id="1064" w:author="Administrator" w:date="2014-02-13T12:43:00Z">
              <w:r>
                <w:rPr>
                  <w:rFonts w:ascii="Arial" w:hAnsi="Arial" w:cs="Arial"/>
                  <w:sz w:val="20"/>
                  <w:szCs w:val="20"/>
                </w:rPr>
                <w:t>В зависимости от значения РВЗ 64</w:t>
              </w:r>
            </w:ins>
          </w:p>
        </w:tc>
      </w:tr>
      <w:tr w:rsidR="008D7C36" w:rsidRPr="005A5B1B" w:rsidTr="00D572AA">
        <w:tc>
          <w:tcPr>
            <w:tcW w:w="1659" w:type="dxa"/>
          </w:tcPr>
          <w:p w:rsidR="008D7C36" w:rsidRDefault="008D7C36" w:rsidP="008808C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РВЗ 66.6</w:t>
            </w:r>
          </w:p>
        </w:tc>
        <w:tc>
          <w:tcPr>
            <w:tcW w:w="2034" w:type="dxa"/>
          </w:tcPr>
          <w:p w:rsidR="008D7C36" w:rsidRDefault="008D7C36" w:rsidP="008D7C36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ins w:id="1065" w:author="Administrator" w:date="2014-02-13T12:43:00Z">
              <w:r>
                <w:rPr>
                  <w:rFonts w:ascii="Arial" w:hAnsi="Arial" w:cs="Arial"/>
                  <w:sz w:val="20"/>
                  <w:szCs w:val="20"/>
                </w:rPr>
                <w:t>Аудиторы руководителей</w:t>
              </w:r>
            </w:ins>
          </w:p>
        </w:tc>
        <w:tc>
          <w:tcPr>
            <w:tcW w:w="2601" w:type="dxa"/>
          </w:tcPr>
          <w:p w:rsidR="008D7C36" w:rsidRDefault="008D7C36" w:rsidP="00E853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ins w:id="1066" w:author="Administrator" w:date="2014-02-13T12:43:00Z">
              <w:r>
                <w:rPr>
                  <w:rFonts w:ascii="Arial" w:hAnsi="Arial" w:cs="Arial"/>
                  <w:sz w:val="20"/>
                  <w:szCs w:val="20"/>
                </w:rPr>
                <w:t>Название поля</w:t>
              </w:r>
            </w:ins>
          </w:p>
        </w:tc>
        <w:tc>
          <w:tcPr>
            <w:tcW w:w="3383" w:type="dxa"/>
          </w:tcPr>
          <w:p w:rsidR="008D7C36" w:rsidRDefault="008D7C36" w:rsidP="00E853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8D7C36" w:rsidRPr="005A5B1B" w:rsidTr="00D572AA">
        <w:tc>
          <w:tcPr>
            <w:tcW w:w="1659" w:type="dxa"/>
          </w:tcPr>
          <w:p w:rsidR="008D7C36" w:rsidRDefault="008D7C36" w:rsidP="008808C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РВЗ 66.6.1</w:t>
            </w:r>
          </w:p>
        </w:tc>
        <w:tc>
          <w:tcPr>
            <w:tcW w:w="2034" w:type="dxa"/>
          </w:tcPr>
          <w:p w:rsidR="008D7C36" w:rsidRDefault="008D7C36" w:rsidP="00E853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ins w:id="1067" w:author="Administrator" w:date="2014-02-13T12:43:00Z">
              <w:r>
                <w:rPr>
                  <w:rFonts w:ascii="Arial" w:hAnsi="Arial" w:cs="Arial"/>
                  <w:sz w:val="20"/>
                  <w:szCs w:val="20"/>
                </w:rPr>
                <w:t>Значение для РВЗ 65.6</w:t>
              </w:r>
            </w:ins>
          </w:p>
        </w:tc>
        <w:tc>
          <w:tcPr>
            <w:tcW w:w="2601" w:type="dxa"/>
          </w:tcPr>
          <w:p w:rsidR="008D7C36" w:rsidRDefault="008D7C36" w:rsidP="00E853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ins w:id="1068" w:author="Administrator" w:date="2014-02-13T12:43:00Z">
              <w:r>
                <w:rPr>
                  <w:rFonts w:ascii="Arial" w:hAnsi="Arial" w:cs="Arial"/>
                  <w:sz w:val="20"/>
                  <w:szCs w:val="20"/>
                </w:rPr>
                <w:t xml:space="preserve">(Группа элементов – редактируемое поле + кнопка вызова </w:t>
              </w:r>
            </w:ins>
            <w:ins w:id="1069" w:author="Administrator" w:date="2014-02-13T12:47:00Z">
              <w:r w:rsidR="00A809FA">
                <w:rPr>
                  <w:rFonts w:ascii="Arial" w:hAnsi="Arial" w:cs="Arial"/>
                  <w:sz w:val="20"/>
                  <w:szCs w:val="20"/>
                </w:rPr>
                <w:t>диалога выбора</w:t>
              </w:r>
            </w:ins>
            <w:ins w:id="1070" w:author="Administrator" w:date="2014-02-13T12:43:00Z">
              <w:r>
                <w:rPr>
                  <w:rFonts w:ascii="Arial" w:hAnsi="Arial" w:cs="Arial"/>
                  <w:sz w:val="20"/>
                  <w:szCs w:val="20"/>
                </w:rPr>
                <w:t>) / значение поля</w:t>
              </w:r>
            </w:ins>
          </w:p>
        </w:tc>
        <w:tc>
          <w:tcPr>
            <w:tcW w:w="3383" w:type="dxa"/>
          </w:tcPr>
          <w:p w:rsidR="008D7C36" w:rsidRDefault="008D7C36" w:rsidP="00E853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ins w:id="1071" w:author="Administrator" w:date="2014-02-13T12:43:00Z">
              <w:r>
                <w:rPr>
                  <w:rFonts w:ascii="Arial" w:hAnsi="Arial" w:cs="Arial"/>
                  <w:sz w:val="20"/>
                  <w:szCs w:val="20"/>
                </w:rPr>
                <w:t>В зависимости от значения РВЗ 64</w:t>
              </w:r>
            </w:ins>
          </w:p>
        </w:tc>
      </w:tr>
      <w:tr w:rsidR="008D7C36" w:rsidRPr="005A5B1B" w:rsidTr="00D572AA">
        <w:tc>
          <w:tcPr>
            <w:tcW w:w="1659" w:type="dxa"/>
          </w:tcPr>
          <w:p w:rsidR="008D7C36" w:rsidRDefault="008D7C36" w:rsidP="008808C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РВЗ 67</w:t>
            </w:r>
          </w:p>
        </w:tc>
        <w:tc>
          <w:tcPr>
            <w:tcW w:w="2034" w:type="dxa"/>
          </w:tcPr>
          <w:p w:rsidR="008D7C36" w:rsidRDefault="00295131" w:rsidP="00E853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ins w:id="1072" w:author="Administrator" w:date="2014-02-13T12:44:00Z">
              <w:r>
                <w:rPr>
                  <w:rFonts w:ascii="Arial" w:hAnsi="Arial" w:cs="Arial"/>
                  <w:sz w:val="20"/>
                  <w:szCs w:val="20"/>
                </w:rPr>
                <w:t>Вышестоящие подразделения</w:t>
              </w:r>
            </w:ins>
          </w:p>
        </w:tc>
        <w:tc>
          <w:tcPr>
            <w:tcW w:w="2601" w:type="dxa"/>
          </w:tcPr>
          <w:p w:rsidR="008D7C36" w:rsidRDefault="00295131" w:rsidP="00E853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ins w:id="1073" w:author="Administrator" w:date="2014-02-13T12:45:00Z">
              <w:r>
                <w:rPr>
                  <w:rFonts w:ascii="Arial" w:hAnsi="Arial" w:cs="Arial"/>
                  <w:sz w:val="20"/>
                  <w:szCs w:val="20"/>
                </w:rPr>
                <w:t>Название панели</w:t>
              </w:r>
            </w:ins>
          </w:p>
        </w:tc>
        <w:tc>
          <w:tcPr>
            <w:tcW w:w="3383" w:type="dxa"/>
          </w:tcPr>
          <w:p w:rsidR="008D7C36" w:rsidRDefault="008D7C36" w:rsidP="00E853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8F0B3C" w:rsidRPr="005A5B1B" w:rsidTr="00D572AA">
        <w:tc>
          <w:tcPr>
            <w:tcW w:w="1659" w:type="dxa"/>
          </w:tcPr>
          <w:p w:rsidR="008F0B3C" w:rsidRDefault="008F0B3C" w:rsidP="008808C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РВЗ 67.1</w:t>
            </w:r>
          </w:p>
        </w:tc>
        <w:tc>
          <w:tcPr>
            <w:tcW w:w="2034" w:type="dxa"/>
          </w:tcPr>
          <w:p w:rsidR="008F0B3C" w:rsidRDefault="008F0B3C" w:rsidP="00E853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ins w:id="1074" w:author="Administrator" w:date="2014-02-13T12:45:00Z">
              <w:r>
                <w:rPr>
                  <w:rFonts w:ascii="Arial" w:hAnsi="Arial" w:cs="Arial"/>
                  <w:sz w:val="20"/>
                  <w:szCs w:val="20"/>
                </w:rPr>
                <w:t>Сотрудники</w:t>
              </w:r>
            </w:ins>
          </w:p>
        </w:tc>
        <w:tc>
          <w:tcPr>
            <w:tcW w:w="2601" w:type="dxa"/>
          </w:tcPr>
          <w:p w:rsidR="008F0B3C" w:rsidRDefault="008F0B3C" w:rsidP="00E853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ins w:id="1075" w:author="Administrator" w:date="2014-02-13T12:45:00Z">
              <w:r>
                <w:rPr>
                  <w:rFonts w:ascii="Arial" w:hAnsi="Arial" w:cs="Arial"/>
                  <w:sz w:val="20"/>
                  <w:szCs w:val="20"/>
                </w:rPr>
                <w:t>Название поля</w:t>
              </w:r>
            </w:ins>
          </w:p>
        </w:tc>
        <w:tc>
          <w:tcPr>
            <w:tcW w:w="3383" w:type="dxa"/>
          </w:tcPr>
          <w:p w:rsidR="008F0B3C" w:rsidRDefault="008F0B3C" w:rsidP="00E853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8F0B3C" w:rsidRPr="005A5B1B" w:rsidTr="00D572AA">
        <w:tc>
          <w:tcPr>
            <w:tcW w:w="1659" w:type="dxa"/>
          </w:tcPr>
          <w:p w:rsidR="008F0B3C" w:rsidRDefault="008F0B3C" w:rsidP="008808C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РВЗ 67.1.1</w:t>
            </w:r>
          </w:p>
        </w:tc>
        <w:tc>
          <w:tcPr>
            <w:tcW w:w="2034" w:type="dxa"/>
          </w:tcPr>
          <w:p w:rsidR="008F0B3C" w:rsidRDefault="008F0B3C" w:rsidP="00E853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ins w:id="1076" w:author="Administrator" w:date="2014-02-13T12:45:00Z">
              <w:r>
                <w:rPr>
                  <w:rFonts w:ascii="Arial" w:hAnsi="Arial" w:cs="Arial"/>
                  <w:sz w:val="20"/>
                  <w:szCs w:val="20"/>
                </w:rPr>
                <w:t>Значение для РВЗ 67.1</w:t>
              </w:r>
            </w:ins>
          </w:p>
        </w:tc>
        <w:tc>
          <w:tcPr>
            <w:tcW w:w="2601" w:type="dxa"/>
          </w:tcPr>
          <w:p w:rsidR="008F0B3C" w:rsidRDefault="008F0B3C" w:rsidP="00E853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ins w:id="1077" w:author="Administrator" w:date="2014-02-13T12:45:00Z">
              <w:r>
                <w:rPr>
                  <w:rFonts w:ascii="Arial" w:hAnsi="Arial" w:cs="Arial"/>
                  <w:sz w:val="20"/>
                  <w:szCs w:val="20"/>
                </w:rPr>
                <w:t xml:space="preserve">(Группа элементов – редактируемое поле + кнопка вызова </w:t>
              </w:r>
            </w:ins>
            <w:ins w:id="1078" w:author="Administrator" w:date="2014-02-13T12:47:00Z">
              <w:r w:rsidR="00A809FA">
                <w:rPr>
                  <w:rFonts w:ascii="Arial" w:hAnsi="Arial" w:cs="Arial"/>
                  <w:sz w:val="20"/>
                  <w:szCs w:val="20"/>
                </w:rPr>
                <w:t>диалога выбора</w:t>
              </w:r>
            </w:ins>
            <w:ins w:id="1079" w:author="Administrator" w:date="2014-02-13T12:45:00Z">
              <w:r>
                <w:rPr>
                  <w:rFonts w:ascii="Arial" w:hAnsi="Arial" w:cs="Arial"/>
                  <w:sz w:val="20"/>
                  <w:szCs w:val="20"/>
                </w:rPr>
                <w:t>) / значение поля</w:t>
              </w:r>
            </w:ins>
          </w:p>
        </w:tc>
        <w:tc>
          <w:tcPr>
            <w:tcW w:w="3383" w:type="dxa"/>
          </w:tcPr>
          <w:p w:rsidR="008F0B3C" w:rsidRDefault="008F0B3C" w:rsidP="00E853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ins w:id="1080" w:author="Administrator" w:date="2014-02-13T12:45:00Z">
              <w:r>
                <w:rPr>
                  <w:rFonts w:ascii="Arial" w:hAnsi="Arial" w:cs="Arial"/>
                  <w:sz w:val="20"/>
                  <w:szCs w:val="20"/>
                </w:rPr>
                <w:t>В зависимости от значения РВЗ 64</w:t>
              </w:r>
            </w:ins>
          </w:p>
        </w:tc>
      </w:tr>
      <w:tr w:rsidR="008F0B3C" w:rsidRPr="005A5B1B" w:rsidTr="00D572AA">
        <w:tc>
          <w:tcPr>
            <w:tcW w:w="1659" w:type="dxa"/>
          </w:tcPr>
          <w:p w:rsidR="008F0B3C" w:rsidRDefault="008F0B3C" w:rsidP="008808C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РВЗ 67.2</w:t>
            </w:r>
          </w:p>
        </w:tc>
        <w:tc>
          <w:tcPr>
            <w:tcW w:w="2034" w:type="dxa"/>
          </w:tcPr>
          <w:p w:rsidR="008F0B3C" w:rsidRDefault="008F0B3C" w:rsidP="00E853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proofErr w:type="gramStart"/>
            <w:ins w:id="1081" w:author="Administrator" w:date="2014-02-13T12:45:00Z">
              <w:r>
                <w:rPr>
                  <w:rFonts w:ascii="Arial" w:hAnsi="Arial" w:cs="Arial"/>
                  <w:sz w:val="20"/>
                  <w:szCs w:val="20"/>
                </w:rPr>
                <w:t>Замещающие</w:t>
              </w:r>
              <w:proofErr w:type="gramEnd"/>
              <w:r>
                <w:rPr>
                  <w:rFonts w:ascii="Arial" w:hAnsi="Arial" w:cs="Arial"/>
                  <w:sz w:val="20"/>
                  <w:szCs w:val="20"/>
                </w:rPr>
                <w:t xml:space="preserve"> </w:t>
              </w:r>
              <w:r>
                <w:rPr>
                  <w:rFonts w:ascii="Arial" w:hAnsi="Arial" w:cs="Arial"/>
                  <w:sz w:val="20"/>
                  <w:szCs w:val="20"/>
                </w:rPr>
                <w:lastRenderedPageBreak/>
                <w:t>сотрудников</w:t>
              </w:r>
            </w:ins>
          </w:p>
        </w:tc>
        <w:tc>
          <w:tcPr>
            <w:tcW w:w="2601" w:type="dxa"/>
          </w:tcPr>
          <w:p w:rsidR="008F0B3C" w:rsidRDefault="008F0B3C" w:rsidP="00E853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ins w:id="1082" w:author="Administrator" w:date="2014-02-13T12:45:00Z">
              <w:r>
                <w:rPr>
                  <w:rFonts w:ascii="Arial" w:hAnsi="Arial" w:cs="Arial"/>
                  <w:sz w:val="20"/>
                  <w:szCs w:val="20"/>
                </w:rPr>
                <w:lastRenderedPageBreak/>
                <w:t>Название поля</w:t>
              </w:r>
            </w:ins>
          </w:p>
        </w:tc>
        <w:tc>
          <w:tcPr>
            <w:tcW w:w="3383" w:type="dxa"/>
          </w:tcPr>
          <w:p w:rsidR="008F0B3C" w:rsidRDefault="008F0B3C" w:rsidP="00E853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8F0B3C" w:rsidRPr="005A5B1B" w:rsidTr="00D572AA">
        <w:tc>
          <w:tcPr>
            <w:tcW w:w="1659" w:type="dxa"/>
          </w:tcPr>
          <w:p w:rsidR="008F0B3C" w:rsidRDefault="008F0B3C" w:rsidP="008808C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>РВЗ 67.2.1</w:t>
            </w:r>
          </w:p>
        </w:tc>
        <w:tc>
          <w:tcPr>
            <w:tcW w:w="2034" w:type="dxa"/>
          </w:tcPr>
          <w:p w:rsidR="008F0B3C" w:rsidRDefault="008F0B3C" w:rsidP="00E853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ins w:id="1083" w:author="Administrator" w:date="2014-02-13T12:45:00Z">
              <w:r>
                <w:rPr>
                  <w:rFonts w:ascii="Arial" w:hAnsi="Arial" w:cs="Arial"/>
                  <w:sz w:val="20"/>
                  <w:szCs w:val="20"/>
                </w:rPr>
                <w:t>Значение для РВЗ 67.2</w:t>
              </w:r>
            </w:ins>
          </w:p>
        </w:tc>
        <w:tc>
          <w:tcPr>
            <w:tcW w:w="2601" w:type="dxa"/>
          </w:tcPr>
          <w:p w:rsidR="008F0B3C" w:rsidRDefault="008F0B3C" w:rsidP="00E853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ins w:id="1084" w:author="Administrator" w:date="2014-02-13T12:45:00Z">
              <w:r>
                <w:rPr>
                  <w:rFonts w:ascii="Arial" w:hAnsi="Arial" w:cs="Arial"/>
                  <w:sz w:val="20"/>
                  <w:szCs w:val="20"/>
                </w:rPr>
                <w:t xml:space="preserve">(Группа элементов – редактируемое поле + кнопка вызова </w:t>
              </w:r>
            </w:ins>
            <w:ins w:id="1085" w:author="Administrator" w:date="2014-02-13T12:47:00Z">
              <w:r w:rsidR="00A809FA">
                <w:rPr>
                  <w:rFonts w:ascii="Arial" w:hAnsi="Arial" w:cs="Arial"/>
                  <w:sz w:val="20"/>
                  <w:szCs w:val="20"/>
                </w:rPr>
                <w:t>диалога выбора</w:t>
              </w:r>
            </w:ins>
            <w:ins w:id="1086" w:author="Administrator" w:date="2014-02-13T12:45:00Z">
              <w:r>
                <w:rPr>
                  <w:rFonts w:ascii="Arial" w:hAnsi="Arial" w:cs="Arial"/>
                  <w:sz w:val="20"/>
                  <w:szCs w:val="20"/>
                </w:rPr>
                <w:t>) / значение поля</w:t>
              </w:r>
            </w:ins>
          </w:p>
        </w:tc>
        <w:tc>
          <w:tcPr>
            <w:tcW w:w="3383" w:type="dxa"/>
          </w:tcPr>
          <w:p w:rsidR="008F0B3C" w:rsidRDefault="008F0B3C" w:rsidP="00E853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ins w:id="1087" w:author="Administrator" w:date="2014-02-13T12:45:00Z">
              <w:r>
                <w:rPr>
                  <w:rFonts w:ascii="Arial" w:hAnsi="Arial" w:cs="Arial"/>
                  <w:sz w:val="20"/>
                  <w:szCs w:val="20"/>
                </w:rPr>
                <w:t>В зависимости от значения РВЗ 64</w:t>
              </w:r>
            </w:ins>
          </w:p>
        </w:tc>
      </w:tr>
      <w:tr w:rsidR="008F0B3C" w:rsidRPr="005A5B1B" w:rsidTr="00D572AA">
        <w:tc>
          <w:tcPr>
            <w:tcW w:w="1659" w:type="dxa"/>
          </w:tcPr>
          <w:p w:rsidR="008F0B3C" w:rsidRDefault="008F0B3C" w:rsidP="008808C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РВЗ 67.3</w:t>
            </w:r>
          </w:p>
        </w:tc>
        <w:tc>
          <w:tcPr>
            <w:tcW w:w="2034" w:type="dxa"/>
          </w:tcPr>
          <w:p w:rsidR="008F0B3C" w:rsidRDefault="008F0B3C" w:rsidP="00E853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ins w:id="1088" w:author="Administrator" w:date="2014-02-13T12:45:00Z">
              <w:r>
                <w:rPr>
                  <w:rFonts w:ascii="Arial" w:hAnsi="Arial" w:cs="Arial"/>
                  <w:sz w:val="20"/>
                  <w:szCs w:val="20"/>
                </w:rPr>
                <w:t>Аудиторы сотрудников</w:t>
              </w:r>
            </w:ins>
          </w:p>
        </w:tc>
        <w:tc>
          <w:tcPr>
            <w:tcW w:w="2601" w:type="dxa"/>
          </w:tcPr>
          <w:p w:rsidR="008F0B3C" w:rsidRDefault="008F0B3C" w:rsidP="00E853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ins w:id="1089" w:author="Administrator" w:date="2014-02-13T12:45:00Z">
              <w:r>
                <w:rPr>
                  <w:rFonts w:ascii="Arial" w:hAnsi="Arial" w:cs="Arial"/>
                  <w:sz w:val="20"/>
                  <w:szCs w:val="20"/>
                </w:rPr>
                <w:t>Название поля</w:t>
              </w:r>
            </w:ins>
          </w:p>
        </w:tc>
        <w:tc>
          <w:tcPr>
            <w:tcW w:w="3383" w:type="dxa"/>
          </w:tcPr>
          <w:p w:rsidR="008F0B3C" w:rsidRDefault="008F0B3C" w:rsidP="00E853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8F0B3C" w:rsidRPr="005A5B1B" w:rsidTr="00D572AA">
        <w:tc>
          <w:tcPr>
            <w:tcW w:w="1659" w:type="dxa"/>
          </w:tcPr>
          <w:p w:rsidR="008F0B3C" w:rsidRDefault="008F0B3C" w:rsidP="008808C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РВЗ 67.3.1</w:t>
            </w:r>
          </w:p>
        </w:tc>
        <w:tc>
          <w:tcPr>
            <w:tcW w:w="2034" w:type="dxa"/>
          </w:tcPr>
          <w:p w:rsidR="008F0B3C" w:rsidRDefault="008F0B3C" w:rsidP="00E853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ins w:id="1090" w:author="Administrator" w:date="2014-02-13T12:45:00Z">
              <w:r>
                <w:rPr>
                  <w:rFonts w:ascii="Arial" w:hAnsi="Arial" w:cs="Arial"/>
                  <w:sz w:val="20"/>
                  <w:szCs w:val="20"/>
                </w:rPr>
                <w:t>Значение для РВЗ 67.3</w:t>
              </w:r>
            </w:ins>
          </w:p>
        </w:tc>
        <w:tc>
          <w:tcPr>
            <w:tcW w:w="2601" w:type="dxa"/>
          </w:tcPr>
          <w:p w:rsidR="008F0B3C" w:rsidRDefault="008F0B3C" w:rsidP="00E853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ins w:id="1091" w:author="Administrator" w:date="2014-02-13T12:45:00Z">
              <w:r>
                <w:rPr>
                  <w:rFonts w:ascii="Arial" w:hAnsi="Arial" w:cs="Arial"/>
                  <w:sz w:val="20"/>
                  <w:szCs w:val="20"/>
                </w:rPr>
                <w:t xml:space="preserve">(Группа элементов – редактируемое поле + кнопка вызова </w:t>
              </w:r>
            </w:ins>
            <w:ins w:id="1092" w:author="Administrator" w:date="2014-02-13T12:47:00Z">
              <w:r w:rsidR="00A809FA">
                <w:rPr>
                  <w:rFonts w:ascii="Arial" w:hAnsi="Arial" w:cs="Arial"/>
                  <w:sz w:val="20"/>
                  <w:szCs w:val="20"/>
                </w:rPr>
                <w:t>диалога выбора</w:t>
              </w:r>
            </w:ins>
            <w:ins w:id="1093" w:author="Administrator" w:date="2014-02-13T12:45:00Z">
              <w:r>
                <w:rPr>
                  <w:rFonts w:ascii="Arial" w:hAnsi="Arial" w:cs="Arial"/>
                  <w:sz w:val="20"/>
                  <w:szCs w:val="20"/>
                </w:rPr>
                <w:t>) / значение поля</w:t>
              </w:r>
            </w:ins>
          </w:p>
        </w:tc>
        <w:tc>
          <w:tcPr>
            <w:tcW w:w="3383" w:type="dxa"/>
          </w:tcPr>
          <w:p w:rsidR="008F0B3C" w:rsidRDefault="008F0B3C" w:rsidP="00E853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ins w:id="1094" w:author="Administrator" w:date="2014-02-13T12:45:00Z">
              <w:r>
                <w:rPr>
                  <w:rFonts w:ascii="Arial" w:hAnsi="Arial" w:cs="Arial"/>
                  <w:sz w:val="20"/>
                  <w:szCs w:val="20"/>
                </w:rPr>
                <w:t>В зависимости от значения РВЗ 64</w:t>
              </w:r>
            </w:ins>
          </w:p>
        </w:tc>
      </w:tr>
      <w:tr w:rsidR="008F0B3C" w:rsidRPr="005A5B1B" w:rsidTr="00D572AA">
        <w:tc>
          <w:tcPr>
            <w:tcW w:w="1659" w:type="dxa"/>
          </w:tcPr>
          <w:p w:rsidR="008F0B3C" w:rsidRDefault="008F0B3C" w:rsidP="008808C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РВЗ 67.4</w:t>
            </w:r>
          </w:p>
        </w:tc>
        <w:tc>
          <w:tcPr>
            <w:tcW w:w="2034" w:type="dxa"/>
          </w:tcPr>
          <w:p w:rsidR="008F0B3C" w:rsidRDefault="008F0B3C" w:rsidP="00E853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ins w:id="1095" w:author="Administrator" w:date="2014-02-13T12:45:00Z">
              <w:r>
                <w:rPr>
                  <w:rFonts w:ascii="Arial" w:hAnsi="Arial" w:cs="Arial"/>
                  <w:sz w:val="20"/>
                  <w:szCs w:val="20"/>
                </w:rPr>
                <w:t>Руководители</w:t>
              </w:r>
            </w:ins>
          </w:p>
        </w:tc>
        <w:tc>
          <w:tcPr>
            <w:tcW w:w="2601" w:type="dxa"/>
          </w:tcPr>
          <w:p w:rsidR="008F0B3C" w:rsidRDefault="008F0B3C" w:rsidP="00E853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ins w:id="1096" w:author="Administrator" w:date="2014-02-13T12:45:00Z">
              <w:r>
                <w:rPr>
                  <w:rFonts w:ascii="Arial" w:hAnsi="Arial" w:cs="Arial"/>
                  <w:sz w:val="20"/>
                  <w:szCs w:val="20"/>
                </w:rPr>
                <w:t>Название поля</w:t>
              </w:r>
            </w:ins>
          </w:p>
        </w:tc>
        <w:tc>
          <w:tcPr>
            <w:tcW w:w="3383" w:type="dxa"/>
          </w:tcPr>
          <w:p w:rsidR="008F0B3C" w:rsidRDefault="008F0B3C" w:rsidP="00E853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8F0B3C" w:rsidRPr="005A5B1B" w:rsidTr="00D572AA">
        <w:tc>
          <w:tcPr>
            <w:tcW w:w="1659" w:type="dxa"/>
          </w:tcPr>
          <w:p w:rsidR="008F0B3C" w:rsidRDefault="008F0B3C" w:rsidP="008808C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РВЗ 67.5</w:t>
            </w:r>
          </w:p>
        </w:tc>
        <w:tc>
          <w:tcPr>
            <w:tcW w:w="2034" w:type="dxa"/>
          </w:tcPr>
          <w:p w:rsidR="008F0B3C" w:rsidRDefault="008F0B3C" w:rsidP="00E853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proofErr w:type="gramStart"/>
            <w:ins w:id="1097" w:author="Administrator" w:date="2014-02-13T12:46:00Z">
              <w:r>
                <w:rPr>
                  <w:rFonts w:ascii="Arial" w:hAnsi="Arial" w:cs="Arial"/>
                  <w:sz w:val="20"/>
                  <w:szCs w:val="20"/>
                </w:rPr>
                <w:t>Замещающие</w:t>
              </w:r>
              <w:proofErr w:type="gramEnd"/>
              <w:r>
                <w:rPr>
                  <w:rFonts w:ascii="Arial" w:hAnsi="Arial" w:cs="Arial"/>
                  <w:sz w:val="20"/>
                  <w:szCs w:val="20"/>
                </w:rPr>
                <w:t xml:space="preserve"> руководителей</w:t>
              </w:r>
            </w:ins>
          </w:p>
        </w:tc>
        <w:tc>
          <w:tcPr>
            <w:tcW w:w="2601" w:type="dxa"/>
          </w:tcPr>
          <w:p w:rsidR="008F0B3C" w:rsidRDefault="008F0B3C" w:rsidP="00E853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ins w:id="1098" w:author="Administrator" w:date="2014-02-13T12:46:00Z">
              <w:r>
                <w:rPr>
                  <w:rFonts w:ascii="Arial" w:hAnsi="Arial" w:cs="Arial"/>
                  <w:sz w:val="20"/>
                  <w:szCs w:val="20"/>
                </w:rPr>
                <w:t>Название поля</w:t>
              </w:r>
            </w:ins>
          </w:p>
        </w:tc>
        <w:tc>
          <w:tcPr>
            <w:tcW w:w="3383" w:type="dxa"/>
          </w:tcPr>
          <w:p w:rsidR="008F0B3C" w:rsidRDefault="008F0B3C" w:rsidP="00E853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8F0B3C" w:rsidRPr="005A5B1B" w:rsidTr="00D572AA">
        <w:tc>
          <w:tcPr>
            <w:tcW w:w="1659" w:type="dxa"/>
          </w:tcPr>
          <w:p w:rsidR="008F0B3C" w:rsidRDefault="008F0B3C" w:rsidP="008808C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РВЗ 67.6</w:t>
            </w:r>
          </w:p>
        </w:tc>
        <w:tc>
          <w:tcPr>
            <w:tcW w:w="2034" w:type="dxa"/>
          </w:tcPr>
          <w:p w:rsidR="008F0B3C" w:rsidRDefault="008F0B3C" w:rsidP="00E853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ins w:id="1099" w:author="Administrator" w:date="2014-02-13T12:46:00Z">
              <w:r>
                <w:rPr>
                  <w:rFonts w:ascii="Arial" w:hAnsi="Arial" w:cs="Arial"/>
                  <w:sz w:val="20"/>
                  <w:szCs w:val="20"/>
                </w:rPr>
                <w:t>Аудиторы руководителей</w:t>
              </w:r>
            </w:ins>
          </w:p>
        </w:tc>
        <w:tc>
          <w:tcPr>
            <w:tcW w:w="2601" w:type="dxa"/>
          </w:tcPr>
          <w:p w:rsidR="008F0B3C" w:rsidRDefault="008F0B3C" w:rsidP="00E853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ins w:id="1100" w:author="Administrator" w:date="2014-02-13T12:46:00Z">
              <w:r>
                <w:rPr>
                  <w:rFonts w:ascii="Arial" w:hAnsi="Arial" w:cs="Arial"/>
                  <w:sz w:val="20"/>
                  <w:szCs w:val="20"/>
                </w:rPr>
                <w:t>Название поля</w:t>
              </w:r>
            </w:ins>
          </w:p>
        </w:tc>
        <w:tc>
          <w:tcPr>
            <w:tcW w:w="3383" w:type="dxa"/>
          </w:tcPr>
          <w:p w:rsidR="008F0B3C" w:rsidRDefault="008F0B3C" w:rsidP="00E853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8F0B3C" w:rsidRPr="005A5B1B" w:rsidTr="00D572AA">
        <w:tc>
          <w:tcPr>
            <w:tcW w:w="1659" w:type="dxa"/>
          </w:tcPr>
          <w:p w:rsidR="008F0B3C" w:rsidRDefault="008F0B3C" w:rsidP="008808C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РВЗ 68</w:t>
            </w:r>
          </w:p>
        </w:tc>
        <w:tc>
          <w:tcPr>
            <w:tcW w:w="2034" w:type="dxa"/>
          </w:tcPr>
          <w:p w:rsidR="008F0B3C" w:rsidRPr="00A809FA" w:rsidRDefault="00A809FA" w:rsidP="00E853AE">
            <w:pPr>
              <w:spacing w:beforeLines="60" w:afterLines="60"/>
              <w:rPr>
                <w:rFonts w:ascii="Arial" w:hAnsi="Arial" w:cs="Arial"/>
                <w:sz w:val="20"/>
                <w:szCs w:val="20"/>
                <w:lang w:val="en-US"/>
                <w:rPrChange w:id="1101" w:author="Administrator" w:date="2014-02-13T12:48:00Z">
                  <w:rPr>
                    <w:rFonts w:ascii="Arial" w:hAnsi="Arial" w:cs="Arial"/>
                    <w:sz w:val="20"/>
                    <w:szCs w:val="20"/>
                  </w:rPr>
                </w:rPrChange>
              </w:rPr>
            </w:pPr>
            <w:ins w:id="1102" w:author="Administrator" w:date="2014-02-13T12:48:00Z">
              <w:r>
                <w:rPr>
                  <w:rFonts w:ascii="Arial" w:hAnsi="Arial" w:cs="Arial"/>
                  <w:sz w:val="20"/>
                  <w:szCs w:val="20"/>
                  <w:lang w:val="en-US"/>
                </w:rPr>
                <w:t>Select Name</w:t>
              </w:r>
            </w:ins>
          </w:p>
        </w:tc>
        <w:tc>
          <w:tcPr>
            <w:tcW w:w="2601" w:type="dxa"/>
          </w:tcPr>
          <w:p w:rsidR="008F0B3C" w:rsidRDefault="0057646E" w:rsidP="0057646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ins w:id="1103" w:author="Administrator" w:date="2014-02-13T12:48:00Z">
              <w:r>
                <w:rPr>
                  <w:rFonts w:ascii="Arial" w:hAnsi="Arial" w:cs="Arial"/>
                  <w:sz w:val="20"/>
                  <w:szCs w:val="20"/>
                </w:rPr>
                <w:t>Всплывающее окно</w:t>
              </w:r>
            </w:ins>
          </w:p>
        </w:tc>
        <w:tc>
          <w:tcPr>
            <w:tcW w:w="3383" w:type="dxa"/>
          </w:tcPr>
          <w:p w:rsidR="008F0B3C" w:rsidRDefault="008F0B3C" w:rsidP="00E853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8F0B3C" w:rsidRPr="005A5B1B" w:rsidTr="00D572AA">
        <w:tc>
          <w:tcPr>
            <w:tcW w:w="1659" w:type="dxa"/>
          </w:tcPr>
          <w:p w:rsidR="008F0B3C" w:rsidRDefault="008F0B3C" w:rsidP="008808C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РВЗ 69</w:t>
            </w:r>
          </w:p>
        </w:tc>
        <w:tc>
          <w:tcPr>
            <w:tcW w:w="2034" w:type="dxa"/>
          </w:tcPr>
          <w:p w:rsidR="008F0B3C" w:rsidRDefault="0057646E" w:rsidP="00E853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ins w:id="1104" w:author="Administrator" w:date="2014-02-13T12:49:00Z">
              <w:r>
                <w:rPr>
                  <w:rFonts w:ascii="Arial" w:hAnsi="Arial" w:cs="Arial"/>
                  <w:sz w:val="20"/>
                  <w:szCs w:val="20"/>
                </w:rPr>
                <w:t>Список имен для выбора</w:t>
              </w:r>
            </w:ins>
          </w:p>
        </w:tc>
        <w:tc>
          <w:tcPr>
            <w:tcW w:w="2601" w:type="dxa"/>
          </w:tcPr>
          <w:p w:rsidR="008F0B3C" w:rsidRDefault="0057646E" w:rsidP="00E853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ins w:id="1105" w:author="Administrator" w:date="2014-02-13T12:48:00Z">
              <w:r>
                <w:rPr>
                  <w:rFonts w:ascii="Arial" w:hAnsi="Arial" w:cs="Arial"/>
                  <w:sz w:val="20"/>
                  <w:szCs w:val="20"/>
                </w:rPr>
                <w:t xml:space="preserve">Список </w:t>
              </w:r>
            </w:ins>
          </w:p>
        </w:tc>
        <w:tc>
          <w:tcPr>
            <w:tcW w:w="3383" w:type="dxa"/>
          </w:tcPr>
          <w:p w:rsidR="008F0B3C" w:rsidRDefault="008F0B3C" w:rsidP="00E853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8F0B3C" w:rsidRPr="005A5B1B" w:rsidTr="00D572AA">
        <w:tc>
          <w:tcPr>
            <w:tcW w:w="1659" w:type="dxa"/>
          </w:tcPr>
          <w:p w:rsidR="008F0B3C" w:rsidRDefault="008F0B3C" w:rsidP="008808C0">
            <w:pPr>
              <w:pStyle w:val="a9"/>
              <w:numPr>
                <w:ilvl w:val="0"/>
                <w:numId w:val="38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034" w:type="dxa"/>
          </w:tcPr>
          <w:p w:rsidR="008F0B3C" w:rsidRDefault="008F0B3C" w:rsidP="00D84677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Выйти</w:t>
            </w:r>
          </w:p>
        </w:tc>
        <w:tc>
          <w:tcPr>
            <w:tcW w:w="2601" w:type="dxa"/>
          </w:tcPr>
          <w:p w:rsidR="008F0B3C" w:rsidRDefault="008F0B3C" w:rsidP="00D84677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Кнопка</w:t>
            </w:r>
          </w:p>
        </w:tc>
        <w:tc>
          <w:tcPr>
            <w:tcW w:w="3383" w:type="dxa"/>
          </w:tcPr>
          <w:p w:rsidR="008F0B3C" w:rsidRDefault="008F0B3C" w:rsidP="008808C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8F0B3C" w:rsidRPr="005A5B1B" w:rsidTr="00D572AA">
        <w:tc>
          <w:tcPr>
            <w:tcW w:w="1659" w:type="dxa"/>
          </w:tcPr>
          <w:p w:rsidR="008F0B3C" w:rsidRDefault="008F0B3C" w:rsidP="008808C0">
            <w:pPr>
              <w:pStyle w:val="a9"/>
              <w:numPr>
                <w:ilvl w:val="0"/>
                <w:numId w:val="38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034" w:type="dxa"/>
          </w:tcPr>
          <w:p w:rsidR="008F0B3C" w:rsidRDefault="008F0B3C" w:rsidP="008808C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Редактировать</w:t>
            </w:r>
          </w:p>
        </w:tc>
        <w:tc>
          <w:tcPr>
            <w:tcW w:w="2601" w:type="dxa"/>
          </w:tcPr>
          <w:p w:rsidR="008F0B3C" w:rsidRDefault="008F0B3C" w:rsidP="008808C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Кнопка</w:t>
            </w:r>
          </w:p>
        </w:tc>
        <w:tc>
          <w:tcPr>
            <w:tcW w:w="3383" w:type="dxa"/>
          </w:tcPr>
          <w:p w:rsidR="008F0B3C" w:rsidRDefault="008F0B3C" w:rsidP="008808C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8F0B3C" w:rsidRPr="005A5B1B" w:rsidTr="00D572AA">
        <w:tc>
          <w:tcPr>
            <w:tcW w:w="1659" w:type="dxa"/>
          </w:tcPr>
          <w:p w:rsidR="008F0B3C" w:rsidRDefault="008F0B3C" w:rsidP="00703EA0">
            <w:pPr>
              <w:pStyle w:val="a9"/>
              <w:numPr>
                <w:ilvl w:val="0"/>
                <w:numId w:val="38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106" w:author="Administrator" w:date="2014-02-13T12:54:00Z">
                <w:pPr>
                  <w:pStyle w:val="a9"/>
                  <w:numPr>
                    <w:numId w:val="38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034" w:type="dxa"/>
          </w:tcPr>
          <w:p w:rsidR="008F0B3C" w:rsidRDefault="008F0B3C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107" w:author="Administrator" w:date="2014-02-13T12:54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Печать</w:t>
            </w:r>
          </w:p>
        </w:tc>
        <w:tc>
          <w:tcPr>
            <w:tcW w:w="2601" w:type="dxa"/>
          </w:tcPr>
          <w:p w:rsidR="008F0B3C" w:rsidRDefault="008F0B3C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108" w:author="Administrator" w:date="2014-02-13T12:54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Кнопка</w:t>
            </w:r>
          </w:p>
        </w:tc>
        <w:tc>
          <w:tcPr>
            <w:tcW w:w="3383" w:type="dxa"/>
          </w:tcPr>
          <w:p w:rsidR="008F0B3C" w:rsidRDefault="008F0B3C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109" w:author="Administrator" w:date="2014-02-13T12:46:00Z">
                <w:pPr>
                  <w:spacing w:beforeLines="60" w:afterLines="60"/>
                </w:pPr>
              </w:pPrChange>
            </w:pPr>
          </w:p>
        </w:tc>
      </w:tr>
      <w:tr w:rsidR="008F0B3C" w:rsidRPr="005A5B1B" w:rsidTr="00D572AA">
        <w:tc>
          <w:tcPr>
            <w:tcW w:w="1659" w:type="dxa"/>
          </w:tcPr>
          <w:p w:rsidR="008F0B3C" w:rsidRDefault="008F0B3C" w:rsidP="00703EA0">
            <w:pPr>
              <w:pStyle w:val="a9"/>
              <w:numPr>
                <w:ilvl w:val="0"/>
                <w:numId w:val="38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110" w:author="Administrator" w:date="2014-02-13T12:54:00Z">
                <w:pPr>
                  <w:pStyle w:val="a9"/>
                  <w:numPr>
                    <w:numId w:val="38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034" w:type="dxa"/>
          </w:tcPr>
          <w:p w:rsidR="008F0B3C" w:rsidRDefault="008F0B3C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111" w:author="Administrator" w:date="2014-02-13T12:54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Подразделение</w:t>
            </w:r>
          </w:p>
        </w:tc>
        <w:tc>
          <w:tcPr>
            <w:tcW w:w="2601" w:type="dxa"/>
          </w:tcPr>
          <w:p w:rsidR="008F0B3C" w:rsidRDefault="008F0B3C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112" w:author="Administrator" w:date="2014-02-13T12:54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Кнопка</w:t>
            </w:r>
          </w:p>
        </w:tc>
        <w:tc>
          <w:tcPr>
            <w:tcW w:w="3383" w:type="dxa"/>
          </w:tcPr>
          <w:p w:rsidR="008F0B3C" w:rsidRDefault="008F0B3C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113" w:author="Administrator" w:date="2014-02-13T12:46:00Z">
                <w:pPr>
                  <w:spacing w:beforeLines="60" w:afterLines="60"/>
                </w:pPr>
              </w:pPrChange>
            </w:pPr>
          </w:p>
        </w:tc>
      </w:tr>
      <w:tr w:rsidR="008F0B3C" w:rsidRPr="005A5B1B" w:rsidTr="00D572AA">
        <w:tc>
          <w:tcPr>
            <w:tcW w:w="1659" w:type="dxa"/>
          </w:tcPr>
          <w:p w:rsidR="008F0B3C" w:rsidRDefault="008F0B3C" w:rsidP="00703EA0">
            <w:pPr>
              <w:pStyle w:val="a9"/>
              <w:numPr>
                <w:ilvl w:val="0"/>
                <w:numId w:val="38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114" w:author="Administrator" w:date="2014-02-13T12:54:00Z">
                <w:pPr>
                  <w:pStyle w:val="a9"/>
                  <w:numPr>
                    <w:numId w:val="38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034" w:type="dxa"/>
          </w:tcPr>
          <w:p w:rsidR="008F0B3C" w:rsidRDefault="008F0B3C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115" w:author="Administrator" w:date="2014-02-13T12:54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Сотрудник</w:t>
            </w:r>
          </w:p>
        </w:tc>
        <w:tc>
          <w:tcPr>
            <w:tcW w:w="2601" w:type="dxa"/>
          </w:tcPr>
          <w:p w:rsidR="008F0B3C" w:rsidRDefault="008F0B3C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116" w:author="Administrator" w:date="2014-02-13T12:54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Кнопка</w:t>
            </w:r>
          </w:p>
        </w:tc>
        <w:tc>
          <w:tcPr>
            <w:tcW w:w="3383" w:type="dxa"/>
          </w:tcPr>
          <w:p w:rsidR="008F0B3C" w:rsidRDefault="008F0B3C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117" w:author="Administrator" w:date="2014-02-13T12:46:00Z">
                <w:pPr>
                  <w:spacing w:beforeLines="60" w:afterLines="60"/>
                </w:pPr>
              </w:pPrChange>
            </w:pPr>
          </w:p>
        </w:tc>
      </w:tr>
      <w:tr w:rsidR="008F0B3C" w:rsidRPr="005A5B1B" w:rsidTr="00D572AA">
        <w:tc>
          <w:tcPr>
            <w:tcW w:w="1659" w:type="dxa"/>
          </w:tcPr>
          <w:p w:rsidR="008F0B3C" w:rsidRDefault="008F0B3C" w:rsidP="00703EA0">
            <w:pPr>
              <w:pStyle w:val="a9"/>
              <w:numPr>
                <w:ilvl w:val="0"/>
                <w:numId w:val="38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118" w:author="Administrator" w:date="2014-02-13T12:54:00Z">
                <w:pPr>
                  <w:pStyle w:val="a9"/>
                  <w:numPr>
                    <w:numId w:val="38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034" w:type="dxa"/>
          </w:tcPr>
          <w:p w:rsidR="008F0B3C" w:rsidRDefault="008F0B3C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119" w:author="Administrator" w:date="2014-02-13T12:54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Персона</w:t>
            </w:r>
          </w:p>
        </w:tc>
        <w:tc>
          <w:tcPr>
            <w:tcW w:w="2601" w:type="dxa"/>
          </w:tcPr>
          <w:p w:rsidR="008F0B3C" w:rsidRDefault="008F0B3C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120" w:author="Administrator" w:date="2014-02-13T12:54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Кнопка</w:t>
            </w:r>
          </w:p>
        </w:tc>
        <w:tc>
          <w:tcPr>
            <w:tcW w:w="3383" w:type="dxa"/>
          </w:tcPr>
          <w:p w:rsidR="008F0B3C" w:rsidRDefault="008F0B3C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121" w:author="Administrator" w:date="2014-02-13T12:46:00Z">
                <w:pPr>
                  <w:spacing w:beforeLines="60" w:afterLines="60"/>
                </w:pPr>
              </w:pPrChange>
            </w:pPr>
          </w:p>
        </w:tc>
      </w:tr>
      <w:tr w:rsidR="008F0B3C" w:rsidRPr="005A5B1B" w:rsidTr="00D572AA">
        <w:tc>
          <w:tcPr>
            <w:tcW w:w="1659" w:type="dxa"/>
          </w:tcPr>
          <w:p w:rsidR="008F0B3C" w:rsidRDefault="008F0B3C" w:rsidP="00703EA0">
            <w:pPr>
              <w:pStyle w:val="a9"/>
              <w:numPr>
                <w:ilvl w:val="0"/>
                <w:numId w:val="38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122" w:author="Administrator" w:date="2014-02-13T12:54:00Z">
                <w:pPr>
                  <w:pStyle w:val="a9"/>
                  <w:numPr>
                    <w:numId w:val="38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034" w:type="dxa"/>
          </w:tcPr>
          <w:p w:rsidR="008F0B3C" w:rsidRDefault="008F0B3C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123" w:author="Administrator" w:date="2014-02-13T12:54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Операции…</w:t>
            </w:r>
          </w:p>
        </w:tc>
        <w:tc>
          <w:tcPr>
            <w:tcW w:w="2601" w:type="dxa"/>
          </w:tcPr>
          <w:p w:rsidR="008F0B3C" w:rsidRDefault="008F0B3C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124" w:author="Administrator" w:date="2014-02-13T12:54:00Z">
                <w:pPr>
                  <w:spacing w:beforeLines="60" w:afterLines="60"/>
                </w:pPr>
              </w:pPrChange>
            </w:pPr>
            <w:del w:id="1125" w:author="Administrator" w:date="2014-02-12T11:56:00Z">
              <w:r w:rsidRPr="00937C78" w:rsidDel="00B9218F">
                <w:rPr>
                  <w:rFonts w:ascii="Arial" w:hAnsi="Arial" w:cs="Arial"/>
                  <w:sz w:val="20"/>
                  <w:szCs w:val="20"/>
                </w:rPr>
                <w:delText>Кнопка</w:delText>
              </w:r>
            </w:del>
            <w:ins w:id="1126" w:author="Administrator" w:date="2014-02-12T11:56:00Z">
              <w:r>
                <w:rPr>
                  <w:rFonts w:ascii="Arial" w:hAnsi="Arial" w:cs="Arial"/>
                  <w:sz w:val="20"/>
                  <w:szCs w:val="20"/>
                </w:rPr>
                <w:t>Выпа</w:t>
              </w:r>
            </w:ins>
            <w:ins w:id="1127" w:author="Administrator" w:date="2014-02-12T11:57:00Z">
              <w:r>
                <w:rPr>
                  <w:rFonts w:ascii="Arial" w:hAnsi="Arial" w:cs="Arial"/>
                  <w:sz w:val="20"/>
                  <w:szCs w:val="20"/>
                </w:rPr>
                <w:t>дающий список</w:t>
              </w:r>
            </w:ins>
          </w:p>
        </w:tc>
        <w:tc>
          <w:tcPr>
            <w:tcW w:w="3383" w:type="dxa"/>
          </w:tcPr>
          <w:p w:rsidR="008F0B3C" w:rsidRDefault="008F0B3C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128" w:author="Administrator" w:date="2014-02-13T12:54:00Z">
                <w:pPr>
                  <w:spacing w:beforeLines="60" w:afterLines="60"/>
                </w:pPr>
              </w:pPrChange>
            </w:pPr>
          </w:p>
        </w:tc>
      </w:tr>
      <w:tr w:rsidR="008F0B3C" w:rsidRPr="005A5B1B" w:rsidTr="00D572AA">
        <w:tc>
          <w:tcPr>
            <w:tcW w:w="1659" w:type="dxa"/>
          </w:tcPr>
          <w:p w:rsidR="008F0B3C" w:rsidRPr="00B9218F" w:rsidRDefault="008F0B3C" w:rsidP="00703EA0">
            <w:pPr>
              <w:spacing w:beforeLines="60" w:afterLines="60"/>
              <w:ind w:left="360"/>
              <w:rPr>
                <w:rFonts w:ascii="Arial" w:hAnsi="Arial" w:cs="Arial"/>
                <w:sz w:val="20"/>
                <w:szCs w:val="20"/>
              </w:rPr>
            </w:pPr>
            <w:ins w:id="1129" w:author="Administrator" w:date="2014-02-12T11:57:00Z">
              <w:r>
                <w:rPr>
                  <w:rFonts w:ascii="Arial" w:hAnsi="Arial" w:cs="Arial"/>
                  <w:sz w:val="20"/>
                  <w:szCs w:val="20"/>
                </w:rPr>
                <w:t>7,0</w:t>
              </w:r>
            </w:ins>
          </w:p>
        </w:tc>
        <w:tc>
          <w:tcPr>
            <w:tcW w:w="2034" w:type="dxa"/>
          </w:tcPr>
          <w:p w:rsidR="008F0B3C" w:rsidRDefault="008F0B3C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130" w:author="Administrator" w:date="2014-02-13T12:54:00Z">
                <w:pPr>
                  <w:spacing w:beforeLines="60" w:afterLines="60"/>
                </w:pPr>
              </w:pPrChange>
            </w:pPr>
            <w:ins w:id="1131" w:author="Administrator" w:date="2014-02-12T11:58:00Z">
              <w:r>
                <w:rPr>
                  <w:rFonts w:ascii="Arial" w:hAnsi="Arial" w:cs="Arial"/>
                  <w:sz w:val="20"/>
                  <w:szCs w:val="20"/>
                </w:rPr>
                <w:t xml:space="preserve">Кнопки прокрутки </w:t>
              </w:r>
              <w:proofErr w:type="spellStart"/>
              <w:r>
                <w:rPr>
                  <w:rFonts w:ascii="Arial" w:hAnsi="Arial" w:cs="Arial"/>
                  <w:sz w:val="20"/>
                  <w:szCs w:val="20"/>
                </w:rPr>
                <w:t>элеменотов</w:t>
              </w:r>
              <w:proofErr w:type="spellEnd"/>
              <w:r>
                <w:rPr>
                  <w:rFonts w:ascii="Arial" w:hAnsi="Arial" w:cs="Arial"/>
                  <w:sz w:val="20"/>
                  <w:szCs w:val="20"/>
                </w:rPr>
                <w:t xml:space="preserve"> меню</w:t>
              </w:r>
            </w:ins>
          </w:p>
        </w:tc>
        <w:tc>
          <w:tcPr>
            <w:tcW w:w="2601" w:type="dxa"/>
          </w:tcPr>
          <w:p w:rsidR="008F0B3C" w:rsidRDefault="008F0B3C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132" w:author="Administrator" w:date="2014-02-13T12:46:00Z">
                <w:pPr>
                  <w:spacing w:beforeLines="60" w:afterLines="60"/>
                </w:pPr>
              </w:pPrChange>
            </w:pPr>
            <w:ins w:id="1133" w:author="Administrator" w:date="2014-02-12T11:58:00Z">
              <w:r>
                <w:rPr>
                  <w:rFonts w:ascii="Arial" w:hAnsi="Arial" w:cs="Arial"/>
                  <w:sz w:val="20"/>
                  <w:szCs w:val="20"/>
                </w:rPr>
                <w:t>Группа кнопок</w:t>
              </w:r>
            </w:ins>
          </w:p>
        </w:tc>
        <w:tc>
          <w:tcPr>
            <w:tcW w:w="3383" w:type="dxa"/>
          </w:tcPr>
          <w:p w:rsidR="008F0B3C" w:rsidRDefault="008F0B3C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134" w:author="Administrator" w:date="2014-02-13T12:46:00Z">
                <w:pPr>
                  <w:spacing w:beforeLines="60" w:afterLines="60"/>
                </w:pPr>
              </w:pPrChange>
            </w:pPr>
          </w:p>
        </w:tc>
      </w:tr>
      <w:tr w:rsidR="008F0B3C" w:rsidRPr="005A5B1B" w:rsidTr="00D572AA">
        <w:tc>
          <w:tcPr>
            <w:tcW w:w="1659" w:type="dxa"/>
          </w:tcPr>
          <w:p w:rsidR="008F0B3C" w:rsidRDefault="008F0B3C" w:rsidP="00703EA0">
            <w:pPr>
              <w:spacing w:beforeLines="60" w:afterLines="60"/>
              <w:ind w:left="360"/>
              <w:rPr>
                <w:rFonts w:ascii="Arial" w:hAnsi="Arial" w:cs="Arial"/>
                <w:sz w:val="20"/>
                <w:szCs w:val="20"/>
              </w:rPr>
            </w:pPr>
            <w:ins w:id="1135" w:author="Administrator" w:date="2014-02-12T11:58:00Z">
              <w:r>
                <w:rPr>
                  <w:rFonts w:ascii="Arial" w:hAnsi="Arial" w:cs="Arial"/>
                  <w:sz w:val="20"/>
                  <w:szCs w:val="20"/>
                </w:rPr>
                <w:t>7,1</w:t>
              </w:r>
            </w:ins>
          </w:p>
        </w:tc>
        <w:tc>
          <w:tcPr>
            <w:tcW w:w="2034" w:type="dxa"/>
          </w:tcPr>
          <w:p w:rsidR="008F0B3C" w:rsidRDefault="008F0B3C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136" w:author="Administrator" w:date="2014-02-13T12:54:00Z">
                <w:pPr>
                  <w:spacing w:beforeLines="60" w:afterLines="60"/>
                </w:pPr>
              </w:pPrChange>
            </w:pPr>
            <w:ins w:id="1137" w:author="Administrator" w:date="2014-02-12T11:58:00Z">
              <w:r>
                <w:rPr>
                  <w:rFonts w:ascii="Arial" w:hAnsi="Arial" w:cs="Arial"/>
                  <w:sz w:val="20"/>
                  <w:szCs w:val="20"/>
                </w:rPr>
                <w:t>Переместить шт. единицу с персоной</w:t>
              </w:r>
            </w:ins>
          </w:p>
        </w:tc>
        <w:tc>
          <w:tcPr>
            <w:tcW w:w="2601" w:type="dxa"/>
          </w:tcPr>
          <w:p w:rsidR="008F0B3C" w:rsidRDefault="008F0B3C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138" w:author="Administrator" w:date="2014-02-13T12:46:00Z">
                <w:pPr>
                  <w:spacing w:beforeLines="60" w:afterLines="60"/>
                </w:pPr>
              </w:pPrChange>
            </w:pPr>
            <w:ins w:id="1139" w:author="Administrator" w:date="2014-02-12T11:58:00Z">
              <w:r w:rsidRPr="009A7A20">
                <w:rPr>
                  <w:rFonts w:ascii="Arial" w:hAnsi="Arial" w:cs="Arial"/>
                  <w:sz w:val="20"/>
                  <w:szCs w:val="20"/>
                </w:rPr>
                <w:t>Кнопка</w:t>
              </w:r>
            </w:ins>
          </w:p>
        </w:tc>
        <w:tc>
          <w:tcPr>
            <w:tcW w:w="3383" w:type="dxa"/>
          </w:tcPr>
          <w:p w:rsidR="008F0B3C" w:rsidRDefault="008F0B3C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140" w:author="Administrator" w:date="2014-02-13T12:46:00Z">
                <w:pPr>
                  <w:spacing w:beforeLines="60" w:afterLines="60"/>
                </w:pPr>
              </w:pPrChange>
            </w:pPr>
          </w:p>
        </w:tc>
      </w:tr>
      <w:tr w:rsidR="008F0B3C" w:rsidRPr="005A5B1B" w:rsidTr="00D572AA">
        <w:tc>
          <w:tcPr>
            <w:tcW w:w="1659" w:type="dxa"/>
          </w:tcPr>
          <w:p w:rsidR="008F0B3C" w:rsidRDefault="008F0B3C" w:rsidP="00703EA0">
            <w:pPr>
              <w:spacing w:beforeLines="60" w:afterLines="60"/>
              <w:ind w:left="360"/>
              <w:rPr>
                <w:rFonts w:ascii="Arial" w:hAnsi="Arial" w:cs="Arial"/>
                <w:sz w:val="20"/>
                <w:szCs w:val="20"/>
              </w:rPr>
            </w:pPr>
            <w:ins w:id="1141" w:author="Administrator" w:date="2014-02-12T11:58:00Z">
              <w:r>
                <w:rPr>
                  <w:rFonts w:ascii="Arial" w:hAnsi="Arial" w:cs="Arial"/>
                  <w:sz w:val="20"/>
                  <w:szCs w:val="20"/>
                </w:rPr>
                <w:t>7.2</w:t>
              </w:r>
            </w:ins>
          </w:p>
        </w:tc>
        <w:tc>
          <w:tcPr>
            <w:tcW w:w="2034" w:type="dxa"/>
          </w:tcPr>
          <w:p w:rsidR="008F0B3C" w:rsidRDefault="008F0B3C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142" w:author="Administrator" w:date="2014-02-13T12:54:00Z">
                <w:pPr>
                  <w:spacing w:beforeLines="60" w:afterLines="60"/>
                </w:pPr>
              </w:pPrChange>
            </w:pPr>
            <w:ins w:id="1143" w:author="Administrator" w:date="2014-02-12T11:59:00Z">
              <w:r>
                <w:rPr>
                  <w:rFonts w:ascii="Arial" w:hAnsi="Arial" w:cs="Arial"/>
                  <w:sz w:val="20"/>
                  <w:szCs w:val="20"/>
                </w:rPr>
                <w:t>Выбор персоны</w:t>
              </w:r>
            </w:ins>
          </w:p>
        </w:tc>
        <w:tc>
          <w:tcPr>
            <w:tcW w:w="2601" w:type="dxa"/>
          </w:tcPr>
          <w:p w:rsidR="008F0B3C" w:rsidRDefault="008F0B3C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144" w:author="Administrator" w:date="2014-02-13T12:46:00Z">
                <w:pPr>
                  <w:spacing w:beforeLines="60" w:afterLines="60"/>
                </w:pPr>
              </w:pPrChange>
            </w:pPr>
            <w:ins w:id="1145" w:author="Administrator" w:date="2014-02-12T11:59:00Z">
              <w:r>
                <w:rPr>
                  <w:rFonts w:ascii="Arial" w:hAnsi="Arial" w:cs="Arial"/>
                  <w:sz w:val="20"/>
                  <w:szCs w:val="20"/>
                </w:rPr>
                <w:t>Кнопка</w:t>
              </w:r>
            </w:ins>
          </w:p>
        </w:tc>
        <w:tc>
          <w:tcPr>
            <w:tcW w:w="3383" w:type="dxa"/>
          </w:tcPr>
          <w:p w:rsidR="008F0B3C" w:rsidRDefault="008F0B3C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146" w:author="Administrator" w:date="2014-02-13T12:46:00Z">
                <w:pPr>
                  <w:spacing w:beforeLines="60" w:afterLines="60"/>
                </w:pPr>
              </w:pPrChange>
            </w:pPr>
          </w:p>
        </w:tc>
      </w:tr>
      <w:tr w:rsidR="008F0B3C" w:rsidRPr="005A5B1B" w:rsidTr="00D572AA">
        <w:tc>
          <w:tcPr>
            <w:tcW w:w="1659" w:type="dxa"/>
          </w:tcPr>
          <w:p w:rsidR="008F0B3C" w:rsidRDefault="008F0B3C" w:rsidP="00703EA0">
            <w:pPr>
              <w:spacing w:beforeLines="60" w:afterLines="60"/>
              <w:ind w:left="360"/>
              <w:rPr>
                <w:rFonts w:ascii="Arial" w:hAnsi="Arial" w:cs="Arial"/>
                <w:sz w:val="20"/>
                <w:szCs w:val="20"/>
              </w:rPr>
            </w:pPr>
            <w:ins w:id="1147" w:author="Administrator" w:date="2014-02-12T11:58:00Z">
              <w:r>
                <w:rPr>
                  <w:rFonts w:ascii="Arial" w:hAnsi="Arial" w:cs="Arial"/>
                  <w:sz w:val="20"/>
                  <w:szCs w:val="20"/>
                </w:rPr>
                <w:t>7.3</w:t>
              </w:r>
            </w:ins>
          </w:p>
        </w:tc>
        <w:tc>
          <w:tcPr>
            <w:tcW w:w="2034" w:type="dxa"/>
          </w:tcPr>
          <w:p w:rsidR="008F0B3C" w:rsidRDefault="008F0B3C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148" w:author="Administrator" w:date="2014-02-13T12:54:00Z">
                <w:pPr>
                  <w:spacing w:beforeLines="60" w:afterLines="60"/>
                </w:pPr>
              </w:pPrChange>
            </w:pPr>
            <w:ins w:id="1149" w:author="Administrator" w:date="2014-02-12T11:59:00Z">
              <w:r>
                <w:rPr>
                  <w:rFonts w:ascii="Arial" w:hAnsi="Arial" w:cs="Arial"/>
                  <w:sz w:val="20"/>
                  <w:szCs w:val="20"/>
                </w:rPr>
                <w:t>Новая персона …</w:t>
              </w:r>
            </w:ins>
          </w:p>
        </w:tc>
        <w:tc>
          <w:tcPr>
            <w:tcW w:w="2601" w:type="dxa"/>
          </w:tcPr>
          <w:p w:rsidR="008F0B3C" w:rsidRDefault="008F0B3C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150" w:author="Administrator" w:date="2014-02-13T12:46:00Z">
                <w:pPr>
                  <w:spacing w:beforeLines="60" w:afterLines="60"/>
                </w:pPr>
              </w:pPrChange>
            </w:pPr>
            <w:ins w:id="1151" w:author="Administrator" w:date="2014-02-12T11:59:00Z">
              <w:r>
                <w:rPr>
                  <w:rFonts w:ascii="Arial" w:hAnsi="Arial" w:cs="Arial"/>
                  <w:sz w:val="20"/>
                  <w:szCs w:val="20"/>
                </w:rPr>
                <w:t>Кнопка</w:t>
              </w:r>
            </w:ins>
          </w:p>
        </w:tc>
        <w:tc>
          <w:tcPr>
            <w:tcW w:w="3383" w:type="dxa"/>
          </w:tcPr>
          <w:p w:rsidR="008F0B3C" w:rsidRDefault="008F0B3C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152" w:author="Administrator" w:date="2014-02-13T12:46:00Z">
                <w:pPr>
                  <w:spacing w:beforeLines="60" w:afterLines="60"/>
                </w:pPr>
              </w:pPrChange>
            </w:pPr>
          </w:p>
        </w:tc>
      </w:tr>
      <w:tr w:rsidR="008F0B3C" w:rsidRPr="005A5B1B" w:rsidTr="00D572AA">
        <w:tc>
          <w:tcPr>
            <w:tcW w:w="1659" w:type="dxa"/>
          </w:tcPr>
          <w:p w:rsidR="008F0B3C" w:rsidRDefault="008F0B3C" w:rsidP="00703EA0">
            <w:pPr>
              <w:spacing w:beforeLines="60" w:afterLines="60"/>
              <w:ind w:left="360"/>
              <w:rPr>
                <w:rFonts w:ascii="Arial" w:hAnsi="Arial" w:cs="Arial"/>
                <w:sz w:val="20"/>
                <w:szCs w:val="20"/>
              </w:rPr>
            </w:pPr>
            <w:ins w:id="1153" w:author="Administrator" w:date="2014-02-12T11:58:00Z">
              <w:r>
                <w:rPr>
                  <w:rFonts w:ascii="Arial" w:hAnsi="Arial" w:cs="Arial"/>
                  <w:sz w:val="20"/>
                  <w:szCs w:val="20"/>
                </w:rPr>
                <w:t>7.4</w:t>
              </w:r>
            </w:ins>
          </w:p>
        </w:tc>
        <w:tc>
          <w:tcPr>
            <w:tcW w:w="2034" w:type="dxa"/>
          </w:tcPr>
          <w:p w:rsidR="008F0B3C" w:rsidRDefault="008F0B3C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154" w:author="Administrator" w:date="2014-02-13T12:54:00Z">
                <w:pPr>
                  <w:spacing w:beforeLines="60" w:afterLines="60"/>
                </w:pPr>
              </w:pPrChange>
            </w:pPr>
            <w:ins w:id="1155" w:author="Administrator" w:date="2014-02-12T11:59:00Z">
              <w:r>
                <w:rPr>
                  <w:rFonts w:ascii="Arial" w:hAnsi="Arial" w:cs="Arial"/>
                  <w:sz w:val="20"/>
                  <w:szCs w:val="20"/>
                </w:rPr>
                <w:t>Перевести персону</w:t>
              </w:r>
            </w:ins>
          </w:p>
        </w:tc>
        <w:tc>
          <w:tcPr>
            <w:tcW w:w="2601" w:type="dxa"/>
          </w:tcPr>
          <w:p w:rsidR="008F0B3C" w:rsidRDefault="008F0B3C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156" w:author="Administrator" w:date="2014-02-13T12:46:00Z">
                <w:pPr>
                  <w:spacing w:beforeLines="60" w:afterLines="60"/>
                </w:pPr>
              </w:pPrChange>
            </w:pPr>
            <w:ins w:id="1157" w:author="Administrator" w:date="2014-02-12T11:59:00Z">
              <w:r>
                <w:rPr>
                  <w:rFonts w:ascii="Arial" w:hAnsi="Arial" w:cs="Arial"/>
                  <w:sz w:val="20"/>
                  <w:szCs w:val="20"/>
                </w:rPr>
                <w:t>Кнопка</w:t>
              </w:r>
            </w:ins>
          </w:p>
        </w:tc>
        <w:tc>
          <w:tcPr>
            <w:tcW w:w="3383" w:type="dxa"/>
          </w:tcPr>
          <w:p w:rsidR="008F0B3C" w:rsidRDefault="008F0B3C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158" w:author="Administrator" w:date="2014-02-13T12:46:00Z">
                <w:pPr>
                  <w:spacing w:beforeLines="60" w:afterLines="60"/>
                </w:pPr>
              </w:pPrChange>
            </w:pPr>
          </w:p>
        </w:tc>
      </w:tr>
      <w:tr w:rsidR="008F0B3C" w:rsidRPr="005A5B1B" w:rsidTr="00D572AA">
        <w:tc>
          <w:tcPr>
            <w:tcW w:w="1659" w:type="dxa"/>
          </w:tcPr>
          <w:p w:rsidR="008F0B3C" w:rsidRDefault="008F0B3C" w:rsidP="00703EA0">
            <w:pPr>
              <w:spacing w:beforeLines="60" w:afterLines="60"/>
              <w:ind w:left="360"/>
              <w:rPr>
                <w:rFonts w:ascii="Arial" w:hAnsi="Arial" w:cs="Arial"/>
                <w:sz w:val="20"/>
                <w:szCs w:val="20"/>
              </w:rPr>
            </w:pPr>
            <w:ins w:id="1159" w:author="Administrator" w:date="2014-02-12T11:58:00Z">
              <w:r>
                <w:rPr>
                  <w:rFonts w:ascii="Arial" w:hAnsi="Arial" w:cs="Arial"/>
                  <w:sz w:val="20"/>
                  <w:szCs w:val="20"/>
                </w:rPr>
                <w:t>7.5</w:t>
              </w:r>
            </w:ins>
          </w:p>
        </w:tc>
        <w:tc>
          <w:tcPr>
            <w:tcW w:w="2034" w:type="dxa"/>
          </w:tcPr>
          <w:p w:rsidR="008F0B3C" w:rsidRDefault="008F0B3C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160" w:author="Administrator" w:date="2014-02-13T12:54:00Z">
                <w:pPr>
                  <w:spacing w:beforeLines="60" w:afterLines="60"/>
                </w:pPr>
              </w:pPrChange>
            </w:pPr>
            <w:ins w:id="1161" w:author="Administrator" w:date="2014-02-12T11:59:00Z">
              <w:r>
                <w:rPr>
                  <w:rFonts w:ascii="Arial" w:hAnsi="Arial" w:cs="Arial"/>
                  <w:sz w:val="20"/>
                  <w:szCs w:val="20"/>
                </w:rPr>
                <w:t xml:space="preserve">Освободить </w:t>
              </w:r>
              <w:r>
                <w:rPr>
                  <w:rFonts w:ascii="Arial" w:hAnsi="Arial" w:cs="Arial"/>
                  <w:sz w:val="20"/>
                  <w:szCs w:val="20"/>
                </w:rPr>
                <w:lastRenderedPageBreak/>
                <w:t>штатную единицу</w:t>
              </w:r>
            </w:ins>
          </w:p>
        </w:tc>
        <w:tc>
          <w:tcPr>
            <w:tcW w:w="2601" w:type="dxa"/>
          </w:tcPr>
          <w:p w:rsidR="008F0B3C" w:rsidRDefault="008F0B3C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162" w:author="Administrator" w:date="2014-02-13T12:46:00Z">
                <w:pPr>
                  <w:spacing w:beforeLines="60" w:afterLines="60"/>
                </w:pPr>
              </w:pPrChange>
            </w:pPr>
            <w:ins w:id="1163" w:author="Administrator" w:date="2014-02-12T11:59:00Z">
              <w:r>
                <w:rPr>
                  <w:rFonts w:ascii="Arial" w:hAnsi="Arial" w:cs="Arial"/>
                  <w:sz w:val="20"/>
                  <w:szCs w:val="20"/>
                </w:rPr>
                <w:lastRenderedPageBreak/>
                <w:t>Кнопка</w:t>
              </w:r>
            </w:ins>
          </w:p>
        </w:tc>
        <w:tc>
          <w:tcPr>
            <w:tcW w:w="3383" w:type="dxa"/>
          </w:tcPr>
          <w:p w:rsidR="008F0B3C" w:rsidRDefault="008F0B3C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164" w:author="Administrator" w:date="2014-02-13T12:46:00Z">
                <w:pPr>
                  <w:spacing w:beforeLines="60" w:afterLines="60"/>
                </w:pPr>
              </w:pPrChange>
            </w:pPr>
          </w:p>
        </w:tc>
      </w:tr>
      <w:tr w:rsidR="008F0B3C" w:rsidRPr="005A5B1B" w:rsidTr="00D572AA">
        <w:tc>
          <w:tcPr>
            <w:tcW w:w="1659" w:type="dxa"/>
          </w:tcPr>
          <w:p w:rsidR="008F0B3C" w:rsidRDefault="008F0B3C" w:rsidP="00703EA0">
            <w:pPr>
              <w:spacing w:beforeLines="60" w:afterLines="60"/>
              <w:ind w:left="360"/>
              <w:rPr>
                <w:rFonts w:ascii="Arial" w:hAnsi="Arial" w:cs="Arial"/>
                <w:sz w:val="20"/>
                <w:szCs w:val="20"/>
              </w:rPr>
              <w:pPrChange w:id="1165" w:author="Administrator" w:date="2014-02-13T12:54:00Z">
                <w:pPr>
                  <w:spacing w:beforeLines="60" w:afterLines="60"/>
                  <w:ind w:left="360"/>
                </w:pPr>
              </w:pPrChange>
            </w:pPr>
            <w:ins w:id="1166" w:author="Administrator" w:date="2014-02-12T11:58:00Z">
              <w:r>
                <w:rPr>
                  <w:rFonts w:ascii="Arial" w:hAnsi="Arial" w:cs="Arial"/>
                  <w:sz w:val="20"/>
                  <w:szCs w:val="20"/>
                </w:rPr>
                <w:lastRenderedPageBreak/>
                <w:t>7.6</w:t>
              </w:r>
            </w:ins>
          </w:p>
        </w:tc>
        <w:tc>
          <w:tcPr>
            <w:tcW w:w="2034" w:type="dxa"/>
          </w:tcPr>
          <w:p w:rsidR="008F0B3C" w:rsidRDefault="008F0B3C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167" w:author="Administrator" w:date="2014-02-13T12:54:00Z">
                <w:pPr>
                  <w:spacing w:beforeLines="60" w:afterLines="60"/>
                </w:pPr>
              </w:pPrChange>
            </w:pPr>
            <w:ins w:id="1168" w:author="Administrator" w:date="2014-02-12T11:59:00Z">
              <w:r>
                <w:rPr>
                  <w:rFonts w:ascii="Arial" w:hAnsi="Arial" w:cs="Arial"/>
                  <w:sz w:val="20"/>
                  <w:szCs w:val="20"/>
                </w:rPr>
                <w:t>Снять признак «Основная»</w:t>
              </w:r>
            </w:ins>
          </w:p>
        </w:tc>
        <w:tc>
          <w:tcPr>
            <w:tcW w:w="2601" w:type="dxa"/>
          </w:tcPr>
          <w:p w:rsidR="008F0B3C" w:rsidRDefault="008F0B3C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  <w:lang w:val="en-US"/>
              </w:rPr>
              <w:pPrChange w:id="1169" w:author="Administrator" w:date="2014-02-13T12:46:00Z">
                <w:pPr>
                  <w:spacing w:beforeLines="60" w:afterLines="60"/>
                </w:pPr>
              </w:pPrChange>
            </w:pPr>
            <w:ins w:id="1170" w:author="Administrator" w:date="2014-02-12T11:59:00Z">
              <w:r>
                <w:rPr>
                  <w:rFonts w:ascii="Arial" w:hAnsi="Arial" w:cs="Arial"/>
                  <w:sz w:val="20"/>
                  <w:szCs w:val="20"/>
                </w:rPr>
                <w:t>Кнопка</w:t>
              </w:r>
            </w:ins>
          </w:p>
        </w:tc>
        <w:tc>
          <w:tcPr>
            <w:tcW w:w="3383" w:type="dxa"/>
          </w:tcPr>
          <w:p w:rsidR="008F0B3C" w:rsidRDefault="008F0B3C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171" w:author="Administrator" w:date="2014-02-13T12:46:00Z">
                <w:pPr>
                  <w:spacing w:beforeLines="60" w:afterLines="60"/>
                </w:pPr>
              </w:pPrChange>
            </w:pPr>
          </w:p>
        </w:tc>
      </w:tr>
      <w:tr w:rsidR="008F0B3C" w:rsidRPr="005A5B1B" w:rsidTr="00D572AA">
        <w:tc>
          <w:tcPr>
            <w:tcW w:w="1659" w:type="dxa"/>
          </w:tcPr>
          <w:p w:rsidR="008F0B3C" w:rsidRDefault="008F0B3C" w:rsidP="00703EA0">
            <w:pPr>
              <w:spacing w:beforeLines="60" w:afterLines="60"/>
              <w:ind w:left="360"/>
              <w:rPr>
                <w:rFonts w:ascii="Arial" w:hAnsi="Arial" w:cs="Arial"/>
                <w:sz w:val="20"/>
                <w:szCs w:val="20"/>
              </w:rPr>
              <w:pPrChange w:id="1172" w:author="Administrator" w:date="2014-02-13T12:54:00Z">
                <w:pPr>
                  <w:spacing w:beforeLines="60" w:afterLines="60"/>
                  <w:ind w:left="360"/>
                </w:pPr>
              </w:pPrChange>
            </w:pPr>
            <w:ins w:id="1173" w:author="Administrator" w:date="2014-02-12T11:58:00Z">
              <w:r>
                <w:rPr>
                  <w:rFonts w:ascii="Arial" w:hAnsi="Arial" w:cs="Arial"/>
                  <w:sz w:val="20"/>
                  <w:szCs w:val="20"/>
                </w:rPr>
                <w:t>7.7</w:t>
              </w:r>
            </w:ins>
          </w:p>
        </w:tc>
        <w:tc>
          <w:tcPr>
            <w:tcW w:w="2034" w:type="dxa"/>
          </w:tcPr>
          <w:p w:rsidR="008F0B3C" w:rsidRDefault="008F0B3C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174" w:author="Administrator" w:date="2014-02-13T12:54:00Z">
                <w:pPr>
                  <w:spacing w:beforeLines="60" w:afterLines="60"/>
                </w:pPr>
              </w:pPrChange>
            </w:pPr>
            <w:ins w:id="1175" w:author="Administrator" w:date="2014-02-12T11:59:00Z">
              <w:r>
                <w:rPr>
                  <w:rFonts w:ascii="Arial" w:hAnsi="Arial" w:cs="Arial"/>
                  <w:sz w:val="20"/>
                  <w:szCs w:val="20"/>
                </w:rPr>
                <w:t>Принять старые дела</w:t>
              </w:r>
            </w:ins>
          </w:p>
        </w:tc>
        <w:tc>
          <w:tcPr>
            <w:tcW w:w="2601" w:type="dxa"/>
          </w:tcPr>
          <w:p w:rsidR="008F0B3C" w:rsidRDefault="008F0B3C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176" w:author="Administrator" w:date="2014-02-13T12:46:00Z">
                <w:pPr>
                  <w:spacing w:beforeLines="60" w:afterLines="60"/>
                </w:pPr>
              </w:pPrChange>
            </w:pPr>
            <w:ins w:id="1177" w:author="Administrator" w:date="2014-02-12T11:59:00Z">
              <w:r>
                <w:rPr>
                  <w:rFonts w:ascii="Arial" w:hAnsi="Arial" w:cs="Arial"/>
                  <w:sz w:val="20"/>
                  <w:szCs w:val="20"/>
                </w:rPr>
                <w:t>Кнопка</w:t>
              </w:r>
            </w:ins>
          </w:p>
        </w:tc>
        <w:tc>
          <w:tcPr>
            <w:tcW w:w="3383" w:type="dxa"/>
          </w:tcPr>
          <w:p w:rsidR="008F0B3C" w:rsidRDefault="008F0B3C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178" w:author="Administrator" w:date="2014-02-13T12:46:00Z">
                <w:pPr>
                  <w:spacing w:beforeLines="60" w:afterLines="60"/>
                </w:pPr>
              </w:pPrChange>
            </w:pPr>
          </w:p>
        </w:tc>
      </w:tr>
      <w:tr w:rsidR="008F0B3C" w:rsidRPr="005A5B1B" w:rsidTr="00D572AA">
        <w:tc>
          <w:tcPr>
            <w:tcW w:w="1659" w:type="dxa"/>
          </w:tcPr>
          <w:p w:rsidR="008F0B3C" w:rsidRDefault="008F0B3C" w:rsidP="00703EA0">
            <w:pPr>
              <w:pStyle w:val="a9"/>
              <w:numPr>
                <w:ilvl w:val="0"/>
                <w:numId w:val="38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179" w:author="Administrator" w:date="2014-02-13T12:54:00Z">
                <w:pPr>
                  <w:pStyle w:val="a9"/>
                  <w:numPr>
                    <w:numId w:val="38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034" w:type="dxa"/>
          </w:tcPr>
          <w:p w:rsidR="008F0B3C" w:rsidRDefault="008F0B3C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180" w:author="Administrator" w:date="2014-02-13T12:54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Выйти</w:t>
            </w:r>
          </w:p>
        </w:tc>
        <w:tc>
          <w:tcPr>
            <w:tcW w:w="2601" w:type="dxa"/>
          </w:tcPr>
          <w:p w:rsidR="008F0B3C" w:rsidRDefault="008F0B3C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181" w:author="Administrator" w:date="2014-02-13T12:54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Кнопка</w:t>
            </w:r>
          </w:p>
        </w:tc>
        <w:tc>
          <w:tcPr>
            <w:tcW w:w="3383" w:type="dxa"/>
          </w:tcPr>
          <w:p w:rsidR="008F0B3C" w:rsidRDefault="008F0B3C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182" w:author="Administrator" w:date="2014-02-13T12:46:00Z">
                <w:pPr>
                  <w:spacing w:beforeLines="60" w:afterLines="60"/>
                </w:pPr>
              </w:pPrChange>
            </w:pPr>
          </w:p>
        </w:tc>
      </w:tr>
      <w:tr w:rsidR="008F0B3C" w:rsidRPr="005A5B1B" w:rsidTr="00D572AA">
        <w:tc>
          <w:tcPr>
            <w:tcW w:w="1659" w:type="dxa"/>
          </w:tcPr>
          <w:p w:rsidR="008F0B3C" w:rsidRDefault="008F0B3C" w:rsidP="00703EA0">
            <w:pPr>
              <w:pStyle w:val="a9"/>
              <w:numPr>
                <w:ilvl w:val="0"/>
                <w:numId w:val="38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183" w:author="Administrator" w:date="2014-02-13T12:54:00Z">
                <w:pPr>
                  <w:pStyle w:val="a9"/>
                  <w:numPr>
                    <w:numId w:val="38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034" w:type="dxa"/>
          </w:tcPr>
          <w:p w:rsidR="008F0B3C" w:rsidRDefault="008F0B3C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184" w:author="Administrator" w:date="2014-02-13T12:54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Сохранить</w:t>
            </w:r>
          </w:p>
        </w:tc>
        <w:tc>
          <w:tcPr>
            <w:tcW w:w="2601" w:type="dxa"/>
          </w:tcPr>
          <w:p w:rsidR="008F0B3C" w:rsidRDefault="008F0B3C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185" w:author="Administrator" w:date="2014-02-13T12:54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Кнопка</w:t>
            </w:r>
          </w:p>
        </w:tc>
        <w:tc>
          <w:tcPr>
            <w:tcW w:w="3383" w:type="dxa"/>
          </w:tcPr>
          <w:p w:rsidR="008F0B3C" w:rsidRDefault="008F0B3C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186" w:author="Administrator" w:date="2014-02-13T12:46:00Z">
                <w:pPr>
                  <w:spacing w:beforeLines="60" w:afterLines="60"/>
                </w:pPr>
              </w:pPrChange>
            </w:pPr>
          </w:p>
        </w:tc>
      </w:tr>
      <w:tr w:rsidR="008F0B3C" w:rsidRPr="005A5B1B" w:rsidTr="00D572AA">
        <w:tc>
          <w:tcPr>
            <w:tcW w:w="1659" w:type="dxa"/>
          </w:tcPr>
          <w:p w:rsidR="008F0B3C" w:rsidRDefault="008F0B3C" w:rsidP="00703EA0">
            <w:pPr>
              <w:pStyle w:val="a9"/>
              <w:numPr>
                <w:ilvl w:val="0"/>
                <w:numId w:val="38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187" w:author="Administrator" w:date="2014-02-13T12:54:00Z">
                <w:pPr>
                  <w:pStyle w:val="a9"/>
                  <w:numPr>
                    <w:numId w:val="38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034" w:type="dxa"/>
          </w:tcPr>
          <w:p w:rsidR="008F0B3C" w:rsidRDefault="008F0B3C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188" w:author="Administrator" w:date="2014-02-13T12:54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Штатная единица «Сотрудник»</w:t>
            </w:r>
          </w:p>
        </w:tc>
        <w:tc>
          <w:tcPr>
            <w:tcW w:w="2601" w:type="dxa"/>
          </w:tcPr>
          <w:p w:rsidR="008F0B3C" w:rsidRDefault="008F0B3C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189" w:author="Administrator" w:date="2014-02-13T12:54:00Z">
                <w:pPr>
                  <w:spacing w:beforeLines="60" w:afterLines="60"/>
                </w:pPr>
              </w:pPrChange>
            </w:pPr>
          </w:p>
        </w:tc>
        <w:tc>
          <w:tcPr>
            <w:tcW w:w="3383" w:type="dxa"/>
          </w:tcPr>
          <w:p w:rsidR="008F0B3C" w:rsidRDefault="008F0B3C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190" w:author="Administrator" w:date="2014-02-13T12:46:00Z">
                <w:pPr>
                  <w:spacing w:beforeLines="60" w:afterLines="60"/>
                </w:pPr>
              </w:pPrChange>
            </w:pPr>
          </w:p>
        </w:tc>
      </w:tr>
      <w:tr w:rsidR="008F0B3C" w:rsidRPr="005A5B1B" w:rsidTr="00D572AA">
        <w:tc>
          <w:tcPr>
            <w:tcW w:w="1659" w:type="dxa"/>
          </w:tcPr>
          <w:p w:rsidR="008F0B3C" w:rsidRDefault="008F0B3C" w:rsidP="00703EA0">
            <w:pPr>
              <w:pStyle w:val="a9"/>
              <w:numPr>
                <w:ilvl w:val="0"/>
                <w:numId w:val="38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191" w:author="Administrator" w:date="2014-02-13T12:54:00Z">
                <w:pPr>
                  <w:pStyle w:val="a9"/>
                  <w:numPr>
                    <w:numId w:val="38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034" w:type="dxa"/>
          </w:tcPr>
          <w:p w:rsidR="008F0B3C" w:rsidRPr="00937C78" w:rsidRDefault="008F0B3C" w:rsidP="00AC1AE3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СО</w:t>
            </w:r>
          </w:p>
        </w:tc>
        <w:tc>
          <w:tcPr>
            <w:tcW w:w="2601" w:type="dxa"/>
          </w:tcPr>
          <w:p w:rsidR="008F0B3C" w:rsidRDefault="008F0B3C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83" w:type="dxa"/>
          </w:tcPr>
          <w:p w:rsidR="008F0B3C" w:rsidRDefault="008F0B3C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192" w:author="Administrator" w:date="2014-02-13T12:54:00Z">
                <w:pPr>
                  <w:spacing w:beforeLines="60" w:afterLines="60"/>
                </w:pPr>
              </w:pPrChange>
            </w:pPr>
          </w:p>
        </w:tc>
      </w:tr>
      <w:tr w:rsidR="008F0B3C" w:rsidRPr="005A5B1B" w:rsidTr="00D572AA">
        <w:tc>
          <w:tcPr>
            <w:tcW w:w="1659" w:type="dxa"/>
          </w:tcPr>
          <w:p w:rsidR="008F0B3C" w:rsidRDefault="008F0B3C" w:rsidP="00703EA0">
            <w:pPr>
              <w:pStyle w:val="a9"/>
              <w:numPr>
                <w:ilvl w:val="0"/>
                <w:numId w:val="38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193" w:author="Administrator" w:date="2014-02-13T12:54:00Z">
                <w:pPr>
                  <w:pStyle w:val="a9"/>
                  <w:numPr>
                    <w:numId w:val="38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034" w:type="dxa"/>
          </w:tcPr>
          <w:p w:rsidR="008F0B3C" w:rsidRPr="00937C78" w:rsidRDefault="008F0B3C" w:rsidP="00AC1AE3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Название подразделения</w:t>
            </w:r>
          </w:p>
        </w:tc>
        <w:tc>
          <w:tcPr>
            <w:tcW w:w="2601" w:type="dxa"/>
          </w:tcPr>
          <w:p w:rsidR="008F0B3C" w:rsidRDefault="008F0B3C" w:rsidP="00AC1AE3"/>
        </w:tc>
        <w:tc>
          <w:tcPr>
            <w:tcW w:w="3383" w:type="dxa"/>
          </w:tcPr>
          <w:p w:rsidR="008F0B3C" w:rsidRPr="00EC3550" w:rsidRDefault="008F0B3C" w:rsidP="00AC1AE3">
            <w:pPr>
              <w:rPr>
                <w:lang w:val="en-US"/>
              </w:rPr>
            </w:pPr>
            <w:r>
              <w:t xml:space="preserve">отображаем </w:t>
            </w:r>
            <w:r>
              <w:rPr>
                <w:lang w:val="en-US"/>
              </w:rPr>
              <w:t>$.</w:t>
            </w:r>
            <w:proofErr w:type="spellStart"/>
            <w:r>
              <w:rPr>
                <w:lang w:val="en-US"/>
              </w:rPr>
              <w:t>HierParent.Owner</w:t>
            </w:r>
            <w:proofErr w:type="spellEnd"/>
          </w:p>
        </w:tc>
      </w:tr>
      <w:tr w:rsidR="008F0B3C" w:rsidRPr="005A5B1B" w:rsidTr="00D572AA">
        <w:tc>
          <w:tcPr>
            <w:tcW w:w="1659" w:type="dxa"/>
          </w:tcPr>
          <w:p w:rsidR="008F0B3C" w:rsidRDefault="008F0B3C" w:rsidP="00703EA0">
            <w:pPr>
              <w:pStyle w:val="a9"/>
              <w:numPr>
                <w:ilvl w:val="0"/>
                <w:numId w:val="38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194" w:author="Administrator" w:date="2014-02-13T12:54:00Z">
                <w:pPr>
                  <w:pStyle w:val="a9"/>
                  <w:numPr>
                    <w:numId w:val="38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034" w:type="dxa"/>
          </w:tcPr>
          <w:p w:rsidR="008F0B3C" w:rsidRPr="00937C78" w:rsidRDefault="008F0B3C" w:rsidP="00AC1AE3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 xml:space="preserve">Должность </w:t>
            </w:r>
          </w:p>
        </w:tc>
        <w:tc>
          <w:tcPr>
            <w:tcW w:w="2601" w:type="dxa"/>
          </w:tcPr>
          <w:p w:rsidR="008F0B3C" w:rsidRDefault="008F0B3C" w:rsidP="00AC1AE3"/>
        </w:tc>
        <w:tc>
          <w:tcPr>
            <w:tcW w:w="3383" w:type="dxa"/>
          </w:tcPr>
          <w:p w:rsidR="008F0B3C" w:rsidRPr="00EC3550" w:rsidRDefault="008F0B3C" w:rsidP="00AC1AE3">
            <w:pPr>
              <w:rPr>
                <w:lang w:val="en-US"/>
              </w:rPr>
            </w:pPr>
            <w:r>
              <w:t xml:space="preserve">отображаем </w:t>
            </w:r>
            <w:r>
              <w:rPr>
                <w:lang w:val="en-US"/>
              </w:rPr>
              <w:t>$.Name</w:t>
            </w:r>
          </w:p>
        </w:tc>
      </w:tr>
      <w:tr w:rsidR="008F0B3C" w:rsidRPr="00EC3550" w:rsidTr="00D572AA">
        <w:tc>
          <w:tcPr>
            <w:tcW w:w="1659" w:type="dxa"/>
          </w:tcPr>
          <w:p w:rsidR="008F0B3C" w:rsidRDefault="008F0B3C" w:rsidP="00703EA0">
            <w:pPr>
              <w:pStyle w:val="a9"/>
              <w:numPr>
                <w:ilvl w:val="0"/>
                <w:numId w:val="38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195" w:author="Administrator" w:date="2014-02-13T12:54:00Z">
                <w:pPr>
                  <w:pStyle w:val="a9"/>
                  <w:numPr>
                    <w:numId w:val="38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034" w:type="dxa"/>
          </w:tcPr>
          <w:p w:rsidR="008F0B3C" w:rsidRPr="00937C78" w:rsidRDefault="008F0B3C" w:rsidP="00AC1AE3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ФИО</w:t>
            </w:r>
          </w:p>
        </w:tc>
        <w:tc>
          <w:tcPr>
            <w:tcW w:w="2601" w:type="dxa"/>
          </w:tcPr>
          <w:p w:rsidR="008F0B3C" w:rsidRDefault="008F0B3C" w:rsidP="00AC1AE3"/>
        </w:tc>
        <w:tc>
          <w:tcPr>
            <w:tcW w:w="3383" w:type="dxa"/>
          </w:tcPr>
          <w:p w:rsidR="008F0B3C" w:rsidRPr="00EC3550" w:rsidRDefault="008F0B3C" w:rsidP="00AC1AE3">
            <w:pPr>
              <w:rPr>
                <w:lang w:val="en-US"/>
              </w:rPr>
            </w:pPr>
            <w:r>
              <w:t>отображаем</w:t>
            </w:r>
            <w:proofErr w:type="gramStart"/>
            <w:r w:rsidRPr="00EC3550">
              <w:rPr>
                <w:lang w:val="en-US"/>
              </w:rPr>
              <w:t xml:space="preserve"> </w:t>
            </w:r>
            <w:r>
              <w:rPr>
                <w:lang w:val="en-US"/>
              </w:rPr>
              <w:t>($&lt;-</w:t>
            </w:r>
            <w:r w:rsidRPr="00EC3550">
              <w:rPr>
                <w:lang w:val="en-US"/>
              </w:rPr>
              <w:t xml:space="preserve"> </w:t>
            </w:r>
            <w:proofErr w:type="gramEnd"/>
            <w:r w:rsidRPr="00EC3550">
              <w:rPr>
                <w:u w:val="single"/>
              </w:rPr>
              <w:t>активное</w:t>
            </w:r>
            <w:r w:rsidRPr="00EC3550"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SO_Appointment.Post</w:t>
            </w:r>
            <w:proofErr w:type="spellEnd"/>
            <w:r>
              <w:rPr>
                <w:lang w:val="en-US"/>
              </w:rPr>
              <w:t>).Person</w:t>
            </w:r>
            <w:r w:rsidRPr="00EC3550">
              <w:rPr>
                <w:lang w:val="en-US"/>
              </w:rPr>
              <w:t>,</w:t>
            </w:r>
          </w:p>
          <w:p w:rsidR="008F0B3C" w:rsidRPr="00EC3550" w:rsidRDefault="008F0B3C" w:rsidP="00AC1AE3">
            <w:r>
              <w:t xml:space="preserve">а если </w:t>
            </w:r>
            <w:r w:rsidRPr="00EC3550">
              <w:t>.</w:t>
            </w:r>
            <w:r>
              <w:rPr>
                <w:lang w:val="en-US"/>
              </w:rPr>
              <w:t>Person</w:t>
            </w:r>
            <w:r>
              <w:t xml:space="preserve"> == </w:t>
            </w:r>
            <w:r>
              <w:rPr>
                <w:lang w:val="en-US"/>
              </w:rPr>
              <w:t>null</w:t>
            </w:r>
            <w:r w:rsidRPr="00EC3550">
              <w:t xml:space="preserve">, </w:t>
            </w:r>
            <w:r>
              <w:t>то «ВАКАНСИЯ»</w:t>
            </w:r>
          </w:p>
        </w:tc>
      </w:tr>
      <w:tr w:rsidR="008F0B3C" w:rsidRPr="005A5B1B" w:rsidTr="00D572AA">
        <w:tc>
          <w:tcPr>
            <w:tcW w:w="1659" w:type="dxa"/>
          </w:tcPr>
          <w:p w:rsidR="008F0B3C" w:rsidRDefault="008F0B3C" w:rsidP="00703EA0">
            <w:pPr>
              <w:pStyle w:val="a9"/>
              <w:numPr>
                <w:ilvl w:val="0"/>
                <w:numId w:val="38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196" w:author="Administrator" w:date="2014-02-13T12:54:00Z">
                <w:pPr>
                  <w:pStyle w:val="a9"/>
                  <w:numPr>
                    <w:numId w:val="38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034" w:type="dxa"/>
          </w:tcPr>
          <w:p w:rsidR="008F0B3C" w:rsidRPr="00937C78" w:rsidRDefault="008F0B3C" w:rsidP="00AC1AE3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  <w:lang w:val="en-US"/>
              </w:rPr>
              <w:t>Notes-</w:t>
            </w:r>
            <w:r w:rsidRPr="00937C78">
              <w:rPr>
                <w:rFonts w:ascii="Arial" w:hAnsi="Arial" w:cs="Arial"/>
                <w:sz w:val="20"/>
                <w:szCs w:val="20"/>
              </w:rPr>
              <w:t>имя персоны</w:t>
            </w:r>
          </w:p>
        </w:tc>
        <w:tc>
          <w:tcPr>
            <w:tcW w:w="2601" w:type="dxa"/>
          </w:tcPr>
          <w:p w:rsidR="008F0B3C" w:rsidRDefault="008F0B3C" w:rsidP="00AC1AE3"/>
        </w:tc>
        <w:tc>
          <w:tcPr>
            <w:tcW w:w="3383" w:type="dxa"/>
          </w:tcPr>
          <w:p w:rsidR="008F0B3C" w:rsidRDefault="008F0B3C" w:rsidP="00AC1AE3">
            <w:r>
              <w:t>не поддерживаем</w:t>
            </w:r>
          </w:p>
        </w:tc>
      </w:tr>
      <w:tr w:rsidR="008F0B3C" w:rsidRPr="005A5B1B" w:rsidTr="00D572AA">
        <w:tc>
          <w:tcPr>
            <w:tcW w:w="1659" w:type="dxa"/>
          </w:tcPr>
          <w:p w:rsidR="008F0B3C" w:rsidRDefault="008F0B3C" w:rsidP="00703EA0">
            <w:pPr>
              <w:pStyle w:val="a9"/>
              <w:numPr>
                <w:ilvl w:val="0"/>
                <w:numId w:val="38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197" w:author="Administrator" w:date="2014-02-13T12:54:00Z">
                <w:pPr>
                  <w:pStyle w:val="a9"/>
                  <w:numPr>
                    <w:numId w:val="38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034" w:type="dxa"/>
          </w:tcPr>
          <w:p w:rsidR="008F0B3C" w:rsidRPr="00937C78" w:rsidRDefault="008F0B3C" w:rsidP="00AC1AE3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Общая информация</w:t>
            </w:r>
          </w:p>
        </w:tc>
        <w:tc>
          <w:tcPr>
            <w:tcW w:w="2601" w:type="dxa"/>
          </w:tcPr>
          <w:p w:rsidR="008F0B3C" w:rsidRDefault="008F0B3C" w:rsidP="00AC1AE3">
            <w:r w:rsidRPr="00937C78">
              <w:rPr>
                <w:rFonts w:ascii="Arial" w:hAnsi="Arial" w:cs="Arial"/>
                <w:sz w:val="20"/>
                <w:szCs w:val="20"/>
              </w:rPr>
              <w:t>Закладка</w:t>
            </w:r>
          </w:p>
        </w:tc>
        <w:tc>
          <w:tcPr>
            <w:tcW w:w="3383" w:type="dxa"/>
          </w:tcPr>
          <w:p w:rsidR="008F0B3C" w:rsidRPr="00937C78" w:rsidRDefault="008F0B3C" w:rsidP="00AC1AE3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8F0B3C" w:rsidRPr="005A5B1B" w:rsidTr="00D572AA">
        <w:tc>
          <w:tcPr>
            <w:tcW w:w="1659" w:type="dxa"/>
          </w:tcPr>
          <w:p w:rsidR="008F0B3C" w:rsidRDefault="008F0B3C" w:rsidP="00703EA0">
            <w:pPr>
              <w:pStyle w:val="a9"/>
              <w:numPr>
                <w:ilvl w:val="0"/>
                <w:numId w:val="38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198" w:author="Administrator" w:date="2014-02-13T12:54:00Z">
                <w:pPr>
                  <w:pStyle w:val="a9"/>
                  <w:numPr>
                    <w:numId w:val="38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034" w:type="dxa"/>
          </w:tcPr>
          <w:p w:rsidR="008F0B3C" w:rsidRPr="00937C78" w:rsidRDefault="008F0B3C" w:rsidP="00AC1AE3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Системные имена</w:t>
            </w:r>
          </w:p>
        </w:tc>
        <w:tc>
          <w:tcPr>
            <w:tcW w:w="2601" w:type="dxa"/>
          </w:tcPr>
          <w:p w:rsidR="008F0B3C" w:rsidRDefault="008F0B3C" w:rsidP="00AC1AE3">
            <w:r w:rsidRPr="00937C78">
              <w:rPr>
                <w:rFonts w:ascii="Arial" w:hAnsi="Arial" w:cs="Arial"/>
                <w:sz w:val="20"/>
                <w:szCs w:val="20"/>
              </w:rPr>
              <w:t>Закладка</w:t>
            </w:r>
          </w:p>
        </w:tc>
        <w:tc>
          <w:tcPr>
            <w:tcW w:w="3383" w:type="dxa"/>
          </w:tcPr>
          <w:p w:rsidR="008F0B3C" w:rsidRPr="00937C78" w:rsidRDefault="008F0B3C" w:rsidP="00AC1AE3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8F0B3C" w:rsidRPr="005A5B1B" w:rsidTr="00D572AA">
        <w:tc>
          <w:tcPr>
            <w:tcW w:w="1659" w:type="dxa"/>
          </w:tcPr>
          <w:p w:rsidR="008F0B3C" w:rsidRDefault="008F0B3C" w:rsidP="00703EA0">
            <w:pPr>
              <w:pStyle w:val="a9"/>
              <w:numPr>
                <w:ilvl w:val="0"/>
                <w:numId w:val="38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199" w:author="Administrator" w:date="2014-02-13T12:54:00Z">
                <w:pPr>
                  <w:pStyle w:val="a9"/>
                  <w:numPr>
                    <w:numId w:val="38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034" w:type="dxa"/>
          </w:tcPr>
          <w:p w:rsidR="008F0B3C" w:rsidRPr="00937C78" w:rsidRDefault="008F0B3C" w:rsidP="00AC1AE3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Профили</w:t>
            </w:r>
          </w:p>
        </w:tc>
        <w:tc>
          <w:tcPr>
            <w:tcW w:w="2601" w:type="dxa"/>
          </w:tcPr>
          <w:p w:rsidR="008F0B3C" w:rsidRDefault="008F0B3C" w:rsidP="00AC1AE3">
            <w:r w:rsidRPr="00937C78">
              <w:rPr>
                <w:rFonts w:ascii="Arial" w:hAnsi="Arial" w:cs="Arial"/>
                <w:sz w:val="20"/>
                <w:szCs w:val="20"/>
              </w:rPr>
              <w:t>Закладка</w:t>
            </w:r>
          </w:p>
        </w:tc>
        <w:tc>
          <w:tcPr>
            <w:tcW w:w="3383" w:type="dxa"/>
          </w:tcPr>
          <w:p w:rsidR="008F0B3C" w:rsidRPr="00937C78" w:rsidRDefault="008F0B3C" w:rsidP="00AC1AE3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8F0B3C" w:rsidRPr="005A5B1B" w:rsidTr="00D572AA">
        <w:tc>
          <w:tcPr>
            <w:tcW w:w="1659" w:type="dxa"/>
          </w:tcPr>
          <w:p w:rsidR="008F0B3C" w:rsidRDefault="008F0B3C" w:rsidP="00703EA0">
            <w:pPr>
              <w:pStyle w:val="a9"/>
              <w:numPr>
                <w:ilvl w:val="0"/>
                <w:numId w:val="38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200" w:author="Administrator" w:date="2014-02-13T12:54:00Z">
                <w:pPr>
                  <w:pStyle w:val="a9"/>
                  <w:numPr>
                    <w:numId w:val="38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034" w:type="dxa"/>
          </w:tcPr>
          <w:p w:rsidR="008F0B3C" w:rsidRPr="00937C78" w:rsidRDefault="008F0B3C" w:rsidP="00AC1AE3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Системные группы</w:t>
            </w:r>
          </w:p>
        </w:tc>
        <w:tc>
          <w:tcPr>
            <w:tcW w:w="2601" w:type="dxa"/>
          </w:tcPr>
          <w:p w:rsidR="008F0B3C" w:rsidRDefault="008F0B3C" w:rsidP="00AC1AE3">
            <w:r w:rsidRPr="00937C78">
              <w:rPr>
                <w:rFonts w:ascii="Arial" w:hAnsi="Arial" w:cs="Arial"/>
                <w:sz w:val="20"/>
                <w:szCs w:val="20"/>
              </w:rPr>
              <w:t>Закладка</w:t>
            </w:r>
          </w:p>
        </w:tc>
        <w:tc>
          <w:tcPr>
            <w:tcW w:w="3383" w:type="dxa"/>
          </w:tcPr>
          <w:p w:rsidR="008F0B3C" w:rsidRPr="00937C78" w:rsidRDefault="008F0B3C" w:rsidP="00AC1AE3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8F0B3C" w:rsidRPr="005A5B1B" w:rsidTr="00D572AA">
        <w:tc>
          <w:tcPr>
            <w:tcW w:w="1659" w:type="dxa"/>
          </w:tcPr>
          <w:p w:rsidR="008F0B3C" w:rsidRDefault="008F0B3C" w:rsidP="00703EA0">
            <w:pPr>
              <w:pStyle w:val="a9"/>
              <w:numPr>
                <w:ilvl w:val="0"/>
                <w:numId w:val="38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201" w:author="Administrator" w:date="2014-02-13T12:54:00Z">
                <w:pPr>
                  <w:pStyle w:val="a9"/>
                  <w:numPr>
                    <w:numId w:val="38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034" w:type="dxa"/>
          </w:tcPr>
          <w:p w:rsidR="008F0B3C" w:rsidRPr="00937C78" w:rsidRDefault="008F0B3C" w:rsidP="00AC1AE3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 xml:space="preserve">Уведомления </w:t>
            </w:r>
          </w:p>
        </w:tc>
        <w:tc>
          <w:tcPr>
            <w:tcW w:w="2601" w:type="dxa"/>
          </w:tcPr>
          <w:p w:rsidR="008F0B3C" w:rsidRDefault="008F0B3C" w:rsidP="00AC1AE3">
            <w:r w:rsidRPr="00937C78">
              <w:rPr>
                <w:rFonts w:ascii="Arial" w:hAnsi="Arial" w:cs="Arial"/>
                <w:sz w:val="20"/>
                <w:szCs w:val="20"/>
              </w:rPr>
              <w:t>Закладка</w:t>
            </w:r>
          </w:p>
        </w:tc>
        <w:tc>
          <w:tcPr>
            <w:tcW w:w="3383" w:type="dxa"/>
          </w:tcPr>
          <w:p w:rsidR="008F0B3C" w:rsidRPr="00937C78" w:rsidRDefault="008F0B3C" w:rsidP="00AC1AE3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8F0B3C" w:rsidRPr="005A5B1B" w:rsidTr="00D572AA">
        <w:tc>
          <w:tcPr>
            <w:tcW w:w="1659" w:type="dxa"/>
          </w:tcPr>
          <w:p w:rsidR="008F0B3C" w:rsidRDefault="008F0B3C" w:rsidP="00703EA0">
            <w:pPr>
              <w:pStyle w:val="a9"/>
              <w:numPr>
                <w:ilvl w:val="0"/>
                <w:numId w:val="38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202" w:author="Administrator" w:date="2014-02-13T12:54:00Z">
                <w:pPr>
                  <w:pStyle w:val="a9"/>
                  <w:numPr>
                    <w:numId w:val="38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034" w:type="dxa"/>
          </w:tcPr>
          <w:p w:rsidR="008F0B3C" w:rsidRPr="00937C78" w:rsidRDefault="008F0B3C" w:rsidP="00AC1AE3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Дополнительно</w:t>
            </w:r>
          </w:p>
        </w:tc>
        <w:tc>
          <w:tcPr>
            <w:tcW w:w="2601" w:type="dxa"/>
          </w:tcPr>
          <w:p w:rsidR="008F0B3C" w:rsidRDefault="008F0B3C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Закладка</w:t>
            </w:r>
          </w:p>
        </w:tc>
        <w:tc>
          <w:tcPr>
            <w:tcW w:w="3383" w:type="dxa"/>
          </w:tcPr>
          <w:p w:rsidR="008F0B3C" w:rsidRDefault="008F0B3C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203" w:author="Administrator" w:date="2014-02-13T12:54:00Z">
                <w:pPr>
                  <w:spacing w:beforeLines="60" w:afterLines="60"/>
                </w:pPr>
              </w:pPrChange>
            </w:pPr>
          </w:p>
        </w:tc>
      </w:tr>
      <w:tr w:rsidR="008F0B3C" w:rsidRPr="007C07C1" w:rsidTr="00D572AA">
        <w:tc>
          <w:tcPr>
            <w:tcW w:w="1659" w:type="dxa"/>
          </w:tcPr>
          <w:p w:rsidR="008F0B3C" w:rsidRDefault="008F0B3C" w:rsidP="00703EA0">
            <w:pPr>
              <w:pStyle w:val="a9"/>
              <w:numPr>
                <w:ilvl w:val="0"/>
                <w:numId w:val="38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204" w:author="Administrator" w:date="2014-02-13T12:54:00Z">
                <w:pPr>
                  <w:pStyle w:val="a9"/>
                  <w:numPr>
                    <w:numId w:val="38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034" w:type="dxa"/>
          </w:tcPr>
          <w:p w:rsidR="008F0B3C" w:rsidRPr="00937C78" w:rsidRDefault="008F0B3C" w:rsidP="00AC1AE3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Основная штатная единица для персоны</w:t>
            </w:r>
          </w:p>
        </w:tc>
        <w:tc>
          <w:tcPr>
            <w:tcW w:w="2601" w:type="dxa"/>
          </w:tcPr>
          <w:p w:rsidR="008F0B3C" w:rsidRDefault="008F0B3C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3383" w:type="dxa"/>
          </w:tcPr>
          <w:p w:rsidR="008F0B3C" w:rsidRDefault="008F0B3C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  <w:lang w:val="en-US"/>
              </w:rPr>
              <w:pPrChange w:id="1205" w:author="Administrator" w:date="2014-02-13T12:54:00Z">
                <w:pPr>
                  <w:spacing w:beforeLines="60" w:afterLines="60"/>
                </w:pPr>
              </w:pPrChange>
            </w:pPr>
            <w:r>
              <w:t>отображаем</w:t>
            </w:r>
            <w:proofErr w:type="gramStart"/>
            <w:r w:rsidRPr="00EC3550">
              <w:rPr>
                <w:lang w:val="en-US"/>
              </w:rPr>
              <w:t xml:space="preserve"> </w:t>
            </w:r>
            <w:r>
              <w:rPr>
                <w:lang w:val="en-US"/>
              </w:rPr>
              <w:t>($&lt;-</w:t>
            </w:r>
            <w:r w:rsidRPr="00EC3550">
              <w:rPr>
                <w:lang w:val="en-US"/>
              </w:rPr>
              <w:t xml:space="preserve"> </w:t>
            </w:r>
            <w:proofErr w:type="gramEnd"/>
            <w:r w:rsidRPr="00EC3550">
              <w:rPr>
                <w:u w:val="single"/>
              </w:rPr>
              <w:t>активное</w:t>
            </w:r>
            <w:r w:rsidRPr="00EC3550"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SO_Appointment.Post</w:t>
            </w:r>
            <w:proofErr w:type="spellEnd"/>
            <w:r>
              <w:rPr>
                <w:lang w:val="en-US"/>
              </w:rPr>
              <w:t>).</w:t>
            </w:r>
            <w:proofErr w:type="spellStart"/>
            <w:r>
              <w:rPr>
                <w:lang w:val="en-US"/>
              </w:rPr>
              <w:t>IsPrimary</w:t>
            </w:r>
            <w:proofErr w:type="spellEnd"/>
          </w:p>
        </w:tc>
      </w:tr>
      <w:tr w:rsidR="008F0B3C" w:rsidRPr="005A5B1B" w:rsidTr="00D572AA">
        <w:tc>
          <w:tcPr>
            <w:tcW w:w="1659" w:type="dxa"/>
          </w:tcPr>
          <w:p w:rsidR="008F0B3C" w:rsidRDefault="008F0B3C" w:rsidP="00703EA0">
            <w:pPr>
              <w:pStyle w:val="a9"/>
              <w:numPr>
                <w:ilvl w:val="0"/>
                <w:numId w:val="38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  <w:lang w:val="en-US"/>
              </w:rPr>
              <w:pPrChange w:id="1206" w:author="Administrator" w:date="2014-02-13T12:54:00Z">
                <w:pPr>
                  <w:pStyle w:val="a9"/>
                  <w:numPr>
                    <w:numId w:val="38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034" w:type="dxa"/>
          </w:tcPr>
          <w:p w:rsidR="008F0B3C" w:rsidRPr="00937C78" w:rsidRDefault="008F0B3C" w:rsidP="00AC1AE3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ФИО</w:t>
            </w:r>
          </w:p>
        </w:tc>
        <w:tc>
          <w:tcPr>
            <w:tcW w:w="2601" w:type="dxa"/>
          </w:tcPr>
          <w:p w:rsidR="008F0B3C" w:rsidRDefault="008F0B3C" w:rsidP="00AC1AE3"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3383" w:type="dxa"/>
          </w:tcPr>
          <w:p w:rsidR="008F0B3C" w:rsidRPr="00937C78" w:rsidRDefault="008F0B3C" w:rsidP="00AC1AE3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см. п.14</w:t>
            </w:r>
          </w:p>
        </w:tc>
      </w:tr>
      <w:tr w:rsidR="008F0B3C" w:rsidRPr="005A5B1B" w:rsidTr="00D572AA">
        <w:tc>
          <w:tcPr>
            <w:tcW w:w="1659" w:type="dxa"/>
          </w:tcPr>
          <w:p w:rsidR="008F0B3C" w:rsidRDefault="008F0B3C" w:rsidP="00703EA0">
            <w:pPr>
              <w:pStyle w:val="a9"/>
              <w:numPr>
                <w:ilvl w:val="0"/>
                <w:numId w:val="38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207" w:author="Administrator" w:date="2014-02-13T12:54:00Z">
                <w:pPr>
                  <w:pStyle w:val="a9"/>
                  <w:numPr>
                    <w:numId w:val="38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034" w:type="dxa"/>
          </w:tcPr>
          <w:p w:rsidR="008F0B3C" w:rsidRPr="00937C78" w:rsidRDefault="008F0B3C" w:rsidP="00AC1AE3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Табельный номер</w:t>
            </w:r>
          </w:p>
        </w:tc>
        <w:tc>
          <w:tcPr>
            <w:tcW w:w="2601" w:type="dxa"/>
          </w:tcPr>
          <w:p w:rsidR="008F0B3C" w:rsidRDefault="008F0B3C" w:rsidP="00AC1AE3"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3383" w:type="dxa"/>
          </w:tcPr>
          <w:p w:rsidR="008F0B3C" w:rsidRPr="00EC3550" w:rsidRDefault="008F0B3C" w:rsidP="00AC1AE3">
            <w:pPr>
              <w:rPr>
                <w:lang w:val="en-US"/>
              </w:rPr>
            </w:pPr>
            <w:r>
              <w:t>отображаем</w:t>
            </w:r>
            <w:proofErr w:type="gramStart"/>
            <w:r w:rsidRPr="00EC3550">
              <w:rPr>
                <w:lang w:val="en-US"/>
              </w:rPr>
              <w:t xml:space="preserve"> </w:t>
            </w:r>
            <w:r>
              <w:rPr>
                <w:lang w:val="en-US"/>
              </w:rPr>
              <w:t>($&lt;-</w:t>
            </w:r>
            <w:r w:rsidRPr="00EC3550">
              <w:rPr>
                <w:lang w:val="en-US"/>
              </w:rPr>
              <w:t xml:space="preserve"> </w:t>
            </w:r>
            <w:proofErr w:type="gramEnd"/>
            <w:r w:rsidRPr="00EC3550">
              <w:rPr>
                <w:u w:val="single"/>
              </w:rPr>
              <w:t>активное</w:t>
            </w:r>
            <w:r w:rsidRPr="00EC3550"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SO_Appointment.Post</w:t>
            </w:r>
            <w:proofErr w:type="spellEnd"/>
            <w:r>
              <w:rPr>
                <w:lang w:val="en-US"/>
              </w:rPr>
              <w:t>) .</w:t>
            </w:r>
            <w:proofErr w:type="spellStart"/>
            <w:r>
              <w:rPr>
                <w:lang w:val="en-US"/>
              </w:rPr>
              <w:t>Person.TabNum</w:t>
            </w:r>
            <w:proofErr w:type="spellEnd"/>
            <w:r w:rsidRPr="00EC3550">
              <w:rPr>
                <w:lang w:val="en-US"/>
              </w:rPr>
              <w:t>,</w:t>
            </w:r>
          </w:p>
          <w:p w:rsidR="008F0B3C" w:rsidRPr="00EC3550" w:rsidRDefault="008F0B3C" w:rsidP="00AC1AE3">
            <w:pPr>
              <w:rPr>
                <w:rFonts w:ascii="Arial" w:hAnsi="Arial" w:cs="Arial"/>
                <w:sz w:val="20"/>
                <w:szCs w:val="20"/>
              </w:rPr>
            </w:pPr>
            <w:r>
              <w:t xml:space="preserve">а если </w:t>
            </w:r>
            <w:r w:rsidRPr="00EC3550">
              <w:t>.</w:t>
            </w:r>
            <w:r>
              <w:rPr>
                <w:lang w:val="en-US"/>
              </w:rPr>
              <w:t>Person</w:t>
            </w:r>
            <w:r>
              <w:t xml:space="preserve"> == </w:t>
            </w:r>
            <w:r>
              <w:rPr>
                <w:lang w:val="en-US"/>
              </w:rPr>
              <w:t>null</w:t>
            </w:r>
            <w:r w:rsidRPr="00EC3550">
              <w:t xml:space="preserve">, </w:t>
            </w:r>
            <w:r>
              <w:t>то «»</w:t>
            </w:r>
          </w:p>
        </w:tc>
      </w:tr>
      <w:tr w:rsidR="008F0B3C" w:rsidRPr="005A5B1B" w:rsidTr="00D572AA">
        <w:tc>
          <w:tcPr>
            <w:tcW w:w="1659" w:type="dxa"/>
          </w:tcPr>
          <w:p w:rsidR="008F0B3C" w:rsidRDefault="008F0B3C" w:rsidP="00703EA0">
            <w:pPr>
              <w:pStyle w:val="a9"/>
              <w:numPr>
                <w:ilvl w:val="0"/>
                <w:numId w:val="38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208" w:author="Administrator" w:date="2014-02-13T12:54:00Z">
                <w:pPr>
                  <w:pStyle w:val="a9"/>
                  <w:numPr>
                    <w:numId w:val="38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034" w:type="dxa"/>
          </w:tcPr>
          <w:p w:rsidR="008F0B3C" w:rsidRPr="00937C78" w:rsidRDefault="008F0B3C" w:rsidP="004A7096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Является руководителем</w:t>
            </w:r>
          </w:p>
        </w:tc>
        <w:tc>
          <w:tcPr>
            <w:tcW w:w="2601" w:type="dxa"/>
          </w:tcPr>
          <w:p w:rsidR="008F0B3C" w:rsidRDefault="008F0B3C" w:rsidP="004A7096"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3383" w:type="dxa"/>
          </w:tcPr>
          <w:p w:rsidR="008F0B3C" w:rsidRPr="00A43663" w:rsidRDefault="008F0B3C" w:rsidP="004A7096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$.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US"/>
              </w:rPr>
              <w:t>IsLeader</w:t>
            </w:r>
            <w:proofErr w:type="spellEnd"/>
          </w:p>
        </w:tc>
      </w:tr>
      <w:tr w:rsidR="008F0B3C" w:rsidRPr="005A5B1B" w:rsidTr="00D572AA">
        <w:tc>
          <w:tcPr>
            <w:tcW w:w="1659" w:type="dxa"/>
          </w:tcPr>
          <w:p w:rsidR="008F0B3C" w:rsidRDefault="008F0B3C" w:rsidP="00703EA0">
            <w:pPr>
              <w:pStyle w:val="a9"/>
              <w:numPr>
                <w:ilvl w:val="0"/>
                <w:numId w:val="38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209" w:author="Administrator" w:date="2014-02-13T12:54:00Z">
                <w:pPr>
                  <w:pStyle w:val="a9"/>
                  <w:numPr>
                    <w:numId w:val="38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034" w:type="dxa"/>
          </w:tcPr>
          <w:p w:rsidR="008F0B3C" w:rsidRPr="00937C78" w:rsidRDefault="008F0B3C" w:rsidP="004A7096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 xml:space="preserve">Должность </w:t>
            </w:r>
          </w:p>
        </w:tc>
        <w:tc>
          <w:tcPr>
            <w:tcW w:w="2601" w:type="dxa"/>
          </w:tcPr>
          <w:p w:rsidR="008F0B3C" w:rsidRDefault="008F0B3C" w:rsidP="004A7096"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3383" w:type="dxa"/>
          </w:tcPr>
          <w:p w:rsidR="008F0B3C" w:rsidRPr="00A43663" w:rsidRDefault="008F0B3C" w:rsidP="004A7096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$.Name</w:t>
            </w:r>
          </w:p>
        </w:tc>
      </w:tr>
      <w:tr w:rsidR="008F0B3C" w:rsidRPr="005A5B1B" w:rsidTr="00D572AA">
        <w:tc>
          <w:tcPr>
            <w:tcW w:w="1659" w:type="dxa"/>
          </w:tcPr>
          <w:p w:rsidR="008F0B3C" w:rsidRPr="0074698E" w:rsidRDefault="008F0B3C" w:rsidP="00703EA0">
            <w:pPr>
              <w:spacing w:beforeLines="60" w:afterLines="60"/>
              <w:ind w:left="360"/>
              <w:rPr>
                <w:rFonts w:ascii="Arial" w:hAnsi="Arial" w:cs="Arial"/>
                <w:sz w:val="20"/>
                <w:szCs w:val="20"/>
              </w:rPr>
              <w:pPrChange w:id="1210" w:author="Administrator" w:date="2014-02-13T12:54:00Z">
                <w:pPr>
                  <w:spacing w:beforeLines="60" w:afterLines="60"/>
                  <w:ind w:left="360"/>
                </w:pPr>
              </w:pPrChange>
            </w:pPr>
            <w:ins w:id="1211" w:author="Administrator" w:date="2014-02-12T15:43:00Z">
              <w:r>
                <w:rPr>
                  <w:rFonts w:ascii="Arial" w:hAnsi="Arial" w:cs="Arial"/>
                  <w:sz w:val="20"/>
                  <w:szCs w:val="20"/>
                </w:rPr>
                <w:lastRenderedPageBreak/>
                <w:t>26.1</w:t>
              </w:r>
            </w:ins>
          </w:p>
        </w:tc>
        <w:tc>
          <w:tcPr>
            <w:tcW w:w="2034" w:type="dxa"/>
          </w:tcPr>
          <w:p w:rsidR="008F0B3C" w:rsidRPr="00937C78" w:rsidRDefault="008F0B3C" w:rsidP="004A7096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ins w:id="1212" w:author="Administrator" w:date="2014-02-12T15:43:00Z">
              <w:r>
                <w:rPr>
                  <w:rFonts w:ascii="Arial" w:hAnsi="Arial" w:cs="Arial"/>
                  <w:sz w:val="20"/>
                  <w:szCs w:val="20"/>
                </w:rPr>
                <w:t>Должность</w:t>
              </w:r>
            </w:ins>
          </w:p>
        </w:tc>
        <w:tc>
          <w:tcPr>
            <w:tcW w:w="2601" w:type="dxa"/>
          </w:tcPr>
          <w:p w:rsidR="008F0B3C" w:rsidRPr="00937C78" w:rsidRDefault="008F0B3C" w:rsidP="004A7096">
            <w:pPr>
              <w:rPr>
                <w:rFonts w:ascii="Arial" w:hAnsi="Arial" w:cs="Arial"/>
                <w:sz w:val="20"/>
                <w:szCs w:val="20"/>
              </w:rPr>
            </w:pPr>
            <w:ins w:id="1213" w:author="Administrator" w:date="2014-02-12T15:43:00Z">
              <w:r>
                <w:rPr>
                  <w:rFonts w:ascii="Arial" w:hAnsi="Arial" w:cs="Arial"/>
                  <w:sz w:val="20"/>
                  <w:szCs w:val="20"/>
                </w:rPr>
                <w:t>Редактируемое поле</w:t>
              </w:r>
            </w:ins>
          </w:p>
        </w:tc>
        <w:tc>
          <w:tcPr>
            <w:tcW w:w="3383" w:type="dxa"/>
          </w:tcPr>
          <w:p w:rsidR="008F0B3C" w:rsidRDefault="008F0B3C" w:rsidP="004A7096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</w:p>
        </w:tc>
      </w:tr>
      <w:tr w:rsidR="008F0B3C" w:rsidRPr="005A5B1B" w:rsidTr="00D572AA">
        <w:tc>
          <w:tcPr>
            <w:tcW w:w="1659" w:type="dxa"/>
          </w:tcPr>
          <w:p w:rsidR="008F0B3C" w:rsidRPr="0074698E" w:rsidRDefault="008F0B3C" w:rsidP="00703EA0">
            <w:pPr>
              <w:spacing w:beforeLines="60" w:afterLines="60"/>
              <w:ind w:left="360"/>
              <w:rPr>
                <w:rFonts w:ascii="Arial" w:hAnsi="Arial" w:cs="Arial"/>
                <w:sz w:val="20"/>
                <w:szCs w:val="20"/>
              </w:rPr>
              <w:pPrChange w:id="1214" w:author="Administrator" w:date="2014-02-13T12:54:00Z">
                <w:pPr>
                  <w:spacing w:beforeLines="60" w:afterLines="60"/>
                  <w:ind w:left="360"/>
                </w:pPr>
              </w:pPrChange>
            </w:pPr>
            <w:ins w:id="1215" w:author="Administrator" w:date="2014-02-12T15:43:00Z">
              <w:r>
                <w:rPr>
                  <w:rFonts w:ascii="Arial" w:hAnsi="Arial" w:cs="Arial"/>
                  <w:sz w:val="20"/>
                  <w:szCs w:val="20"/>
                </w:rPr>
                <w:t>26.2</w:t>
              </w:r>
            </w:ins>
          </w:p>
        </w:tc>
        <w:tc>
          <w:tcPr>
            <w:tcW w:w="2034" w:type="dxa"/>
          </w:tcPr>
          <w:p w:rsidR="008F0B3C" w:rsidRPr="00937C78" w:rsidRDefault="008F0B3C" w:rsidP="004A7096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ins w:id="1216" w:author="Administrator" w:date="2014-02-12T15:43:00Z">
              <w:r>
                <w:rPr>
                  <w:rFonts w:ascii="Arial" w:hAnsi="Arial" w:cs="Arial"/>
                  <w:sz w:val="20"/>
                  <w:szCs w:val="20"/>
                </w:rPr>
                <w:t>Должность</w:t>
              </w:r>
            </w:ins>
          </w:p>
        </w:tc>
        <w:tc>
          <w:tcPr>
            <w:tcW w:w="2601" w:type="dxa"/>
          </w:tcPr>
          <w:p w:rsidR="008F0B3C" w:rsidRPr="00937C78" w:rsidRDefault="008F0B3C" w:rsidP="004A7096">
            <w:pPr>
              <w:rPr>
                <w:rFonts w:ascii="Arial" w:hAnsi="Arial" w:cs="Arial"/>
                <w:sz w:val="20"/>
                <w:szCs w:val="20"/>
              </w:rPr>
            </w:pPr>
            <w:ins w:id="1217" w:author="Administrator" w:date="2014-02-12T15:43:00Z">
              <w:r>
                <w:rPr>
                  <w:rFonts w:ascii="Arial" w:hAnsi="Arial" w:cs="Arial"/>
                  <w:sz w:val="20"/>
                  <w:szCs w:val="20"/>
                </w:rPr>
                <w:t>Кнопка – » Всплывающее окно с выбором</w:t>
              </w:r>
            </w:ins>
          </w:p>
        </w:tc>
        <w:tc>
          <w:tcPr>
            <w:tcW w:w="3383" w:type="dxa"/>
          </w:tcPr>
          <w:p w:rsidR="008F0B3C" w:rsidRPr="0074698E" w:rsidRDefault="008F0B3C" w:rsidP="004A7096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8F0B3C" w:rsidRPr="005A5B1B" w:rsidTr="00D572AA">
        <w:tc>
          <w:tcPr>
            <w:tcW w:w="1659" w:type="dxa"/>
          </w:tcPr>
          <w:p w:rsidR="008F0B3C" w:rsidRDefault="008F0B3C" w:rsidP="00703EA0">
            <w:pPr>
              <w:spacing w:beforeLines="60" w:afterLines="60"/>
              <w:ind w:left="360"/>
              <w:rPr>
                <w:rFonts w:ascii="Arial" w:hAnsi="Arial" w:cs="Arial"/>
                <w:sz w:val="20"/>
                <w:szCs w:val="20"/>
              </w:rPr>
              <w:pPrChange w:id="1218" w:author="Administrator" w:date="2014-02-13T12:54:00Z">
                <w:pPr>
                  <w:spacing w:beforeLines="60" w:afterLines="60"/>
                  <w:ind w:left="360"/>
                </w:pPr>
              </w:pPrChange>
            </w:pPr>
            <w:ins w:id="1219" w:author="Administrator" w:date="2014-02-12T15:43:00Z">
              <w:r>
                <w:rPr>
                  <w:rFonts w:ascii="Arial" w:hAnsi="Arial" w:cs="Arial"/>
                  <w:sz w:val="20"/>
                  <w:szCs w:val="20"/>
                </w:rPr>
                <w:t>26.3</w:t>
              </w:r>
            </w:ins>
          </w:p>
        </w:tc>
        <w:tc>
          <w:tcPr>
            <w:tcW w:w="2034" w:type="dxa"/>
          </w:tcPr>
          <w:p w:rsidR="008F0B3C" w:rsidRPr="00937C78" w:rsidRDefault="008F0B3C" w:rsidP="004A7096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ins w:id="1220" w:author="Administrator" w:date="2014-02-12T15:43:00Z">
              <w:r>
                <w:rPr>
                  <w:rFonts w:ascii="Arial" w:hAnsi="Arial" w:cs="Arial"/>
                  <w:sz w:val="20"/>
                  <w:szCs w:val="20"/>
                </w:rPr>
                <w:t>Ранг</w:t>
              </w:r>
            </w:ins>
          </w:p>
        </w:tc>
        <w:tc>
          <w:tcPr>
            <w:tcW w:w="2601" w:type="dxa"/>
          </w:tcPr>
          <w:p w:rsidR="008F0B3C" w:rsidRPr="00937C78" w:rsidRDefault="008F0B3C" w:rsidP="004A7096">
            <w:pPr>
              <w:rPr>
                <w:rFonts w:ascii="Arial" w:hAnsi="Arial" w:cs="Arial"/>
                <w:sz w:val="20"/>
                <w:szCs w:val="20"/>
              </w:rPr>
            </w:pPr>
            <w:ins w:id="1221" w:author="Administrator" w:date="2014-02-12T15:43:00Z">
              <w:r>
                <w:rPr>
                  <w:rFonts w:ascii="Arial" w:hAnsi="Arial" w:cs="Arial"/>
                  <w:sz w:val="20"/>
                  <w:szCs w:val="20"/>
                </w:rPr>
                <w:t>Поле</w:t>
              </w:r>
            </w:ins>
          </w:p>
        </w:tc>
        <w:tc>
          <w:tcPr>
            <w:tcW w:w="3383" w:type="dxa"/>
          </w:tcPr>
          <w:p w:rsidR="008F0B3C" w:rsidRDefault="008F0B3C" w:rsidP="004A7096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</w:p>
        </w:tc>
      </w:tr>
      <w:tr w:rsidR="008F0B3C" w:rsidRPr="005A5B1B" w:rsidTr="00D572AA">
        <w:tc>
          <w:tcPr>
            <w:tcW w:w="1659" w:type="dxa"/>
          </w:tcPr>
          <w:p w:rsidR="008F0B3C" w:rsidRDefault="008F0B3C" w:rsidP="00703EA0">
            <w:pPr>
              <w:spacing w:beforeLines="60" w:afterLines="60"/>
              <w:ind w:left="360"/>
              <w:rPr>
                <w:rFonts w:ascii="Arial" w:hAnsi="Arial" w:cs="Arial"/>
                <w:sz w:val="20"/>
                <w:szCs w:val="20"/>
              </w:rPr>
              <w:pPrChange w:id="1222" w:author="Administrator" w:date="2014-02-13T12:54:00Z">
                <w:pPr>
                  <w:spacing w:beforeLines="60" w:afterLines="60"/>
                  <w:ind w:left="360"/>
                </w:pPr>
              </w:pPrChange>
            </w:pPr>
            <w:ins w:id="1223" w:author="Administrator" w:date="2014-02-12T15:43:00Z">
              <w:r>
                <w:rPr>
                  <w:rFonts w:ascii="Arial" w:hAnsi="Arial" w:cs="Arial"/>
                  <w:sz w:val="20"/>
                  <w:szCs w:val="20"/>
                </w:rPr>
                <w:t>26.4</w:t>
              </w:r>
            </w:ins>
          </w:p>
        </w:tc>
        <w:tc>
          <w:tcPr>
            <w:tcW w:w="2034" w:type="dxa"/>
          </w:tcPr>
          <w:p w:rsidR="008F0B3C" w:rsidRPr="00937C78" w:rsidRDefault="008F0B3C" w:rsidP="004A7096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ins w:id="1224" w:author="Administrator" w:date="2014-02-12T15:43:00Z">
              <w:r>
                <w:rPr>
                  <w:rFonts w:ascii="Arial" w:hAnsi="Arial" w:cs="Arial"/>
                  <w:sz w:val="20"/>
                  <w:szCs w:val="20"/>
                </w:rPr>
                <w:t>Ранг</w:t>
              </w:r>
            </w:ins>
          </w:p>
        </w:tc>
        <w:tc>
          <w:tcPr>
            <w:tcW w:w="2601" w:type="dxa"/>
          </w:tcPr>
          <w:p w:rsidR="008F0B3C" w:rsidRPr="00937C78" w:rsidRDefault="008F0B3C" w:rsidP="004A7096">
            <w:pPr>
              <w:rPr>
                <w:rFonts w:ascii="Arial" w:hAnsi="Arial" w:cs="Arial"/>
                <w:sz w:val="20"/>
                <w:szCs w:val="20"/>
              </w:rPr>
            </w:pPr>
            <w:ins w:id="1225" w:author="Administrator" w:date="2014-02-12T15:43:00Z">
              <w:r>
                <w:rPr>
                  <w:rFonts w:ascii="Arial" w:hAnsi="Arial" w:cs="Arial"/>
                  <w:sz w:val="20"/>
                  <w:szCs w:val="20"/>
                </w:rPr>
                <w:t xml:space="preserve">Группа элементов – редактируемое поле и </w:t>
              </w:r>
              <w:proofErr w:type="spellStart"/>
              <w:r>
                <w:rPr>
                  <w:rFonts w:ascii="Arial" w:hAnsi="Arial" w:cs="Arial"/>
                  <w:sz w:val="20"/>
                  <w:szCs w:val="20"/>
                </w:rPr>
                <w:t>выпалающий</w:t>
              </w:r>
              <w:proofErr w:type="spellEnd"/>
              <w:r>
                <w:rPr>
                  <w:rFonts w:ascii="Arial" w:hAnsi="Arial" w:cs="Arial"/>
                  <w:sz w:val="20"/>
                  <w:szCs w:val="20"/>
                </w:rPr>
                <w:t xml:space="preserve"> список</w:t>
              </w:r>
            </w:ins>
          </w:p>
        </w:tc>
        <w:tc>
          <w:tcPr>
            <w:tcW w:w="3383" w:type="dxa"/>
          </w:tcPr>
          <w:p w:rsidR="008F0B3C" w:rsidRPr="0074698E" w:rsidRDefault="008F0B3C" w:rsidP="004A7096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8F0B3C" w:rsidRPr="005A5B1B" w:rsidTr="00D572AA">
        <w:tc>
          <w:tcPr>
            <w:tcW w:w="1659" w:type="dxa"/>
          </w:tcPr>
          <w:p w:rsidR="008F0B3C" w:rsidRDefault="008F0B3C" w:rsidP="00703EA0">
            <w:pPr>
              <w:pStyle w:val="a9"/>
              <w:numPr>
                <w:ilvl w:val="0"/>
                <w:numId w:val="38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226" w:author="Administrator" w:date="2014-02-13T12:54:00Z">
                <w:pPr>
                  <w:pStyle w:val="a9"/>
                  <w:numPr>
                    <w:numId w:val="38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034" w:type="dxa"/>
          </w:tcPr>
          <w:p w:rsidR="008F0B3C" w:rsidRPr="00937C78" w:rsidRDefault="008F0B3C" w:rsidP="00AC1AE3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 xml:space="preserve">Относится к </w:t>
            </w:r>
          </w:p>
        </w:tc>
        <w:tc>
          <w:tcPr>
            <w:tcW w:w="2601" w:type="dxa"/>
          </w:tcPr>
          <w:p w:rsidR="008F0B3C" w:rsidRDefault="008F0B3C" w:rsidP="00AC1AE3"/>
        </w:tc>
        <w:tc>
          <w:tcPr>
            <w:tcW w:w="3383" w:type="dxa"/>
          </w:tcPr>
          <w:p w:rsidR="008F0B3C" w:rsidRDefault="008F0B3C" w:rsidP="00AC1AE3"/>
        </w:tc>
      </w:tr>
      <w:tr w:rsidR="008F0B3C" w:rsidRPr="005A5B1B" w:rsidTr="00D572AA">
        <w:tc>
          <w:tcPr>
            <w:tcW w:w="1659" w:type="dxa"/>
          </w:tcPr>
          <w:p w:rsidR="008F0B3C" w:rsidRDefault="008F0B3C" w:rsidP="00703EA0">
            <w:pPr>
              <w:pStyle w:val="a9"/>
              <w:numPr>
                <w:ilvl w:val="0"/>
                <w:numId w:val="38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227" w:author="Administrator" w:date="2014-02-13T12:54:00Z">
                <w:pPr>
                  <w:pStyle w:val="a9"/>
                  <w:numPr>
                    <w:numId w:val="38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034" w:type="dxa"/>
          </w:tcPr>
          <w:p w:rsidR="008F0B3C" w:rsidRPr="00937C78" w:rsidRDefault="008F0B3C" w:rsidP="00AC1AE3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Структурное подразделение</w:t>
            </w:r>
          </w:p>
        </w:tc>
        <w:tc>
          <w:tcPr>
            <w:tcW w:w="2601" w:type="dxa"/>
          </w:tcPr>
          <w:p w:rsidR="008F0B3C" w:rsidRDefault="008F0B3C" w:rsidP="00AC1AE3"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3383" w:type="dxa"/>
          </w:tcPr>
          <w:p w:rsidR="008F0B3C" w:rsidRPr="00937C78" w:rsidRDefault="008F0B3C" w:rsidP="00AC1AE3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см. п.12</w:t>
            </w:r>
          </w:p>
        </w:tc>
      </w:tr>
      <w:tr w:rsidR="008F0B3C" w:rsidRPr="005A5B1B" w:rsidTr="00D572AA">
        <w:tc>
          <w:tcPr>
            <w:tcW w:w="1659" w:type="dxa"/>
          </w:tcPr>
          <w:p w:rsidR="008F0B3C" w:rsidRDefault="008F0B3C" w:rsidP="00703EA0">
            <w:pPr>
              <w:pStyle w:val="a9"/>
              <w:numPr>
                <w:ilvl w:val="0"/>
                <w:numId w:val="38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228" w:author="Administrator" w:date="2014-02-13T12:54:00Z">
                <w:pPr>
                  <w:pStyle w:val="a9"/>
                  <w:numPr>
                    <w:numId w:val="38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034" w:type="dxa"/>
          </w:tcPr>
          <w:p w:rsidR="008F0B3C" w:rsidRPr="00937C78" w:rsidRDefault="008F0B3C" w:rsidP="00AC1AE3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601" w:type="dxa"/>
          </w:tcPr>
          <w:p w:rsidR="008F0B3C" w:rsidRDefault="008F0B3C" w:rsidP="00AC1AE3"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3383" w:type="dxa"/>
          </w:tcPr>
          <w:p w:rsidR="008F0B3C" w:rsidRPr="00937C78" w:rsidRDefault="008F0B3C" w:rsidP="00AC1AE3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8F0B3C" w:rsidRPr="007C07C1" w:rsidTr="00D572AA">
        <w:tc>
          <w:tcPr>
            <w:tcW w:w="1659" w:type="dxa"/>
          </w:tcPr>
          <w:p w:rsidR="008F0B3C" w:rsidRDefault="008F0B3C" w:rsidP="00703EA0">
            <w:pPr>
              <w:pStyle w:val="a9"/>
              <w:numPr>
                <w:ilvl w:val="0"/>
                <w:numId w:val="38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229" w:author="Administrator" w:date="2014-02-13T12:54:00Z">
                <w:pPr>
                  <w:pStyle w:val="a9"/>
                  <w:numPr>
                    <w:numId w:val="38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034" w:type="dxa"/>
          </w:tcPr>
          <w:p w:rsidR="008F0B3C" w:rsidRPr="00937C78" w:rsidRDefault="008F0B3C" w:rsidP="00AC1AE3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Код является НИ</w:t>
            </w:r>
          </w:p>
        </w:tc>
        <w:tc>
          <w:tcPr>
            <w:tcW w:w="2601" w:type="dxa"/>
          </w:tcPr>
          <w:p w:rsidR="008F0B3C" w:rsidRPr="00937C78" w:rsidRDefault="008F0B3C" w:rsidP="00AC1AE3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83" w:type="dxa"/>
          </w:tcPr>
          <w:p w:rsidR="008F0B3C" w:rsidRPr="00A43663" w:rsidRDefault="008F0B3C" w:rsidP="00AC1AE3">
            <w:pPr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A43663">
              <w:rPr>
                <w:rFonts w:ascii="Arial" w:hAnsi="Arial" w:cs="Arial"/>
                <w:color w:val="FF0000"/>
                <w:sz w:val="20"/>
                <w:szCs w:val="20"/>
              </w:rPr>
              <w:t>только для РВЗ</w:t>
            </w:r>
          </w:p>
          <w:p w:rsidR="008F0B3C" w:rsidRDefault="008F0B3C" w:rsidP="00AC1AE3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($&lt;-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US"/>
              </w:rPr>
              <w:t>SO_Parent_PH.Owner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n-US"/>
              </w:rPr>
              <w:t>).Code</w:t>
            </w:r>
          </w:p>
          <w:p w:rsidR="008F0B3C" w:rsidRPr="00A43663" w:rsidRDefault="008F0B3C" w:rsidP="00AC1AE3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($&lt;-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US"/>
              </w:rPr>
              <w:t>SO_Parent_PH.Owner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n-US"/>
              </w:rPr>
              <w:t>) .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US"/>
              </w:rPr>
              <w:t>IsCodeNumIndex</w:t>
            </w:r>
            <w:proofErr w:type="spellEnd"/>
          </w:p>
        </w:tc>
      </w:tr>
      <w:tr w:rsidR="008F0B3C" w:rsidRPr="005A5B1B" w:rsidTr="00D572AA">
        <w:tc>
          <w:tcPr>
            <w:tcW w:w="1659" w:type="dxa"/>
          </w:tcPr>
          <w:p w:rsidR="008F0B3C" w:rsidRDefault="008F0B3C" w:rsidP="00703EA0">
            <w:pPr>
              <w:pStyle w:val="a9"/>
              <w:numPr>
                <w:ilvl w:val="0"/>
                <w:numId w:val="38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  <w:lang w:val="en-US"/>
              </w:rPr>
              <w:pPrChange w:id="1230" w:author="Administrator" w:date="2014-02-13T12:54:00Z">
                <w:pPr>
                  <w:pStyle w:val="a9"/>
                  <w:numPr>
                    <w:numId w:val="38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034" w:type="dxa"/>
          </w:tcPr>
          <w:p w:rsidR="008F0B3C" w:rsidRPr="00937C78" w:rsidRDefault="008F0B3C" w:rsidP="00AC1AE3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Вышестоящие</w:t>
            </w:r>
          </w:p>
        </w:tc>
        <w:tc>
          <w:tcPr>
            <w:tcW w:w="2601" w:type="dxa"/>
          </w:tcPr>
          <w:p w:rsidR="008F0B3C" w:rsidRPr="00937C78" w:rsidRDefault="008F0B3C" w:rsidP="00AC1AE3">
            <w:pPr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3383" w:type="dxa"/>
          </w:tcPr>
          <w:p w:rsidR="008F0B3C" w:rsidRPr="00A43663" w:rsidRDefault="008F0B3C" w:rsidP="00AC1AE3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рекурсивно от </w:t>
            </w:r>
            <w:r>
              <w:rPr>
                <w:lang w:val="en-US"/>
              </w:rPr>
              <w:t>$.</w:t>
            </w:r>
            <w:proofErr w:type="spellStart"/>
            <w:r>
              <w:rPr>
                <w:lang w:val="en-US"/>
              </w:rPr>
              <w:t>HierParent</w:t>
            </w:r>
            <w:proofErr w:type="spellEnd"/>
          </w:p>
        </w:tc>
      </w:tr>
      <w:tr w:rsidR="008F0B3C" w:rsidRPr="005A5B1B" w:rsidTr="00D572AA">
        <w:tc>
          <w:tcPr>
            <w:tcW w:w="1659" w:type="dxa"/>
          </w:tcPr>
          <w:p w:rsidR="008F0B3C" w:rsidRDefault="008F0B3C" w:rsidP="00703EA0">
            <w:pPr>
              <w:pStyle w:val="a9"/>
              <w:numPr>
                <w:ilvl w:val="0"/>
                <w:numId w:val="38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231" w:author="Administrator" w:date="2014-02-13T12:54:00Z">
                <w:pPr>
                  <w:pStyle w:val="a9"/>
                  <w:numPr>
                    <w:numId w:val="38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034" w:type="dxa"/>
          </w:tcPr>
          <w:p w:rsidR="008F0B3C" w:rsidRPr="00937C78" w:rsidRDefault="008F0B3C" w:rsidP="00AC1AE3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При удалении штатной единицы дела передаются</w:t>
            </w:r>
          </w:p>
        </w:tc>
        <w:tc>
          <w:tcPr>
            <w:tcW w:w="2601" w:type="dxa"/>
          </w:tcPr>
          <w:p w:rsidR="008F0B3C" w:rsidRPr="00937C78" w:rsidRDefault="008F0B3C" w:rsidP="00AC1AE3">
            <w:pPr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Кнопка</w:t>
            </w:r>
          </w:p>
        </w:tc>
        <w:tc>
          <w:tcPr>
            <w:tcW w:w="3383" w:type="dxa"/>
          </w:tcPr>
          <w:p w:rsidR="008F0B3C" w:rsidRPr="00A43663" w:rsidRDefault="008F0B3C" w:rsidP="00AC1AE3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A43663">
              <w:rPr>
                <w:rFonts w:ascii="Arial" w:hAnsi="Arial" w:cs="Arial"/>
                <w:sz w:val="20"/>
                <w:szCs w:val="20"/>
              </w:rPr>
              <w:t>DismissalAccessRedirect</w:t>
            </w:r>
            <w:proofErr w:type="spellEnd"/>
          </w:p>
        </w:tc>
      </w:tr>
      <w:tr w:rsidR="008F0B3C" w:rsidRPr="005A5B1B" w:rsidTr="00D572AA">
        <w:tc>
          <w:tcPr>
            <w:tcW w:w="1659" w:type="dxa"/>
          </w:tcPr>
          <w:p w:rsidR="008F0B3C" w:rsidRDefault="008F0B3C" w:rsidP="00703EA0">
            <w:pPr>
              <w:pStyle w:val="a9"/>
              <w:numPr>
                <w:ilvl w:val="0"/>
                <w:numId w:val="38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232" w:author="Administrator" w:date="2014-02-13T12:54:00Z">
                <w:pPr>
                  <w:pStyle w:val="a9"/>
                  <w:numPr>
                    <w:numId w:val="38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034" w:type="dxa"/>
          </w:tcPr>
          <w:p w:rsidR="008F0B3C" w:rsidRPr="00A43663" w:rsidRDefault="008F0B3C" w:rsidP="00AC1AE3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 xml:space="preserve">Рабочий </w:t>
            </w:r>
            <w:r w:rsidRPr="00A43663">
              <w:rPr>
                <w:rFonts w:ascii="Arial" w:hAnsi="Arial" w:cs="Arial"/>
                <w:strike/>
                <w:sz w:val="20"/>
                <w:szCs w:val="20"/>
              </w:rPr>
              <w:t>сервер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сеть</w:t>
            </w:r>
          </w:p>
        </w:tc>
        <w:tc>
          <w:tcPr>
            <w:tcW w:w="2601" w:type="dxa"/>
          </w:tcPr>
          <w:p w:rsidR="008F0B3C" w:rsidRDefault="008F0B3C" w:rsidP="00AC1AE3"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3383" w:type="dxa"/>
          </w:tcPr>
          <w:p w:rsidR="008F0B3C" w:rsidRPr="00A43663" w:rsidRDefault="008F0B3C" w:rsidP="00AC1AE3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$.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US"/>
              </w:rPr>
              <w:t>HomeNet</w:t>
            </w:r>
            <w:proofErr w:type="spellEnd"/>
          </w:p>
        </w:tc>
      </w:tr>
      <w:tr w:rsidR="008F0B3C" w:rsidRPr="005A5B1B" w:rsidTr="00D572AA">
        <w:tc>
          <w:tcPr>
            <w:tcW w:w="1659" w:type="dxa"/>
          </w:tcPr>
          <w:p w:rsidR="008F0B3C" w:rsidRDefault="008F0B3C" w:rsidP="00703EA0">
            <w:pPr>
              <w:pStyle w:val="a9"/>
              <w:numPr>
                <w:ilvl w:val="0"/>
                <w:numId w:val="38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233" w:author="Administrator" w:date="2014-02-13T12:54:00Z">
                <w:pPr>
                  <w:pStyle w:val="a9"/>
                  <w:numPr>
                    <w:numId w:val="38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034" w:type="dxa"/>
          </w:tcPr>
          <w:p w:rsidR="008F0B3C" w:rsidRPr="00937C78" w:rsidRDefault="008F0B3C" w:rsidP="00AC1AE3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Показать фото</w:t>
            </w:r>
          </w:p>
        </w:tc>
        <w:tc>
          <w:tcPr>
            <w:tcW w:w="2601" w:type="dxa"/>
          </w:tcPr>
          <w:p w:rsidR="008F0B3C" w:rsidRDefault="008F0B3C" w:rsidP="00AC1AE3">
            <w:r w:rsidRPr="00937C78">
              <w:rPr>
                <w:rFonts w:ascii="Arial" w:hAnsi="Arial" w:cs="Arial"/>
                <w:sz w:val="20"/>
                <w:szCs w:val="20"/>
              </w:rPr>
              <w:t>ссылка</w:t>
            </w:r>
          </w:p>
        </w:tc>
        <w:tc>
          <w:tcPr>
            <w:tcW w:w="3383" w:type="dxa"/>
          </w:tcPr>
          <w:p w:rsidR="008F0B3C" w:rsidRPr="00937C78" w:rsidRDefault="008F0B3C" w:rsidP="00AC1AE3">
            <w:pPr>
              <w:rPr>
                <w:rFonts w:ascii="Arial" w:hAnsi="Arial" w:cs="Arial"/>
                <w:sz w:val="20"/>
                <w:szCs w:val="20"/>
              </w:rPr>
            </w:pPr>
            <w:r>
              <w:t>не поддерживаем</w:t>
            </w:r>
          </w:p>
        </w:tc>
      </w:tr>
      <w:tr w:rsidR="008F0B3C" w:rsidRPr="00A43663" w:rsidTr="00D572AA">
        <w:tc>
          <w:tcPr>
            <w:tcW w:w="1659" w:type="dxa"/>
          </w:tcPr>
          <w:p w:rsidR="008F0B3C" w:rsidRDefault="008F0B3C" w:rsidP="00703EA0">
            <w:pPr>
              <w:pStyle w:val="a9"/>
              <w:numPr>
                <w:ilvl w:val="0"/>
                <w:numId w:val="38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234" w:author="Administrator" w:date="2014-02-13T12:54:00Z">
                <w:pPr>
                  <w:pStyle w:val="a9"/>
                  <w:numPr>
                    <w:numId w:val="38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034" w:type="dxa"/>
          </w:tcPr>
          <w:p w:rsidR="008F0B3C" w:rsidRPr="00937C78" w:rsidRDefault="008F0B3C" w:rsidP="00AC1AE3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Телефон</w:t>
            </w:r>
          </w:p>
        </w:tc>
        <w:tc>
          <w:tcPr>
            <w:tcW w:w="2601" w:type="dxa"/>
          </w:tcPr>
          <w:p w:rsidR="008F0B3C" w:rsidRDefault="008F0B3C" w:rsidP="00AC1AE3"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3383" w:type="dxa"/>
            <w:vMerge w:val="restart"/>
          </w:tcPr>
          <w:p w:rsidR="008F0B3C" w:rsidRPr="00A43663" w:rsidRDefault="008F0B3C" w:rsidP="00AC1AE3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</w:rPr>
              <w:t>обратно</w:t>
            </w:r>
            <w:r w:rsidRPr="00A43663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proofErr w:type="gramStart"/>
            <w:r>
              <w:rPr>
                <w:rFonts w:ascii="Arial" w:hAnsi="Arial" w:cs="Arial"/>
                <w:sz w:val="20"/>
                <w:szCs w:val="20"/>
              </w:rPr>
              <w:t>связанные</w:t>
            </w:r>
            <w:proofErr w:type="gramEnd"/>
            <w:r>
              <w:rPr>
                <w:rFonts w:ascii="Arial" w:hAnsi="Arial" w:cs="Arial"/>
                <w:sz w:val="20"/>
                <w:szCs w:val="20"/>
              </w:rPr>
              <w:t xml:space="preserve"> с активным назначением</w:t>
            </w:r>
          </w:p>
          <w:p w:rsidR="008F0B3C" w:rsidRDefault="008F0B3C" w:rsidP="00AC1AE3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proofErr w:type="spellStart"/>
            <w:r w:rsidRPr="00A43663">
              <w:rPr>
                <w:rFonts w:ascii="Arial" w:hAnsi="Arial" w:cs="Arial"/>
                <w:sz w:val="20"/>
                <w:szCs w:val="20"/>
                <w:lang w:val="en-US"/>
              </w:rPr>
              <w:t>SO_AddressData_Person</w:t>
            </w:r>
            <w:proofErr w:type="spellEnd"/>
          </w:p>
          <w:p w:rsidR="008F0B3C" w:rsidRDefault="008F0B3C" w:rsidP="00AC1AE3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proofErr w:type="spellStart"/>
            <w:r w:rsidRPr="00A43663">
              <w:rPr>
                <w:rFonts w:ascii="Arial" w:hAnsi="Arial" w:cs="Arial"/>
                <w:sz w:val="20"/>
                <w:szCs w:val="20"/>
                <w:lang w:val="en-US"/>
              </w:rPr>
              <w:t>SO_IM_Person</w:t>
            </w:r>
            <w:proofErr w:type="spellEnd"/>
          </w:p>
          <w:p w:rsidR="008F0B3C" w:rsidRDefault="008F0B3C" w:rsidP="00AC1AE3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proofErr w:type="spellStart"/>
            <w:r w:rsidRPr="00A43663">
              <w:rPr>
                <w:rFonts w:ascii="Arial" w:hAnsi="Arial" w:cs="Arial"/>
                <w:sz w:val="20"/>
                <w:szCs w:val="20"/>
                <w:lang w:val="en-US"/>
              </w:rPr>
              <w:t>SO_Phone_Person_H</w:t>
            </w:r>
            <w:proofErr w:type="spellEnd"/>
          </w:p>
          <w:p w:rsidR="008F0B3C" w:rsidRDefault="008F0B3C" w:rsidP="00AC1AE3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proofErr w:type="spellStart"/>
            <w:r w:rsidRPr="00A43663">
              <w:rPr>
                <w:rFonts w:ascii="Arial" w:hAnsi="Arial" w:cs="Arial"/>
                <w:sz w:val="20"/>
                <w:szCs w:val="20"/>
                <w:lang w:val="en-US"/>
              </w:rPr>
              <w:t>SO_Phone_Person_M</w:t>
            </w:r>
            <w:proofErr w:type="spellEnd"/>
          </w:p>
          <w:p w:rsidR="008F0B3C" w:rsidRDefault="008F0B3C" w:rsidP="00AC1AE3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proofErr w:type="spellStart"/>
            <w:r w:rsidRPr="00A43663">
              <w:rPr>
                <w:rFonts w:ascii="Arial" w:hAnsi="Arial" w:cs="Arial"/>
                <w:sz w:val="20"/>
                <w:szCs w:val="20"/>
                <w:lang w:val="en-US"/>
              </w:rPr>
              <w:t>SO_Phone_Person_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W</w:t>
            </w:r>
            <w:proofErr w:type="spellEnd"/>
          </w:p>
          <w:p w:rsidR="008F0B3C" w:rsidRDefault="008F0B3C" w:rsidP="00AC1AE3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proofErr w:type="spellStart"/>
            <w:r w:rsidRPr="00A43663">
              <w:rPr>
                <w:rFonts w:ascii="Arial" w:hAnsi="Arial" w:cs="Arial"/>
                <w:sz w:val="20"/>
                <w:szCs w:val="20"/>
                <w:lang w:val="en-US"/>
              </w:rPr>
              <w:t>SO_Email_Person</w:t>
            </w:r>
            <w:proofErr w:type="spellEnd"/>
          </w:p>
          <w:p w:rsidR="008F0B3C" w:rsidRPr="00A43663" w:rsidRDefault="008F0B3C" w:rsidP="00AC1AE3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proofErr w:type="spellStart"/>
            <w:r w:rsidRPr="00A43663">
              <w:rPr>
                <w:rFonts w:ascii="Arial" w:hAnsi="Arial" w:cs="Arial"/>
                <w:sz w:val="20"/>
                <w:szCs w:val="20"/>
                <w:lang w:val="en-US"/>
              </w:rPr>
              <w:t>SO_Fax_Person</w:t>
            </w:r>
            <w:proofErr w:type="spellEnd"/>
          </w:p>
        </w:tc>
      </w:tr>
      <w:tr w:rsidR="008F0B3C" w:rsidRPr="005A5B1B" w:rsidTr="00D572AA">
        <w:tc>
          <w:tcPr>
            <w:tcW w:w="1659" w:type="dxa"/>
          </w:tcPr>
          <w:p w:rsidR="008F0B3C" w:rsidRDefault="008F0B3C" w:rsidP="00703EA0">
            <w:pPr>
              <w:pStyle w:val="a9"/>
              <w:numPr>
                <w:ilvl w:val="0"/>
                <w:numId w:val="38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  <w:lang w:val="en-US"/>
              </w:rPr>
              <w:pPrChange w:id="1235" w:author="Administrator" w:date="2014-02-13T12:54:00Z">
                <w:pPr>
                  <w:pStyle w:val="a9"/>
                  <w:numPr>
                    <w:numId w:val="38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034" w:type="dxa"/>
          </w:tcPr>
          <w:p w:rsidR="008F0B3C" w:rsidRPr="00937C78" w:rsidRDefault="008F0B3C" w:rsidP="00AC1AE3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Мобильный телефон</w:t>
            </w:r>
          </w:p>
        </w:tc>
        <w:tc>
          <w:tcPr>
            <w:tcW w:w="2601" w:type="dxa"/>
          </w:tcPr>
          <w:p w:rsidR="008F0B3C" w:rsidRDefault="008F0B3C" w:rsidP="00AC1AE3"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3383" w:type="dxa"/>
            <w:vMerge/>
          </w:tcPr>
          <w:p w:rsidR="008F0B3C" w:rsidRPr="00937C78" w:rsidRDefault="008F0B3C" w:rsidP="00AC1AE3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8F0B3C" w:rsidRPr="005A5B1B" w:rsidTr="00D572AA">
        <w:tc>
          <w:tcPr>
            <w:tcW w:w="1659" w:type="dxa"/>
          </w:tcPr>
          <w:p w:rsidR="008F0B3C" w:rsidRDefault="008F0B3C" w:rsidP="00703EA0">
            <w:pPr>
              <w:pStyle w:val="a9"/>
              <w:numPr>
                <w:ilvl w:val="0"/>
                <w:numId w:val="38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236" w:author="Administrator" w:date="2014-02-13T12:54:00Z">
                <w:pPr>
                  <w:pStyle w:val="a9"/>
                  <w:numPr>
                    <w:numId w:val="38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034" w:type="dxa"/>
          </w:tcPr>
          <w:p w:rsidR="008F0B3C" w:rsidRPr="00937C78" w:rsidRDefault="008F0B3C" w:rsidP="00AC1AE3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  <w:lang w:val="en-US"/>
              </w:rPr>
              <w:t>E-mail</w:t>
            </w:r>
          </w:p>
        </w:tc>
        <w:tc>
          <w:tcPr>
            <w:tcW w:w="2601" w:type="dxa"/>
          </w:tcPr>
          <w:p w:rsidR="008F0B3C" w:rsidRDefault="008F0B3C" w:rsidP="00AC1AE3"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3383" w:type="dxa"/>
            <w:vMerge/>
          </w:tcPr>
          <w:p w:rsidR="008F0B3C" w:rsidRPr="00937C78" w:rsidRDefault="008F0B3C" w:rsidP="00AC1AE3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8F0B3C" w:rsidRPr="005A5B1B" w:rsidTr="00D572AA">
        <w:tc>
          <w:tcPr>
            <w:tcW w:w="1659" w:type="dxa"/>
          </w:tcPr>
          <w:p w:rsidR="008F0B3C" w:rsidRDefault="008F0B3C" w:rsidP="00703EA0">
            <w:pPr>
              <w:pStyle w:val="a9"/>
              <w:numPr>
                <w:ilvl w:val="0"/>
                <w:numId w:val="38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237" w:author="Administrator" w:date="2014-02-13T12:54:00Z">
                <w:pPr>
                  <w:pStyle w:val="a9"/>
                  <w:numPr>
                    <w:numId w:val="38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034" w:type="dxa"/>
          </w:tcPr>
          <w:p w:rsidR="008F0B3C" w:rsidRPr="00937C78" w:rsidRDefault="008F0B3C" w:rsidP="00AC1AE3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Здание (корпус, сектор)</w:t>
            </w:r>
          </w:p>
        </w:tc>
        <w:tc>
          <w:tcPr>
            <w:tcW w:w="2601" w:type="dxa"/>
          </w:tcPr>
          <w:p w:rsidR="008F0B3C" w:rsidRDefault="008F0B3C" w:rsidP="00AC1AE3"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3383" w:type="dxa"/>
            <w:vMerge/>
          </w:tcPr>
          <w:p w:rsidR="008F0B3C" w:rsidRPr="00937C78" w:rsidRDefault="008F0B3C" w:rsidP="00AC1AE3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8F0B3C" w:rsidRPr="005A5B1B" w:rsidTr="00D572AA">
        <w:tc>
          <w:tcPr>
            <w:tcW w:w="1659" w:type="dxa"/>
          </w:tcPr>
          <w:p w:rsidR="008F0B3C" w:rsidRDefault="008F0B3C" w:rsidP="00703EA0">
            <w:pPr>
              <w:pStyle w:val="a9"/>
              <w:numPr>
                <w:ilvl w:val="0"/>
                <w:numId w:val="38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238" w:author="Administrator" w:date="2014-02-13T12:54:00Z">
                <w:pPr>
                  <w:pStyle w:val="a9"/>
                  <w:numPr>
                    <w:numId w:val="38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034" w:type="dxa"/>
          </w:tcPr>
          <w:p w:rsidR="008F0B3C" w:rsidRDefault="008F0B3C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239" w:author="Administrator" w:date="2014-02-13T12:54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Комната</w:t>
            </w:r>
          </w:p>
        </w:tc>
        <w:tc>
          <w:tcPr>
            <w:tcW w:w="2601" w:type="dxa"/>
          </w:tcPr>
          <w:p w:rsidR="008F0B3C" w:rsidRDefault="008F0B3C" w:rsidP="00AC1AE3"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3383" w:type="dxa"/>
            <w:vMerge/>
          </w:tcPr>
          <w:p w:rsidR="008F0B3C" w:rsidRPr="00937C78" w:rsidRDefault="008F0B3C" w:rsidP="00AC1AE3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8F0B3C" w:rsidRPr="005A5B1B" w:rsidTr="00D572AA">
        <w:tc>
          <w:tcPr>
            <w:tcW w:w="1659" w:type="dxa"/>
          </w:tcPr>
          <w:p w:rsidR="008F0B3C" w:rsidRDefault="008F0B3C" w:rsidP="00703EA0">
            <w:pPr>
              <w:pStyle w:val="a9"/>
              <w:numPr>
                <w:ilvl w:val="0"/>
                <w:numId w:val="38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240" w:author="Administrator" w:date="2014-02-13T12:54:00Z">
                <w:pPr>
                  <w:pStyle w:val="a9"/>
                  <w:numPr>
                    <w:numId w:val="38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034" w:type="dxa"/>
          </w:tcPr>
          <w:p w:rsidR="008F0B3C" w:rsidRDefault="008F0B3C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241" w:author="Administrator" w:date="2014-02-13T12:54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История изменений</w:t>
            </w:r>
          </w:p>
        </w:tc>
        <w:tc>
          <w:tcPr>
            <w:tcW w:w="2601" w:type="dxa"/>
          </w:tcPr>
          <w:p w:rsidR="008F0B3C" w:rsidRDefault="008F0B3C" w:rsidP="00AC1AE3">
            <w:r w:rsidRPr="00937C78">
              <w:rPr>
                <w:rFonts w:ascii="Arial" w:hAnsi="Arial" w:cs="Arial"/>
                <w:sz w:val="20"/>
                <w:szCs w:val="20"/>
              </w:rPr>
              <w:t>кнопка</w:t>
            </w:r>
          </w:p>
        </w:tc>
        <w:tc>
          <w:tcPr>
            <w:tcW w:w="3383" w:type="dxa"/>
          </w:tcPr>
          <w:p w:rsidR="008F0B3C" w:rsidRPr="00937C78" w:rsidRDefault="008F0B3C" w:rsidP="00AC1AE3">
            <w:pPr>
              <w:rPr>
                <w:rFonts w:ascii="Arial" w:hAnsi="Arial" w:cs="Arial"/>
                <w:sz w:val="20"/>
                <w:szCs w:val="20"/>
              </w:rPr>
            </w:pPr>
            <w:r>
              <w:t>не поддерживаем</w:t>
            </w:r>
          </w:p>
        </w:tc>
      </w:tr>
      <w:tr w:rsidR="008F0B3C" w:rsidRPr="005A5B1B" w:rsidTr="00D572AA">
        <w:tc>
          <w:tcPr>
            <w:tcW w:w="1659" w:type="dxa"/>
          </w:tcPr>
          <w:p w:rsidR="008F0B3C" w:rsidRDefault="008F0B3C" w:rsidP="00703EA0">
            <w:pPr>
              <w:pStyle w:val="a9"/>
              <w:numPr>
                <w:ilvl w:val="0"/>
                <w:numId w:val="38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242" w:author="Administrator" w:date="2014-02-13T12:54:00Z">
                <w:pPr>
                  <w:pStyle w:val="a9"/>
                  <w:numPr>
                    <w:numId w:val="38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034" w:type="dxa"/>
          </w:tcPr>
          <w:p w:rsidR="008F0B3C" w:rsidRDefault="008F0B3C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243" w:author="Administrator" w:date="2014-02-13T12:54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Специальные настройки</w:t>
            </w:r>
          </w:p>
        </w:tc>
        <w:tc>
          <w:tcPr>
            <w:tcW w:w="2601" w:type="dxa"/>
          </w:tcPr>
          <w:p w:rsidR="008F0B3C" w:rsidRDefault="008F0B3C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244" w:author="Administrator" w:date="2014-02-13T12:54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Категория</w:t>
            </w:r>
          </w:p>
        </w:tc>
        <w:tc>
          <w:tcPr>
            <w:tcW w:w="3383" w:type="dxa"/>
          </w:tcPr>
          <w:p w:rsidR="008F0B3C" w:rsidRDefault="008F0B3C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245" w:author="Administrator" w:date="2014-02-13T12:46:00Z">
                <w:pPr>
                  <w:spacing w:beforeLines="60" w:afterLines="60"/>
                </w:pPr>
              </w:pPrChange>
            </w:pPr>
          </w:p>
        </w:tc>
      </w:tr>
      <w:tr w:rsidR="008F0B3C" w:rsidRPr="005A5B1B" w:rsidTr="00D572AA">
        <w:tc>
          <w:tcPr>
            <w:tcW w:w="1659" w:type="dxa"/>
          </w:tcPr>
          <w:p w:rsidR="008F0B3C" w:rsidRDefault="008F0B3C" w:rsidP="00703EA0">
            <w:pPr>
              <w:pStyle w:val="a9"/>
              <w:numPr>
                <w:ilvl w:val="0"/>
                <w:numId w:val="38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246" w:author="Administrator" w:date="2014-02-13T12:54:00Z">
                <w:pPr>
                  <w:pStyle w:val="a9"/>
                  <w:numPr>
                    <w:numId w:val="38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034" w:type="dxa"/>
          </w:tcPr>
          <w:p w:rsidR="008F0B3C" w:rsidRDefault="008F0B3C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247" w:author="Administrator" w:date="2014-02-13T12:54:00Z">
                <w:pPr>
                  <w:spacing w:beforeLines="60" w:afterLines="60"/>
                </w:pPr>
              </w:pPrChange>
            </w:pPr>
            <w:proofErr w:type="gramStart"/>
            <w:r w:rsidRPr="00937C78">
              <w:rPr>
                <w:rFonts w:ascii="Arial" w:hAnsi="Arial" w:cs="Arial"/>
                <w:sz w:val="20"/>
                <w:szCs w:val="20"/>
              </w:rPr>
              <w:t>Создан</w:t>
            </w:r>
            <w:proofErr w:type="gramEnd"/>
          </w:p>
        </w:tc>
        <w:tc>
          <w:tcPr>
            <w:tcW w:w="2601" w:type="dxa"/>
          </w:tcPr>
          <w:p w:rsidR="008F0B3C" w:rsidRDefault="008F0B3C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248" w:author="Administrator" w:date="2014-02-13T12:54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3383" w:type="dxa"/>
          </w:tcPr>
          <w:p w:rsidR="008F0B3C" w:rsidRDefault="008F0B3C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  <w:lang w:val="en-US"/>
              </w:rPr>
              <w:pPrChange w:id="1249" w:author="Administrator" w:date="2014-02-13T12:46:00Z">
                <w:pPr>
                  <w:spacing w:beforeLines="60" w:afterLines="60"/>
                </w:pPr>
              </w:pPrChange>
            </w:pPr>
            <w:r w:rsidRPr="00A43663">
              <w:rPr>
                <w:rFonts w:ascii="Arial" w:hAnsi="Arial" w:cs="Arial"/>
                <w:sz w:val="20"/>
                <w:szCs w:val="20"/>
              </w:rPr>
              <w:t>$.$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created</w:t>
            </w:r>
          </w:p>
        </w:tc>
      </w:tr>
      <w:tr w:rsidR="008F0B3C" w:rsidRPr="005A5B1B" w:rsidTr="00D572AA">
        <w:tc>
          <w:tcPr>
            <w:tcW w:w="1659" w:type="dxa"/>
          </w:tcPr>
          <w:p w:rsidR="008F0B3C" w:rsidRDefault="008F0B3C" w:rsidP="00703EA0">
            <w:pPr>
              <w:pStyle w:val="a9"/>
              <w:numPr>
                <w:ilvl w:val="0"/>
                <w:numId w:val="38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250" w:author="Administrator" w:date="2014-02-13T12:54:00Z">
                <w:pPr>
                  <w:pStyle w:val="a9"/>
                  <w:numPr>
                    <w:numId w:val="38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034" w:type="dxa"/>
          </w:tcPr>
          <w:p w:rsidR="008F0B3C" w:rsidRDefault="008F0B3C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251" w:author="Administrator" w:date="2014-02-13T12:54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Модифицирован</w:t>
            </w:r>
          </w:p>
        </w:tc>
        <w:tc>
          <w:tcPr>
            <w:tcW w:w="2601" w:type="dxa"/>
          </w:tcPr>
          <w:p w:rsidR="008F0B3C" w:rsidRDefault="008F0B3C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252" w:author="Administrator" w:date="2014-02-13T12:54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3383" w:type="dxa"/>
          </w:tcPr>
          <w:p w:rsidR="008F0B3C" w:rsidRDefault="008F0B3C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  <w:lang w:val="en-US"/>
              </w:rPr>
              <w:pPrChange w:id="1253" w:author="Administrator" w:date="2014-02-13T12:46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$.$modified</w:t>
            </w:r>
          </w:p>
        </w:tc>
      </w:tr>
      <w:tr w:rsidR="008F0B3C" w:rsidRPr="005A5B1B" w:rsidTr="00D572AA">
        <w:tc>
          <w:tcPr>
            <w:tcW w:w="1659" w:type="dxa"/>
          </w:tcPr>
          <w:p w:rsidR="008F0B3C" w:rsidRDefault="008F0B3C" w:rsidP="00703EA0">
            <w:pPr>
              <w:pStyle w:val="a9"/>
              <w:numPr>
                <w:ilvl w:val="0"/>
                <w:numId w:val="38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254" w:author="Administrator" w:date="2014-02-13T12:54:00Z">
                <w:pPr>
                  <w:pStyle w:val="a9"/>
                  <w:numPr>
                    <w:numId w:val="38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034" w:type="dxa"/>
          </w:tcPr>
          <w:p w:rsidR="008F0B3C" w:rsidRDefault="008F0B3C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255" w:author="Administrator" w:date="2014-02-13T12:54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Временно не работает в системе или не имеет рабочего места</w:t>
            </w:r>
          </w:p>
        </w:tc>
        <w:tc>
          <w:tcPr>
            <w:tcW w:w="2601" w:type="dxa"/>
          </w:tcPr>
          <w:p w:rsidR="008F0B3C" w:rsidRDefault="008F0B3C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256" w:author="Administrator" w:date="2014-02-13T12:46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3383" w:type="dxa"/>
          </w:tcPr>
          <w:p w:rsidR="008F0B3C" w:rsidRDefault="008F0B3C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  <w:lang w:val="en-US"/>
              </w:rPr>
              <w:pPrChange w:id="1257" w:author="Administrator" w:date="2014-02-13T12:46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$.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US"/>
              </w:rPr>
              <w:t>IsAbsent</w:t>
            </w:r>
            <w:proofErr w:type="spellEnd"/>
          </w:p>
        </w:tc>
      </w:tr>
      <w:tr w:rsidR="008F0B3C" w:rsidRPr="005A5B1B" w:rsidTr="00D572AA">
        <w:tc>
          <w:tcPr>
            <w:tcW w:w="1659" w:type="dxa"/>
          </w:tcPr>
          <w:p w:rsidR="008F0B3C" w:rsidRDefault="008F0B3C" w:rsidP="00703EA0">
            <w:pPr>
              <w:pStyle w:val="a9"/>
              <w:numPr>
                <w:ilvl w:val="0"/>
                <w:numId w:val="38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258" w:author="Administrator" w:date="2014-02-13T12:54:00Z">
                <w:pPr>
                  <w:pStyle w:val="a9"/>
                  <w:numPr>
                    <w:numId w:val="38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034" w:type="dxa"/>
          </w:tcPr>
          <w:p w:rsidR="008F0B3C" w:rsidRDefault="008F0B3C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259" w:author="Administrator" w:date="2014-02-13T12:54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Может самостоятельно изменять настройки</w:t>
            </w:r>
          </w:p>
        </w:tc>
        <w:tc>
          <w:tcPr>
            <w:tcW w:w="2601" w:type="dxa"/>
          </w:tcPr>
          <w:p w:rsidR="008F0B3C" w:rsidRDefault="008F0B3C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260" w:author="Administrator" w:date="2014-02-13T12:54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3383" w:type="dxa"/>
          </w:tcPr>
          <w:p w:rsidR="008F0B3C" w:rsidRDefault="008F0B3C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261" w:author="Administrator" w:date="2014-02-13T12:46:00Z">
                <w:pPr>
                  <w:spacing w:beforeLines="60" w:afterLines="60"/>
                </w:pPr>
              </w:pPrChange>
            </w:pPr>
            <w:r>
              <w:t>не поддерживаем</w:t>
            </w:r>
          </w:p>
        </w:tc>
      </w:tr>
      <w:tr w:rsidR="008F0B3C" w:rsidRPr="005A5B1B" w:rsidTr="00D572AA">
        <w:tc>
          <w:tcPr>
            <w:tcW w:w="1659" w:type="dxa"/>
          </w:tcPr>
          <w:p w:rsidR="008F0B3C" w:rsidRDefault="008F0B3C" w:rsidP="00703EA0">
            <w:pPr>
              <w:pStyle w:val="a9"/>
              <w:numPr>
                <w:ilvl w:val="0"/>
                <w:numId w:val="38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262" w:author="Administrator" w:date="2014-02-13T12:54:00Z">
                <w:pPr>
                  <w:pStyle w:val="a9"/>
                  <w:numPr>
                    <w:numId w:val="38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034" w:type="dxa"/>
          </w:tcPr>
          <w:p w:rsidR="008F0B3C" w:rsidRDefault="008F0B3C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263" w:author="Administrator" w:date="2014-02-13T12:54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Входит в рабочие группы</w:t>
            </w:r>
          </w:p>
        </w:tc>
        <w:tc>
          <w:tcPr>
            <w:tcW w:w="2601" w:type="dxa"/>
          </w:tcPr>
          <w:p w:rsidR="008F0B3C" w:rsidRDefault="008F0B3C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264" w:author="Administrator" w:date="2014-02-13T12:54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3383" w:type="dxa"/>
          </w:tcPr>
          <w:p w:rsidR="008F0B3C" w:rsidRDefault="008F0B3C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265" w:author="Administrator" w:date="2014-02-13T12:46:00Z">
                <w:pPr>
                  <w:spacing w:beforeLines="60" w:afterLines="60"/>
                </w:pPr>
              </w:pPrChange>
            </w:pPr>
            <w:r>
              <w:t>не поддерживаем</w:t>
            </w:r>
          </w:p>
        </w:tc>
      </w:tr>
      <w:tr w:rsidR="008F0B3C" w:rsidRPr="005A5B1B" w:rsidTr="00D572AA">
        <w:tc>
          <w:tcPr>
            <w:tcW w:w="1659" w:type="dxa"/>
          </w:tcPr>
          <w:p w:rsidR="008F0B3C" w:rsidRDefault="008F0B3C" w:rsidP="00703EA0">
            <w:pPr>
              <w:pStyle w:val="a9"/>
              <w:numPr>
                <w:ilvl w:val="0"/>
                <w:numId w:val="38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266" w:author="Administrator" w:date="2014-02-13T12:54:00Z">
                <w:pPr>
                  <w:pStyle w:val="a9"/>
                  <w:numPr>
                    <w:numId w:val="38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034" w:type="dxa"/>
          </w:tcPr>
          <w:p w:rsidR="008F0B3C" w:rsidRDefault="008F0B3C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267" w:author="Administrator" w:date="2014-02-13T12:54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По документам, где выбран данный сотрудник</w:t>
            </w:r>
          </w:p>
        </w:tc>
        <w:tc>
          <w:tcPr>
            <w:tcW w:w="2601" w:type="dxa"/>
          </w:tcPr>
          <w:p w:rsidR="008F0B3C" w:rsidRDefault="008F0B3C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268" w:author="Administrator" w:date="2014-02-13T12:54:00Z">
                <w:pPr>
                  <w:spacing w:beforeLines="60" w:afterLines="60"/>
                </w:pPr>
              </w:pPrChange>
            </w:pPr>
          </w:p>
        </w:tc>
        <w:tc>
          <w:tcPr>
            <w:tcW w:w="3383" w:type="dxa"/>
          </w:tcPr>
          <w:p w:rsidR="008F0B3C" w:rsidRDefault="008F0B3C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269" w:author="Administrator" w:date="2014-02-13T12:46:00Z">
                <w:pPr>
                  <w:spacing w:beforeLines="60" w:afterLines="60"/>
                </w:pPr>
              </w:pPrChange>
            </w:pPr>
          </w:p>
        </w:tc>
      </w:tr>
      <w:tr w:rsidR="008F0B3C" w:rsidRPr="005A5B1B" w:rsidTr="00D572AA">
        <w:tc>
          <w:tcPr>
            <w:tcW w:w="1659" w:type="dxa"/>
          </w:tcPr>
          <w:p w:rsidR="008F0B3C" w:rsidRDefault="008F0B3C" w:rsidP="00703EA0">
            <w:pPr>
              <w:pStyle w:val="a9"/>
              <w:numPr>
                <w:ilvl w:val="0"/>
                <w:numId w:val="38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270" w:author="Administrator" w:date="2014-02-13T12:54:00Z">
                <w:pPr>
                  <w:pStyle w:val="a9"/>
                  <w:numPr>
                    <w:numId w:val="38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034" w:type="dxa"/>
          </w:tcPr>
          <w:p w:rsidR="008F0B3C" w:rsidRDefault="008F0B3C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271" w:author="Administrator" w:date="2014-02-13T12:54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Имеют право редактирования или создания (замещающие)</w:t>
            </w:r>
          </w:p>
        </w:tc>
        <w:tc>
          <w:tcPr>
            <w:tcW w:w="2601" w:type="dxa"/>
          </w:tcPr>
          <w:p w:rsidR="008F0B3C" w:rsidRDefault="008F0B3C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272" w:author="Administrator" w:date="2014-02-13T12:54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3383" w:type="dxa"/>
          </w:tcPr>
          <w:p w:rsidR="008F0B3C" w:rsidRDefault="008F0B3C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273" w:author="Administrator" w:date="2014-02-13T12:46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аналогично «Подразделению»</w:t>
            </w:r>
          </w:p>
        </w:tc>
      </w:tr>
      <w:tr w:rsidR="008F0B3C" w:rsidRPr="005A5B1B" w:rsidTr="00D572AA">
        <w:tc>
          <w:tcPr>
            <w:tcW w:w="1659" w:type="dxa"/>
          </w:tcPr>
          <w:p w:rsidR="008F0B3C" w:rsidRDefault="008F0B3C" w:rsidP="00703EA0">
            <w:pPr>
              <w:spacing w:beforeLines="60" w:afterLines="60"/>
              <w:ind w:left="360"/>
              <w:rPr>
                <w:rFonts w:ascii="Arial" w:hAnsi="Arial" w:cs="Arial"/>
                <w:sz w:val="20"/>
                <w:szCs w:val="20"/>
              </w:rPr>
              <w:pPrChange w:id="1274" w:author="Administrator" w:date="2014-02-13T12:54:00Z">
                <w:pPr>
                  <w:spacing w:beforeLines="60" w:afterLines="60"/>
                  <w:ind w:left="360"/>
                </w:pPr>
              </w:pPrChange>
            </w:pPr>
            <w:ins w:id="1275" w:author="Administrator" w:date="2014-02-12T12:00:00Z">
              <w:r>
                <w:rPr>
                  <w:rFonts w:ascii="Arial" w:hAnsi="Arial" w:cs="Arial"/>
                  <w:sz w:val="20"/>
                  <w:szCs w:val="20"/>
                </w:rPr>
                <w:t>48.1</w:t>
              </w:r>
            </w:ins>
          </w:p>
        </w:tc>
        <w:tc>
          <w:tcPr>
            <w:tcW w:w="2034" w:type="dxa"/>
          </w:tcPr>
          <w:p w:rsidR="008F0B3C" w:rsidRDefault="008F0B3C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276" w:author="Administrator" w:date="2014-02-13T12:54:00Z">
                <w:pPr>
                  <w:spacing w:beforeLines="60" w:afterLines="60"/>
                </w:pPr>
              </w:pPrChange>
            </w:pPr>
            <w:ins w:id="1277" w:author="Administrator" w:date="2014-02-12T12:00:00Z">
              <w:r>
                <w:rPr>
                  <w:rFonts w:ascii="Arial" w:hAnsi="Arial" w:cs="Arial"/>
                  <w:sz w:val="20"/>
                  <w:szCs w:val="20"/>
                </w:rPr>
                <w:t xml:space="preserve">- список </w:t>
              </w:r>
              <w:r>
                <w:rPr>
                  <w:rFonts w:ascii="Arial" w:hAnsi="Arial" w:cs="Arial"/>
                  <w:sz w:val="20"/>
                  <w:szCs w:val="20"/>
                  <w:lang w:val="en-US"/>
                </w:rPr>
                <w:t>Notes-</w:t>
              </w:r>
              <w:r>
                <w:rPr>
                  <w:rFonts w:ascii="Arial" w:hAnsi="Arial" w:cs="Arial"/>
                  <w:sz w:val="20"/>
                  <w:szCs w:val="20"/>
                </w:rPr>
                <w:t>имен замещающих</w:t>
              </w:r>
            </w:ins>
          </w:p>
        </w:tc>
        <w:tc>
          <w:tcPr>
            <w:tcW w:w="2601" w:type="dxa"/>
          </w:tcPr>
          <w:p w:rsidR="008F0B3C" w:rsidRDefault="008F0B3C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278" w:author="Administrator" w:date="2014-02-13T12:46:00Z">
                <w:pPr>
                  <w:spacing w:beforeLines="60" w:afterLines="60"/>
                </w:pPr>
              </w:pPrChange>
            </w:pPr>
          </w:p>
        </w:tc>
        <w:tc>
          <w:tcPr>
            <w:tcW w:w="3383" w:type="dxa"/>
          </w:tcPr>
          <w:p w:rsidR="008F0B3C" w:rsidRDefault="008F0B3C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279" w:author="Administrator" w:date="2014-02-13T12:46:00Z">
                <w:pPr>
                  <w:spacing w:beforeLines="60" w:afterLines="60"/>
                </w:pPr>
              </w:pPrChange>
            </w:pPr>
          </w:p>
        </w:tc>
      </w:tr>
      <w:tr w:rsidR="008F0B3C" w:rsidRPr="005A5B1B" w:rsidTr="00D572AA">
        <w:tc>
          <w:tcPr>
            <w:tcW w:w="1659" w:type="dxa"/>
          </w:tcPr>
          <w:p w:rsidR="008F0B3C" w:rsidRDefault="008F0B3C" w:rsidP="00703EA0">
            <w:pPr>
              <w:pStyle w:val="a9"/>
              <w:numPr>
                <w:ilvl w:val="0"/>
                <w:numId w:val="38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280" w:author="Administrator" w:date="2014-02-13T12:54:00Z">
                <w:pPr>
                  <w:pStyle w:val="a9"/>
                  <w:numPr>
                    <w:numId w:val="38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034" w:type="dxa"/>
          </w:tcPr>
          <w:p w:rsidR="008F0B3C" w:rsidRDefault="008F0B3C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281" w:author="Administrator" w:date="2014-02-13T12:54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Имеют право чтения (аудиторы)</w:t>
            </w:r>
          </w:p>
        </w:tc>
        <w:tc>
          <w:tcPr>
            <w:tcW w:w="2601" w:type="dxa"/>
          </w:tcPr>
          <w:p w:rsidR="008F0B3C" w:rsidRDefault="008F0B3C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282" w:author="Administrator" w:date="2014-02-13T12:54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3383" w:type="dxa"/>
          </w:tcPr>
          <w:p w:rsidR="008F0B3C" w:rsidRDefault="008F0B3C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283" w:author="Administrator" w:date="2014-02-13T12:46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аналогично «Подразделению»</w:t>
            </w:r>
          </w:p>
        </w:tc>
      </w:tr>
      <w:tr w:rsidR="008F0B3C" w:rsidRPr="005A5B1B" w:rsidTr="00D572AA">
        <w:tc>
          <w:tcPr>
            <w:tcW w:w="1659" w:type="dxa"/>
          </w:tcPr>
          <w:p w:rsidR="008F0B3C" w:rsidRDefault="008F0B3C" w:rsidP="00703EA0">
            <w:pPr>
              <w:spacing w:beforeLines="60" w:afterLines="60"/>
              <w:ind w:left="360"/>
              <w:rPr>
                <w:rFonts w:ascii="Arial" w:hAnsi="Arial" w:cs="Arial"/>
                <w:sz w:val="20"/>
                <w:szCs w:val="20"/>
              </w:rPr>
              <w:pPrChange w:id="1284" w:author="Administrator" w:date="2014-02-13T12:54:00Z">
                <w:pPr>
                  <w:spacing w:beforeLines="60" w:afterLines="60"/>
                  <w:ind w:left="360"/>
                </w:pPr>
              </w:pPrChange>
            </w:pPr>
            <w:ins w:id="1285" w:author="Administrator" w:date="2014-02-12T12:00:00Z">
              <w:r>
                <w:rPr>
                  <w:rFonts w:ascii="Arial" w:hAnsi="Arial" w:cs="Arial"/>
                  <w:sz w:val="20"/>
                  <w:szCs w:val="20"/>
                </w:rPr>
                <w:t>49.1</w:t>
              </w:r>
            </w:ins>
          </w:p>
        </w:tc>
        <w:tc>
          <w:tcPr>
            <w:tcW w:w="2034" w:type="dxa"/>
          </w:tcPr>
          <w:p w:rsidR="008F0B3C" w:rsidRDefault="008F0B3C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286" w:author="Administrator" w:date="2014-02-13T12:54:00Z">
                <w:pPr>
                  <w:spacing w:beforeLines="60" w:afterLines="60"/>
                </w:pPr>
              </w:pPrChange>
            </w:pPr>
            <w:ins w:id="1287" w:author="Administrator" w:date="2014-02-12T12:00:00Z">
              <w:r>
                <w:rPr>
                  <w:rFonts w:ascii="Arial" w:hAnsi="Arial" w:cs="Arial"/>
                  <w:sz w:val="20"/>
                  <w:szCs w:val="20"/>
                </w:rPr>
                <w:t xml:space="preserve">- список </w:t>
              </w:r>
              <w:r>
                <w:rPr>
                  <w:rFonts w:ascii="Arial" w:hAnsi="Arial" w:cs="Arial"/>
                  <w:sz w:val="20"/>
                  <w:szCs w:val="20"/>
                  <w:lang w:val="en-US"/>
                </w:rPr>
                <w:t>Notes-</w:t>
              </w:r>
              <w:r>
                <w:rPr>
                  <w:rFonts w:ascii="Arial" w:hAnsi="Arial" w:cs="Arial"/>
                  <w:sz w:val="20"/>
                  <w:szCs w:val="20"/>
                </w:rPr>
                <w:t>имен аудиторов</w:t>
              </w:r>
            </w:ins>
          </w:p>
        </w:tc>
        <w:tc>
          <w:tcPr>
            <w:tcW w:w="2601" w:type="dxa"/>
          </w:tcPr>
          <w:p w:rsidR="008F0B3C" w:rsidRDefault="008F0B3C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288" w:author="Administrator" w:date="2014-02-13T12:46:00Z">
                <w:pPr>
                  <w:spacing w:beforeLines="60" w:afterLines="60"/>
                </w:pPr>
              </w:pPrChange>
            </w:pPr>
          </w:p>
        </w:tc>
        <w:tc>
          <w:tcPr>
            <w:tcW w:w="3383" w:type="dxa"/>
          </w:tcPr>
          <w:p w:rsidR="008F0B3C" w:rsidRDefault="008F0B3C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289" w:author="Administrator" w:date="2014-02-13T12:46:00Z">
                <w:pPr>
                  <w:spacing w:beforeLines="60" w:afterLines="60"/>
                </w:pPr>
              </w:pPrChange>
            </w:pPr>
          </w:p>
        </w:tc>
      </w:tr>
      <w:tr w:rsidR="008F0B3C" w:rsidRPr="005A5B1B" w:rsidTr="00D572AA">
        <w:tc>
          <w:tcPr>
            <w:tcW w:w="1659" w:type="dxa"/>
          </w:tcPr>
          <w:p w:rsidR="008F0B3C" w:rsidRDefault="008F0B3C" w:rsidP="00703EA0">
            <w:pPr>
              <w:pStyle w:val="a9"/>
              <w:numPr>
                <w:ilvl w:val="0"/>
                <w:numId w:val="38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290" w:author="Administrator" w:date="2014-02-13T12:54:00Z">
                <w:pPr>
                  <w:pStyle w:val="a9"/>
                  <w:numPr>
                    <w:numId w:val="38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034" w:type="dxa"/>
          </w:tcPr>
          <w:p w:rsidR="008F0B3C" w:rsidRDefault="008F0B3C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291" w:author="Administrator" w:date="2014-02-13T12:54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Группа доступа в АК</w:t>
            </w:r>
          </w:p>
        </w:tc>
        <w:tc>
          <w:tcPr>
            <w:tcW w:w="2601" w:type="dxa"/>
          </w:tcPr>
          <w:p w:rsidR="008F0B3C" w:rsidRDefault="008F0B3C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292" w:author="Administrator" w:date="2014-02-13T12:54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 xml:space="preserve">Поле </w:t>
            </w:r>
          </w:p>
        </w:tc>
        <w:tc>
          <w:tcPr>
            <w:tcW w:w="3383" w:type="dxa"/>
          </w:tcPr>
          <w:p w:rsidR="008F0B3C" w:rsidRDefault="008F0B3C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293" w:author="Administrator" w:date="2014-02-13T12:46:00Z">
                <w:pPr>
                  <w:spacing w:beforeLines="60" w:afterLines="60"/>
                </w:pPr>
              </w:pPrChange>
            </w:pPr>
            <w:r>
              <w:t>не поддерживаем</w:t>
            </w:r>
          </w:p>
        </w:tc>
      </w:tr>
      <w:tr w:rsidR="008F0B3C" w:rsidRPr="005A5B1B" w:rsidTr="00D572AA">
        <w:tc>
          <w:tcPr>
            <w:tcW w:w="1659" w:type="dxa"/>
          </w:tcPr>
          <w:p w:rsidR="008F0B3C" w:rsidRDefault="008F0B3C" w:rsidP="00703EA0">
            <w:pPr>
              <w:pStyle w:val="a9"/>
              <w:numPr>
                <w:ilvl w:val="0"/>
                <w:numId w:val="38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294" w:author="Administrator" w:date="2014-02-13T12:54:00Z">
                <w:pPr>
                  <w:pStyle w:val="a9"/>
                  <w:numPr>
                    <w:numId w:val="38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034" w:type="dxa"/>
          </w:tcPr>
          <w:p w:rsidR="008F0B3C" w:rsidRDefault="008F0B3C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295" w:author="Administrator" w:date="2014-02-13T12:54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Есть мобильное рабочее место</w:t>
            </w:r>
          </w:p>
        </w:tc>
        <w:tc>
          <w:tcPr>
            <w:tcW w:w="2601" w:type="dxa"/>
          </w:tcPr>
          <w:p w:rsidR="008F0B3C" w:rsidRDefault="008F0B3C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296" w:author="Administrator" w:date="2014-02-13T12:54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 xml:space="preserve">Поле </w:t>
            </w:r>
          </w:p>
        </w:tc>
        <w:tc>
          <w:tcPr>
            <w:tcW w:w="3383" w:type="dxa"/>
          </w:tcPr>
          <w:p w:rsidR="008F0B3C" w:rsidRDefault="008F0B3C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297" w:author="Administrator" w:date="2014-02-13T12:46:00Z">
                <w:pPr>
                  <w:spacing w:beforeLines="60" w:afterLines="60"/>
                </w:pPr>
              </w:pPrChange>
            </w:pPr>
            <w:r>
              <w:t>не поддерживаем</w:t>
            </w:r>
          </w:p>
        </w:tc>
      </w:tr>
      <w:tr w:rsidR="008F0B3C" w:rsidRPr="005A5B1B" w:rsidTr="00D572AA">
        <w:tc>
          <w:tcPr>
            <w:tcW w:w="1659" w:type="dxa"/>
          </w:tcPr>
          <w:p w:rsidR="008F0B3C" w:rsidRDefault="008F0B3C" w:rsidP="007C07C1">
            <w:pPr>
              <w:spacing w:beforeLines="60" w:afterLines="60"/>
              <w:ind w:left="360"/>
              <w:rPr>
                <w:rFonts w:ascii="Arial" w:hAnsi="Arial" w:cs="Arial"/>
                <w:sz w:val="20"/>
                <w:szCs w:val="20"/>
              </w:rPr>
            </w:pPr>
            <w:ins w:id="1298" w:author="Administrator" w:date="2014-02-12T12:01:00Z">
              <w:r>
                <w:rPr>
                  <w:rFonts w:ascii="Arial" w:hAnsi="Arial" w:cs="Arial"/>
                  <w:sz w:val="20"/>
                  <w:szCs w:val="20"/>
                </w:rPr>
                <w:t>51.1</w:t>
              </w:r>
            </w:ins>
          </w:p>
        </w:tc>
        <w:tc>
          <w:tcPr>
            <w:tcW w:w="2034" w:type="dxa"/>
          </w:tcPr>
          <w:p w:rsidR="008F0B3C" w:rsidRDefault="008F0B3C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299" w:author="Administrator" w:date="2014-02-13T12:54:00Z">
                <w:pPr>
                  <w:spacing w:beforeLines="60" w:afterLines="60"/>
                </w:pPr>
              </w:pPrChange>
            </w:pPr>
            <w:ins w:id="1300" w:author="Administrator" w:date="2014-02-12T12:01:00Z">
              <w:r>
                <w:rPr>
                  <w:rFonts w:ascii="Arial" w:hAnsi="Arial" w:cs="Arial"/>
                  <w:sz w:val="20"/>
                  <w:szCs w:val="20"/>
                </w:rPr>
                <w:t xml:space="preserve">Используется </w:t>
              </w:r>
              <w:proofErr w:type="spellStart"/>
              <w:r>
                <w:rPr>
                  <w:rFonts w:ascii="Arial" w:hAnsi="Arial" w:cs="Arial"/>
                  <w:sz w:val="20"/>
                  <w:szCs w:val="20"/>
                  <w:lang w:val="en-US"/>
                </w:rPr>
                <w:t>iDocsVIP</w:t>
              </w:r>
            </w:ins>
            <w:proofErr w:type="spellEnd"/>
          </w:p>
        </w:tc>
        <w:tc>
          <w:tcPr>
            <w:tcW w:w="2601" w:type="dxa"/>
          </w:tcPr>
          <w:p w:rsidR="008F0B3C" w:rsidRDefault="008F0B3C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301" w:author="Administrator" w:date="2014-02-13T12:54:00Z">
                <w:pPr>
                  <w:spacing w:beforeLines="60" w:afterLines="60"/>
                </w:pPr>
              </w:pPrChange>
            </w:pPr>
            <w:ins w:id="1302" w:author="Administrator" w:date="2014-02-12T12:01:00Z">
              <w:r w:rsidRPr="008819BF">
                <w:rPr>
                  <w:rFonts w:ascii="Arial" w:hAnsi="Arial" w:cs="Arial"/>
                  <w:sz w:val="20"/>
                  <w:szCs w:val="20"/>
                </w:rPr>
                <w:t xml:space="preserve">Поле </w:t>
              </w:r>
            </w:ins>
          </w:p>
        </w:tc>
        <w:tc>
          <w:tcPr>
            <w:tcW w:w="3383" w:type="dxa"/>
          </w:tcPr>
          <w:p w:rsidR="008F0B3C" w:rsidRDefault="008F0B3C" w:rsidP="00703EA0">
            <w:pPr>
              <w:spacing w:beforeLines="60" w:afterLines="60"/>
              <w:pPrChange w:id="1303" w:author="Administrator" w:date="2014-02-13T12:46:00Z">
                <w:pPr>
                  <w:spacing w:beforeLines="60" w:afterLines="60"/>
                </w:pPr>
              </w:pPrChange>
            </w:pPr>
          </w:p>
        </w:tc>
      </w:tr>
      <w:tr w:rsidR="008F0B3C" w:rsidRPr="005A5B1B" w:rsidTr="00D572AA">
        <w:tc>
          <w:tcPr>
            <w:tcW w:w="1659" w:type="dxa"/>
          </w:tcPr>
          <w:p w:rsidR="008F0B3C" w:rsidRDefault="008F0B3C" w:rsidP="007C07C1">
            <w:pPr>
              <w:spacing w:beforeLines="60" w:afterLines="60"/>
              <w:ind w:left="360"/>
              <w:rPr>
                <w:rFonts w:ascii="Arial" w:hAnsi="Arial" w:cs="Arial"/>
                <w:sz w:val="20"/>
                <w:szCs w:val="20"/>
              </w:rPr>
            </w:pPr>
            <w:ins w:id="1304" w:author="Administrator" w:date="2014-02-12T12:01:00Z">
              <w:r>
                <w:rPr>
                  <w:rFonts w:ascii="Arial" w:hAnsi="Arial" w:cs="Arial"/>
                  <w:sz w:val="20"/>
                  <w:szCs w:val="20"/>
                </w:rPr>
                <w:t>51.2</w:t>
              </w:r>
            </w:ins>
          </w:p>
        </w:tc>
        <w:tc>
          <w:tcPr>
            <w:tcW w:w="2034" w:type="dxa"/>
          </w:tcPr>
          <w:p w:rsidR="008F0B3C" w:rsidRDefault="008F0B3C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305" w:author="Administrator" w:date="2014-02-13T12:54:00Z">
                <w:pPr>
                  <w:spacing w:beforeLines="60" w:afterLines="60"/>
                </w:pPr>
              </w:pPrChange>
            </w:pPr>
            <w:ins w:id="1306" w:author="Administrator" w:date="2014-02-12T12:01:00Z">
              <w:r>
                <w:rPr>
                  <w:rFonts w:ascii="Arial" w:hAnsi="Arial" w:cs="Arial"/>
                  <w:sz w:val="20"/>
                  <w:szCs w:val="20"/>
                </w:rPr>
                <w:t>Сервер БД ПРВЗ</w:t>
              </w:r>
            </w:ins>
          </w:p>
        </w:tc>
        <w:tc>
          <w:tcPr>
            <w:tcW w:w="2601" w:type="dxa"/>
          </w:tcPr>
          <w:p w:rsidR="008F0B3C" w:rsidRDefault="008F0B3C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307" w:author="Administrator" w:date="2014-02-13T12:54:00Z">
                <w:pPr>
                  <w:spacing w:beforeLines="60" w:afterLines="60"/>
                </w:pPr>
              </w:pPrChange>
            </w:pPr>
            <w:ins w:id="1308" w:author="Administrator" w:date="2014-02-12T12:01:00Z">
              <w:r w:rsidRPr="008819BF">
                <w:rPr>
                  <w:rFonts w:ascii="Arial" w:hAnsi="Arial" w:cs="Arial"/>
                  <w:sz w:val="20"/>
                  <w:szCs w:val="20"/>
                </w:rPr>
                <w:t xml:space="preserve">Поле </w:t>
              </w:r>
            </w:ins>
          </w:p>
        </w:tc>
        <w:tc>
          <w:tcPr>
            <w:tcW w:w="3383" w:type="dxa"/>
          </w:tcPr>
          <w:p w:rsidR="008F0B3C" w:rsidRDefault="008F0B3C" w:rsidP="00703EA0">
            <w:pPr>
              <w:spacing w:beforeLines="60" w:afterLines="60"/>
              <w:pPrChange w:id="1309" w:author="Administrator" w:date="2014-02-13T12:46:00Z">
                <w:pPr>
                  <w:spacing w:beforeLines="60" w:afterLines="60"/>
                </w:pPr>
              </w:pPrChange>
            </w:pPr>
          </w:p>
        </w:tc>
      </w:tr>
      <w:tr w:rsidR="008F0B3C" w:rsidRPr="005A5B1B" w:rsidTr="00D572AA">
        <w:tc>
          <w:tcPr>
            <w:tcW w:w="1659" w:type="dxa"/>
          </w:tcPr>
          <w:p w:rsidR="008F0B3C" w:rsidRDefault="008F0B3C" w:rsidP="00703EA0">
            <w:pPr>
              <w:spacing w:beforeLines="60" w:afterLines="60"/>
              <w:ind w:left="360"/>
              <w:rPr>
                <w:rFonts w:ascii="Arial" w:hAnsi="Arial" w:cs="Arial"/>
                <w:sz w:val="20"/>
                <w:szCs w:val="20"/>
              </w:rPr>
              <w:pPrChange w:id="1310" w:author="Administrator" w:date="2014-02-13T12:54:00Z">
                <w:pPr>
                  <w:spacing w:beforeLines="60" w:afterLines="60"/>
                  <w:ind w:left="360"/>
                </w:pPr>
              </w:pPrChange>
            </w:pPr>
            <w:ins w:id="1311" w:author="Administrator" w:date="2014-02-12T12:01:00Z">
              <w:r>
                <w:rPr>
                  <w:rFonts w:ascii="Arial" w:hAnsi="Arial" w:cs="Arial"/>
                  <w:sz w:val="20"/>
                  <w:szCs w:val="20"/>
                </w:rPr>
                <w:t>51.3</w:t>
              </w:r>
            </w:ins>
          </w:p>
        </w:tc>
        <w:tc>
          <w:tcPr>
            <w:tcW w:w="2034" w:type="dxa"/>
          </w:tcPr>
          <w:p w:rsidR="008F0B3C" w:rsidRDefault="008F0B3C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312" w:author="Administrator" w:date="2014-02-13T12:54:00Z">
                <w:pPr>
                  <w:spacing w:beforeLines="60" w:afterLines="60"/>
                </w:pPr>
              </w:pPrChange>
            </w:pPr>
            <w:proofErr w:type="spellStart"/>
            <w:ins w:id="1313" w:author="Administrator" w:date="2014-02-12T12:01:00Z">
              <w:r>
                <w:rPr>
                  <w:rFonts w:ascii="Arial" w:hAnsi="Arial" w:cs="Arial"/>
                  <w:sz w:val="20"/>
                  <w:szCs w:val="20"/>
                </w:rPr>
                <w:t>Файл\путь</w:t>
              </w:r>
              <w:proofErr w:type="spellEnd"/>
              <w:r>
                <w:rPr>
                  <w:rFonts w:ascii="Arial" w:hAnsi="Arial" w:cs="Arial"/>
                  <w:sz w:val="20"/>
                  <w:szCs w:val="20"/>
                </w:rPr>
                <w:t xml:space="preserve"> БД ПРВЗ</w:t>
              </w:r>
            </w:ins>
          </w:p>
        </w:tc>
        <w:tc>
          <w:tcPr>
            <w:tcW w:w="2601" w:type="dxa"/>
          </w:tcPr>
          <w:p w:rsidR="008F0B3C" w:rsidRDefault="008F0B3C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314" w:author="Administrator" w:date="2014-02-13T12:46:00Z">
                <w:pPr>
                  <w:spacing w:beforeLines="60" w:afterLines="60"/>
                </w:pPr>
              </w:pPrChange>
            </w:pPr>
            <w:ins w:id="1315" w:author="Administrator" w:date="2014-02-12T12:01:00Z">
              <w:r w:rsidRPr="008819BF">
                <w:rPr>
                  <w:rFonts w:ascii="Arial" w:hAnsi="Arial" w:cs="Arial"/>
                  <w:sz w:val="20"/>
                  <w:szCs w:val="20"/>
                </w:rPr>
                <w:t xml:space="preserve">Поле </w:t>
              </w:r>
            </w:ins>
          </w:p>
        </w:tc>
        <w:tc>
          <w:tcPr>
            <w:tcW w:w="3383" w:type="dxa"/>
          </w:tcPr>
          <w:p w:rsidR="008F0B3C" w:rsidRDefault="008F0B3C" w:rsidP="00703EA0">
            <w:pPr>
              <w:spacing w:beforeLines="60" w:afterLines="60"/>
              <w:pPrChange w:id="1316" w:author="Administrator" w:date="2014-02-13T12:46:00Z">
                <w:pPr>
                  <w:spacing w:beforeLines="60" w:afterLines="60"/>
                </w:pPr>
              </w:pPrChange>
            </w:pPr>
          </w:p>
        </w:tc>
      </w:tr>
      <w:tr w:rsidR="008F0B3C" w:rsidRPr="005A5B1B" w:rsidTr="00D572AA">
        <w:tc>
          <w:tcPr>
            <w:tcW w:w="1659" w:type="dxa"/>
          </w:tcPr>
          <w:p w:rsidR="008F0B3C" w:rsidRDefault="008F0B3C" w:rsidP="00703EA0">
            <w:pPr>
              <w:spacing w:beforeLines="60" w:afterLines="60"/>
              <w:ind w:left="360"/>
              <w:rPr>
                <w:rFonts w:ascii="Arial" w:hAnsi="Arial" w:cs="Arial"/>
                <w:sz w:val="20"/>
                <w:szCs w:val="20"/>
              </w:rPr>
              <w:pPrChange w:id="1317" w:author="Administrator" w:date="2014-02-13T12:54:00Z">
                <w:pPr>
                  <w:spacing w:beforeLines="60" w:afterLines="60"/>
                  <w:ind w:left="360"/>
                </w:pPr>
              </w:pPrChange>
            </w:pPr>
            <w:ins w:id="1318" w:author="Administrator" w:date="2014-02-12T12:01:00Z">
              <w:r>
                <w:rPr>
                  <w:rFonts w:ascii="Arial" w:hAnsi="Arial" w:cs="Arial"/>
                  <w:sz w:val="20"/>
                  <w:szCs w:val="20"/>
                </w:rPr>
                <w:t>51.4</w:t>
              </w:r>
            </w:ins>
          </w:p>
        </w:tc>
        <w:tc>
          <w:tcPr>
            <w:tcW w:w="2034" w:type="dxa"/>
          </w:tcPr>
          <w:p w:rsidR="008F0B3C" w:rsidRDefault="008F0B3C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319" w:author="Administrator" w:date="2014-02-13T12:54:00Z">
                <w:pPr>
                  <w:spacing w:beforeLines="60" w:afterLines="60"/>
                </w:pPr>
              </w:pPrChange>
            </w:pPr>
            <w:ins w:id="1320" w:author="Administrator" w:date="2014-02-12T12:01:00Z">
              <w:r>
                <w:rPr>
                  <w:rFonts w:ascii="Arial" w:hAnsi="Arial" w:cs="Arial"/>
                  <w:sz w:val="20"/>
                  <w:szCs w:val="20"/>
                </w:rPr>
                <w:t>Кто может передавать</w:t>
              </w:r>
            </w:ins>
          </w:p>
        </w:tc>
        <w:tc>
          <w:tcPr>
            <w:tcW w:w="2601" w:type="dxa"/>
          </w:tcPr>
          <w:p w:rsidR="008F0B3C" w:rsidRDefault="008F0B3C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321" w:author="Administrator" w:date="2014-02-13T12:46:00Z">
                <w:pPr>
                  <w:spacing w:beforeLines="60" w:afterLines="60"/>
                </w:pPr>
              </w:pPrChange>
            </w:pPr>
            <w:ins w:id="1322" w:author="Administrator" w:date="2014-02-12T12:01:00Z">
              <w:r w:rsidRPr="008819BF">
                <w:rPr>
                  <w:rFonts w:ascii="Arial" w:hAnsi="Arial" w:cs="Arial"/>
                  <w:sz w:val="20"/>
                  <w:szCs w:val="20"/>
                </w:rPr>
                <w:t xml:space="preserve">Поле </w:t>
              </w:r>
            </w:ins>
          </w:p>
        </w:tc>
        <w:tc>
          <w:tcPr>
            <w:tcW w:w="3383" w:type="dxa"/>
          </w:tcPr>
          <w:p w:rsidR="008F0B3C" w:rsidRDefault="008F0B3C" w:rsidP="00703EA0">
            <w:pPr>
              <w:spacing w:beforeLines="60" w:afterLines="60"/>
              <w:pPrChange w:id="1323" w:author="Administrator" w:date="2014-02-13T12:46:00Z">
                <w:pPr>
                  <w:spacing w:beforeLines="60" w:afterLines="60"/>
                </w:pPr>
              </w:pPrChange>
            </w:pPr>
          </w:p>
        </w:tc>
      </w:tr>
      <w:tr w:rsidR="008F0B3C" w:rsidRPr="005A5B1B" w:rsidTr="00D572AA">
        <w:tc>
          <w:tcPr>
            <w:tcW w:w="1659" w:type="dxa"/>
          </w:tcPr>
          <w:p w:rsidR="008F0B3C" w:rsidRDefault="008F0B3C" w:rsidP="00703EA0">
            <w:pPr>
              <w:spacing w:beforeLines="60" w:afterLines="60"/>
              <w:ind w:left="360"/>
              <w:rPr>
                <w:rFonts w:ascii="Arial" w:hAnsi="Arial" w:cs="Arial"/>
                <w:sz w:val="20"/>
                <w:szCs w:val="20"/>
              </w:rPr>
              <w:pPrChange w:id="1324" w:author="Administrator" w:date="2014-02-13T12:54:00Z">
                <w:pPr>
                  <w:spacing w:beforeLines="60" w:afterLines="60"/>
                  <w:ind w:left="360"/>
                </w:pPr>
              </w:pPrChange>
            </w:pPr>
            <w:ins w:id="1325" w:author="Administrator" w:date="2014-02-12T12:01:00Z">
              <w:r>
                <w:rPr>
                  <w:rFonts w:ascii="Arial" w:hAnsi="Arial" w:cs="Arial"/>
                  <w:sz w:val="20"/>
                  <w:szCs w:val="20"/>
                </w:rPr>
                <w:t>51.5</w:t>
              </w:r>
            </w:ins>
          </w:p>
        </w:tc>
        <w:tc>
          <w:tcPr>
            <w:tcW w:w="2034" w:type="dxa"/>
          </w:tcPr>
          <w:p w:rsidR="008F0B3C" w:rsidRDefault="008F0B3C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326" w:author="Administrator" w:date="2014-02-13T12:54:00Z">
                <w:pPr>
                  <w:spacing w:beforeLines="60" w:afterLines="60"/>
                </w:pPr>
              </w:pPrChange>
            </w:pPr>
            <w:ins w:id="1327" w:author="Administrator" w:date="2014-02-12T12:01:00Z">
              <w:r>
                <w:rPr>
                  <w:rFonts w:ascii="Arial" w:hAnsi="Arial" w:cs="Arial"/>
                  <w:sz w:val="20"/>
                  <w:szCs w:val="20"/>
                </w:rPr>
                <w:t>Подключены БД</w:t>
              </w:r>
            </w:ins>
          </w:p>
        </w:tc>
        <w:tc>
          <w:tcPr>
            <w:tcW w:w="2601" w:type="dxa"/>
          </w:tcPr>
          <w:p w:rsidR="008F0B3C" w:rsidRDefault="008F0B3C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328" w:author="Administrator" w:date="2014-02-13T12:46:00Z">
                <w:pPr>
                  <w:spacing w:beforeLines="60" w:afterLines="60"/>
                </w:pPr>
              </w:pPrChange>
            </w:pPr>
            <w:ins w:id="1329" w:author="Administrator" w:date="2014-02-12T12:01:00Z">
              <w:r w:rsidRPr="008819BF">
                <w:rPr>
                  <w:rFonts w:ascii="Arial" w:hAnsi="Arial" w:cs="Arial"/>
                  <w:sz w:val="20"/>
                  <w:szCs w:val="20"/>
                </w:rPr>
                <w:t xml:space="preserve">Поле </w:t>
              </w:r>
            </w:ins>
          </w:p>
        </w:tc>
        <w:tc>
          <w:tcPr>
            <w:tcW w:w="3383" w:type="dxa"/>
          </w:tcPr>
          <w:p w:rsidR="008F0B3C" w:rsidRDefault="008F0B3C" w:rsidP="00703EA0">
            <w:pPr>
              <w:spacing w:beforeLines="60" w:afterLines="60"/>
              <w:pPrChange w:id="1330" w:author="Administrator" w:date="2014-02-13T12:46:00Z">
                <w:pPr>
                  <w:spacing w:beforeLines="60" w:afterLines="60"/>
                </w:pPr>
              </w:pPrChange>
            </w:pPr>
          </w:p>
        </w:tc>
      </w:tr>
      <w:tr w:rsidR="008F0B3C" w:rsidRPr="005A5B1B" w:rsidTr="00D572AA">
        <w:tc>
          <w:tcPr>
            <w:tcW w:w="1659" w:type="dxa"/>
          </w:tcPr>
          <w:p w:rsidR="008F0B3C" w:rsidRDefault="008F0B3C" w:rsidP="00703EA0">
            <w:pPr>
              <w:spacing w:beforeLines="60" w:afterLines="60"/>
              <w:ind w:left="360"/>
              <w:rPr>
                <w:rFonts w:ascii="Arial" w:hAnsi="Arial" w:cs="Arial"/>
                <w:sz w:val="20"/>
                <w:szCs w:val="20"/>
              </w:rPr>
              <w:pPrChange w:id="1331" w:author="Administrator" w:date="2014-02-13T12:54:00Z">
                <w:pPr>
                  <w:spacing w:beforeLines="60" w:afterLines="60"/>
                  <w:ind w:left="360"/>
                </w:pPr>
              </w:pPrChange>
            </w:pPr>
            <w:ins w:id="1332" w:author="Administrator" w:date="2014-02-12T12:01:00Z">
              <w:r>
                <w:rPr>
                  <w:rFonts w:ascii="Arial" w:hAnsi="Arial" w:cs="Arial"/>
                  <w:sz w:val="20"/>
                  <w:szCs w:val="20"/>
                </w:rPr>
                <w:t>51.6</w:t>
              </w:r>
            </w:ins>
          </w:p>
        </w:tc>
        <w:tc>
          <w:tcPr>
            <w:tcW w:w="2034" w:type="dxa"/>
          </w:tcPr>
          <w:p w:rsidR="008F0B3C" w:rsidRDefault="008F0B3C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333" w:author="Administrator" w:date="2014-02-13T12:54:00Z">
                <w:pPr>
                  <w:spacing w:beforeLines="60" w:afterLines="60"/>
                </w:pPr>
              </w:pPrChange>
            </w:pPr>
            <w:ins w:id="1334" w:author="Administrator" w:date="2014-02-12T12:01:00Z">
              <w:r>
                <w:rPr>
                  <w:rFonts w:ascii="Arial" w:hAnsi="Arial" w:cs="Arial"/>
                  <w:sz w:val="20"/>
                  <w:szCs w:val="20"/>
                </w:rPr>
                <w:t>Название акции передачи резолюции руководителю</w:t>
              </w:r>
            </w:ins>
          </w:p>
        </w:tc>
        <w:tc>
          <w:tcPr>
            <w:tcW w:w="2601" w:type="dxa"/>
          </w:tcPr>
          <w:p w:rsidR="008F0B3C" w:rsidRDefault="008F0B3C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335" w:author="Administrator" w:date="2014-02-13T12:46:00Z">
                <w:pPr>
                  <w:spacing w:beforeLines="60" w:afterLines="60"/>
                </w:pPr>
              </w:pPrChange>
            </w:pPr>
            <w:ins w:id="1336" w:author="Administrator" w:date="2014-02-12T12:01:00Z">
              <w:r w:rsidRPr="008819BF">
                <w:rPr>
                  <w:rFonts w:ascii="Arial" w:hAnsi="Arial" w:cs="Arial"/>
                  <w:sz w:val="20"/>
                  <w:szCs w:val="20"/>
                </w:rPr>
                <w:t xml:space="preserve">Поле </w:t>
              </w:r>
            </w:ins>
          </w:p>
        </w:tc>
        <w:tc>
          <w:tcPr>
            <w:tcW w:w="3383" w:type="dxa"/>
          </w:tcPr>
          <w:p w:rsidR="008F0B3C" w:rsidRDefault="008F0B3C" w:rsidP="00703EA0">
            <w:pPr>
              <w:spacing w:beforeLines="60" w:afterLines="60"/>
              <w:pPrChange w:id="1337" w:author="Administrator" w:date="2014-02-13T12:46:00Z">
                <w:pPr>
                  <w:spacing w:beforeLines="60" w:afterLines="60"/>
                </w:pPr>
              </w:pPrChange>
            </w:pPr>
          </w:p>
        </w:tc>
      </w:tr>
      <w:tr w:rsidR="008F0B3C" w:rsidRPr="005A5B1B" w:rsidTr="00D572AA">
        <w:tc>
          <w:tcPr>
            <w:tcW w:w="1659" w:type="dxa"/>
          </w:tcPr>
          <w:p w:rsidR="008F0B3C" w:rsidRDefault="008F0B3C" w:rsidP="00703EA0">
            <w:pPr>
              <w:spacing w:beforeLines="60" w:afterLines="60"/>
              <w:ind w:left="360"/>
              <w:rPr>
                <w:rFonts w:ascii="Arial" w:hAnsi="Arial" w:cs="Arial"/>
                <w:sz w:val="20"/>
                <w:szCs w:val="20"/>
              </w:rPr>
              <w:pPrChange w:id="1338" w:author="Administrator" w:date="2014-02-13T12:54:00Z">
                <w:pPr>
                  <w:spacing w:beforeLines="60" w:afterLines="60"/>
                  <w:ind w:left="360"/>
                </w:pPr>
              </w:pPrChange>
            </w:pPr>
            <w:ins w:id="1339" w:author="Administrator" w:date="2014-02-12T12:01:00Z">
              <w:r>
                <w:rPr>
                  <w:rFonts w:ascii="Arial" w:hAnsi="Arial" w:cs="Arial"/>
                  <w:sz w:val="20"/>
                  <w:szCs w:val="20"/>
                </w:rPr>
                <w:t>51.7</w:t>
              </w:r>
            </w:ins>
          </w:p>
        </w:tc>
        <w:tc>
          <w:tcPr>
            <w:tcW w:w="2034" w:type="dxa"/>
          </w:tcPr>
          <w:p w:rsidR="008F0B3C" w:rsidRDefault="008F0B3C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340" w:author="Administrator" w:date="2014-02-13T12:54:00Z">
                <w:pPr>
                  <w:spacing w:beforeLines="60" w:afterLines="60"/>
                </w:pPr>
              </w:pPrChange>
            </w:pPr>
            <w:ins w:id="1341" w:author="Administrator" w:date="2014-02-12T12:01:00Z">
              <w:r>
                <w:rPr>
                  <w:rFonts w:ascii="Arial" w:hAnsi="Arial" w:cs="Arial"/>
                  <w:sz w:val="20"/>
                  <w:szCs w:val="20"/>
                </w:rPr>
                <w:t>Название акции передачи резолюции помощнику</w:t>
              </w:r>
            </w:ins>
          </w:p>
        </w:tc>
        <w:tc>
          <w:tcPr>
            <w:tcW w:w="2601" w:type="dxa"/>
          </w:tcPr>
          <w:p w:rsidR="008F0B3C" w:rsidRDefault="008F0B3C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342" w:author="Administrator" w:date="2014-02-13T12:46:00Z">
                <w:pPr>
                  <w:spacing w:beforeLines="60" w:afterLines="60"/>
                </w:pPr>
              </w:pPrChange>
            </w:pPr>
            <w:ins w:id="1343" w:author="Administrator" w:date="2014-02-12T12:01:00Z">
              <w:r w:rsidRPr="008819BF">
                <w:rPr>
                  <w:rFonts w:ascii="Arial" w:hAnsi="Arial" w:cs="Arial"/>
                  <w:sz w:val="20"/>
                  <w:szCs w:val="20"/>
                </w:rPr>
                <w:t xml:space="preserve">Поле </w:t>
              </w:r>
            </w:ins>
          </w:p>
        </w:tc>
        <w:tc>
          <w:tcPr>
            <w:tcW w:w="3383" w:type="dxa"/>
          </w:tcPr>
          <w:p w:rsidR="008F0B3C" w:rsidRDefault="008F0B3C" w:rsidP="00703EA0">
            <w:pPr>
              <w:spacing w:beforeLines="60" w:afterLines="60"/>
              <w:pPrChange w:id="1344" w:author="Administrator" w:date="2014-02-13T12:46:00Z">
                <w:pPr>
                  <w:spacing w:beforeLines="60" w:afterLines="60"/>
                </w:pPr>
              </w:pPrChange>
            </w:pPr>
          </w:p>
        </w:tc>
      </w:tr>
      <w:tr w:rsidR="008F0B3C" w:rsidRPr="005A5B1B" w:rsidTr="00D572AA">
        <w:tc>
          <w:tcPr>
            <w:tcW w:w="1659" w:type="dxa"/>
          </w:tcPr>
          <w:p w:rsidR="008F0B3C" w:rsidRDefault="008F0B3C" w:rsidP="00703EA0">
            <w:pPr>
              <w:pStyle w:val="a9"/>
              <w:numPr>
                <w:ilvl w:val="0"/>
                <w:numId w:val="38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345" w:author="Administrator" w:date="2014-02-13T12:54:00Z">
                <w:pPr>
                  <w:pStyle w:val="a9"/>
                  <w:numPr>
                    <w:numId w:val="38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034" w:type="dxa"/>
          </w:tcPr>
          <w:p w:rsidR="008F0B3C" w:rsidRDefault="008F0B3C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346" w:author="Administrator" w:date="2014-02-13T12:54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 xml:space="preserve">Дела приняты </w:t>
            </w:r>
            <w:proofErr w:type="gramStart"/>
            <w:r w:rsidRPr="00937C78">
              <w:rPr>
                <w:rFonts w:ascii="Arial" w:hAnsi="Arial" w:cs="Arial"/>
                <w:sz w:val="20"/>
                <w:szCs w:val="20"/>
              </w:rPr>
              <w:t>от</w:t>
            </w:r>
            <w:proofErr w:type="gramEnd"/>
            <w:r w:rsidRPr="00937C78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37C78">
              <w:rPr>
                <w:rFonts w:ascii="Arial" w:hAnsi="Arial" w:cs="Arial"/>
                <w:sz w:val="20"/>
                <w:szCs w:val="20"/>
              </w:rPr>
              <w:lastRenderedPageBreak/>
              <w:t>(</w:t>
            </w:r>
            <w:r>
              <w:rPr>
                <w:rFonts w:ascii="Arial" w:hAnsi="Arial" w:cs="Arial"/>
                <w:sz w:val="20"/>
                <w:szCs w:val="20"/>
              </w:rPr>
              <w:t>…</w:t>
            </w:r>
            <w:r w:rsidRPr="00937C78">
              <w:rPr>
                <w:rFonts w:ascii="Arial" w:hAnsi="Arial" w:cs="Arial"/>
                <w:sz w:val="20"/>
                <w:szCs w:val="20"/>
              </w:rPr>
              <w:t>)</w:t>
            </w:r>
          </w:p>
        </w:tc>
        <w:tc>
          <w:tcPr>
            <w:tcW w:w="2601" w:type="dxa"/>
          </w:tcPr>
          <w:p w:rsidR="008F0B3C" w:rsidRDefault="008F0B3C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347" w:author="Administrator" w:date="2014-02-13T12:46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lastRenderedPageBreak/>
              <w:t xml:space="preserve">Поле </w:t>
            </w:r>
          </w:p>
        </w:tc>
        <w:tc>
          <w:tcPr>
            <w:tcW w:w="3383" w:type="dxa"/>
          </w:tcPr>
          <w:p w:rsidR="008F0B3C" w:rsidRDefault="008F0B3C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348" w:author="Administrator" w:date="2014-02-13T12:46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аналогично «Подразделению»</w:t>
            </w:r>
          </w:p>
        </w:tc>
      </w:tr>
      <w:tr w:rsidR="008F0B3C" w:rsidRPr="005A5B1B" w:rsidTr="00D572AA">
        <w:tc>
          <w:tcPr>
            <w:tcW w:w="1659" w:type="dxa"/>
          </w:tcPr>
          <w:p w:rsidR="008F0B3C" w:rsidRDefault="008F0B3C" w:rsidP="00703EA0">
            <w:pPr>
              <w:pStyle w:val="a9"/>
              <w:numPr>
                <w:ilvl w:val="0"/>
                <w:numId w:val="38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349" w:author="Administrator" w:date="2014-02-13T12:54:00Z">
                <w:pPr>
                  <w:pStyle w:val="a9"/>
                  <w:numPr>
                    <w:numId w:val="38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034" w:type="dxa"/>
          </w:tcPr>
          <w:p w:rsidR="008F0B3C" w:rsidRDefault="008F0B3C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350" w:author="Administrator" w:date="2014-02-13T12:54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Профиль рабочего времени</w:t>
            </w:r>
          </w:p>
        </w:tc>
        <w:tc>
          <w:tcPr>
            <w:tcW w:w="2601" w:type="dxa"/>
          </w:tcPr>
          <w:p w:rsidR="008F0B3C" w:rsidRDefault="008F0B3C" w:rsidP="00AC1AE3">
            <w:r w:rsidRPr="00937C78">
              <w:rPr>
                <w:rFonts w:ascii="Arial" w:hAnsi="Arial" w:cs="Arial"/>
                <w:sz w:val="20"/>
                <w:szCs w:val="20"/>
              </w:rPr>
              <w:t xml:space="preserve">Поле </w:t>
            </w:r>
          </w:p>
        </w:tc>
        <w:tc>
          <w:tcPr>
            <w:tcW w:w="3383" w:type="dxa"/>
          </w:tcPr>
          <w:p w:rsidR="008F0B3C" w:rsidRDefault="008F0B3C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r>
              <w:t>не поддерживаем</w:t>
            </w:r>
          </w:p>
        </w:tc>
      </w:tr>
      <w:tr w:rsidR="008F0B3C" w:rsidRPr="005A5B1B" w:rsidTr="00D572AA">
        <w:tc>
          <w:tcPr>
            <w:tcW w:w="1659" w:type="dxa"/>
          </w:tcPr>
          <w:p w:rsidR="008F0B3C" w:rsidRDefault="008F0B3C" w:rsidP="00703EA0">
            <w:pPr>
              <w:pStyle w:val="a9"/>
              <w:numPr>
                <w:ilvl w:val="0"/>
                <w:numId w:val="38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351" w:author="Administrator" w:date="2014-02-13T12:54:00Z">
                <w:pPr>
                  <w:pStyle w:val="a9"/>
                  <w:numPr>
                    <w:numId w:val="38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034" w:type="dxa"/>
          </w:tcPr>
          <w:p w:rsidR="008F0B3C" w:rsidRDefault="008F0B3C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352" w:author="Administrator" w:date="2014-02-13T12:54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Профиль портала</w:t>
            </w:r>
          </w:p>
        </w:tc>
        <w:tc>
          <w:tcPr>
            <w:tcW w:w="2601" w:type="dxa"/>
          </w:tcPr>
          <w:p w:rsidR="008F0B3C" w:rsidRPr="00937C78" w:rsidRDefault="008F0B3C" w:rsidP="00AC1AE3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83" w:type="dxa"/>
          </w:tcPr>
          <w:p w:rsidR="008F0B3C" w:rsidRDefault="008F0B3C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r>
              <w:t>не поддерживаем</w:t>
            </w:r>
          </w:p>
        </w:tc>
      </w:tr>
      <w:tr w:rsidR="008F0B3C" w:rsidRPr="005A5B1B" w:rsidTr="00D572AA">
        <w:tc>
          <w:tcPr>
            <w:tcW w:w="1659" w:type="dxa"/>
          </w:tcPr>
          <w:p w:rsidR="008F0B3C" w:rsidRDefault="008F0B3C" w:rsidP="00703EA0">
            <w:pPr>
              <w:pStyle w:val="a9"/>
              <w:numPr>
                <w:ilvl w:val="0"/>
                <w:numId w:val="38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353" w:author="Administrator" w:date="2014-02-13T12:54:00Z">
                <w:pPr>
                  <w:pStyle w:val="a9"/>
                  <w:numPr>
                    <w:numId w:val="38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034" w:type="dxa"/>
          </w:tcPr>
          <w:p w:rsidR="008F0B3C" w:rsidRDefault="008F0B3C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354" w:author="Administrator" w:date="2014-02-13T12:54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Создать персональный профиль</w:t>
            </w:r>
          </w:p>
        </w:tc>
        <w:tc>
          <w:tcPr>
            <w:tcW w:w="2601" w:type="dxa"/>
          </w:tcPr>
          <w:p w:rsidR="008F0B3C" w:rsidRPr="00937C78" w:rsidRDefault="008F0B3C" w:rsidP="00AC1AE3">
            <w:pPr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3383" w:type="dxa"/>
          </w:tcPr>
          <w:p w:rsidR="008F0B3C" w:rsidRPr="00937C78" w:rsidRDefault="008F0B3C" w:rsidP="00AC1AE3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8F0B3C" w:rsidRPr="005A5B1B" w:rsidTr="00D572AA">
        <w:tc>
          <w:tcPr>
            <w:tcW w:w="1659" w:type="dxa"/>
          </w:tcPr>
          <w:p w:rsidR="008F0B3C" w:rsidRDefault="008F0B3C" w:rsidP="00703EA0">
            <w:pPr>
              <w:pStyle w:val="a9"/>
              <w:numPr>
                <w:ilvl w:val="0"/>
                <w:numId w:val="38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355" w:author="Administrator" w:date="2014-02-13T12:54:00Z">
                <w:pPr>
                  <w:pStyle w:val="a9"/>
                  <w:numPr>
                    <w:numId w:val="38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034" w:type="dxa"/>
          </w:tcPr>
          <w:p w:rsidR="008F0B3C" w:rsidRDefault="008F0B3C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356" w:author="Administrator" w:date="2014-02-13T12:54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Список наследования</w:t>
            </w:r>
          </w:p>
        </w:tc>
        <w:tc>
          <w:tcPr>
            <w:tcW w:w="2601" w:type="dxa"/>
          </w:tcPr>
          <w:p w:rsidR="008F0B3C" w:rsidRPr="00937C78" w:rsidRDefault="008F0B3C" w:rsidP="00AC1AE3">
            <w:pPr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кнопка</w:t>
            </w:r>
          </w:p>
        </w:tc>
        <w:tc>
          <w:tcPr>
            <w:tcW w:w="3383" w:type="dxa"/>
          </w:tcPr>
          <w:p w:rsidR="008F0B3C" w:rsidRDefault="008F0B3C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r>
              <w:t>не поддерживаем</w:t>
            </w:r>
          </w:p>
        </w:tc>
      </w:tr>
      <w:tr w:rsidR="008F0B3C" w:rsidRPr="005A5B1B" w:rsidTr="00D572AA">
        <w:tc>
          <w:tcPr>
            <w:tcW w:w="1659" w:type="dxa"/>
          </w:tcPr>
          <w:p w:rsidR="008F0B3C" w:rsidRDefault="008F0B3C" w:rsidP="00703EA0">
            <w:pPr>
              <w:pStyle w:val="a9"/>
              <w:numPr>
                <w:ilvl w:val="0"/>
                <w:numId w:val="38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357" w:author="Administrator" w:date="2014-02-13T12:54:00Z">
                <w:pPr>
                  <w:pStyle w:val="a9"/>
                  <w:numPr>
                    <w:numId w:val="38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034" w:type="dxa"/>
          </w:tcPr>
          <w:p w:rsidR="008F0B3C" w:rsidRDefault="008F0B3C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358" w:author="Administrator" w:date="2014-02-13T12:54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Иерархический профиль</w:t>
            </w:r>
          </w:p>
        </w:tc>
        <w:tc>
          <w:tcPr>
            <w:tcW w:w="2601" w:type="dxa"/>
          </w:tcPr>
          <w:p w:rsidR="008F0B3C" w:rsidRPr="00937C78" w:rsidRDefault="008F0B3C" w:rsidP="00AC1AE3">
            <w:pPr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3383" w:type="dxa"/>
          </w:tcPr>
          <w:p w:rsidR="008F0B3C" w:rsidRDefault="008F0B3C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r>
              <w:t>не поддерживаем</w:t>
            </w:r>
          </w:p>
        </w:tc>
      </w:tr>
      <w:tr w:rsidR="008F0B3C" w:rsidRPr="005A5B1B" w:rsidTr="00D572AA">
        <w:tc>
          <w:tcPr>
            <w:tcW w:w="1659" w:type="dxa"/>
          </w:tcPr>
          <w:p w:rsidR="008F0B3C" w:rsidRDefault="008F0B3C" w:rsidP="00703EA0">
            <w:pPr>
              <w:pStyle w:val="a9"/>
              <w:numPr>
                <w:ilvl w:val="0"/>
                <w:numId w:val="38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359" w:author="Administrator" w:date="2014-02-13T12:54:00Z">
                <w:pPr>
                  <w:pStyle w:val="a9"/>
                  <w:numPr>
                    <w:numId w:val="38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034" w:type="dxa"/>
          </w:tcPr>
          <w:p w:rsidR="008F0B3C" w:rsidRDefault="008F0B3C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360" w:author="Administrator" w:date="2014-02-13T12:54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Групповые профили</w:t>
            </w:r>
          </w:p>
        </w:tc>
        <w:tc>
          <w:tcPr>
            <w:tcW w:w="2601" w:type="dxa"/>
          </w:tcPr>
          <w:p w:rsidR="008F0B3C" w:rsidRPr="00937C78" w:rsidRDefault="008F0B3C" w:rsidP="00AC1AE3">
            <w:pPr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3383" w:type="dxa"/>
          </w:tcPr>
          <w:p w:rsidR="008F0B3C" w:rsidRDefault="008F0B3C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r>
              <w:t>не поддерживаем</w:t>
            </w:r>
          </w:p>
        </w:tc>
      </w:tr>
      <w:tr w:rsidR="008F0B3C" w:rsidRPr="005A5B1B" w:rsidTr="00D572AA">
        <w:tc>
          <w:tcPr>
            <w:tcW w:w="1659" w:type="dxa"/>
          </w:tcPr>
          <w:p w:rsidR="008F0B3C" w:rsidRDefault="008F0B3C" w:rsidP="00703EA0">
            <w:pPr>
              <w:pStyle w:val="a9"/>
              <w:numPr>
                <w:ilvl w:val="0"/>
                <w:numId w:val="38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361" w:author="Administrator" w:date="2014-02-13T12:54:00Z">
                <w:pPr>
                  <w:pStyle w:val="a9"/>
                  <w:numPr>
                    <w:numId w:val="38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034" w:type="dxa"/>
          </w:tcPr>
          <w:p w:rsidR="008F0B3C" w:rsidRDefault="008F0B3C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362" w:author="Administrator" w:date="2014-02-13T12:54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 xml:space="preserve">Имеет сканер </w:t>
            </w:r>
            <w:proofErr w:type="spellStart"/>
            <w:r w:rsidRPr="00937C78">
              <w:rPr>
                <w:rFonts w:ascii="Arial" w:hAnsi="Arial" w:cs="Arial"/>
                <w:sz w:val="20"/>
                <w:szCs w:val="20"/>
              </w:rPr>
              <w:t>штрих-кодов</w:t>
            </w:r>
            <w:proofErr w:type="spellEnd"/>
            <w:r w:rsidRPr="00937C78">
              <w:rPr>
                <w:rFonts w:ascii="Arial" w:hAnsi="Arial" w:cs="Arial"/>
                <w:sz w:val="20"/>
                <w:szCs w:val="20"/>
              </w:rPr>
              <w:t xml:space="preserve"> и может печатать регистр</w:t>
            </w:r>
            <w:proofErr w:type="gramStart"/>
            <w:r w:rsidRPr="00937C78">
              <w:rPr>
                <w:rFonts w:ascii="Arial" w:hAnsi="Arial" w:cs="Arial"/>
                <w:sz w:val="20"/>
                <w:szCs w:val="20"/>
              </w:rPr>
              <w:t>.</w:t>
            </w:r>
            <w:proofErr w:type="gramEnd"/>
            <w:r w:rsidRPr="00937C7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gramStart"/>
            <w:r w:rsidRPr="00937C78">
              <w:rPr>
                <w:rFonts w:ascii="Arial" w:hAnsi="Arial" w:cs="Arial"/>
                <w:sz w:val="20"/>
                <w:szCs w:val="20"/>
              </w:rPr>
              <w:t>ш</w:t>
            </w:r>
            <w:proofErr w:type="gramEnd"/>
            <w:r w:rsidRPr="00937C78">
              <w:rPr>
                <w:rFonts w:ascii="Arial" w:hAnsi="Arial" w:cs="Arial"/>
                <w:sz w:val="20"/>
                <w:szCs w:val="20"/>
              </w:rPr>
              <w:t>тамп</w:t>
            </w:r>
          </w:p>
        </w:tc>
        <w:tc>
          <w:tcPr>
            <w:tcW w:w="2601" w:type="dxa"/>
          </w:tcPr>
          <w:p w:rsidR="008F0B3C" w:rsidRPr="00937C78" w:rsidRDefault="008F0B3C" w:rsidP="00AC1AE3">
            <w:pPr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3383" w:type="dxa"/>
          </w:tcPr>
          <w:p w:rsidR="008F0B3C" w:rsidRDefault="008F0B3C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r>
              <w:t>не поддерживаем</w:t>
            </w:r>
          </w:p>
        </w:tc>
      </w:tr>
      <w:tr w:rsidR="008F0B3C" w:rsidRPr="005A5B1B" w:rsidTr="00D572AA">
        <w:tc>
          <w:tcPr>
            <w:tcW w:w="1659" w:type="dxa"/>
          </w:tcPr>
          <w:p w:rsidR="008F0B3C" w:rsidRDefault="008F0B3C" w:rsidP="00703EA0">
            <w:pPr>
              <w:pStyle w:val="a9"/>
              <w:numPr>
                <w:ilvl w:val="0"/>
                <w:numId w:val="38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363" w:author="Administrator" w:date="2014-02-13T12:54:00Z">
                <w:pPr>
                  <w:pStyle w:val="a9"/>
                  <w:numPr>
                    <w:numId w:val="38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034" w:type="dxa"/>
          </w:tcPr>
          <w:p w:rsidR="008F0B3C" w:rsidRDefault="008F0B3C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364" w:author="Administrator" w:date="2014-02-13T12:54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Входит в системные группы</w:t>
            </w:r>
          </w:p>
        </w:tc>
        <w:tc>
          <w:tcPr>
            <w:tcW w:w="2601" w:type="dxa"/>
          </w:tcPr>
          <w:p w:rsidR="008F0B3C" w:rsidRPr="00937C78" w:rsidRDefault="008F0B3C" w:rsidP="00AC1AE3">
            <w:pPr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3383" w:type="dxa"/>
          </w:tcPr>
          <w:p w:rsidR="008F0B3C" w:rsidRPr="00937C78" w:rsidRDefault="008F0B3C" w:rsidP="00AC1AE3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8F0B3C" w:rsidRPr="005A5B1B" w:rsidTr="00D572AA">
        <w:tc>
          <w:tcPr>
            <w:tcW w:w="1659" w:type="dxa"/>
          </w:tcPr>
          <w:p w:rsidR="008F0B3C" w:rsidRDefault="008F0B3C" w:rsidP="00703EA0">
            <w:pPr>
              <w:pStyle w:val="a9"/>
              <w:numPr>
                <w:ilvl w:val="0"/>
                <w:numId w:val="38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365" w:author="Administrator" w:date="2014-02-13T12:54:00Z">
                <w:pPr>
                  <w:pStyle w:val="a9"/>
                  <w:numPr>
                    <w:numId w:val="38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034" w:type="dxa"/>
          </w:tcPr>
          <w:p w:rsidR="008F0B3C" w:rsidRDefault="008F0B3C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366" w:author="Administrator" w:date="2014-02-13T12:54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Подразделения</w:t>
            </w:r>
          </w:p>
        </w:tc>
        <w:tc>
          <w:tcPr>
            <w:tcW w:w="2601" w:type="dxa"/>
          </w:tcPr>
          <w:p w:rsidR="008F0B3C" w:rsidRPr="00937C78" w:rsidRDefault="008F0B3C" w:rsidP="00AC1AE3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83" w:type="dxa"/>
          </w:tcPr>
          <w:p w:rsidR="008F0B3C" w:rsidRPr="00937C78" w:rsidRDefault="008F0B3C" w:rsidP="00AC1AE3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8F0B3C" w:rsidRPr="005A5B1B" w:rsidTr="00D572AA">
        <w:tc>
          <w:tcPr>
            <w:tcW w:w="1659" w:type="dxa"/>
          </w:tcPr>
          <w:p w:rsidR="008F0B3C" w:rsidRDefault="008F0B3C" w:rsidP="00703EA0">
            <w:pPr>
              <w:pStyle w:val="a9"/>
              <w:numPr>
                <w:ilvl w:val="0"/>
                <w:numId w:val="38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367" w:author="Administrator" w:date="2014-02-13T12:54:00Z">
                <w:pPr>
                  <w:pStyle w:val="a9"/>
                  <w:numPr>
                    <w:numId w:val="38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034" w:type="dxa"/>
          </w:tcPr>
          <w:p w:rsidR="008F0B3C" w:rsidRDefault="008F0B3C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368" w:author="Administrator" w:date="2014-02-13T12:54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МР по умолчанию</w:t>
            </w:r>
          </w:p>
        </w:tc>
        <w:tc>
          <w:tcPr>
            <w:tcW w:w="2601" w:type="dxa"/>
          </w:tcPr>
          <w:p w:rsidR="008F0B3C" w:rsidRPr="00937C78" w:rsidRDefault="008F0B3C" w:rsidP="00AC1AE3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83" w:type="dxa"/>
          </w:tcPr>
          <w:p w:rsidR="008F0B3C" w:rsidRPr="00937C78" w:rsidRDefault="008F0B3C" w:rsidP="00AC1AE3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8F0B3C" w:rsidRPr="005A5B1B" w:rsidTr="00D572AA">
        <w:tc>
          <w:tcPr>
            <w:tcW w:w="1659" w:type="dxa"/>
          </w:tcPr>
          <w:p w:rsidR="008F0B3C" w:rsidRDefault="008F0B3C" w:rsidP="00703EA0">
            <w:pPr>
              <w:pStyle w:val="a9"/>
              <w:numPr>
                <w:ilvl w:val="0"/>
                <w:numId w:val="38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369" w:author="Administrator" w:date="2014-02-13T12:54:00Z">
                <w:pPr>
                  <w:pStyle w:val="a9"/>
                  <w:numPr>
                    <w:numId w:val="38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034" w:type="dxa"/>
          </w:tcPr>
          <w:p w:rsidR="008F0B3C" w:rsidRDefault="008F0B3C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370" w:author="Administrator" w:date="2014-02-13T12:54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Способ поиска счетчика</w:t>
            </w:r>
          </w:p>
        </w:tc>
        <w:tc>
          <w:tcPr>
            <w:tcW w:w="2601" w:type="dxa"/>
          </w:tcPr>
          <w:p w:rsidR="008F0B3C" w:rsidRPr="00937C78" w:rsidRDefault="008F0B3C" w:rsidP="00AC1AE3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83" w:type="dxa"/>
          </w:tcPr>
          <w:p w:rsidR="008F0B3C" w:rsidRPr="00937C78" w:rsidRDefault="008F0B3C" w:rsidP="00AC1AE3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8F0B3C" w:rsidRPr="005A5B1B" w:rsidTr="00D572AA">
        <w:tc>
          <w:tcPr>
            <w:tcW w:w="1659" w:type="dxa"/>
          </w:tcPr>
          <w:p w:rsidR="008F0B3C" w:rsidRDefault="008F0B3C" w:rsidP="00703EA0">
            <w:pPr>
              <w:pStyle w:val="a9"/>
              <w:numPr>
                <w:ilvl w:val="0"/>
                <w:numId w:val="38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371" w:author="Administrator" w:date="2014-02-13T12:54:00Z">
                <w:pPr>
                  <w:pStyle w:val="a9"/>
                  <w:numPr>
                    <w:numId w:val="38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034" w:type="dxa"/>
          </w:tcPr>
          <w:p w:rsidR="008F0B3C" w:rsidRDefault="008F0B3C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372" w:author="Administrator" w:date="2014-02-13T12:54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 xml:space="preserve">Входящие документы </w:t>
            </w:r>
          </w:p>
        </w:tc>
        <w:tc>
          <w:tcPr>
            <w:tcW w:w="2601" w:type="dxa"/>
          </w:tcPr>
          <w:p w:rsidR="008F0B3C" w:rsidRDefault="008F0B3C" w:rsidP="00AC1AE3">
            <w:r w:rsidRPr="00937C78">
              <w:rPr>
                <w:rFonts w:ascii="Arial" w:hAnsi="Arial" w:cs="Arial"/>
                <w:sz w:val="20"/>
                <w:szCs w:val="20"/>
              </w:rPr>
              <w:t xml:space="preserve">Поле </w:t>
            </w:r>
          </w:p>
        </w:tc>
        <w:tc>
          <w:tcPr>
            <w:tcW w:w="3383" w:type="dxa"/>
            <w:vMerge w:val="restart"/>
          </w:tcPr>
          <w:p w:rsidR="008F0B3C" w:rsidRDefault="008F0B3C" w:rsidP="00AC1AE3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список СЕ/РЗВ, где </w:t>
            </w:r>
            <w:proofErr w:type="gramStart"/>
            <w:r>
              <w:rPr>
                <w:rFonts w:ascii="Arial" w:hAnsi="Arial" w:cs="Arial"/>
                <w:sz w:val="20"/>
                <w:szCs w:val="20"/>
              </w:rPr>
              <w:t>данная</w:t>
            </w:r>
            <w:proofErr w:type="gramEnd"/>
            <w:r>
              <w:rPr>
                <w:rFonts w:ascii="Arial" w:hAnsi="Arial" w:cs="Arial"/>
                <w:sz w:val="20"/>
                <w:szCs w:val="20"/>
              </w:rPr>
              <w:t xml:space="preserve"> ШЕ является делопроизводителем, указанным </w:t>
            </w:r>
            <w:r w:rsidRPr="00E57D37">
              <w:rPr>
                <w:rFonts w:ascii="Arial" w:hAnsi="Arial" w:cs="Arial"/>
                <w:sz w:val="20"/>
                <w:szCs w:val="20"/>
                <w:u w:val="single"/>
              </w:rPr>
              <w:t>явно</w:t>
            </w:r>
            <w:r>
              <w:rPr>
                <w:rFonts w:ascii="Arial" w:hAnsi="Arial" w:cs="Arial"/>
                <w:sz w:val="20"/>
                <w:szCs w:val="20"/>
              </w:rPr>
              <w:t xml:space="preserve"> (не через «Группу»)</w:t>
            </w:r>
          </w:p>
          <w:p w:rsidR="008F0B3C" w:rsidRPr="00937C78" w:rsidRDefault="008F0B3C" w:rsidP="00AC1AE3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кнопка открывает диалоговое окно, позволяющее добавить / удалить СЕ/РВЗ из списка. «Добавление» делает </w:t>
            </w:r>
            <w:proofErr w:type="gramStart"/>
            <w:r>
              <w:rPr>
                <w:rFonts w:ascii="Arial" w:hAnsi="Arial" w:cs="Arial"/>
                <w:sz w:val="20"/>
                <w:szCs w:val="20"/>
              </w:rPr>
              <w:t>данную</w:t>
            </w:r>
            <w:proofErr w:type="gramEnd"/>
            <w:r>
              <w:rPr>
                <w:rFonts w:ascii="Arial" w:hAnsi="Arial" w:cs="Arial"/>
                <w:sz w:val="20"/>
                <w:szCs w:val="20"/>
              </w:rPr>
              <w:t xml:space="preserve"> ШЕ делопроизводителем добавленного, «удаление» - исключает из списка. См. «Подразделение»</w:t>
            </w:r>
          </w:p>
        </w:tc>
      </w:tr>
      <w:tr w:rsidR="008F0B3C" w:rsidRPr="005A5B1B" w:rsidTr="00D572AA">
        <w:tc>
          <w:tcPr>
            <w:tcW w:w="1659" w:type="dxa"/>
          </w:tcPr>
          <w:p w:rsidR="008F0B3C" w:rsidRDefault="008F0B3C" w:rsidP="00703EA0">
            <w:pPr>
              <w:pStyle w:val="a9"/>
              <w:numPr>
                <w:ilvl w:val="0"/>
                <w:numId w:val="38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373" w:author="Administrator" w:date="2014-02-13T12:54:00Z">
                <w:pPr>
                  <w:pStyle w:val="a9"/>
                  <w:numPr>
                    <w:numId w:val="38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034" w:type="dxa"/>
          </w:tcPr>
          <w:p w:rsidR="008F0B3C" w:rsidRDefault="008F0B3C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374" w:author="Administrator" w:date="2014-02-13T12:54:00Z">
                <w:pPr>
                  <w:spacing w:beforeLines="60" w:afterLines="60"/>
                </w:pPr>
              </w:pPrChange>
            </w:pPr>
          </w:p>
        </w:tc>
        <w:tc>
          <w:tcPr>
            <w:tcW w:w="2601" w:type="dxa"/>
          </w:tcPr>
          <w:p w:rsidR="008F0B3C" w:rsidRPr="00937C78" w:rsidRDefault="008F0B3C" w:rsidP="00AC1AE3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83" w:type="dxa"/>
            <w:vMerge/>
          </w:tcPr>
          <w:p w:rsidR="008F0B3C" w:rsidRPr="00937C78" w:rsidRDefault="008F0B3C" w:rsidP="00AC1AE3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8F0B3C" w:rsidRPr="005A5B1B" w:rsidTr="00D572AA">
        <w:tc>
          <w:tcPr>
            <w:tcW w:w="1659" w:type="dxa"/>
          </w:tcPr>
          <w:p w:rsidR="008F0B3C" w:rsidRDefault="008F0B3C" w:rsidP="00703EA0">
            <w:pPr>
              <w:spacing w:beforeLines="60" w:afterLines="60"/>
              <w:ind w:left="360"/>
              <w:rPr>
                <w:rFonts w:ascii="Arial" w:hAnsi="Arial" w:cs="Arial"/>
                <w:sz w:val="20"/>
                <w:szCs w:val="20"/>
              </w:rPr>
              <w:pPrChange w:id="1375" w:author="Administrator" w:date="2014-02-13T12:54:00Z">
                <w:pPr>
                  <w:spacing w:beforeLines="60" w:afterLines="60"/>
                  <w:ind w:left="360"/>
                </w:pPr>
              </w:pPrChange>
            </w:pPr>
            <w:ins w:id="1376" w:author="Administrator" w:date="2014-02-12T12:02:00Z">
              <w:r>
                <w:rPr>
                  <w:rFonts w:ascii="Arial" w:hAnsi="Arial" w:cs="Arial"/>
                  <w:sz w:val="20"/>
                  <w:szCs w:val="20"/>
                </w:rPr>
                <w:t>65.1</w:t>
              </w:r>
            </w:ins>
          </w:p>
        </w:tc>
        <w:tc>
          <w:tcPr>
            <w:tcW w:w="2034" w:type="dxa"/>
          </w:tcPr>
          <w:p w:rsidR="008F0B3C" w:rsidRDefault="008F0B3C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377" w:author="Administrator" w:date="2014-02-13T12:54:00Z">
                <w:pPr>
                  <w:spacing w:beforeLines="60" w:afterLines="60"/>
                </w:pPr>
              </w:pPrChange>
            </w:pPr>
            <w:ins w:id="1378" w:author="Administrator" w:date="2014-02-12T12:02:00Z">
              <w:r>
                <w:rPr>
                  <w:rFonts w:ascii="Arial" w:hAnsi="Arial" w:cs="Arial"/>
                  <w:sz w:val="20"/>
                  <w:szCs w:val="20"/>
                </w:rPr>
                <w:t>Окно выбора МР по умолчанию</w:t>
              </w:r>
            </w:ins>
          </w:p>
        </w:tc>
        <w:tc>
          <w:tcPr>
            <w:tcW w:w="2601" w:type="dxa"/>
          </w:tcPr>
          <w:p w:rsidR="008F0B3C" w:rsidRPr="00937C78" w:rsidRDefault="008F0B3C" w:rsidP="00AC1AE3">
            <w:pPr>
              <w:rPr>
                <w:rFonts w:ascii="Arial" w:hAnsi="Arial" w:cs="Arial"/>
                <w:sz w:val="20"/>
                <w:szCs w:val="20"/>
              </w:rPr>
            </w:pPr>
            <w:ins w:id="1379" w:author="Administrator" w:date="2014-02-12T12:02:00Z">
              <w:r>
                <w:rPr>
                  <w:rFonts w:ascii="Arial" w:hAnsi="Arial" w:cs="Arial"/>
                  <w:sz w:val="20"/>
                  <w:szCs w:val="20"/>
                </w:rPr>
                <w:t>Диалоговое окно</w:t>
              </w:r>
            </w:ins>
          </w:p>
        </w:tc>
        <w:tc>
          <w:tcPr>
            <w:tcW w:w="3383" w:type="dxa"/>
            <w:vMerge/>
          </w:tcPr>
          <w:p w:rsidR="008F0B3C" w:rsidRPr="00937C78" w:rsidRDefault="008F0B3C" w:rsidP="00AC1AE3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8F0B3C" w:rsidRPr="005A5B1B" w:rsidTr="00D572AA">
        <w:tc>
          <w:tcPr>
            <w:tcW w:w="1659" w:type="dxa"/>
          </w:tcPr>
          <w:p w:rsidR="008F0B3C" w:rsidRDefault="008F0B3C" w:rsidP="00703EA0">
            <w:pPr>
              <w:pStyle w:val="a9"/>
              <w:numPr>
                <w:ilvl w:val="0"/>
                <w:numId w:val="38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380" w:author="Administrator" w:date="2014-02-13T12:54:00Z">
                <w:pPr>
                  <w:pStyle w:val="a9"/>
                  <w:numPr>
                    <w:numId w:val="38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034" w:type="dxa"/>
          </w:tcPr>
          <w:p w:rsidR="008F0B3C" w:rsidRDefault="008F0B3C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381" w:author="Administrator" w:date="2014-02-13T12:54:00Z">
                <w:pPr>
                  <w:spacing w:beforeLines="60" w:afterLines="60"/>
                </w:pPr>
              </w:pPrChange>
            </w:pPr>
          </w:p>
        </w:tc>
        <w:tc>
          <w:tcPr>
            <w:tcW w:w="2601" w:type="dxa"/>
          </w:tcPr>
          <w:p w:rsidR="008F0B3C" w:rsidRPr="00937C78" w:rsidRDefault="008F0B3C" w:rsidP="00AC1AE3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83" w:type="dxa"/>
          </w:tcPr>
          <w:p w:rsidR="008F0B3C" w:rsidRPr="00F30F85" w:rsidRDefault="008F0B3C" w:rsidP="00AC1AE3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относительно </w:t>
            </w:r>
            <w:r w:rsidRPr="00E57D37">
              <w:rPr>
                <w:rFonts w:ascii="Arial" w:hAnsi="Arial" w:cs="Arial"/>
                <w:sz w:val="20"/>
                <w:szCs w:val="20"/>
              </w:rPr>
              <w:t>($&lt;-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SO</w:t>
            </w:r>
            <w:r w:rsidRPr="00E57D37">
              <w:rPr>
                <w:rFonts w:ascii="Arial" w:hAnsi="Arial" w:cs="Arial"/>
                <w:sz w:val="20"/>
                <w:szCs w:val="20"/>
              </w:rPr>
              <w:t>_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US"/>
              </w:rPr>
              <w:t>RSPost</w:t>
            </w:r>
            <w:proofErr w:type="spellEnd"/>
            <w:r w:rsidRPr="00E57D37">
              <w:rPr>
                <w:rFonts w:ascii="Arial" w:hAnsi="Arial" w:cs="Arial"/>
                <w:sz w:val="20"/>
                <w:szCs w:val="20"/>
              </w:rPr>
              <w:t>.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Owner</w:t>
            </w:r>
            <w:r w:rsidRPr="00E57D37">
              <w:rPr>
                <w:rFonts w:ascii="Arial" w:hAnsi="Arial" w:cs="Arial"/>
                <w:sz w:val="20"/>
                <w:szCs w:val="20"/>
              </w:rPr>
              <w:t xml:space="preserve">), </w:t>
            </w:r>
            <w:r>
              <w:rPr>
                <w:rFonts w:ascii="Arial" w:hAnsi="Arial" w:cs="Arial"/>
                <w:sz w:val="20"/>
                <w:szCs w:val="20"/>
              </w:rPr>
              <w:t xml:space="preserve">у которого </w:t>
            </w:r>
            <w:r w:rsidRPr="00310E9A">
              <w:rPr>
                <w:rFonts w:ascii="Arial" w:hAnsi="Arial" w:cs="Arial"/>
                <w:sz w:val="20"/>
                <w:szCs w:val="20"/>
              </w:rPr>
              <w:t>.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US"/>
              </w:rPr>
              <w:t>ModuleType</w:t>
            </w:r>
            <w:proofErr w:type="spellEnd"/>
            <w:r w:rsidRPr="00310E9A">
              <w:rPr>
                <w:rFonts w:ascii="Arial" w:hAnsi="Arial" w:cs="Arial"/>
                <w:sz w:val="20"/>
                <w:szCs w:val="20"/>
              </w:rPr>
              <w:t>.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Alias</w:t>
            </w:r>
            <w:r w:rsidRPr="00310E9A">
              <w:rPr>
                <w:rFonts w:ascii="Arial" w:hAnsi="Arial" w:cs="Arial"/>
                <w:sz w:val="20"/>
                <w:szCs w:val="20"/>
              </w:rPr>
              <w:t xml:space="preserve"> = “</w:t>
            </w:r>
            <w:proofErr w:type="spellStart"/>
            <w:r w:rsidRPr="00310E9A">
              <w:rPr>
                <w:rFonts w:ascii="Arial" w:hAnsi="Arial" w:cs="Arial"/>
                <w:color w:val="0000FF"/>
                <w:sz w:val="20"/>
                <w:szCs w:val="20"/>
                <w:lang w:val="en-US"/>
              </w:rPr>
              <w:t>InputDocs</w:t>
            </w:r>
            <w:proofErr w:type="spellEnd"/>
            <w:r w:rsidRPr="00310E9A">
              <w:rPr>
                <w:rFonts w:ascii="Arial" w:hAnsi="Arial" w:cs="Arial"/>
                <w:sz w:val="20"/>
                <w:szCs w:val="20"/>
              </w:rPr>
              <w:t>”</w:t>
            </w:r>
          </w:p>
          <w:p w:rsidR="008F0B3C" w:rsidRDefault="008F0B3C" w:rsidP="00AC1AE3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см. «СО-45»</w:t>
            </w:r>
          </w:p>
          <w:p w:rsidR="008F0B3C" w:rsidRPr="00310E9A" w:rsidRDefault="008F0B3C" w:rsidP="00AC1AE3">
            <w:pPr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310E9A">
              <w:rPr>
                <w:rFonts w:ascii="Arial" w:hAnsi="Arial" w:cs="Arial"/>
                <w:color w:val="FF0000"/>
                <w:sz w:val="20"/>
                <w:szCs w:val="20"/>
              </w:rPr>
              <w:t xml:space="preserve">также значение из этого </w:t>
            </w:r>
            <w:proofErr w:type="gramStart"/>
            <w:r w:rsidRPr="00310E9A">
              <w:rPr>
                <w:rFonts w:ascii="Arial" w:hAnsi="Arial" w:cs="Arial"/>
                <w:color w:val="FF0000"/>
                <w:sz w:val="20"/>
                <w:szCs w:val="20"/>
              </w:rPr>
              <w:t>ДОП</w:t>
            </w:r>
            <w:proofErr w:type="gramEnd"/>
            <w:r w:rsidRPr="00310E9A">
              <w:rPr>
                <w:rFonts w:ascii="Arial" w:hAnsi="Arial" w:cs="Arial"/>
                <w:color w:val="FF0000"/>
                <w:sz w:val="20"/>
                <w:szCs w:val="20"/>
              </w:rPr>
              <w:t xml:space="preserve"> используется и в непронумерованной колонке справа</w:t>
            </w:r>
          </w:p>
        </w:tc>
      </w:tr>
      <w:tr w:rsidR="008F0B3C" w:rsidRPr="005A5B1B" w:rsidTr="00D572AA">
        <w:tc>
          <w:tcPr>
            <w:tcW w:w="1659" w:type="dxa"/>
          </w:tcPr>
          <w:p w:rsidR="008F0B3C" w:rsidRDefault="008F0B3C" w:rsidP="00703EA0">
            <w:pPr>
              <w:pStyle w:val="a9"/>
              <w:numPr>
                <w:ilvl w:val="0"/>
                <w:numId w:val="38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382" w:author="Administrator" w:date="2014-02-13T12:54:00Z">
                <w:pPr>
                  <w:pStyle w:val="a9"/>
                  <w:numPr>
                    <w:numId w:val="38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034" w:type="dxa"/>
          </w:tcPr>
          <w:p w:rsidR="008F0B3C" w:rsidRDefault="008F0B3C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383" w:author="Administrator" w:date="2014-02-13T12:54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Исходящие документы</w:t>
            </w:r>
          </w:p>
        </w:tc>
        <w:tc>
          <w:tcPr>
            <w:tcW w:w="2601" w:type="dxa"/>
          </w:tcPr>
          <w:p w:rsidR="008F0B3C" w:rsidRDefault="008F0B3C" w:rsidP="00AC1AE3">
            <w:r w:rsidRPr="00937C78">
              <w:rPr>
                <w:rFonts w:ascii="Arial" w:hAnsi="Arial" w:cs="Arial"/>
                <w:sz w:val="20"/>
                <w:szCs w:val="20"/>
              </w:rPr>
              <w:t xml:space="preserve">Поле </w:t>
            </w:r>
          </w:p>
        </w:tc>
        <w:tc>
          <w:tcPr>
            <w:tcW w:w="3383" w:type="dxa"/>
            <w:vMerge w:val="restart"/>
          </w:tcPr>
          <w:p w:rsidR="008F0B3C" w:rsidRPr="00937C78" w:rsidRDefault="008F0B3C" w:rsidP="00AC1AE3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аналогично «</w:t>
            </w:r>
            <w:r w:rsidRPr="00310E9A">
              <w:rPr>
                <w:rFonts w:ascii="Arial" w:hAnsi="Arial" w:cs="Arial"/>
                <w:color w:val="0000FF"/>
                <w:sz w:val="20"/>
                <w:szCs w:val="20"/>
              </w:rPr>
              <w:t>Входящим</w:t>
            </w:r>
            <w:r>
              <w:rPr>
                <w:rFonts w:ascii="Arial" w:hAnsi="Arial" w:cs="Arial"/>
                <w:sz w:val="20"/>
                <w:szCs w:val="20"/>
              </w:rPr>
              <w:t>»</w:t>
            </w:r>
          </w:p>
        </w:tc>
      </w:tr>
      <w:tr w:rsidR="008F0B3C" w:rsidRPr="005A5B1B" w:rsidTr="00D572AA">
        <w:tc>
          <w:tcPr>
            <w:tcW w:w="1659" w:type="dxa"/>
          </w:tcPr>
          <w:p w:rsidR="008F0B3C" w:rsidRDefault="008F0B3C" w:rsidP="00703EA0">
            <w:pPr>
              <w:pStyle w:val="a9"/>
              <w:numPr>
                <w:ilvl w:val="0"/>
                <w:numId w:val="38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384" w:author="Administrator" w:date="2014-02-13T12:54:00Z">
                <w:pPr>
                  <w:pStyle w:val="a9"/>
                  <w:numPr>
                    <w:numId w:val="38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034" w:type="dxa"/>
          </w:tcPr>
          <w:p w:rsidR="008F0B3C" w:rsidRDefault="008F0B3C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385" w:author="Administrator" w:date="2014-02-13T12:54:00Z">
                <w:pPr>
                  <w:spacing w:beforeLines="60" w:afterLines="60"/>
                </w:pPr>
              </w:pPrChange>
            </w:pPr>
          </w:p>
        </w:tc>
        <w:tc>
          <w:tcPr>
            <w:tcW w:w="2601" w:type="dxa"/>
          </w:tcPr>
          <w:p w:rsidR="008F0B3C" w:rsidRPr="00937C78" w:rsidRDefault="008F0B3C" w:rsidP="00AC1AE3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83" w:type="dxa"/>
            <w:vMerge/>
          </w:tcPr>
          <w:p w:rsidR="008F0B3C" w:rsidRPr="00937C78" w:rsidRDefault="008F0B3C" w:rsidP="00AC1AE3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8F0B3C" w:rsidRPr="005A5B1B" w:rsidTr="00D572AA">
        <w:tc>
          <w:tcPr>
            <w:tcW w:w="1659" w:type="dxa"/>
          </w:tcPr>
          <w:p w:rsidR="008F0B3C" w:rsidRDefault="008F0B3C" w:rsidP="00703EA0">
            <w:pPr>
              <w:pStyle w:val="a9"/>
              <w:numPr>
                <w:ilvl w:val="0"/>
                <w:numId w:val="38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386" w:author="Administrator" w:date="2014-02-13T12:54:00Z">
                <w:pPr>
                  <w:pStyle w:val="a9"/>
                  <w:numPr>
                    <w:numId w:val="38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034" w:type="dxa"/>
          </w:tcPr>
          <w:p w:rsidR="008F0B3C" w:rsidRDefault="008F0B3C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387" w:author="Administrator" w:date="2014-02-13T12:54:00Z">
                <w:pPr>
                  <w:spacing w:beforeLines="60" w:afterLines="60"/>
                </w:pPr>
              </w:pPrChange>
            </w:pPr>
          </w:p>
        </w:tc>
        <w:tc>
          <w:tcPr>
            <w:tcW w:w="2601" w:type="dxa"/>
          </w:tcPr>
          <w:p w:rsidR="008F0B3C" w:rsidRPr="00937C78" w:rsidRDefault="008F0B3C" w:rsidP="00AC1AE3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83" w:type="dxa"/>
            <w:vMerge/>
          </w:tcPr>
          <w:p w:rsidR="008F0B3C" w:rsidRPr="00937C78" w:rsidRDefault="008F0B3C" w:rsidP="00AC1AE3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8F0B3C" w:rsidRPr="005A5B1B" w:rsidTr="00D572AA">
        <w:tc>
          <w:tcPr>
            <w:tcW w:w="1659" w:type="dxa"/>
          </w:tcPr>
          <w:p w:rsidR="008F0B3C" w:rsidRDefault="008F0B3C" w:rsidP="00703EA0">
            <w:pPr>
              <w:pStyle w:val="a9"/>
              <w:numPr>
                <w:ilvl w:val="0"/>
                <w:numId w:val="38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388" w:author="Administrator" w:date="2014-02-13T12:54:00Z">
                <w:pPr>
                  <w:pStyle w:val="a9"/>
                  <w:numPr>
                    <w:numId w:val="38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034" w:type="dxa"/>
          </w:tcPr>
          <w:p w:rsidR="008F0B3C" w:rsidRDefault="008F0B3C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389" w:author="Administrator" w:date="2014-02-13T12:54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Внутренние документы</w:t>
            </w:r>
          </w:p>
        </w:tc>
        <w:tc>
          <w:tcPr>
            <w:tcW w:w="2601" w:type="dxa"/>
          </w:tcPr>
          <w:p w:rsidR="008F0B3C" w:rsidRDefault="008F0B3C" w:rsidP="00AC1AE3">
            <w:r w:rsidRPr="00937C78">
              <w:rPr>
                <w:rFonts w:ascii="Arial" w:hAnsi="Arial" w:cs="Arial"/>
                <w:sz w:val="20"/>
                <w:szCs w:val="20"/>
              </w:rPr>
              <w:t xml:space="preserve">Поле </w:t>
            </w:r>
          </w:p>
        </w:tc>
        <w:tc>
          <w:tcPr>
            <w:tcW w:w="3383" w:type="dxa"/>
            <w:vMerge/>
          </w:tcPr>
          <w:p w:rsidR="008F0B3C" w:rsidRPr="00937C78" w:rsidRDefault="008F0B3C" w:rsidP="00AC1AE3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8F0B3C" w:rsidRPr="005A5B1B" w:rsidTr="00D572AA">
        <w:tc>
          <w:tcPr>
            <w:tcW w:w="1659" w:type="dxa"/>
          </w:tcPr>
          <w:p w:rsidR="008F0B3C" w:rsidRDefault="008F0B3C" w:rsidP="00703EA0">
            <w:pPr>
              <w:pStyle w:val="a9"/>
              <w:numPr>
                <w:ilvl w:val="0"/>
                <w:numId w:val="38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390" w:author="Administrator" w:date="2014-02-13T12:54:00Z">
                <w:pPr>
                  <w:pStyle w:val="a9"/>
                  <w:numPr>
                    <w:numId w:val="38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034" w:type="dxa"/>
          </w:tcPr>
          <w:p w:rsidR="008F0B3C" w:rsidRDefault="008F0B3C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391" w:author="Administrator" w:date="2014-02-13T12:54:00Z">
                <w:pPr>
                  <w:spacing w:beforeLines="60" w:afterLines="60"/>
                </w:pPr>
              </w:pPrChange>
            </w:pPr>
          </w:p>
        </w:tc>
        <w:tc>
          <w:tcPr>
            <w:tcW w:w="2601" w:type="dxa"/>
          </w:tcPr>
          <w:p w:rsidR="008F0B3C" w:rsidRPr="00937C78" w:rsidRDefault="008F0B3C" w:rsidP="00AC1AE3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83" w:type="dxa"/>
            <w:vMerge/>
          </w:tcPr>
          <w:p w:rsidR="008F0B3C" w:rsidRPr="00937C78" w:rsidRDefault="008F0B3C" w:rsidP="00AC1AE3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8F0B3C" w:rsidRPr="005A5B1B" w:rsidTr="00D572AA">
        <w:tc>
          <w:tcPr>
            <w:tcW w:w="1659" w:type="dxa"/>
          </w:tcPr>
          <w:p w:rsidR="008F0B3C" w:rsidRDefault="008F0B3C" w:rsidP="00703EA0">
            <w:pPr>
              <w:pStyle w:val="a9"/>
              <w:numPr>
                <w:ilvl w:val="0"/>
                <w:numId w:val="38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392" w:author="Administrator" w:date="2014-02-13T12:54:00Z">
                <w:pPr>
                  <w:pStyle w:val="a9"/>
                  <w:numPr>
                    <w:numId w:val="38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034" w:type="dxa"/>
          </w:tcPr>
          <w:p w:rsidR="008F0B3C" w:rsidRDefault="008F0B3C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393" w:author="Administrator" w:date="2014-02-13T12:54:00Z">
                <w:pPr>
                  <w:spacing w:beforeLines="60" w:afterLines="60"/>
                </w:pPr>
              </w:pPrChange>
            </w:pPr>
          </w:p>
        </w:tc>
        <w:tc>
          <w:tcPr>
            <w:tcW w:w="2601" w:type="dxa"/>
          </w:tcPr>
          <w:p w:rsidR="008F0B3C" w:rsidRPr="00937C78" w:rsidRDefault="008F0B3C" w:rsidP="00AC1AE3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83" w:type="dxa"/>
            <w:vMerge/>
          </w:tcPr>
          <w:p w:rsidR="008F0B3C" w:rsidRPr="00937C78" w:rsidRDefault="008F0B3C" w:rsidP="00AC1AE3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8F0B3C" w:rsidRPr="005A5B1B" w:rsidTr="00D572AA">
        <w:tc>
          <w:tcPr>
            <w:tcW w:w="1659" w:type="dxa"/>
          </w:tcPr>
          <w:p w:rsidR="008F0B3C" w:rsidRDefault="008F0B3C" w:rsidP="00703EA0">
            <w:pPr>
              <w:pStyle w:val="a9"/>
              <w:numPr>
                <w:ilvl w:val="0"/>
                <w:numId w:val="38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394" w:author="Administrator" w:date="2014-02-13T12:54:00Z">
                <w:pPr>
                  <w:pStyle w:val="a9"/>
                  <w:numPr>
                    <w:numId w:val="38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034" w:type="dxa"/>
          </w:tcPr>
          <w:p w:rsidR="008F0B3C" w:rsidRDefault="008F0B3C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395" w:author="Administrator" w:date="2014-02-13T12:54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ОРД</w:t>
            </w:r>
          </w:p>
        </w:tc>
        <w:tc>
          <w:tcPr>
            <w:tcW w:w="2601" w:type="dxa"/>
          </w:tcPr>
          <w:p w:rsidR="008F0B3C" w:rsidRDefault="008F0B3C" w:rsidP="00AC1AE3">
            <w:r w:rsidRPr="00937C78">
              <w:rPr>
                <w:rFonts w:ascii="Arial" w:hAnsi="Arial" w:cs="Arial"/>
                <w:sz w:val="20"/>
                <w:szCs w:val="20"/>
              </w:rPr>
              <w:t xml:space="preserve">Поле </w:t>
            </w:r>
          </w:p>
        </w:tc>
        <w:tc>
          <w:tcPr>
            <w:tcW w:w="3383" w:type="dxa"/>
            <w:vMerge/>
          </w:tcPr>
          <w:p w:rsidR="008F0B3C" w:rsidRPr="00937C78" w:rsidRDefault="008F0B3C" w:rsidP="00AC1AE3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8F0B3C" w:rsidRPr="005A5B1B" w:rsidTr="00D572AA">
        <w:tc>
          <w:tcPr>
            <w:tcW w:w="1659" w:type="dxa"/>
          </w:tcPr>
          <w:p w:rsidR="008F0B3C" w:rsidRDefault="008F0B3C" w:rsidP="00703EA0">
            <w:pPr>
              <w:pStyle w:val="a9"/>
              <w:numPr>
                <w:ilvl w:val="0"/>
                <w:numId w:val="38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396" w:author="Administrator" w:date="2014-02-13T12:54:00Z">
                <w:pPr>
                  <w:pStyle w:val="a9"/>
                  <w:numPr>
                    <w:numId w:val="38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034" w:type="dxa"/>
          </w:tcPr>
          <w:p w:rsidR="008F0B3C" w:rsidRDefault="008F0B3C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397" w:author="Administrator" w:date="2014-02-13T12:54:00Z">
                <w:pPr>
                  <w:spacing w:beforeLines="60" w:afterLines="60"/>
                </w:pPr>
              </w:pPrChange>
            </w:pPr>
          </w:p>
        </w:tc>
        <w:tc>
          <w:tcPr>
            <w:tcW w:w="2601" w:type="dxa"/>
          </w:tcPr>
          <w:p w:rsidR="008F0B3C" w:rsidRPr="00937C78" w:rsidRDefault="008F0B3C" w:rsidP="00AC1AE3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83" w:type="dxa"/>
            <w:vMerge/>
          </w:tcPr>
          <w:p w:rsidR="008F0B3C" w:rsidRPr="00937C78" w:rsidRDefault="008F0B3C" w:rsidP="00AC1AE3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8F0B3C" w:rsidRPr="005A5B1B" w:rsidTr="00D572AA">
        <w:tc>
          <w:tcPr>
            <w:tcW w:w="1659" w:type="dxa"/>
          </w:tcPr>
          <w:p w:rsidR="008F0B3C" w:rsidRDefault="008F0B3C" w:rsidP="00703EA0">
            <w:pPr>
              <w:pStyle w:val="a9"/>
              <w:numPr>
                <w:ilvl w:val="0"/>
                <w:numId w:val="38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398" w:author="Administrator" w:date="2014-02-13T12:54:00Z">
                <w:pPr>
                  <w:pStyle w:val="a9"/>
                  <w:numPr>
                    <w:numId w:val="38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034" w:type="dxa"/>
          </w:tcPr>
          <w:p w:rsidR="008F0B3C" w:rsidRDefault="008F0B3C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399" w:author="Administrator" w:date="2014-02-13T12:54:00Z">
                <w:pPr>
                  <w:spacing w:beforeLines="60" w:afterLines="60"/>
                </w:pPr>
              </w:pPrChange>
            </w:pPr>
          </w:p>
        </w:tc>
        <w:tc>
          <w:tcPr>
            <w:tcW w:w="2601" w:type="dxa"/>
          </w:tcPr>
          <w:p w:rsidR="008F0B3C" w:rsidRPr="00937C78" w:rsidRDefault="008F0B3C" w:rsidP="00AC1AE3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83" w:type="dxa"/>
            <w:vMerge/>
          </w:tcPr>
          <w:p w:rsidR="008F0B3C" w:rsidRPr="00937C78" w:rsidRDefault="008F0B3C" w:rsidP="00AC1AE3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8F0B3C" w:rsidRPr="005A5B1B" w:rsidTr="00D572AA">
        <w:tc>
          <w:tcPr>
            <w:tcW w:w="1659" w:type="dxa"/>
          </w:tcPr>
          <w:p w:rsidR="008F0B3C" w:rsidRDefault="008F0B3C" w:rsidP="00703EA0">
            <w:pPr>
              <w:pStyle w:val="a9"/>
              <w:numPr>
                <w:ilvl w:val="0"/>
                <w:numId w:val="38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400" w:author="Administrator" w:date="2014-02-13T12:54:00Z">
                <w:pPr>
                  <w:pStyle w:val="a9"/>
                  <w:numPr>
                    <w:numId w:val="38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034" w:type="dxa"/>
          </w:tcPr>
          <w:p w:rsidR="008F0B3C" w:rsidRDefault="008F0B3C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401" w:author="Administrator" w:date="2014-02-13T12:54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Договоры</w:t>
            </w:r>
          </w:p>
        </w:tc>
        <w:tc>
          <w:tcPr>
            <w:tcW w:w="2601" w:type="dxa"/>
          </w:tcPr>
          <w:p w:rsidR="008F0B3C" w:rsidRDefault="008F0B3C" w:rsidP="00AC1AE3">
            <w:r w:rsidRPr="00937C78">
              <w:rPr>
                <w:rFonts w:ascii="Arial" w:hAnsi="Arial" w:cs="Arial"/>
                <w:sz w:val="20"/>
                <w:szCs w:val="20"/>
              </w:rPr>
              <w:t xml:space="preserve">Поле </w:t>
            </w:r>
          </w:p>
        </w:tc>
        <w:tc>
          <w:tcPr>
            <w:tcW w:w="3383" w:type="dxa"/>
            <w:vMerge/>
          </w:tcPr>
          <w:p w:rsidR="008F0B3C" w:rsidRPr="00937C78" w:rsidRDefault="008F0B3C" w:rsidP="00AC1AE3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8F0B3C" w:rsidRPr="005A5B1B" w:rsidTr="00D572AA">
        <w:tc>
          <w:tcPr>
            <w:tcW w:w="1659" w:type="dxa"/>
          </w:tcPr>
          <w:p w:rsidR="008F0B3C" w:rsidRDefault="008F0B3C" w:rsidP="00703EA0">
            <w:pPr>
              <w:pStyle w:val="a9"/>
              <w:numPr>
                <w:ilvl w:val="0"/>
                <w:numId w:val="38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402" w:author="Administrator" w:date="2014-02-13T12:54:00Z">
                <w:pPr>
                  <w:pStyle w:val="a9"/>
                  <w:numPr>
                    <w:numId w:val="38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034" w:type="dxa"/>
          </w:tcPr>
          <w:p w:rsidR="008F0B3C" w:rsidRDefault="008F0B3C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403" w:author="Administrator" w:date="2014-02-13T12:54:00Z">
                <w:pPr>
                  <w:spacing w:beforeLines="60" w:afterLines="60"/>
                </w:pPr>
              </w:pPrChange>
            </w:pPr>
          </w:p>
        </w:tc>
        <w:tc>
          <w:tcPr>
            <w:tcW w:w="2601" w:type="dxa"/>
          </w:tcPr>
          <w:p w:rsidR="008F0B3C" w:rsidRPr="00937C78" w:rsidRDefault="008F0B3C" w:rsidP="00AC1AE3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83" w:type="dxa"/>
            <w:vMerge/>
          </w:tcPr>
          <w:p w:rsidR="008F0B3C" w:rsidRPr="00937C78" w:rsidRDefault="008F0B3C" w:rsidP="00AC1AE3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8F0B3C" w:rsidRPr="005A5B1B" w:rsidTr="00D572AA">
        <w:tc>
          <w:tcPr>
            <w:tcW w:w="1659" w:type="dxa"/>
          </w:tcPr>
          <w:p w:rsidR="008F0B3C" w:rsidRDefault="008F0B3C" w:rsidP="00703EA0">
            <w:pPr>
              <w:pStyle w:val="a9"/>
              <w:numPr>
                <w:ilvl w:val="0"/>
                <w:numId w:val="38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404" w:author="Administrator" w:date="2014-02-13T12:54:00Z">
                <w:pPr>
                  <w:pStyle w:val="a9"/>
                  <w:numPr>
                    <w:numId w:val="38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034" w:type="dxa"/>
          </w:tcPr>
          <w:p w:rsidR="008F0B3C" w:rsidRDefault="008F0B3C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405" w:author="Administrator" w:date="2014-02-13T12:54:00Z">
                <w:pPr>
                  <w:spacing w:beforeLines="60" w:afterLines="60"/>
                </w:pPr>
              </w:pPrChange>
            </w:pPr>
          </w:p>
        </w:tc>
        <w:tc>
          <w:tcPr>
            <w:tcW w:w="2601" w:type="dxa"/>
          </w:tcPr>
          <w:p w:rsidR="008F0B3C" w:rsidRPr="00937C78" w:rsidRDefault="008F0B3C" w:rsidP="00AC1AE3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83" w:type="dxa"/>
            <w:vMerge/>
          </w:tcPr>
          <w:p w:rsidR="008F0B3C" w:rsidRPr="00937C78" w:rsidRDefault="008F0B3C" w:rsidP="00AC1AE3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8F0B3C" w:rsidRPr="005A5B1B" w:rsidTr="00D572AA">
        <w:tc>
          <w:tcPr>
            <w:tcW w:w="1659" w:type="dxa"/>
          </w:tcPr>
          <w:p w:rsidR="008F0B3C" w:rsidRDefault="008F0B3C" w:rsidP="00703EA0">
            <w:pPr>
              <w:pStyle w:val="a9"/>
              <w:numPr>
                <w:ilvl w:val="0"/>
                <w:numId w:val="38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406" w:author="Administrator" w:date="2014-02-13T12:54:00Z">
                <w:pPr>
                  <w:pStyle w:val="a9"/>
                  <w:numPr>
                    <w:numId w:val="38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034" w:type="dxa"/>
          </w:tcPr>
          <w:p w:rsidR="008F0B3C" w:rsidRDefault="008F0B3C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407" w:author="Administrator" w:date="2014-02-13T12:54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Обращения граждан</w:t>
            </w:r>
          </w:p>
        </w:tc>
        <w:tc>
          <w:tcPr>
            <w:tcW w:w="2601" w:type="dxa"/>
          </w:tcPr>
          <w:p w:rsidR="008F0B3C" w:rsidRDefault="008F0B3C" w:rsidP="00AC1AE3">
            <w:r w:rsidRPr="00937C78">
              <w:rPr>
                <w:rFonts w:ascii="Arial" w:hAnsi="Arial" w:cs="Arial"/>
                <w:sz w:val="20"/>
                <w:szCs w:val="20"/>
              </w:rPr>
              <w:t xml:space="preserve">Поле </w:t>
            </w:r>
          </w:p>
        </w:tc>
        <w:tc>
          <w:tcPr>
            <w:tcW w:w="3383" w:type="dxa"/>
            <w:vMerge/>
          </w:tcPr>
          <w:p w:rsidR="008F0B3C" w:rsidRPr="00937C78" w:rsidRDefault="008F0B3C" w:rsidP="00AC1AE3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8F0B3C" w:rsidRPr="005A5B1B" w:rsidTr="00D572AA">
        <w:tc>
          <w:tcPr>
            <w:tcW w:w="1659" w:type="dxa"/>
          </w:tcPr>
          <w:p w:rsidR="008F0B3C" w:rsidRDefault="008F0B3C" w:rsidP="00703EA0">
            <w:pPr>
              <w:pStyle w:val="a9"/>
              <w:numPr>
                <w:ilvl w:val="0"/>
                <w:numId w:val="38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408" w:author="Administrator" w:date="2014-02-13T12:54:00Z">
                <w:pPr>
                  <w:pStyle w:val="a9"/>
                  <w:numPr>
                    <w:numId w:val="38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034" w:type="dxa"/>
          </w:tcPr>
          <w:p w:rsidR="008F0B3C" w:rsidRDefault="008F0B3C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409" w:author="Administrator" w:date="2014-02-13T12:54:00Z">
                <w:pPr>
                  <w:spacing w:beforeLines="60" w:afterLines="60"/>
                </w:pPr>
              </w:pPrChange>
            </w:pPr>
          </w:p>
        </w:tc>
        <w:tc>
          <w:tcPr>
            <w:tcW w:w="2601" w:type="dxa"/>
          </w:tcPr>
          <w:p w:rsidR="008F0B3C" w:rsidRPr="00937C78" w:rsidRDefault="008F0B3C" w:rsidP="00AC1AE3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83" w:type="dxa"/>
            <w:vMerge/>
          </w:tcPr>
          <w:p w:rsidR="008F0B3C" w:rsidRPr="00937C78" w:rsidRDefault="008F0B3C" w:rsidP="00AC1AE3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8F0B3C" w:rsidRPr="005A5B1B" w:rsidTr="00D572AA">
        <w:tc>
          <w:tcPr>
            <w:tcW w:w="1659" w:type="dxa"/>
          </w:tcPr>
          <w:p w:rsidR="008F0B3C" w:rsidRDefault="008F0B3C" w:rsidP="00703EA0">
            <w:pPr>
              <w:pStyle w:val="a9"/>
              <w:numPr>
                <w:ilvl w:val="0"/>
                <w:numId w:val="38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410" w:author="Administrator" w:date="2014-02-13T12:54:00Z">
                <w:pPr>
                  <w:pStyle w:val="a9"/>
                  <w:numPr>
                    <w:numId w:val="38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034" w:type="dxa"/>
          </w:tcPr>
          <w:p w:rsidR="008F0B3C" w:rsidRDefault="008F0B3C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411" w:author="Administrator" w:date="2014-02-13T12:54:00Z">
                <w:pPr>
                  <w:spacing w:beforeLines="60" w:afterLines="60"/>
                </w:pPr>
              </w:pPrChange>
            </w:pPr>
          </w:p>
        </w:tc>
        <w:tc>
          <w:tcPr>
            <w:tcW w:w="2601" w:type="dxa"/>
          </w:tcPr>
          <w:p w:rsidR="008F0B3C" w:rsidRPr="00937C78" w:rsidRDefault="008F0B3C" w:rsidP="00AC1AE3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83" w:type="dxa"/>
            <w:vMerge/>
          </w:tcPr>
          <w:p w:rsidR="008F0B3C" w:rsidRPr="00937C78" w:rsidRDefault="008F0B3C" w:rsidP="00AC1AE3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8F0B3C" w:rsidRPr="005A5B1B" w:rsidTr="00D572AA">
        <w:tc>
          <w:tcPr>
            <w:tcW w:w="1659" w:type="dxa"/>
          </w:tcPr>
          <w:p w:rsidR="008F0B3C" w:rsidRDefault="008F0B3C" w:rsidP="00703EA0">
            <w:pPr>
              <w:pStyle w:val="a9"/>
              <w:numPr>
                <w:ilvl w:val="0"/>
                <w:numId w:val="38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412" w:author="Administrator" w:date="2014-02-13T12:54:00Z">
                <w:pPr>
                  <w:pStyle w:val="a9"/>
                  <w:numPr>
                    <w:numId w:val="38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034" w:type="dxa"/>
          </w:tcPr>
          <w:p w:rsidR="008F0B3C" w:rsidRDefault="008F0B3C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413" w:author="Administrator" w:date="2014-02-13T12:54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Счетчики</w:t>
            </w:r>
          </w:p>
        </w:tc>
        <w:tc>
          <w:tcPr>
            <w:tcW w:w="2601" w:type="dxa"/>
          </w:tcPr>
          <w:p w:rsidR="008F0B3C" w:rsidRDefault="008F0B3C" w:rsidP="00AC1AE3">
            <w:r w:rsidRPr="00937C78">
              <w:rPr>
                <w:rFonts w:ascii="Arial" w:hAnsi="Arial" w:cs="Arial"/>
                <w:sz w:val="20"/>
                <w:szCs w:val="20"/>
              </w:rPr>
              <w:t xml:space="preserve">Поле </w:t>
            </w:r>
          </w:p>
        </w:tc>
        <w:tc>
          <w:tcPr>
            <w:tcW w:w="3383" w:type="dxa"/>
          </w:tcPr>
          <w:p w:rsidR="008F0B3C" w:rsidRPr="00937C78" w:rsidRDefault="008F0B3C" w:rsidP="00AC1AE3">
            <w:pPr>
              <w:rPr>
                <w:rFonts w:ascii="Arial" w:hAnsi="Arial" w:cs="Arial"/>
                <w:sz w:val="20"/>
                <w:szCs w:val="20"/>
              </w:rPr>
            </w:pPr>
            <w:r>
              <w:t>не поддерживаем</w:t>
            </w:r>
          </w:p>
        </w:tc>
      </w:tr>
      <w:tr w:rsidR="008F0B3C" w:rsidRPr="005A5B1B" w:rsidTr="00D572AA">
        <w:tc>
          <w:tcPr>
            <w:tcW w:w="1659" w:type="dxa"/>
          </w:tcPr>
          <w:p w:rsidR="008F0B3C" w:rsidRDefault="008F0B3C" w:rsidP="00703EA0">
            <w:pPr>
              <w:pStyle w:val="a9"/>
              <w:numPr>
                <w:ilvl w:val="0"/>
                <w:numId w:val="38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414" w:author="Administrator" w:date="2014-02-13T12:54:00Z">
                <w:pPr>
                  <w:pStyle w:val="a9"/>
                  <w:numPr>
                    <w:numId w:val="38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034" w:type="dxa"/>
          </w:tcPr>
          <w:p w:rsidR="008F0B3C" w:rsidRDefault="008F0B3C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415" w:author="Administrator" w:date="2014-02-13T12:54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Стандартные уведомления</w:t>
            </w:r>
          </w:p>
        </w:tc>
        <w:tc>
          <w:tcPr>
            <w:tcW w:w="2601" w:type="dxa"/>
          </w:tcPr>
          <w:p w:rsidR="008F0B3C" w:rsidRDefault="008F0B3C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416" w:author="Administrator" w:date="2014-02-13T12:54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Закладка</w:t>
            </w:r>
          </w:p>
        </w:tc>
        <w:tc>
          <w:tcPr>
            <w:tcW w:w="3383" w:type="dxa"/>
          </w:tcPr>
          <w:p w:rsidR="008F0B3C" w:rsidRDefault="008F0B3C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417" w:author="Administrator" w:date="2014-02-13T12:46:00Z">
                <w:pPr>
                  <w:spacing w:beforeLines="60" w:afterLines="60"/>
                </w:pPr>
              </w:pPrChange>
            </w:pPr>
          </w:p>
        </w:tc>
      </w:tr>
      <w:tr w:rsidR="008F0B3C" w:rsidRPr="005A5B1B" w:rsidTr="00D572AA">
        <w:tc>
          <w:tcPr>
            <w:tcW w:w="1659" w:type="dxa"/>
          </w:tcPr>
          <w:p w:rsidR="008F0B3C" w:rsidRDefault="008F0B3C" w:rsidP="001D3144">
            <w:pPr>
              <w:pStyle w:val="a9"/>
              <w:numPr>
                <w:ilvl w:val="0"/>
                <w:numId w:val="38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034" w:type="dxa"/>
          </w:tcPr>
          <w:p w:rsidR="008F0B3C" w:rsidRDefault="008F0B3C" w:rsidP="001D3144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Почтовые сообщения</w:t>
            </w:r>
          </w:p>
        </w:tc>
        <w:tc>
          <w:tcPr>
            <w:tcW w:w="2601" w:type="dxa"/>
          </w:tcPr>
          <w:p w:rsidR="008F0B3C" w:rsidRDefault="008F0B3C" w:rsidP="001D3144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Закладка</w:t>
            </w:r>
          </w:p>
        </w:tc>
        <w:tc>
          <w:tcPr>
            <w:tcW w:w="3383" w:type="dxa"/>
          </w:tcPr>
          <w:p w:rsidR="008F0B3C" w:rsidRDefault="008F0B3C" w:rsidP="001D3144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8F0B3C" w:rsidRPr="005A5B1B" w:rsidTr="00D572AA">
        <w:tc>
          <w:tcPr>
            <w:tcW w:w="1659" w:type="dxa"/>
          </w:tcPr>
          <w:p w:rsidR="008F0B3C" w:rsidRPr="001D3144" w:rsidRDefault="008F0B3C" w:rsidP="001D3144">
            <w:pPr>
              <w:pStyle w:val="a9"/>
              <w:numPr>
                <w:ilvl w:val="1"/>
                <w:numId w:val="38"/>
              </w:num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РВЗ</w:t>
            </w:r>
          </w:p>
        </w:tc>
        <w:tc>
          <w:tcPr>
            <w:tcW w:w="2034" w:type="dxa"/>
          </w:tcPr>
          <w:p w:rsidR="008F0B3C" w:rsidRPr="00937C78" w:rsidRDefault="008F0B3C" w:rsidP="001D3144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ins w:id="1418" w:author="Administrator" w:date="2014-02-13T11:32:00Z">
              <w:r>
                <w:rPr>
                  <w:rFonts w:ascii="Arial" w:hAnsi="Arial" w:cs="Arial"/>
                  <w:sz w:val="20"/>
                  <w:szCs w:val="20"/>
                </w:rPr>
                <w:t>Направления для Регистрации</w:t>
              </w:r>
            </w:ins>
          </w:p>
        </w:tc>
        <w:tc>
          <w:tcPr>
            <w:tcW w:w="2601" w:type="dxa"/>
          </w:tcPr>
          <w:p w:rsidR="008F0B3C" w:rsidRPr="00937C78" w:rsidRDefault="008F0B3C" w:rsidP="001D3144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ins w:id="1419" w:author="Administrator" w:date="2014-02-13T11:33:00Z">
              <w:r>
                <w:rPr>
                  <w:rFonts w:ascii="Arial" w:hAnsi="Arial" w:cs="Arial"/>
                  <w:sz w:val="20"/>
                  <w:szCs w:val="20"/>
                </w:rPr>
                <w:t>Закладка</w:t>
              </w:r>
            </w:ins>
          </w:p>
        </w:tc>
        <w:tc>
          <w:tcPr>
            <w:tcW w:w="3383" w:type="dxa"/>
          </w:tcPr>
          <w:p w:rsidR="008F0B3C" w:rsidRDefault="008F0B3C" w:rsidP="001D3144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8F0B3C" w:rsidRPr="005A5B1B" w:rsidTr="00D572AA">
        <w:tc>
          <w:tcPr>
            <w:tcW w:w="1659" w:type="dxa"/>
          </w:tcPr>
          <w:p w:rsidR="008F0B3C" w:rsidRDefault="008F0B3C" w:rsidP="00703EA0">
            <w:pPr>
              <w:pStyle w:val="a9"/>
              <w:numPr>
                <w:ilvl w:val="0"/>
                <w:numId w:val="38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420" w:author="Administrator" w:date="2014-02-13T12:54:00Z">
                <w:pPr>
                  <w:pStyle w:val="a9"/>
                  <w:numPr>
                    <w:numId w:val="38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034" w:type="dxa"/>
          </w:tcPr>
          <w:p w:rsidR="008F0B3C" w:rsidRDefault="008F0B3C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421" w:author="Administrator" w:date="2014-02-13T12:54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Создание уведомлений</w:t>
            </w:r>
          </w:p>
        </w:tc>
        <w:tc>
          <w:tcPr>
            <w:tcW w:w="2601" w:type="dxa"/>
          </w:tcPr>
          <w:p w:rsidR="008F0B3C" w:rsidRDefault="008F0B3C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422" w:author="Administrator" w:date="2014-02-13T12:54:00Z">
                <w:pPr>
                  <w:spacing w:beforeLines="60" w:afterLines="60"/>
                </w:pPr>
              </w:pPrChange>
            </w:pPr>
          </w:p>
        </w:tc>
        <w:tc>
          <w:tcPr>
            <w:tcW w:w="3383" w:type="dxa"/>
          </w:tcPr>
          <w:p w:rsidR="008F0B3C" w:rsidRDefault="008F0B3C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423" w:author="Administrator" w:date="2014-02-13T12:46:00Z">
                <w:pPr>
                  <w:spacing w:beforeLines="60" w:afterLines="60"/>
                </w:pPr>
              </w:pPrChange>
            </w:pPr>
          </w:p>
        </w:tc>
      </w:tr>
      <w:tr w:rsidR="008F0B3C" w:rsidRPr="005A5B1B" w:rsidTr="00D572AA">
        <w:tc>
          <w:tcPr>
            <w:tcW w:w="1659" w:type="dxa"/>
          </w:tcPr>
          <w:p w:rsidR="008F0B3C" w:rsidRDefault="008F0B3C" w:rsidP="00703EA0">
            <w:pPr>
              <w:pStyle w:val="a9"/>
              <w:numPr>
                <w:ilvl w:val="0"/>
                <w:numId w:val="38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424" w:author="Administrator" w:date="2014-02-13T12:54:00Z">
                <w:pPr>
                  <w:pStyle w:val="a9"/>
                  <w:numPr>
                    <w:numId w:val="38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034" w:type="dxa"/>
          </w:tcPr>
          <w:p w:rsidR="008F0B3C" w:rsidRDefault="008F0B3C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425" w:author="Administrator" w:date="2014-02-13T12:54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Список по умолчанию. Формула фильтра может задать другой список</w:t>
            </w:r>
          </w:p>
        </w:tc>
        <w:tc>
          <w:tcPr>
            <w:tcW w:w="2601" w:type="dxa"/>
          </w:tcPr>
          <w:p w:rsidR="008F0B3C" w:rsidRDefault="008F0B3C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426" w:author="Administrator" w:date="2014-02-13T12:46:00Z">
                <w:pPr>
                  <w:spacing w:beforeLines="60" w:afterLines="60"/>
                </w:pPr>
              </w:pPrChange>
            </w:pPr>
          </w:p>
        </w:tc>
        <w:tc>
          <w:tcPr>
            <w:tcW w:w="3383" w:type="dxa"/>
          </w:tcPr>
          <w:p w:rsidR="008F0B3C" w:rsidRDefault="008F0B3C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427" w:author="Administrator" w:date="2014-02-13T12:46:00Z">
                <w:pPr>
                  <w:spacing w:beforeLines="60" w:afterLines="60"/>
                </w:pPr>
              </w:pPrChange>
            </w:pPr>
          </w:p>
        </w:tc>
      </w:tr>
      <w:tr w:rsidR="008F0B3C" w:rsidRPr="005A5B1B" w:rsidTr="00D572AA">
        <w:tc>
          <w:tcPr>
            <w:tcW w:w="1659" w:type="dxa"/>
          </w:tcPr>
          <w:p w:rsidR="008F0B3C" w:rsidRDefault="008F0B3C" w:rsidP="00190AC1">
            <w:pPr>
              <w:pStyle w:val="a9"/>
              <w:numPr>
                <w:ilvl w:val="0"/>
                <w:numId w:val="38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034" w:type="dxa"/>
          </w:tcPr>
          <w:p w:rsidR="008F0B3C" w:rsidRDefault="008F0B3C" w:rsidP="00190AC1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 xml:space="preserve">При направлении </w:t>
            </w:r>
            <w:r>
              <w:rPr>
                <w:rFonts w:ascii="Arial" w:hAnsi="Arial" w:cs="Arial"/>
                <w:sz w:val="20"/>
                <w:szCs w:val="20"/>
              </w:rPr>
              <w:t>сотруднику</w:t>
            </w:r>
            <w:r w:rsidRPr="00937C78">
              <w:rPr>
                <w:rFonts w:ascii="Arial" w:hAnsi="Arial" w:cs="Arial"/>
                <w:sz w:val="20"/>
                <w:szCs w:val="20"/>
              </w:rPr>
              <w:t xml:space="preserve"> уведомления получают (без их </w:t>
            </w:r>
            <w:proofErr w:type="gramStart"/>
            <w:r w:rsidRPr="00937C78">
              <w:rPr>
                <w:rFonts w:ascii="Arial" w:hAnsi="Arial" w:cs="Arial"/>
                <w:sz w:val="20"/>
                <w:szCs w:val="20"/>
              </w:rPr>
              <w:t>замещающих</w:t>
            </w:r>
            <w:proofErr w:type="gramEnd"/>
            <w:r w:rsidRPr="00937C78">
              <w:rPr>
                <w:rFonts w:ascii="Arial" w:hAnsi="Arial" w:cs="Arial"/>
                <w:sz w:val="20"/>
                <w:szCs w:val="20"/>
              </w:rPr>
              <w:t>)</w:t>
            </w:r>
          </w:p>
        </w:tc>
        <w:tc>
          <w:tcPr>
            <w:tcW w:w="2601" w:type="dxa"/>
          </w:tcPr>
          <w:p w:rsidR="008F0B3C" w:rsidRDefault="008F0B3C" w:rsidP="00190AC1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3383" w:type="dxa"/>
          </w:tcPr>
          <w:p w:rsidR="008F0B3C" w:rsidRDefault="008F0B3C" w:rsidP="00190AC1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аналогично «Подразделению»</w:t>
            </w:r>
          </w:p>
          <w:p w:rsidR="008F0B3C" w:rsidRDefault="008F0B3C" w:rsidP="00190AC1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надпись «ДАННАЯ ШЕ» </w:t>
            </w:r>
            <w:proofErr w:type="gramStart"/>
            <w:r>
              <w:rPr>
                <w:rFonts w:ascii="Arial" w:hAnsi="Arial" w:cs="Arial"/>
                <w:sz w:val="20"/>
                <w:szCs w:val="20"/>
              </w:rPr>
              <w:t>появляется</w:t>
            </w:r>
            <w:proofErr w:type="gramEnd"/>
            <w:r>
              <w:rPr>
                <w:rFonts w:ascii="Arial" w:hAnsi="Arial" w:cs="Arial"/>
                <w:sz w:val="20"/>
                <w:szCs w:val="20"/>
              </w:rPr>
              <w:t xml:space="preserve"> / скрывается в зависимости от поля </w:t>
            </w:r>
            <w:r w:rsidRPr="00310E9A">
              <w:rPr>
                <w:rFonts w:ascii="Arial" w:hAnsi="Arial" w:cs="Arial"/>
                <w:sz w:val="20"/>
                <w:szCs w:val="20"/>
              </w:rPr>
              <w:t>$.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US"/>
              </w:rPr>
              <w:t>NoticesIsCurrentWork</w:t>
            </w:r>
            <w:proofErr w:type="spellEnd"/>
          </w:p>
        </w:tc>
      </w:tr>
      <w:tr w:rsidR="008F0B3C" w:rsidRPr="005A5B1B" w:rsidTr="00D572AA">
        <w:trPr>
          <w:ins w:id="1428" w:author="Administrator" w:date="2014-02-13T10:57:00Z"/>
        </w:trPr>
        <w:tc>
          <w:tcPr>
            <w:tcW w:w="1659" w:type="dxa"/>
          </w:tcPr>
          <w:p w:rsidR="008F0B3C" w:rsidRPr="00190AC1" w:rsidRDefault="008F0B3C" w:rsidP="000A75B3">
            <w:pPr>
              <w:spacing w:beforeLines="60" w:afterLines="60"/>
              <w:ind w:left="360"/>
              <w:rPr>
                <w:ins w:id="1429" w:author="Administrator" w:date="2014-02-13T10:57:00Z"/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>87 РВЗ</w:t>
            </w:r>
          </w:p>
        </w:tc>
        <w:tc>
          <w:tcPr>
            <w:tcW w:w="2034" w:type="dxa"/>
          </w:tcPr>
          <w:p w:rsidR="008F0B3C" w:rsidRPr="00937C78" w:rsidRDefault="008F0B3C" w:rsidP="000A75B3">
            <w:pPr>
              <w:spacing w:beforeLines="60" w:afterLines="60"/>
              <w:rPr>
                <w:ins w:id="1430" w:author="Administrator" w:date="2014-02-13T10:57:00Z"/>
                <w:rFonts w:ascii="Arial" w:hAnsi="Arial" w:cs="Arial"/>
                <w:sz w:val="20"/>
                <w:szCs w:val="20"/>
              </w:rPr>
            </w:pPr>
            <w:ins w:id="1431" w:author="Administrator" w:date="2014-02-13T10:58:00Z">
              <w:r w:rsidRPr="00937C78">
                <w:rPr>
                  <w:rFonts w:ascii="Arial" w:hAnsi="Arial" w:cs="Arial"/>
                  <w:sz w:val="20"/>
                  <w:szCs w:val="20"/>
                </w:rPr>
                <w:t xml:space="preserve">При направлении </w:t>
              </w:r>
              <w:r>
                <w:rPr>
                  <w:rFonts w:ascii="Arial" w:hAnsi="Arial" w:cs="Arial"/>
                  <w:sz w:val="20"/>
                  <w:szCs w:val="20"/>
                </w:rPr>
                <w:t>на данного Руководителя</w:t>
              </w:r>
              <w:r w:rsidRPr="00937C78">
                <w:rPr>
                  <w:rFonts w:ascii="Arial" w:hAnsi="Arial" w:cs="Arial"/>
                  <w:sz w:val="20"/>
                  <w:szCs w:val="20"/>
                </w:rPr>
                <w:t xml:space="preserve"> уведомления получают (без их </w:t>
              </w:r>
              <w:proofErr w:type="gramStart"/>
              <w:r w:rsidRPr="00937C78">
                <w:rPr>
                  <w:rFonts w:ascii="Arial" w:hAnsi="Arial" w:cs="Arial"/>
                  <w:sz w:val="20"/>
                  <w:szCs w:val="20"/>
                </w:rPr>
                <w:t>замещающих</w:t>
              </w:r>
              <w:proofErr w:type="gramEnd"/>
              <w:r w:rsidRPr="00937C78">
                <w:rPr>
                  <w:rFonts w:ascii="Arial" w:hAnsi="Arial" w:cs="Arial"/>
                  <w:sz w:val="20"/>
                  <w:szCs w:val="20"/>
                </w:rPr>
                <w:t>)</w:t>
              </w:r>
            </w:ins>
          </w:p>
        </w:tc>
        <w:tc>
          <w:tcPr>
            <w:tcW w:w="2601" w:type="dxa"/>
          </w:tcPr>
          <w:p w:rsidR="008F0B3C" w:rsidRPr="00937C78" w:rsidRDefault="008F0B3C" w:rsidP="00190AC1">
            <w:pPr>
              <w:spacing w:beforeLines="60" w:afterLines="60"/>
              <w:rPr>
                <w:ins w:id="1432" w:author="Administrator" w:date="2014-02-13T10:57:00Z"/>
                <w:rFonts w:ascii="Arial" w:hAnsi="Arial" w:cs="Arial"/>
                <w:sz w:val="20"/>
                <w:szCs w:val="20"/>
              </w:rPr>
            </w:pPr>
            <w:ins w:id="1433" w:author="Administrator" w:date="2014-02-13T10:58:00Z">
              <w:r w:rsidRPr="00937C78">
                <w:rPr>
                  <w:rFonts w:ascii="Arial" w:hAnsi="Arial" w:cs="Arial"/>
                  <w:sz w:val="20"/>
                  <w:szCs w:val="20"/>
                </w:rPr>
                <w:t>Поле</w:t>
              </w:r>
            </w:ins>
          </w:p>
        </w:tc>
        <w:tc>
          <w:tcPr>
            <w:tcW w:w="3383" w:type="dxa"/>
          </w:tcPr>
          <w:p w:rsidR="008F0B3C" w:rsidRDefault="008F0B3C" w:rsidP="00190AC1">
            <w:pPr>
              <w:spacing w:beforeLines="60" w:afterLines="60"/>
              <w:rPr>
                <w:ins w:id="1434" w:author="Administrator" w:date="2014-02-13T10:57:00Z"/>
                <w:rFonts w:ascii="Arial" w:hAnsi="Arial" w:cs="Arial"/>
                <w:sz w:val="20"/>
                <w:szCs w:val="20"/>
              </w:rPr>
            </w:pPr>
          </w:p>
        </w:tc>
      </w:tr>
      <w:tr w:rsidR="008F0B3C" w:rsidRPr="005A5B1B" w:rsidTr="00D572AA">
        <w:tc>
          <w:tcPr>
            <w:tcW w:w="1659" w:type="dxa"/>
          </w:tcPr>
          <w:p w:rsidR="008F0B3C" w:rsidRDefault="008F0B3C" w:rsidP="00190AC1">
            <w:pPr>
              <w:pStyle w:val="a9"/>
              <w:numPr>
                <w:ilvl w:val="0"/>
                <w:numId w:val="38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034" w:type="dxa"/>
          </w:tcPr>
          <w:p w:rsidR="008F0B3C" w:rsidRDefault="008F0B3C" w:rsidP="00190AC1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 xml:space="preserve">Если сотрудник не </w:t>
            </w:r>
            <w:proofErr w:type="gramStart"/>
            <w:r w:rsidRPr="00937C78">
              <w:rPr>
                <w:rFonts w:ascii="Arial" w:hAnsi="Arial" w:cs="Arial"/>
                <w:sz w:val="20"/>
                <w:szCs w:val="20"/>
              </w:rPr>
              <w:t>работает в системе уведомление получают</w:t>
            </w:r>
            <w:proofErr w:type="gramEnd"/>
          </w:p>
        </w:tc>
        <w:tc>
          <w:tcPr>
            <w:tcW w:w="2601" w:type="dxa"/>
          </w:tcPr>
          <w:p w:rsidR="008F0B3C" w:rsidRDefault="008F0B3C" w:rsidP="00190AC1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83" w:type="dxa"/>
          </w:tcPr>
          <w:p w:rsidR="008F0B3C" w:rsidRDefault="008F0B3C" w:rsidP="00190AC1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аналогично «Подразделению»</w:t>
            </w:r>
            <w:r w:rsidRPr="00310E9A">
              <w:rPr>
                <w:rFonts w:ascii="Arial" w:hAnsi="Arial" w:cs="Arial"/>
                <w:sz w:val="20"/>
                <w:szCs w:val="20"/>
              </w:rPr>
              <w:t xml:space="preserve">, </w:t>
            </w:r>
            <w:r>
              <w:rPr>
                <w:rFonts w:ascii="Arial" w:hAnsi="Arial" w:cs="Arial"/>
                <w:sz w:val="20"/>
                <w:szCs w:val="20"/>
              </w:rPr>
              <w:t xml:space="preserve">но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исп-ся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gramStart"/>
            <w:r>
              <w:rPr>
                <w:rFonts w:ascii="Arial" w:hAnsi="Arial" w:cs="Arial"/>
                <w:sz w:val="20"/>
                <w:szCs w:val="20"/>
              </w:rPr>
              <w:t>ДОП</w:t>
            </w:r>
            <w:proofErr w:type="gram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310E9A">
              <w:rPr>
                <w:rFonts w:ascii="Arial" w:hAnsi="Arial" w:cs="Arial"/>
                <w:sz w:val="20"/>
                <w:szCs w:val="20"/>
              </w:rPr>
              <w:t>SO_NoticesReceiverAbsent</w:t>
            </w:r>
            <w:proofErr w:type="spellEnd"/>
          </w:p>
          <w:p w:rsidR="008F0B3C" w:rsidRDefault="008F0B3C" w:rsidP="00190AC1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надпись «ДАННАЯ ШЕ» </w:t>
            </w:r>
            <w:proofErr w:type="gramStart"/>
            <w:r>
              <w:rPr>
                <w:rFonts w:ascii="Arial" w:hAnsi="Arial" w:cs="Arial"/>
                <w:sz w:val="20"/>
                <w:szCs w:val="20"/>
              </w:rPr>
              <w:t>появляется</w:t>
            </w:r>
            <w:proofErr w:type="gramEnd"/>
            <w:r>
              <w:rPr>
                <w:rFonts w:ascii="Arial" w:hAnsi="Arial" w:cs="Arial"/>
                <w:sz w:val="20"/>
                <w:szCs w:val="20"/>
              </w:rPr>
              <w:t xml:space="preserve"> / скрывается в зависимости от поля </w:t>
            </w:r>
            <w:r w:rsidRPr="00310E9A">
              <w:rPr>
                <w:rFonts w:ascii="Arial" w:hAnsi="Arial" w:cs="Arial"/>
                <w:sz w:val="20"/>
                <w:szCs w:val="20"/>
              </w:rPr>
              <w:t>$.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US"/>
              </w:rPr>
              <w:t>NoticesIsCurrentAbsent</w:t>
            </w:r>
            <w:proofErr w:type="spellEnd"/>
          </w:p>
        </w:tc>
      </w:tr>
      <w:tr w:rsidR="008F0B3C" w:rsidRPr="005A5B1B" w:rsidTr="00D572AA">
        <w:trPr>
          <w:ins w:id="1435" w:author="Administrator" w:date="2014-02-13T10:57:00Z"/>
        </w:trPr>
        <w:tc>
          <w:tcPr>
            <w:tcW w:w="1659" w:type="dxa"/>
          </w:tcPr>
          <w:p w:rsidR="008F0B3C" w:rsidRDefault="008F0B3C" w:rsidP="00190AC1">
            <w:pPr>
              <w:pStyle w:val="a9"/>
              <w:spacing w:beforeLines="60" w:afterLines="60"/>
              <w:contextualSpacing w:val="0"/>
              <w:rPr>
                <w:ins w:id="1436" w:author="Administrator" w:date="2014-02-13T10:57:00Z"/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88 РВЗ</w:t>
            </w:r>
          </w:p>
        </w:tc>
        <w:tc>
          <w:tcPr>
            <w:tcW w:w="2034" w:type="dxa"/>
          </w:tcPr>
          <w:p w:rsidR="008F0B3C" w:rsidRPr="00937C78" w:rsidRDefault="008F0B3C" w:rsidP="00D02712">
            <w:pPr>
              <w:spacing w:beforeLines="60" w:afterLines="60"/>
              <w:rPr>
                <w:ins w:id="1437" w:author="Administrator" w:date="2014-02-13T10:57:00Z"/>
                <w:rFonts w:ascii="Arial" w:hAnsi="Arial" w:cs="Arial"/>
                <w:sz w:val="20"/>
                <w:szCs w:val="20"/>
              </w:rPr>
            </w:pPr>
            <w:ins w:id="1438" w:author="Administrator" w:date="2014-02-13T10:59:00Z">
              <w:r w:rsidRPr="00937C78">
                <w:rPr>
                  <w:rFonts w:ascii="Arial" w:hAnsi="Arial" w:cs="Arial"/>
                  <w:sz w:val="20"/>
                  <w:szCs w:val="20"/>
                </w:rPr>
                <w:t xml:space="preserve">Если </w:t>
              </w:r>
              <w:r>
                <w:rPr>
                  <w:rFonts w:ascii="Arial" w:hAnsi="Arial" w:cs="Arial"/>
                  <w:sz w:val="20"/>
                  <w:szCs w:val="20"/>
                </w:rPr>
                <w:t>Руководитель</w:t>
              </w:r>
              <w:r w:rsidRPr="00937C78">
                <w:rPr>
                  <w:rFonts w:ascii="Arial" w:hAnsi="Arial" w:cs="Arial"/>
                  <w:sz w:val="20"/>
                  <w:szCs w:val="20"/>
                </w:rPr>
                <w:t xml:space="preserve"> не </w:t>
              </w:r>
              <w:proofErr w:type="gramStart"/>
              <w:r w:rsidRPr="00937C78">
                <w:rPr>
                  <w:rFonts w:ascii="Arial" w:hAnsi="Arial" w:cs="Arial"/>
                  <w:sz w:val="20"/>
                  <w:szCs w:val="20"/>
                </w:rPr>
                <w:t>работает в системе уведомление получают</w:t>
              </w:r>
            </w:ins>
            <w:proofErr w:type="gramEnd"/>
          </w:p>
        </w:tc>
        <w:tc>
          <w:tcPr>
            <w:tcW w:w="2601" w:type="dxa"/>
          </w:tcPr>
          <w:p w:rsidR="008F0B3C" w:rsidRDefault="008F0B3C" w:rsidP="00190AC1">
            <w:pPr>
              <w:spacing w:beforeLines="60" w:afterLines="60"/>
              <w:rPr>
                <w:ins w:id="1439" w:author="Administrator" w:date="2014-02-13T10:57:00Z"/>
                <w:rFonts w:ascii="Arial" w:hAnsi="Arial" w:cs="Arial"/>
                <w:sz w:val="20"/>
                <w:szCs w:val="20"/>
              </w:rPr>
            </w:pPr>
            <w:ins w:id="1440" w:author="Administrator" w:date="2014-02-13T10:59:00Z">
              <w:r>
                <w:rPr>
                  <w:rFonts w:ascii="Arial" w:hAnsi="Arial" w:cs="Arial"/>
                  <w:sz w:val="20"/>
                  <w:szCs w:val="20"/>
                </w:rPr>
                <w:t>Поле</w:t>
              </w:r>
            </w:ins>
          </w:p>
        </w:tc>
        <w:tc>
          <w:tcPr>
            <w:tcW w:w="3383" w:type="dxa"/>
          </w:tcPr>
          <w:p w:rsidR="008F0B3C" w:rsidRDefault="008F0B3C" w:rsidP="00190AC1">
            <w:pPr>
              <w:spacing w:beforeLines="60" w:afterLines="60"/>
              <w:rPr>
                <w:ins w:id="1441" w:author="Administrator" w:date="2014-02-13T10:57:00Z"/>
                <w:rFonts w:ascii="Arial" w:hAnsi="Arial" w:cs="Arial"/>
                <w:sz w:val="20"/>
                <w:szCs w:val="20"/>
              </w:rPr>
            </w:pPr>
          </w:p>
        </w:tc>
      </w:tr>
      <w:tr w:rsidR="008F0B3C" w:rsidRPr="005A5B1B" w:rsidTr="00D572AA">
        <w:tc>
          <w:tcPr>
            <w:tcW w:w="1659" w:type="dxa"/>
          </w:tcPr>
          <w:p w:rsidR="008F0B3C" w:rsidRDefault="008F0B3C" w:rsidP="00703EA0">
            <w:pPr>
              <w:pStyle w:val="a9"/>
              <w:numPr>
                <w:ilvl w:val="0"/>
                <w:numId w:val="38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442" w:author="Administrator" w:date="2014-02-13T12:54:00Z">
                <w:pPr>
                  <w:pStyle w:val="a9"/>
                  <w:numPr>
                    <w:numId w:val="38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034" w:type="dxa"/>
          </w:tcPr>
          <w:p w:rsidR="008F0B3C" w:rsidRDefault="008F0B3C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443" w:author="Administrator" w:date="2014-02-13T12:54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 xml:space="preserve">Список </w:t>
            </w:r>
            <w:r w:rsidRPr="00937C78">
              <w:rPr>
                <w:rFonts w:ascii="Arial" w:hAnsi="Arial" w:cs="Arial"/>
                <w:sz w:val="20"/>
                <w:szCs w:val="20"/>
                <w:lang w:val="en-US"/>
              </w:rPr>
              <w:t>Notes-</w:t>
            </w:r>
            <w:r w:rsidRPr="00937C78">
              <w:rPr>
                <w:rFonts w:ascii="Arial" w:hAnsi="Arial" w:cs="Arial"/>
                <w:sz w:val="20"/>
                <w:szCs w:val="20"/>
              </w:rPr>
              <w:t>имен получателей</w:t>
            </w:r>
          </w:p>
        </w:tc>
        <w:tc>
          <w:tcPr>
            <w:tcW w:w="2601" w:type="dxa"/>
          </w:tcPr>
          <w:p w:rsidR="008F0B3C" w:rsidRDefault="008F0B3C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444" w:author="Administrator" w:date="2014-02-13T12:54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3383" w:type="dxa"/>
          </w:tcPr>
          <w:p w:rsidR="008F0B3C" w:rsidRDefault="008F0B3C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445" w:author="Administrator" w:date="2014-02-13T12:46:00Z">
                <w:pPr>
                  <w:spacing w:beforeLines="60" w:afterLines="60"/>
                </w:pPr>
              </w:pPrChange>
            </w:pPr>
            <w:r>
              <w:t>не поддерживаем</w:t>
            </w:r>
          </w:p>
        </w:tc>
      </w:tr>
      <w:tr w:rsidR="008F0B3C" w:rsidRPr="005A5B1B" w:rsidTr="00D572AA">
        <w:tc>
          <w:tcPr>
            <w:tcW w:w="1659" w:type="dxa"/>
          </w:tcPr>
          <w:p w:rsidR="008F0B3C" w:rsidRDefault="008F0B3C" w:rsidP="00703EA0">
            <w:pPr>
              <w:pStyle w:val="a9"/>
              <w:numPr>
                <w:ilvl w:val="0"/>
                <w:numId w:val="38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446" w:author="Administrator" w:date="2014-02-13T12:54:00Z">
                <w:pPr>
                  <w:pStyle w:val="a9"/>
                  <w:numPr>
                    <w:numId w:val="38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034" w:type="dxa"/>
          </w:tcPr>
          <w:p w:rsidR="008F0B3C" w:rsidRDefault="008F0B3C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447" w:author="Administrator" w:date="2014-02-13T12:54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Фильтр баз данных, из которых посылаются уведомления</w:t>
            </w:r>
          </w:p>
        </w:tc>
        <w:tc>
          <w:tcPr>
            <w:tcW w:w="2601" w:type="dxa"/>
          </w:tcPr>
          <w:p w:rsidR="008F0B3C" w:rsidRDefault="008F0B3C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448" w:author="Administrator" w:date="2014-02-13T12:54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3383" w:type="dxa"/>
          </w:tcPr>
          <w:p w:rsidR="008F0B3C" w:rsidRDefault="008F0B3C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449" w:author="Administrator" w:date="2014-02-13T12:46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аналогично «Подразделению»</w:t>
            </w:r>
          </w:p>
        </w:tc>
      </w:tr>
      <w:tr w:rsidR="008F0B3C" w:rsidRPr="005A5B1B" w:rsidTr="00D572AA">
        <w:tc>
          <w:tcPr>
            <w:tcW w:w="1659" w:type="dxa"/>
          </w:tcPr>
          <w:p w:rsidR="008F0B3C" w:rsidRDefault="008F0B3C" w:rsidP="00703EA0">
            <w:pPr>
              <w:pStyle w:val="a9"/>
              <w:numPr>
                <w:ilvl w:val="0"/>
                <w:numId w:val="38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450" w:author="Administrator" w:date="2014-02-13T12:54:00Z">
                <w:pPr>
                  <w:pStyle w:val="a9"/>
                  <w:numPr>
                    <w:numId w:val="38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034" w:type="dxa"/>
          </w:tcPr>
          <w:p w:rsidR="008F0B3C" w:rsidRDefault="008F0B3C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451" w:author="Administrator" w:date="2014-02-13T12:54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Из всех баз данных</w:t>
            </w:r>
          </w:p>
        </w:tc>
        <w:tc>
          <w:tcPr>
            <w:tcW w:w="2601" w:type="dxa"/>
          </w:tcPr>
          <w:p w:rsidR="008F0B3C" w:rsidRDefault="008F0B3C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452" w:author="Administrator" w:date="2014-02-13T12:54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3383" w:type="dxa"/>
          </w:tcPr>
          <w:p w:rsidR="008F0B3C" w:rsidRDefault="008F0B3C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453" w:author="Administrator" w:date="2014-02-13T12:46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аналогично «Подразделению»</w:t>
            </w:r>
          </w:p>
        </w:tc>
      </w:tr>
      <w:tr w:rsidR="008F0B3C" w:rsidRPr="005A5B1B" w:rsidTr="00D572AA">
        <w:tc>
          <w:tcPr>
            <w:tcW w:w="1659" w:type="dxa"/>
          </w:tcPr>
          <w:p w:rsidR="008F0B3C" w:rsidRDefault="008F0B3C" w:rsidP="00703EA0">
            <w:pPr>
              <w:pStyle w:val="a9"/>
              <w:numPr>
                <w:ilvl w:val="0"/>
                <w:numId w:val="38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454" w:author="Administrator" w:date="2014-02-13T12:54:00Z">
                <w:pPr>
                  <w:pStyle w:val="a9"/>
                  <w:numPr>
                    <w:numId w:val="38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034" w:type="dxa"/>
          </w:tcPr>
          <w:p w:rsidR="008F0B3C" w:rsidRDefault="008F0B3C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455" w:author="Administrator" w:date="2014-02-13T12:54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Формула фильтра уведомлений</w:t>
            </w:r>
          </w:p>
        </w:tc>
        <w:tc>
          <w:tcPr>
            <w:tcW w:w="2601" w:type="dxa"/>
          </w:tcPr>
          <w:p w:rsidR="008F0B3C" w:rsidRDefault="008F0B3C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456" w:author="Administrator" w:date="2014-02-13T12:54:00Z">
                <w:pPr>
                  <w:spacing w:beforeLines="60" w:afterLines="60"/>
                </w:pPr>
              </w:pPrChange>
            </w:pPr>
          </w:p>
        </w:tc>
        <w:tc>
          <w:tcPr>
            <w:tcW w:w="3383" w:type="dxa"/>
          </w:tcPr>
          <w:p w:rsidR="008F0B3C" w:rsidRDefault="008F0B3C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457" w:author="Administrator" w:date="2014-02-13T12:46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аналогично «Подразделению»</w:t>
            </w:r>
          </w:p>
        </w:tc>
      </w:tr>
      <w:tr w:rsidR="008F0B3C" w:rsidRPr="005A5B1B" w:rsidTr="00D572AA">
        <w:tc>
          <w:tcPr>
            <w:tcW w:w="1659" w:type="dxa"/>
          </w:tcPr>
          <w:p w:rsidR="008F0B3C" w:rsidRDefault="008F0B3C" w:rsidP="00703EA0">
            <w:pPr>
              <w:pStyle w:val="a9"/>
              <w:numPr>
                <w:ilvl w:val="0"/>
                <w:numId w:val="38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458" w:author="Administrator" w:date="2014-02-13T12:54:00Z">
                <w:pPr>
                  <w:pStyle w:val="a9"/>
                  <w:numPr>
                    <w:numId w:val="38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034" w:type="dxa"/>
          </w:tcPr>
          <w:p w:rsidR="008F0B3C" w:rsidRDefault="008F0B3C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459" w:author="Administrator" w:date="2014-02-13T12:54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Формула вычисляет в контексте уведомляемого документа список имен для получения уведомления, либо возвращает @</w:t>
            </w:r>
            <w:proofErr w:type="spellStart"/>
            <w:proofErr w:type="gramStart"/>
            <w:r w:rsidRPr="00937C78">
              <w:rPr>
                <w:rFonts w:ascii="Arial" w:hAnsi="Arial" w:cs="Arial"/>
                <w:sz w:val="20"/>
                <w:szCs w:val="20"/>
              </w:rPr>
              <w:t>True</w:t>
            </w:r>
            <w:proofErr w:type="spellEnd"/>
            <w:proofErr w:type="gramEnd"/>
            <w:r w:rsidRPr="00937C78">
              <w:rPr>
                <w:rFonts w:ascii="Arial" w:hAnsi="Arial" w:cs="Arial"/>
                <w:sz w:val="20"/>
                <w:szCs w:val="20"/>
              </w:rPr>
              <w:t xml:space="preserve"> если используется список по умолчанию. @False-запрещает отправку.</w:t>
            </w:r>
          </w:p>
        </w:tc>
        <w:tc>
          <w:tcPr>
            <w:tcW w:w="2601" w:type="dxa"/>
          </w:tcPr>
          <w:p w:rsidR="008F0B3C" w:rsidRDefault="008F0B3C" w:rsidP="00AC1AE3"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3383" w:type="dxa"/>
          </w:tcPr>
          <w:p w:rsidR="008F0B3C" w:rsidRPr="00937C78" w:rsidRDefault="008F0B3C" w:rsidP="00AC1AE3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аналогично «Подразделению»</w:t>
            </w:r>
          </w:p>
        </w:tc>
      </w:tr>
      <w:tr w:rsidR="008F0B3C" w:rsidRPr="005A5B1B" w:rsidTr="00D572AA">
        <w:tc>
          <w:tcPr>
            <w:tcW w:w="1659" w:type="dxa"/>
          </w:tcPr>
          <w:p w:rsidR="008F0B3C" w:rsidRDefault="008F0B3C" w:rsidP="00703EA0">
            <w:pPr>
              <w:pStyle w:val="a9"/>
              <w:numPr>
                <w:ilvl w:val="0"/>
                <w:numId w:val="38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460" w:author="Administrator" w:date="2014-02-13T12:54:00Z">
                <w:pPr>
                  <w:pStyle w:val="a9"/>
                  <w:numPr>
                    <w:numId w:val="38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034" w:type="dxa"/>
          </w:tcPr>
          <w:p w:rsidR="008F0B3C" w:rsidRDefault="008F0B3C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461" w:author="Administrator" w:date="2014-02-13T12:54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Формула фильтра используется в контексте документа Уведомление.</w:t>
            </w:r>
          </w:p>
        </w:tc>
        <w:tc>
          <w:tcPr>
            <w:tcW w:w="2601" w:type="dxa"/>
          </w:tcPr>
          <w:p w:rsidR="008F0B3C" w:rsidRDefault="008F0B3C" w:rsidP="00AC1AE3"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3383" w:type="dxa"/>
          </w:tcPr>
          <w:p w:rsidR="008F0B3C" w:rsidRPr="00937C78" w:rsidRDefault="008F0B3C" w:rsidP="00AC1AE3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аналогично «Подразделению»</w:t>
            </w:r>
          </w:p>
        </w:tc>
      </w:tr>
      <w:tr w:rsidR="008F0B3C" w:rsidRPr="005A5B1B" w:rsidTr="00D572AA">
        <w:tc>
          <w:tcPr>
            <w:tcW w:w="1659" w:type="dxa"/>
          </w:tcPr>
          <w:p w:rsidR="008F0B3C" w:rsidRDefault="008F0B3C" w:rsidP="00703EA0">
            <w:pPr>
              <w:pStyle w:val="a9"/>
              <w:numPr>
                <w:ilvl w:val="0"/>
                <w:numId w:val="38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462" w:author="Administrator" w:date="2014-02-13T12:54:00Z">
                <w:pPr>
                  <w:pStyle w:val="a9"/>
                  <w:numPr>
                    <w:numId w:val="38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034" w:type="dxa"/>
          </w:tcPr>
          <w:p w:rsidR="008F0B3C" w:rsidRDefault="008F0B3C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463" w:author="Administrator" w:date="2014-02-13T12:54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Создание почтовых сообщений</w:t>
            </w:r>
          </w:p>
        </w:tc>
        <w:tc>
          <w:tcPr>
            <w:tcW w:w="2601" w:type="dxa"/>
          </w:tcPr>
          <w:p w:rsidR="008F0B3C" w:rsidRDefault="008F0B3C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464" w:author="Administrator" w:date="2014-02-13T12:54:00Z">
                <w:pPr>
                  <w:spacing w:beforeLines="60" w:afterLines="60"/>
                </w:pPr>
              </w:pPrChange>
            </w:pPr>
          </w:p>
        </w:tc>
        <w:tc>
          <w:tcPr>
            <w:tcW w:w="3383" w:type="dxa"/>
          </w:tcPr>
          <w:p w:rsidR="008F0B3C" w:rsidRDefault="008F0B3C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465" w:author="Administrator" w:date="2014-02-13T12:46:00Z">
                <w:pPr>
                  <w:spacing w:beforeLines="60" w:afterLines="60"/>
                </w:pPr>
              </w:pPrChange>
            </w:pPr>
          </w:p>
        </w:tc>
      </w:tr>
      <w:tr w:rsidR="008F0B3C" w:rsidRPr="007C07C1" w:rsidTr="00D572AA">
        <w:tc>
          <w:tcPr>
            <w:tcW w:w="1659" w:type="dxa"/>
          </w:tcPr>
          <w:p w:rsidR="008F0B3C" w:rsidRDefault="008F0B3C" w:rsidP="00703EA0">
            <w:pPr>
              <w:pStyle w:val="a9"/>
              <w:numPr>
                <w:ilvl w:val="0"/>
                <w:numId w:val="38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466" w:author="Administrator" w:date="2014-02-13T12:54:00Z">
                <w:pPr>
                  <w:pStyle w:val="a9"/>
                  <w:numPr>
                    <w:numId w:val="38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034" w:type="dxa"/>
          </w:tcPr>
          <w:p w:rsidR="008F0B3C" w:rsidRDefault="008F0B3C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467" w:author="Administrator" w:date="2014-02-13T12:54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При получении уведомления данным сотрудником</w:t>
            </w:r>
          </w:p>
        </w:tc>
        <w:tc>
          <w:tcPr>
            <w:tcW w:w="2601" w:type="dxa"/>
          </w:tcPr>
          <w:p w:rsidR="008F0B3C" w:rsidRDefault="008F0B3C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468" w:author="Administrator" w:date="2014-02-13T12:54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3383" w:type="dxa"/>
          </w:tcPr>
          <w:p w:rsidR="008F0B3C" w:rsidRDefault="008F0B3C" w:rsidP="00703EA0">
            <w:pPr>
              <w:spacing w:beforeLines="60" w:afterLines="60"/>
              <w:rPr>
                <w:rFonts w:ascii="Arial" w:hAnsi="Arial" w:cs="Arial"/>
                <w:color w:val="FF0000"/>
                <w:sz w:val="20"/>
                <w:szCs w:val="20"/>
                <w:lang w:val="en-US"/>
              </w:rPr>
              <w:pPrChange w:id="1469" w:author="Administrator" w:date="2014-02-13T12:46:00Z">
                <w:pPr>
                  <w:spacing w:beforeLines="60" w:afterLines="60"/>
                </w:pPr>
              </w:pPrChange>
            </w:pPr>
            <w:proofErr w:type="spellStart"/>
            <w:r w:rsidRPr="000A4F64">
              <w:rPr>
                <w:rFonts w:ascii="Arial" w:hAnsi="Arial" w:cs="Arial"/>
                <w:color w:val="FF0000"/>
                <w:sz w:val="20"/>
                <w:szCs w:val="20"/>
              </w:rPr>
              <w:t>скриншот</w:t>
            </w:r>
            <w:proofErr w:type="spellEnd"/>
            <w:r w:rsidRPr="000A4F64">
              <w:rPr>
                <w:rFonts w:ascii="Arial" w:hAnsi="Arial" w:cs="Arial"/>
                <w:color w:val="FF0000"/>
                <w:sz w:val="20"/>
                <w:szCs w:val="20"/>
                <w:lang w:val="en-US"/>
              </w:rPr>
              <w:t xml:space="preserve"> </w:t>
            </w:r>
            <w:r w:rsidRPr="000A4F64">
              <w:rPr>
                <w:rFonts w:ascii="Arial" w:hAnsi="Arial" w:cs="Arial"/>
                <w:color w:val="FF0000"/>
                <w:sz w:val="20"/>
                <w:szCs w:val="20"/>
              </w:rPr>
              <w:t>неполный</w:t>
            </w:r>
          </w:p>
          <w:p w:rsidR="008F0B3C" w:rsidRDefault="008F0B3C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  <w:lang w:val="en-US"/>
              </w:rPr>
              <w:pPrChange w:id="1470" w:author="Administrator" w:date="2014-02-13T12:46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$.</w:t>
            </w:r>
            <w:proofErr w:type="spellStart"/>
            <w:r w:rsidRPr="000A4F64">
              <w:rPr>
                <w:rFonts w:ascii="Arial" w:hAnsi="Arial" w:cs="Arial"/>
                <w:sz w:val="20"/>
                <w:szCs w:val="20"/>
                <w:lang w:val="en-US"/>
              </w:rPr>
              <w:t>EmailCreate</w:t>
            </w:r>
            <w:proofErr w:type="spellEnd"/>
          </w:p>
          <w:p w:rsidR="008F0B3C" w:rsidRDefault="008F0B3C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  <w:lang w:val="en-US"/>
              </w:rPr>
              <w:pPrChange w:id="1471" w:author="Administrator" w:date="2014-02-13T12:46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$.</w:t>
            </w:r>
            <w:proofErr w:type="spellStart"/>
            <w:r w:rsidRPr="000A4F64">
              <w:rPr>
                <w:rFonts w:ascii="Arial" w:hAnsi="Arial" w:cs="Arial"/>
                <w:sz w:val="20"/>
                <w:szCs w:val="20"/>
                <w:lang w:val="en-US"/>
              </w:rPr>
              <w:t>EmailIncludeContent</w:t>
            </w:r>
            <w:proofErr w:type="spellEnd"/>
          </w:p>
          <w:p w:rsidR="008F0B3C" w:rsidRDefault="008F0B3C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  <w:lang w:val="en-US"/>
              </w:rPr>
              <w:pPrChange w:id="1472" w:author="Administrator" w:date="2014-02-13T12:46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$.</w:t>
            </w:r>
            <w:proofErr w:type="spellStart"/>
            <w:r w:rsidRPr="000A4F64">
              <w:rPr>
                <w:rFonts w:ascii="Arial" w:hAnsi="Arial" w:cs="Arial"/>
                <w:sz w:val="20"/>
                <w:szCs w:val="20"/>
                <w:lang w:val="en-US"/>
              </w:rPr>
              <w:t>EmailFormulaContent</w:t>
            </w:r>
            <w:proofErr w:type="spellEnd"/>
          </w:p>
          <w:p w:rsidR="008F0B3C" w:rsidRDefault="008F0B3C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  <w:lang w:val="en-US"/>
              </w:rPr>
              <w:pPrChange w:id="1473" w:author="Administrator" w:date="2014-02-13T12:46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$.</w:t>
            </w:r>
            <w:proofErr w:type="spellStart"/>
            <w:r w:rsidRPr="000A4F64">
              <w:rPr>
                <w:rFonts w:ascii="Arial" w:hAnsi="Arial" w:cs="Arial"/>
                <w:sz w:val="20"/>
                <w:szCs w:val="20"/>
                <w:lang w:val="en-US"/>
              </w:rPr>
              <w:t>EmailDomain</w:t>
            </w:r>
            <w:proofErr w:type="spellEnd"/>
          </w:p>
          <w:p w:rsidR="008F0B3C" w:rsidRDefault="008F0B3C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  <w:lang w:val="en-US"/>
              </w:rPr>
              <w:pPrChange w:id="1474" w:author="Administrator" w:date="2014-02-13T12:46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$.</w:t>
            </w:r>
            <w:proofErr w:type="spellStart"/>
            <w:r w:rsidRPr="000A4F64">
              <w:rPr>
                <w:rFonts w:ascii="Arial" w:hAnsi="Arial" w:cs="Arial"/>
                <w:sz w:val="20"/>
                <w:szCs w:val="20"/>
                <w:lang w:val="en-US"/>
              </w:rPr>
              <w:t>EmailHost</w:t>
            </w:r>
            <w:proofErr w:type="spellEnd"/>
          </w:p>
          <w:p w:rsidR="008F0B3C" w:rsidRDefault="008F0B3C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  <w:lang w:val="en-US"/>
              </w:rPr>
              <w:pPrChange w:id="1475" w:author="Administrator" w:date="2014-02-13T12:46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$.</w:t>
            </w:r>
            <w:proofErr w:type="spellStart"/>
            <w:r w:rsidRPr="000A4F64">
              <w:rPr>
                <w:rFonts w:ascii="Arial" w:hAnsi="Arial" w:cs="Arial"/>
                <w:sz w:val="20"/>
                <w:szCs w:val="20"/>
                <w:lang w:val="en-US"/>
              </w:rPr>
              <w:t>EmailFormulaAddressesWork</w:t>
            </w:r>
            <w:proofErr w:type="spellEnd"/>
          </w:p>
          <w:p w:rsidR="008F0B3C" w:rsidRDefault="008F0B3C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  <w:lang w:val="en-US"/>
              </w:rPr>
              <w:pPrChange w:id="1476" w:author="Administrator" w:date="2014-02-13T12:46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$.</w:t>
            </w:r>
            <w:proofErr w:type="spellStart"/>
            <w:r w:rsidRPr="000A4F64">
              <w:rPr>
                <w:rFonts w:ascii="Arial" w:hAnsi="Arial" w:cs="Arial"/>
                <w:sz w:val="20"/>
                <w:szCs w:val="20"/>
                <w:lang w:val="en-US"/>
              </w:rPr>
              <w:t>EmailFormulaFilterWork</w:t>
            </w:r>
            <w:proofErr w:type="spellEnd"/>
          </w:p>
          <w:p w:rsidR="008F0B3C" w:rsidRDefault="008F0B3C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  <w:lang w:val="en-US"/>
              </w:rPr>
              <w:pPrChange w:id="1477" w:author="Administrator" w:date="2014-02-13T12:46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$.</w:t>
            </w:r>
            <w:proofErr w:type="spellStart"/>
            <w:r w:rsidRPr="000A4F64">
              <w:rPr>
                <w:rFonts w:ascii="Arial" w:hAnsi="Arial" w:cs="Arial"/>
                <w:sz w:val="20"/>
                <w:szCs w:val="20"/>
                <w:lang w:val="en-US"/>
              </w:rPr>
              <w:t>EmailFormulaAddressesAbs</w:t>
            </w:r>
            <w:proofErr w:type="spellEnd"/>
          </w:p>
          <w:p w:rsidR="008F0B3C" w:rsidRDefault="008F0B3C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  <w:lang w:val="en-US"/>
              </w:rPr>
              <w:pPrChange w:id="1478" w:author="Administrator" w:date="2014-02-13T12:46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$.</w:t>
            </w:r>
            <w:proofErr w:type="spellStart"/>
            <w:r w:rsidRPr="000A4F64">
              <w:rPr>
                <w:rFonts w:ascii="Arial" w:hAnsi="Arial" w:cs="Arial"/>
                <w:sz w:val="20"/>
                <w:szCs w:val="20"/>
                <w:lang w:val="en-US"/>
              </w:rPr>
              <w:t>EmailFormulaFilterAbsent</w:t>
            </w:r>
            <w:proofErr w:type="spellEnd"/>
          </w:p>
        </w:tc>
      </w:tr>
      <w:tr w:rsidR="008F0B3C" w:rsidRPr="005A5B1B" w:rsidTr="00D572AA">
        <w:tc>
          <w:tcPr>
            <w:tcW w:w="1659" w:type="dxa"/>
          </w:tcPr>
          <w:p w:rsidR="008F0B3C" w:rsidRDefault="008F0B3C" w:rsidP="00703EA0">
            <w:pPr>
              <w:pStyle w:val="a9"/>
              <w:numPr>
                <w:ilvl w:val="0"/>
                <w:numId w:val="38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  <w:lang w:val="en-US"/>
              </w:rPr>
              <w:pPrChange w:id="1479" w:author="Administrator" w:date="2014-02-13T12:54:00Z">
                <w:pPr>
                  <w:pStyle w:val="a9"/>
                  <w:numPr>
                    <w:numId w:val="38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034" w:type="dxa"/>
          </w:tcPr>
          <w:p w:rsidR="008F0B3C" w:rsidRDefault="008F0B3C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480" w:author="Administrator" w:date="2014-02-13T12:54:00Z">
                <w:pPr>
                  <w:spacing w:beforeLines="60" w:afterLines="60"/>
                </w:pPr>
              </w:pPrChange>
            </w:pPr>
            <w:ins w:id="1481" w:author="Administrator" w:date="2014-02-12T12:05:00Z">
              <w:r>
                <w:rPr>
                  <w:rFonts w:ascii="Arial" w:hAnsi="Arial" w:cs="Arial"/>
                  <w:sz w:val="20"/>
                  <w:szCs w:val="20"/>
                </w:rPr>
                <w:t>Создавать почтовое сообщение</w:t>
              </w:r>
            </w:ins>
          </w:p>
        </w:tc>
        <w:tc>
          <w:tcPr>
            <w:tcW w:w="2601" w:type="dxa"/>
          </w:tcPr>
          <w:p w:rsidR="008F0B3C" w:rsidRDefault="008F0B3C" w:rsidP="00AC1AE3">
            <w:ins w:id="1482" w:author="Administrator" w:date="2014-02-12T12:05:00Z">
              <w:r w:rsidRPr="00BA36B9">
                <w:rPr>
                  <w:rFonts w:ascii="Arial" w:hAnsi="Arial" w:cs="Arial"/>
                  <w:sz w:val="20"/>
                  <w:szCs w:val="20"/>
                </w:rPr>
                <w:t>Поле</w:t>
              </w:r>
            </w:ins>
          </w:p>
        </w:tc>
        <w:tc>
          <w:tcPr>
            <w:tcW w:w="3383" w:type="dxa"/>
          </w:tcPr>
          <w:p w:rsidR="008F0B3C" w:rsidRPr="00937C78" w:rsidRDefault="008F0B3C" w:rsidP="00AC1AE3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8F0B3C" w:rsidRPr="005A5B1B" w:rsidTr="00D572AA">
        <w:tc>
          <w:tcPr>
            <w:tcW w:w="1659" w:type="dxa"/>
          </w:tcPr>
          <w:p w:rsidR="008F0B3C" w:rsidRDefault="008F0B3C" w:rsidP="00703EA0">
            <w:pPr>
              <w:pStyle w:val="a9"/>
              <w:numPr>
                <w:ilvl w:val="0"/>
                <w:numId w:val="38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  <w:lang w:val="en-US"/>
              </w:rPr>
              <w:pPrChange w:id="1483" w:author="Administrator" w:date="2014-02-13T12:54:00Z">
                <w:pPr>
                  <w:pStyle w:val="a9"/>
                  <w:numPr>
                    <w:numId w:val="38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034" w:type="dxa"/>
          </w:tcPr>
          <w:p w:rsidR="008F0B3C" w:rsidRDefault="008F0B3C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484" w:author="Administrator" w:date="2014-02-13T12:54:00Z">
                <w:pPr>
                  <w:spacing w:beforeLines="60" w:afterLines="60"/>
                </w:pPr>
              </w:pPrChange>
            </w:pPr>
            <w:ins w:id="1485" w:author="Administrator" w:date="2014-02-12T12:05:00Z">
              <w:r>
                <w:rPr>
                  <w:rFonts w:ascii="Arial" w:hAnsi="Arial" w:cs="Arial"/>
                  <w:sz w:val="20"/>
                  <w:szCs w:val="20"/>
                </w:rPr>
                <w:t xml:space="preserve">Отправлять </w:t>
              </w:r>
              <w:r>
                <w:rPr>
                  <w:rFonts w:ascii="Arial" w:hAnsi="Arial" w:cs="Arial"/>
                  <w:sz w:val="20"/>
                  <w:szCs w:val="20"/>
                  <w:lang w:val="en-US"/>
                </w:rPr>
                <w:t>Notes</w:t>
              </w:r>
              <w:r w:rsidRPr="003A5657">
                <w:rPr>
                  <w:rFonts w:ascii="Arial" w:hAnsi="Arial" w:cs="Arial"/>
                  <w:sz w:val="20"/>
                  <w:szCs w:val="20"/>
                </w:rPr>
                <w:t>-</w:t>
              </w:r>
              <w:r>
                <w:rPr>
                  <w:rFonts w:ascii="Arial" w:hAnsi="Arial" w:cs="Arial"/>
                  <w:sz w:val="20"/>
                  <w:szCs w:val="20"/>
                </w:rPr>
                <w:t xml:space="preserve">ссылку и </w:t>
              </w:r>
              <w:r>
                <w:rPr>
                  <w:rFonts w:ascii="Arial" w:hAnsi="Arial" w:cs="Arial"/>
                  <w:sz w:val="20"/>
                  <w:szCs w:val="20"/>
                  <w:lang w:val="en-US"/>
                </w:rPr>
                <w:t>WEB</w:t>
              </w:r>
              <w:r w:rsidRPr="003A5657">
                <w:rPr>
                  <w:rFonts w:ascii="Arial" w:hAnsi="Arial" w:cs="Arial"/>
                  <w:sz w:val="20"/>
                  <w:szCs w:val="20"/>
                </w:rPr>
                <w:t>-</w:t>
              </w:r>
              <w:r>
                <w:rPr>
                  <w:rFonts w:ascii="Arial" w:hAnsi="Arial" w:cs="Arial"/>
                  <w:sz w:val="20"/>
                  <w:szCs w:val="20"/>
                </w:rPr>
                <w:t>ссылку</w:t>
              </w:r>
            </w:ins>
          </w:p>
        </w:tc>
        <w:tc>
          <w:tcPr>
            <w:tcW w:w="2601" w:type="dxa"/>
          </w:tcPr>
          <w:p w:rsidR="008F0B3C" w:rsidRPr="00937C78" w:rsidRDefault="008F0B3C" w:rsidP="00AC1AE3">
            <w:pPr>
              <w:rPr>
                <w:rFonts w:ascii="Arial" w:hAnsi="Arial" w:cs="Arial"/>
                <w:sz w:val="20"/>
                <w:szCs w:val="20"/>
              </w:rPr>
            </w:pPr>
            <w:ins w:id="1486" w:author="Administrator" w:date="2014-02-12T12:05:00Z">
              <w:r w:rsidRPr="000E5321">
                <w:rPr>
                  <w:rFonts w:ascii="Arial" w:hAnsi="Arial" w:cs="Arial"/>
                  <w:sz w:val="20"/>
                  <w:szCs w:val="20"/>
                </w:rPr>
                <w:t>Поле</w:t>
              </w:r>
            </w:ins>
          </w:p>
        </w:tc>
        <w:tc>
          <w:tcPr>
            <w:tcW w:w="3383" w:type="dxa"/>
          </w:tcPr>
          <w:p w:rsidR="008F0B3C" w:rsidRDefault="008F0B3C" w:rsidP="00AC1AE3"/>
        </w:tc>
      </w:tr>
      <w:tr w:rsidR="008F0B3C" w:rsidRPr="005A5B1B" w:rsidTr="00D572AA">
        <w:tc>
          <w:tcPr>
            <w:tcW w:w="1659" w:type="dxa"/>
          </w:tcPr>
          <w:p w:rsidR="008F0B3C" w:rsidRDefault="008F0B3C" w:rsidP="00703EA0">
            <w:pPr>
              <w:pStyle w:val="a9"/>
              <w:numPr>
                <w:ilvl w:val="0"/>
                <w:numId w:val="38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  <w:lang w:val="en-US"/>
              </w:rPr>
              <w:pPrChange w:id="1487" w:author="Administrator" w:date="2014-02-13T12:54:00Z">
                <w:pPr>
                  <w:pStyle w:val="a9"/>
                  <w:numPr>
                    <w:numId w:val="38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034" w:type="dxa"/>
          </w:tcPr>
          <w:p w:rsidR="008F0B3C" w:rsidRDefault="008F0B3C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488" w:author="Administrator" w:date="2014-02-13T12:54:00Z">
                <w:pPr>
                  <w:spacing w:beforeLines="60" w:afterLines="60"/>
                </w:pPr>
              </w:pPrChange>
            </w:pPr>
            <w:ins w:id="1489" w:author="Administrator" w:date="2014-02-12T12:05:00Z">
              <w:r>
                <w:rPr>
                  <w:rFonts w:ascii="Arial" w:hAnsi="Arial" w:cs="Arial"/>
                  <w:sz w:val="20"/>
                  <w:szCs w:val="20"/>
                </w:rPr>
                <w:t>Включая содержание</w:t>
              </w:r>
            </w:ins>
          </w:p>
        </w:tc>
        <w:tc>
          <w:tcPr>
            <w:tcW w:w="2601" w:type="dxa"/>
          </w:tcPr>
          <w:p w:rsidR="008F0B3C" w:rsidRPr="00937C78" w:rsidRDefault="008F0B3C" w:rsidP="00AC1AE3">
            <w:pPr>
              <w:rPr>
                <w:rFonts w:ascii="Arial" w:hAnsi="Arial" w:cs="Arial"/>
                <w:sz w:val="20"/>
                <w:szCs w:val="20"/>
              </w:rPr>
            </w:pPr>
            <w:ins w:id="1490" w:author="Administrator" w:date="2014-02-12T12:05:00Z">
              <w:r w:rsidRPr="000E5321">
                <w:rPr>
                  <w:rFonts w:ascii="Arial" w:hAnsi="Arial" w:cs="Arial"/>
                  <w:sz w:val="20"/>
                  <w:szCs w:val="20"/>
                </w:rPr>
                <w:t>Поле</w:t>
              </w:r>
            </w:ins>
          </w:p>
        </w:tc>
        <w:tc>
          <w:tcPr>
            <w:tcW w:w="3383" w:type="dxa"/>
          </w:tcPr>
          <w:p w:rsidR="008F0B3C" w:rsidRDefault="008F0B3C" w:rsidP="00AC1AE3"/>
        </w:tc>
      </w:tr>
      <w:tr w:rsidR="008F0B3C" w:rsidRPr="005A5B1B" w:rsidTr="00D572AA">
        <w:tc>
          <w:tcPr>
            <w:tcW w:w="1659" w:type="dxa"/>
          </w:tcPr>
          <w:p w:rsidR="008F0B3C" w:rsidRDefault="008F0B3C" w:rsidP="00703EA0">
            <w:pPr>
              <w:spacing w:beforeLines="60" w:afterLines="60"/>
              <w:ind w:left="360"/>
              <w:rPr>
                <w:rFonts w:ascii="Arial" w:hAnsi="Arial" w:cs="Arial"/>
                <w:sz w:val="20"/>
                <w:szCs w:val="20"/>
              </w:rPr>
              <w:pPrChange w:id="1491" w:author="Administrator" w:date="2014-02-13T12:54:00Z">
                <w:pPr>
                  <w:spacing w:beforeLines="60" w:afterLines="60"/>
                  <w:ind w:left="3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99.1</w:t>
            </w:r>
          </w:p>
        </w:tc>
        <w:tc>
          <w:tcPr>
            <w:tcW w:w="2034" w:type="dxa"/>
          </w:tcPr>
          <w:p w:rsidR="008F0B3C" w:rsidRDefault="008F0B3C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492" w:author="Administrator" w:date="2014-02-13T12:54:00Z">
                <w:pPr>
                  <w:spacing w:beforeLines="60" w:afterLines="60"/>
                </w:pPr>
              </w:pPrChange>
            </w:pPr>
            <w:ins w:id="1493" w:author="Administrator" w:date="2014-02-12T12:05:00Z">
              <w:r>
                <w:rPr>
                  <w:rFonts w:ascii="Arial" w:hAnsi="Arial" w:cs="Arial"/>
                  <w:sz w:val="20"/>
                  <w:szCs w:val="20"/>
                </w:rPr>
                <w:t>Формула для поиска содержания документа</w:t>
              </w:r>
            </w:ins>
          </w:p>
        </w:tc>
        <w:tc>
          <w:tcPr>
            <w:tcW w:w="2601" w:type="dxa"/>
          </w:tcPr>
          <w:p w:rsidR="008F0B3C" w:rsidRPr="00937C78" w:rsidRDefault="008F0B3C" w:rsidP="00AC1AE3">
            <w:pPr>
              <w:rPr>
                <w:rFonts w:ascii="Arial" w:hAnsi="Arial" w:cs="Arial"/>
                <w:sz w:val="20"/>
                <w:szCs w:val="20"/>
              </w:rPr>
            </w:pPr>
            <w:ins w:id="1494" w:author="Administrator" w:date="2014-02-12T12:05:00Z">
              <w:r>
                <w:rPr>
                  <w:rFonts w:ascii="Arial" w:hAnsi="Arial" w:cs="Arial"/>
                  <w:sz w:val="20"/>
                  <w:szCs w:val="20"/>
                </w:rPr>
                <w:t>Редактируемое поле</w:t>
              </w:r>
            </w:ins>
          </w:p>
        </w:tc>
        <w:tc>
          <w:tcPr>
            <w:tcW w:w="3383" w:type="dxa"/>
          </w:tcPr>
          <w:p w:rsidR="008F0B3C" w:rsidRDefault="008F0B3C" w:rsidP="00AC1AE3"/>
        </w:tc>
      </w:tr>
      <w:tr w:rsidR="008F0B3C" w:rsidRPr="005A5B1B" w:rsidTr="00D572AA">
        <w:tc>
          <w:tcPr>
            <w:tcW w:w="1659" w:type="dxa"/>
          </w:tcPr>
          <w:p w:rsidR="008F0B3C" w:rsidRDefault="008F0B3C" w:rsidP="00703EA0">
            <w:pPr>
              <w:spacing w:beforeLines="60" w:afterLines="60"/>
              <w:ind w:left="360"/>
              <w:rPr>
                <w:rFonts w:ascii="Arial" w:hAnsi="Arial" w:cs="Arial"/>
                <w:sz w:val="20"/>
                <w:szCs w:val="20"/>
              </w:rPr>
              <w:pPrChange w:id="1495" w:author="Administrator" w:date="2014-02-13T12:54:00Z">
                <w:pPr>
                  <w:spacing w:beforeLines="60" w:afterLines="60"/>
                  <w:ind w:left="3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99.2</w:t>
            </w:r>
          </w:p>
        </w:tc>
        <w:tc>
          <w:tcPr>
            <w:tcW w:w="2034" w:type="dxa"/>
          </w:tcPr>
          <w:p w:rsidR="008F0B3C" w:rsidRDefault="008F0B3C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496" w:author="Administrator" w:date="2014-02-13T12:54:00Z">
                <w:pPr>
                  <w:spacing w:beforeLines="60" w:afterLines="60"/>
                </w:pPr>
              </w:pPrChange>
            </w:pPr>
            <w:ins w:id="1497" w:author="Administrator" w:date="2014-02-12T12:05:00Z">
              <w:r>
                <w:rPr>
                  <w:rFonts w:ascii="Arial" w:hAnsi="Arial" w:cs="Arial"/>
                  <w:sz w:val="20"/>
                  <w:szCs w:val="20"/>
                </w:rPr>
                <w:t>Восстановить как по умолчанию</w:t>
              </w:r>
            </w:ins>
          </w:p>
        </w:tc>
        <w:tc>
          <w:tcPr>
            <w:tcW w:w="2601" w:type="dxa"/>
          </w:tcPr>
          <w:p w:rsidR="008F0B3C" w:rsidRPr="00937C78" w:rsidRDefault="008F0B3C" w:rsidP="00AC1AE3">
            <w:pPr>
              <w:rPr>
                <w:rFonts w:ascii="Arial" w:hAnsi="Arial" w:cs="Arial"/>
                <w:sz w:val="20"/>
                <w:szCs w:val="20"/>
              </w:rPr>
            </w:pPr>
            <w:ins w:id="1498" w:author="Administrator" w:date="2014-02-12T12:05:00Z">
              <w:r>
                <w:rPr>
                  <w:rFonts w:ascii="Arial" w:hAnsi="Arial" w:cs="Arial"/>
                  <w:sz w:val="20"/>
                  <w:szCs w:val="20"/>
                </w:rPr>
                <w:t>Кнопка</w:t>
              </w:r>
            </w:ins>
          </w:p>
        </w:tc>
        <w:tc>
          <w:tcPr>
            <w:tcW w:w="3383" w:type="dxa"/>
          </w:tcPr>
          <w:p w:rsidR="008F0B3C" w:rsidRDefault="008F0B3C" w:rsidP="00AC1AE3"/>
        </w:tc>
      </w:tr>
      <w:tr w:rsidR="008F0B3C" w:rsidRPr="005A5B1B" w:rsidTr="00D572AA">
        <w:tc>
          <w:tcPr>
            <w:tcW w:w="1659" w:type="dxa"/>
          </w:tcPr>
          <w:p w:rsidR="008F0B3C" w:rsidRDefault="008F0B3C" w:rsidP="00703EA0">
            <w:pPr>
              <w:pStyle w:val="a9"/>
              <w:numPr>
                <w:ilvl w:val="0"/>
                <w:numId w:val="38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  <w:lang w:val="en-US"/>
              </w:rPr>
              <w:pPrChange w:id="1499" w:author="Administrator" w:date="2014-02-13T12:54:00Z">
                <w:pPr>
                  <w:pStyle w:val="a9"/>
                  <w:numPr>
                    <w:numId w:val="38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034" w:type="dxa"/>
          </w:tcPr>
          <w:p w:rsidR="008F0B3C" w:rsidRDefault="008F0B3C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500" w:author="Administrator" w:date="2014-02-13T12:54:00Z">
                <w:pPr>
                  <w:spacing w:beforeLines="60" w:afterLines="60"/>
                </w:pPr>
              </w:pPrChange>
            </w:pPr>
            <w:ins w:id="1501" w:author="Administrator" w:date="2014-02-12T12:05:00Z">
              <w:r>
                <w:rPr>
                  <w:rFonts w:ascii="Arial" w:hAnsi="Arial" w:cs="Arial"/>
                  <w:sz w:val="20"/>
                  <w:szCs w:val="20"/>
                </w:rPr>
                <w:t>Имя домена</w:t>
              </w:r>
            </w:ins>
          </w:p>
        </w:tc>
        <w:tc>
          <w:tcPr>
            <w:tcW w:w="2601" w:type="dxa"/>
          </w:tcPr>
          <w:p w:rsidR="008F0B3C" w:rsidRPr="00937C78" w:rsidRDefault="008F0B3C" w:rsidP="00AC1AE3">
            <w:pPr>
              <w:rPr>
                <w:rFonts w:ascii="Arial" w:hAnsi="Arial" w:cs="Arial"/>
                <w:sz w:val="20"/>
                <w:szCs w:val="20"/>
              </w:rPr>
            </w:pPr>
            <w:ins w:id="1502" w:author="Administrator" w:date="2014-02-12T12:05:00Z">
              <w:r w:rsidRPr="000E5321">
                <w:rPr>
                  <w:rFonts w:ascii="Arial" w:hAnsi="Arial" w:cs="Arial"/>
                  <w:sz w:val="20"/>
                  <w:szCs w:val="20"/>
                </w:rPr>
                <w:t>Поле</w:t>
              </w:r>
            </w:ins>
          </w:p>
        </w:tc>
        <w:tc>
          <w:tcPr>
            <w:tcW w:w="3383" w:type="dxa"/>
          </w:tcPr>
          <w:p w:rsidR="008F0B3C" w:rsidRDefault="008F0B3C" w:rsidP="00AC1AE3"/>
        </w:tc>
      </w:tr>
      <w:tr w:rsidR="008F0B3C" w:rsidRPr="005A5B1B" w:rsidTr="00D572AA">
        <w:tc>
          <w:tcPr>
            <w:tcW w:w="1659" w:type="dxa"/>
          </w:tcPr>
          <w:p w:rsidR="008F0B3C" w:rsidRDefault="008F0B3C" w:rsidP="00703EA0">
            <w:pPr>
              <w:pStyle w:val="a9"/>
              <w:numPr>
                <w:ilvl w:val="0"/>
                <w:numId w:val="38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  <w:lang w:val="en-US"/>
              </w:rPr>
              <w:pPrChange w:id="1503" w:author="Administrator" w:date="2014-02-13T12:54:00Z">
                <w:pPr>
                  <w:pStyle w:val="a9"/>
                  <w:numPr>
                    <w:numId w:val="38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034" w:type="dxa"/>
          </w:tcPr>
          <w:p w:rsidR="008F0B3C" w:rsidRDefault="008F0B3C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504" w:author="Administrator" w:date="2014-02-13T12:54:00Z">
                <w:pPr>
                  <w:spacing w:beforeLines="60" w:afterLines="60"/>
                </w:pPr>
              </w:pPrChange>
            </w:pPr>
            <w:ins w:id="1505" w:author="Administrator" w:date="2014-02-12T12:05:00Z">
              <w:r>
                <w:rPr>
                  <w:rFonts w:ascii="Arial" w:hAnsi="Arial" w:cs="Arial"/>
                  <w:sz w:val="20"/>
                  <w:szCs w:val="20"/>
                  <w:lang w:val="en-US"/>
                </w:rPr>
                <w:t>HOST</w:t>
              </w:r>
            </w:ins>
          </w:p>
        </w:tc>
        <w:tc>
          <w:tcPr>
            <w:tcW w:w="2601" w:type="dxa"/>
          </w:tcPr>
          <w:p w:rsidR="008F0B3C" w:rsidRPr="00937C78" w:rsidRDefault="008F0B3C" w:rsidP="00AC1AE3">
            <w:pPr>
              <w:rPr>
                <w:rFonts w:ascii="Arial" w:hAnsi="Arial" w:cs="Arial"/>
                <w:sz w:val="20"/>
                <w:szCs w:val="20"/>
              </w:rPr>
            </w:pPr>
            <w:ins w:id="1506" w:author="Administrator" w:date="2014-02-12T12:05:00Z">
              <w:r w:rsidRPr="000E5321">
                <w:rPr>
                  <w:rFonts w:ascii="Arial" w:hAnsi="Arial" w:cs="Arial"/>
                  <w:sz w:val="20"/>
                  <w:szCs w:val="20"/>
                </w:rPr>
                <w:t>Поле</w:t>
              </w:r>
            </w:ins>
          </w:p>
        </w:tc>
        <w:tc>
          <w:tcPr>
            <w:tcW w:w="3383" w:type="dxa"/>
          </w:tcPr>
          <w:p w:rsidR="008F0B3C" w:rsidRDefault="008F0B3C" w:rsidP="00AC1AE3"/>
        </w:tc>
      </w:tr>
      <w:tr w:rsidR="008F0B3C" w:rsidRPr="005A5B1B" w:rsidTr="00D572AA">
        <w:tc>
          <w:tcPr>
            <w:tcW w:w="1659" w:type="dxa"/>
          </w:tcPr>
          <w:p w:rsidR="008F0B3C" w:rsidRDefault="008F0B3C" w:rsidP="00703EA0">
            <w:pPr>
              <w:pStyle w:val="a9"/>
              <w:numPr>
                <w:ilvl w:val="0"/>
                <w:numId w:val="38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  <w:lang w:val="en-US"/>
              </w:rPr>
              <w:pPrChange w:id="1507" w:author="Administrator" w:date="2014-02-13T12:54:00Z">
                <w:pPr>
                  <w:pStyle w:val="a9"/>
                  <w:numPr>
                    <w:numId w:val="38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034" w:type="dxa"/>
          </w:tcPr>
          <w:p w:rsidR="008F0B3C" w:rsidRDefault="008F0B3C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508" w:author="Administrator" w:date="2014-02-13T12:54:00Z">
                <w:pPr>
                  <w:spacing w:beforeLines="60" w:afterLines="60"/>
                </w:pPr>
              </w:pPrChange>
            </w:pPr>
            <w:ins w:id="1509" w:author="Administrator" w:date="2014-02-12T12:05:00Z">
              <w:r>
                <w:rPr>
                  <w:rFonts w:ascii="Arial" w:hAnsi="Arial" w:cs="Arial"/>
                  <w:sz w:val="20"/>
                  <w:szCs w:val="20"/>
                </w:rPr>
                <w:t xml:space="preserve">Базовая часть </w:t>
              </w:r>
              <w:proofErr w:type="gramStart"/>
              <w:r>
                <w:rPr>
                  <w:rFonts w:ascii="Arial" w:hAnsi="Arial" w:cs="Arial"/>
                  <w:sz w:val="20"/>
                  <w:szCs w:val="20"/>
                  <w:lang w:val="en-US"/>
                </w:rPr>
                <w:t>URL</w:t>
              </w:r>
              <w:proofErr w:type="gramEnd"/>
              <w:r>
                <w:rPr>
                  <w:rFonts w:ascii="Arial" w:hAnsi="Arial" w:cs="Arial"/>
                  <w:sz w:val="20"/>
                  <w:szCs w:val="20"/>
                </w:rPr>
                <w:t xml:space="preserve">для открытия объектов по ссылке в </w:t>
              </w:r>
              <w:r>
                <w:rPr>
                  <w:rFonts w:ascii="Arial" w:hAnsi="Arial" w:cs="Arial"/>
                  <w:sz w:val="20"/>
                  <w:szCs w:val="20"/>
                  <w:lang w:val="en-US"/>
                </w:rPr>
                <w:t>WEB</w:t>
              </w:r>
              <w:r w:rsidRPr="003A5657">
                <w:rPr>
                  <w:rFonts w:ascii="Arial" w:hAnsi="Arial" w:cs="Arial"/>
                  <w:sz w:val="20"/>
                  <w:szCs w:val="20"/>
                </w:rPr>
                <w:t>-</w:t>
              </w:r>
              <w:r>
                <w:rPr>
                  <w:rFonts w:ascii="Arial" w:hAnsi="Arial" w:cs="Arial"/>
                  <w:sz w:val="20"/>
                  <w:szCs w:val="20"/>
                </w:rPr>
                <w:t>клиенте</w:t>
              </w:r>
            </w:ins>
          </w:p>
        </w:tc>
        <w:tc>
          <w:tcPr>
            <w:tcW w:w="2601" w:type="dxa"/>
          </w:tcPr>
          <w:p w:rsidR="008F0B3C" w:rsidRPr="00937C78" w:rsidRDefault="008F0B3C" w:rsidP="00AC1AE3">
            <w:pPr>
              <w:rPr>
                <w:rFonts w:ascii="Arial" w:hAnsi="Arial" w:cs="Arial"/>
                <w:sz w:val="20"/>
                <w:szCs w:val="20"/>
              </w:rPr>
            </w:pPr>
            <w:ins w:id="1510" w:author="Administrator" w:date="2014-02-12T12:05:00Z">
              <w:r w:rsidRPr="000E5321">
                <w:rPr>
                  <w:rFonts w:ascii="Arial" w:hAnsi="Arial" w:cs="Arial"/>
                  <w:sz w:val="20"/>
                  <w:szCs w:val="20"/>
                </w:rPr>
                <w:t>Поле</w:t>
              </w:r>
            </w:ins>
          </w:p>
        </w:tc>
        <w:tc>
          <w:tcPr>
            <w:tcW w:w="3383" w:type="dxa"/>
          </w:tcPr>
          <w:p w:rsidR="008F0B3C" w:rsidRDefault="008F0B3C" w:rsidP="00AC1AE3"/>
        </w:tc>
      </w:tr>
      <w:tr w:rsidR="008F0B3C" w:rsidRPr="005A5B1B" w:rsidTr="00D572AA">
        <w:tc>
          <w:tcPr>
            <w:tcW w:w="1659" w:type="dxa"/>
          </w:tcPr>
          <w:p w:rsidR="008F0B3C" w:rsidRDefault="008F0B3C" w:rsidP="00703EA0">
            <w:pPr>
              <w:pStyle w:val="a9"/>
              <w:numPr>
                <w:ilvl w:val="0"/>
                <w:numId w:val="38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  <w:lang w:val="en-US"/>
              </w:rPr>
              <w:pPrChange w:id="1511" w:author="Administrator" w:date="2014-02-13T12:54:00Z">
                <w:pPr>
                  <w:pStyle w:val="a9"/>
                  <w:numPr>
                    <w:numId w:val="38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034" w:type="dxa"/>
          </w:tcPr>
          <w:p w:rsidR="008F0B3C" w:rsidRDefault="008F0B3C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512" w:author="Administrator" w:date="2014-02-13T12:54:00Z">
                <w:pPr>
                  <w:spacing w:beforeLines="60" w:afterLines="60"/>
                </w:pPr>
              </w:pPrChange>
            </w:pPr>
            <w:ins w:id="1513" w:author="Administrator" w:date="2014-02-12T12:05:00Z">
              <w:r>
                <w:rPr>
                  <w:rFonts w:ascii="Arial" w:hAnsi="Arial" w:cs="Arial"/>
                  <w:sz w:val="20"/>
                  <w:szCs w:val="20"/>
                </w:rPr>
                <w:t>Формула фильтра почтовых сообщений</w:t>
              </w:r>
            </w:ins>
          </w:p>
        </w:tc>
        <w:tc>
          <w:tcPr>
            <w:tcW w:w="2601" w:type="dxa"/>
          </w:tcPr>
          <w:p w:rsidR="008F0B3C" w:rsidRPr="00937C78" w:rsidRDefault="008F0B3C" w:rsidP="00AC1AE3">
            <w:pPr>
              <w:rPr>
                <w:rFonts w:ascii="Arial" w:hAnsi="Arial" w:cs="Arial"/>
                <w:sz w:val="20"/>
                <w:szCs w:val="20"/>
              </w:rPr>
            </w:pPr>
            <w:ins w:id="1514" w:author="Administrator" w:date="2014-02-12T12:05:00Z">
              <w:r w:rsidRPr="000E5321">
                <w:rPr>
                  <w:rFonts w:ascii="Arial" w:hAnsi="Arial" w:cs="Arial"/>
                  <w:sz w:val="20"/>
                  <w:szCs w:val="20"/>
                </w:rPr>
                <w:t>Поле</w:t>
              </w:r>
            </w:ins>
          </w:p>
        </w:tc>
        <w:tc>
          <w:tcPr>
            <w:tcW w:w="3383" w:type="dxa"/>
          </w:tcPr>
          <w:p w:rsidR="008F0B3C" w:rsidRDefault="008F0B3C" w:rsidP="00AC1AE3"/>
        </w:tc>
      </w:tr>
      <w:tr w:rsidR="008F0B3C" w:rsidRPr="005A5B1B" w:rsidTr="00D572AA">
        <w:tc>
          <w:tcPr>
            <w:tcW w:w="1659" w:type="dxa"/>
          </w:tcPr>
          <w:p w:rsidR="008F0B3C" w:rsidRDefault="008F0B3C" w:rsidP="00703EA0">
            <w:pPr>
              <w:pStyle w:val="a9"/>
              <w:numPr>
                <w:ilvl w:val="0"/>
                <w:numId w:val="38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  <w:lang w:val="en-US"/>
              </w:rPr>
              <w:pPrChange w:id="1515" w:author="Administrator" w:date="2014-02-13T12:54:00Z">
                <w:pPr>
                  <w:pStyle w:val="a9"/>
                  <w:numPr>
                    <w:numId w:val="38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034" w:type="dxa"/>
          </w:tcPr>
          <w:p w:rsidR="008F0B3C" w:rsidRDefault="008F0B3C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516" w:author="Administrator" w:date="2014-02-13T12:54:00Z">
                <w:pPr>
                  <w:spacing w:beforeLines="60" w:afterLines="60"/>
                </w:pPr>
              </w:pPrChange>
            </w:pPr>
            <w:ins w:id="1517" w:author="Administrator" w:date="2014-02-12T12:05:00Z">
              <w:r w:rsidRPr="0021151A">
                <w:rPr>
                  <w:rFonts w:ascii="Arial" w:hAnsi="Arial" w:cs="Arial"/>
                  <w:sz w:val="20"/>
                  <w:szCs w:val="20"/>
                </w:rPr>
                <w:t xml:space="preserve">Формула вычисляет в контексте уведомляемого документа список имен для </w:t>
              </w:r>
              <w:r w:rsidRPr="0021151A">
                <w:rPr>
                  <w:rFonts w:ascii="Arial" w:hAnsi="Arial" w:cs="Arial"/>
                  <w:sz w:val="20"/>
                  <w:szCs w:val="20"/>
                </w:rPr>
                <w:lastRenderedPageBreak/>
                <w:t>получения уведомления, либо возвращает @</w:t>
              </w:r>
              <w:proofErr w:type="spellStart"/>
              <w:proofErr w:type="gramStart"/>
              <w:r w:rsidRPr="0021151A">
                <w:rPr>
                  <w:rFonts w:ascii="Arial" w:hAnsi="Arial" w:cs="Arial"/>
                  <w:sz w:val="20"/>
                  <w:szCs w:val="20"/>
                </w:rPr>
                <w:t>True</w:t>
              </w:r>
              <w:proofErr w:type="spellEnd"/>
              <w:proofErr w:type="gramEnd"/>
              <w:r w:rsidRPr="0021151A">
                <w:rPr>
                  <w:rFonts w:ascii="Arial" w:hAnsi="Arial" w:cs="Arial"/>
                  <w:sz w:val="20"/>
                  <w:szCs w:val="20"/>
                </w:rPr>
                <w:t xml:space="preserve"> если используется список по умолчанию. @False-запрещает отправку.</w:t>
              </w:r>
            </w:ins>
          </w:p>
        </w:tc>
        <w:tc>
          <w:tcPr>
            <w:tcW w:w="2601" w:type="dxa"/>
          </w:tcPr>
          <w:p w:rsidR="008F0B3C" w:rsidRPr="00937C78" w:rsidRDefault="008F0B3C" w:rsidP="00AC1AE3">
            <w:pPr>
              <w:rPr>
                <w:rFonts w:ascii="Arial" w:hAnsi="Arial" w:cs="Arial"/>
                <w:sz w:val="20"/>
                <w:szCs w:val="20"/>
              </w:rPr>
            </w:pPr>
            <w:ins w:id="1518" w:author="Administrator" w:date="2014-02-12T12:05:00Z">
              <w:r w:rsidRPr="000E5321">
                <w:rPr>
                  <w:rFonts w:ascii="Arial" w:hAnsi="Arial" w:cs="Arial"/>
                  <w:sz w:val="20"/>
                  <w:szCs w:val="20"/>
                </w:rPr>
                <w:lastRenderedPageBreak/>
                <w:t>Поле</w:t>
              </w:r>
            </w:ins>
          </w:p>
        </w:tc>
        <w:tc>
          <w:tcPr>
            <w:tcW w:w="3383" w:type="dxa"/>
          </w:tcPr>
          <w:p w:rsidR="008F0B3C" w:rsidRDefault="008F0B3C" w:rsidP="00AC1AE3"/>
        </w:tc>
      </w:tr>
      <w:tr w:rsidR="008F0B3C" w:rsidRPr="005A5B1B" w:rsidTr="00D572AA">
        <w:tc>
          <w:tcPr>
            <w:tcW w:w="1659" w:type="dxa"/>
          </w:tcPr>
          <w:p w:rsidR="008F0B3C" w:rsidRDefault="008F0B3C" w:rsidP="00703EA0">
            <w:pPr>
              <w:pStyle w:val="a9"/>
              <w:numPr>
                <w:ilvl w:val="0"/>
                <w:numId w:val="38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  <w:lang w:val="en-US"/>
              </w:rPr>
              <w:pPrChange w:id="1519" w:author="Administrator" w:date="2014-02-13T12:54:00Z">
                <w:pPr>
                  <w:pStyle w:val="a9"/>
                  <w:numPr>
                    <w:numId w:val="38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034" w:type="dxa"/>
          </w:tcPr>
          <w:p w:rsidR="008F0B3C" w:rsidRDefault="008F0B3C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520" w:author="Administrator" w:date="2014-02-13T12:54:00Z">
                <w:pPr>
                  <w:spacing w:beforeLines="60" w:afterLines="60"/>
                </w:pPr>
              </w:pPrChange>
            </w:pPr>
            <w:ins w:id="1521" w:author="Administrator" w:date="2014-02-12T12:05:00Z">
              <w:r w:rsidRPr="0021151A">
                <w:rPr>
                  <w:rFonts w:ascii="Arial" w:hAnsi="Arial" w:cs="Arial"/>
                  <w:sz w:val="20"/>
                  <w:szCs w:val="20"/>
                </w:rPr>
                <w:t xml:space="preserve">Формула </w:t>
              </w:r>
              <w:r>
                <w:rPr>
                  <w:rFonts w:ascii="Arial" w:hAnsi="Arial" w:cs="Arial"/>
                  <w:sz w:val="20"/>
                  <w:szCs w:val="20"/>
                </w:rPr>
                <w:t xml:space="preserve">вычисляется в контексте уведомления. </w:t>
              </w:r>
              <w:r w:rsidRPr="0021151A">
                <w:rPr>
                  <w:rFonts w:ascii="Arial" w:hAnsi="Arial" w:cs="Arial"/>
                  <w:sz w:val="20"/>
                  <w:szCs w:val="20"/>
                </w:rPr>
                <w:t>@</w:t>
              </w:r>
              <w:proofErr w:type="spellStart"/>
              <w:r w:rsidRPr="0021151A">
                <w:rPr>
                  <w:rFonts w:ascii="Arial" w:hAnsi="Arial" w:cs="Arial"/>
                  <w:sz w:val="20"/>
                  <w:szCs w:val="20"/>
                </w:rPr>
                <w:t>True</w:t>
              </w:r>
              <w:proofErr w:type="spellEnd"/>
              <w:r>
                <w:rPr>
                  <w:rFonts w:ascii="Arial" w:hAnsi="Arial" w:cs="Arial"/>
                  <w:sz w:val="20"/>
                  <w:szCs w:val="20"/>
                </w:rPr>
                <w:t xml:space="preserve"> – разрешает отправку, </w:t>
              </w:r>
              <w:r w:rsidRPr="0021151A">
                <w:rPr>
                  <w:rFonts w:ascii="Arial" w:hAnsi="Arial" w:cs="Arial"/>
                  <w:sz w:val="20"/>
                  <w:szCs w:val="20"/>
                </w:rPr>
                <w:t>@False-запрещает.</w:t>
              </w:r>
            </w:ins>
          </w:p>
        </w:tc>
        <w:tc>
          <w:tcPr>
            <w:tcW w:w="2601" w:type="dxa"/>
          </w:tcPr>
          <w:p w:rsidR="008F0B3C" w:rsidRPr="00937C78" w:rsidRDefault="008F0B3C" w:rsidP="00AC1AE3">
            <w:pPr>
              <w:rPr>
                <w:rFonts w:ascii="Arial" w:hAnsi="Arial" w:cs="Arial"/>
                <w:sz w:val="20"/>
                <w:szCs w:val="20"/>
              </w:rPr>
            </w:pPr>
            <w:ins w:id="1522" w:author="Administrator" w:date="2014-02-12T12:05:00Z">
              <w:r w:rsidRPr="000E5321">
                <w:rPr>
                  <w:rFonts w:ascii="Arial" w:hAnsi="Arial" w:cs="Arial"/>
                  <w:sz w:val="20"/>
                  <w:szCs w:val="20"/>
                </w:rPr>
                <w:t>Поле</w:t>
              </w:r>
            </w:ins>
          </w:p>
        </w:tc>
        <w:tc>
          <w:tcPr>
            <w:tcW w:w="3383" w:type="dxa"/>
          </w:tcPr>
          <w:p w:rsidR="008F0B3C" w:rsidRDefault="008F0B3C" w:rsidP="00AC1AE3"/>
        </w:tc>
      </w:tr>
      <w:tr w:rsidR="008F0B3C" w:rsidRPr="005A5B1B" w:rsidTr="00D572AA">
        <w:tc>
          <w:tcPr>
            <w:tcW w:w="1659" w:type="dxa"/>
          </w:tcPr>
          <w:p w:rsidR="008F0B3C" w:rsidRDefault="008F0B3C" w:rsidP="00703EA0">
            <w:pPr>
              <w:pStyle w:val="a9"/>
              <w:numPr>
                <w:ilvl w:val="0"/>
                <w:numId w:val="38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  <w:lang w:val="en-US"/>
              </w:rPr>
              <w:pPrChange w:id="1523" w:author="Administrator" w:date="2014-02-13T12:54:00Z">
                <w:pPr>
                  <w:pStyle w:val="a9"/>
                  <w:numPr>
                    <w:numId w:val="38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034" w:type="dxa"/>
          </w:tcPr>
          <w:p w:rsidR="008F0B3C" w:rsidRDefault="008F0B3C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524" w:author="Administrator" w:date="2014-02-13T12:54:00Z">
                <w:pPr>
                  <w:spacing w:beforeLines="60" w:afterLines="60"/>
                </w:pPr>
              </w:pPrChange>
            </w:pPr>
            <w:ins w:id="1525" w:author="Administrator" w:date="2014-02-12T12:05:00Z">
              <w:r>
                <w:rPr>
                  <w:rFonts w:ascii="Arial" w:hAnsi="Arial" w:cs="Arial"/>
                  <w:sz w:val="20"/>
                  <w:szCs w:val="20"/>
                </w:rPr>
                <w:t>Формула фильтра в случае, если пользователь не работает в системе временно или постоянно</w:t>
              </w:r>
            </w:ins>
          </w:p>
        </w:tc>
        <w:tc>
          <w:tcPr>
            <w:tcW w:w="2601" w:type="dxa"/>
          </w:tcPr>
          <w:p w:rsidR="008F0B3C" w:rsidRPr="00937C78" w:rsidRDefault="008F0B3C" w:rsidP="00AC1AE3">
            <w:pPr>
              <w:rPr>
                <w:rFonts w:ascii="Arial" w:hAnsi="Arial" w:cs="Arial"/>
                <w:sz w:val="20"/>
                <w:szCs w:val="20"/>
              </w:rPr>
            </w:pPr>
            <w:ins w:id="1526" w:author="Administrator" w:date="2014-02-12T12:05:00Z">
              <w:r w:rsidRPr="000E5321">
                <w:rPr>
                  <w:rFonts w:ascii="Arial" w:hAnsi="Arial" w:cs="Arial"/>
                  <w:sz w:val="20"/>
                  <w:szCs w:val="20"/>
                </w:rPr>
                <w:t>Поле</w:t>
              </w:r>
            </w:ins>
          </w:p>
        </w:tc>
        <w:tc>
          <w:tcPr>
            <w:tcW w:w="3383" w:type="dxa"/>
          </w:tcPr>
          <w:p w:rsidR="008F0B3C" w:rsidRDefault="008F0B3C" w:rsidP="00AC1AE3"/>
        </w:tc>
      </w:tr>
      <w:tr w:rsidR="008F0B3C" w:rsidRPr="005A5B1B" w:rsidTr="00D572AA">
        <w:tc>
          <w:tcPr>
            <w:tcW w:w="1659" w:type="dxa"/>
          </w:tcPr>
          <w:p w:rsidR="008F0B3C" w:rsidRDefault="008F0B3C" w:rsidP="00703EA0">
            <w:pPr>
              <w:pStyle w:val="a9"/>
              <w:numPr>
                <w:ilvl w:val="0"/>
                <w:numId w:val="38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  <w:lang w:val="en-US"/>
              </w:rPr>
              <w:pPrChange w:id="1527" w:author="Administrator" w:date="2014-02-13T12:54:00Z">
                <w:pPr>
                  <w:pStyle w:val="a9"/>
                  <w:numPr>
                    <w:numId w:val="38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034" w:type="dxa"/>
          </w:tcPr>
          <w:p w:rsidR="008F0B3C" w:rsidRDefault="008F0B3C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528" w:author="Administrator" w:date="2014-02-13T12:54:00Z">
                <w:pPr>
                  <w:spacing w:beforeLines="60" w:afterLines="60"/>
                </w:pPr>
              </w:pPrChange>
            </w:pPr>
            <w:proofErr w:type="spellStart"/>
            <w:ins w:id="1529" w:author="Administrator" w:date="2014-02-12T12:05:00Z">
              <w:r>
                <w:rPr>
                  <w:rFonts w:ascii="Arial" w:hAnsi="Arial" w:cs="Arial"/>
                  <w:sz w:val="20"/>
                  <w:szCs w:val="20"/>
                </w:rPr>
                <w:t>Специаальные</w:t>
              </w:r>
              <w:proofErr w:type="spellEnd"/>
              <w:r>
                <w:rPr>
                  <w:rFonts w:ascii="Arial" w:hAnsi="Arial" w:cs="Arial"/>
                  <w:sz w:val="20"/>
                  <w:szCs w:val="20"/>
                </w:rPr>
                <w:t xml:space="preserve"> настройки</w:t>
              </w:r>
            </w:ins>
          </w:p>
        </w:tc>
        <w:tc>
          <w:tcPr>
            <w:tcW w:w="2601" w:type="dxa"/>
          </w:tcPr>
          <w:p w:rsidR="008F0B3C" w:rsidRPr="00937C78" w:rsidRDefault="008F0B3C" w:rsidP="00AC1AE3">
            <w:pPr>
              <w:rPr>
                <w:rFonts w:ascii="Arial" w:hAnsi="Arial" w:cs="Arial"/>
                <w:sz w:val="20"/>
                <w:szCs w:val="20"/>
              </w:rPr>
            </w:pPr>
            <w:ins w:id="1530" w:author="Administrator" w:date="2014-02-12T12:05:00Z">
              <w:r>
                <w:rPr>
                  <w:rFonts w:ascii="Arial" w:hAnsi="Arial" w:cs="Arial"/>
                  <w:sz w:val="20"/>
                  <w:szCs w:val="20"/>
                </w:rPr>
                <w:t xml:space="preserve">Не пойми </w:t>
              </w:r>
              <w:proofErr w:type="spellStart"/>
              <w:proofErr w:type="gramStart"/>
              <w:r>
                <w:rPr>
                  <w:rFonts w:ascii="Arial" w:hAnsi="Arial" w:cs="Arial"/>
                  <w:sz w:val="20"/>
                  <w:szCs w:val="20"/>
                </w:rPr>
                <w:t>чт</w:t>
              </w:r>
            </w:ins>
            <w:proofErr w:type="spellEnd"/>
            <w:proofErr w:type="gramEnd"/>
          </w:p>
        </w:tc>
        <w:tc>
          <w:tcPr>
            <w:tcW w:w="3383" w:type="dxa"/>
          </w:tcPr>
          <w:p w:rsidR="008F0B3C" w:rsidRDefault="008F0B3C" w:rsidP="00AC1AE3"/>
        </w:tc>
      </w:tr>
      <w:tr w:rsidR="008F0B3C" w:rsidRPr="005A5B1B" w:rsidTr="00D572AA">
        <w:tc>
          <w:tcPr>
            <w:tcW w:w="1659" w:type="dxa"/>
          </w:tcPr>
          <w:p w:rsidR="008F0B3C" w:rsidRDefault="008F0B3C" w:rsidP="00703EA0">
            <w:pPr>
              <w:pStyle w:val="a9"/>
              <w:numPr>
                <w:ilvl w:val="0"/>
                <w:numId w:val="38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  <w:lang w:val="en-US"/>
              </w:rPr>
              <w:pPrChange w:id="1531" w:author="Administrator" w:date="2014-02-13T12:54:00Z">
                <w:pPr>
                  <w:pStyle w:val="a9"/>
                  <w:numPr>
                    <w:numId w:val="38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034" w:type="dxa"/>
          </w:tcPr>
          <w:p w:rsidR="008F0B3C" w:rsidRDefault="008F0B3C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532" w:author="Administrator" w:date="2014-02-13T12:54:00Z">
                <w:pPr>
                  <w:spacing w:beforeLines="60" w:afterLines="60"/>
                </w:pPr>
              </w:pPrChange>
            </w:pPr>
            <w:ins w:id="1533" w:author="Administrator" w:date="2014-02-12T12:05:00Z">
              <w:r>
                <w:rPr>
                  <w:rFonts w:ascii="Arial" w:hAnsi="Arial" w:cs="Arial"/>
                  <w:sz w:val="20"/>
                  <w:szCs w:val="20"/>
                </w:rPr>
                <w:t>Факсимиле подписи</w:t>
              </w:r>
            </w:ins>
          </w:p>
        </w:tc>
        <w:tc>
          <w:tcPr>
            <w:tcW w:w="2601" w:type="dxa"/>
          </w:tcPr>
          <w:p w:rsidR="008F0B3C" w:rsidRPr="00937C78" w:rsidRDefault="008F0B3C" w:rsidP="00AC1AE3">
            <w:pPr>
              <w:rPr>
                <w:rFonts w:ascii="Arial" w:hAnsi="Arial" w:cs="Arial"/>
                <w:sz w:val="20"/>
                <w:szCs w:val="20"/>
              </w:rPr>
            </w:pPr>
            <w:ins w:id="1534" w:author="Administrator" w:date="2014-02-12T12:05:00Z">
              <w:r w:rsidRPr="00BA36B9">
                <w:rPr>
                  <w:rFonts w:ascii="Arial" w:hAnsi="Arial" w:cs="Arial"/>
                  <w:sz w:val="20"/>
                  <w:szCs w:val="20"/>
                </w:rPr>
                <w:t>Поле</w:t>
              </w:r>
            </w:ins>
          </w:p>
        </w:tc>
        <w:tc>
          <w:tcPr>
            <w:tcW w:w="3383" w:type="dxa"/>
          </w:tcPr>
          <w:p w:rsidR="008F0B3C" w:rsidRDefault="008F0B3C" w:rsidP="00AC1AE3">
            <w:ins w:id="1535" w:author="Administrator" w:date="2014-02-12T12:06:00Z">
              <w:r>
                <w:t>Не поддерживается</w:t>
              </w:r>
            </w:ins>
          </w:p>
        </w:tc>
      </w:tr>
    </w:tbl>
    <w:p w:rsidR="00792D63" w:rsidRDefault="00792D63"/>
    <w:p w:rsidR="007C07C1" w:rsidRDefault="0043239B" w:rsidP="001D3144">
      <w:pPr>
        <w:pStyle w:val="a3"/>
        <w:numPr>
          <w:ilvl w:val="1"/>
          <w:numId w:val="1"/>
        </w:numPr>
        <w:spacing w:beforeLines="60" w:after="60"/>
        <w:rPr>
          <w:rFonts w:ascii="Times New Roman" w:hAnsi="Times New Roman" w:cs="Times New Roman"/>
          <w:b/>
          <w:color w:val="auto"/>
        </w:rPr>
      </w:pPr>
      <w:r>
        <w:rPr>
          <w:rFonts w:ascii="Times New Roman" w:hAnsi="Times New Roman" w:cs="Times New Roman"/>
          <w:b/>
          <w:color w:val="auto"/>
        </w:rPr>
        <w:t xml:space="preserve">Таблица представлений БД </w:t>
      </w:r>
      <w:proofErr w:type="gramStart"/>
      <w:r>
        <w:rPr>
          <w:rFonts w:ascii="Times New Roman" w:hAnsi="Times New Roman" w:cs="Times New Roman"/>
          <w:b/>
          <w:color w:val="auto"/>
        </w:rPr>
        <w:t>СО</w:t>
      </w:r>
      <w:proofErr w:type="gramEnd"/>
      <w:r>
        <w:rPr>
          <w:rFonts w:ascii="Times New Roman" w:hAnsi="Times New Roman" w:cs="Times New Roman"/>
          <w:b/>
          <w:color w:val="auto"/>
        </w:rPr>
        <w:t xml:space="preserve"> (Иерархия)</w:t>
      </w:r>
    </w:p>
    <w:p w:rsidR="0043239B" w:rsidRDefault="00F910F0">
      <w:r>
        <w:rPr>
          <w:noProof/>
        </w:rPr>
        <w:drawing>
          <wp:inline distT="0" distB="0" distL="0" distR="0">
            <wp:extent cx="5937885" cy="1484630"/>
            <wp:effectExtent l="19050" t="19050" r="24765" b="2032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4846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910F0" w:rsidRPr="006022F7" w:rsidRDefault="00F910F0" w:rsidP="00F910F0">
      <w:pPr>
        <w:pStyle w:val="a7"/>
        <w:rPr>
          <w:rFonts w:ascii="Arial" w:hAnsi="Arial" w:cs="Arial"/>
          <w:color w:val="auto"/>
          <w:sz w:val="20"/>
          <w:szCs w:val="20"/>
        </w:rPr>
      </w:pPr>
      <w:r w:rsidRPr="00320C9C">
        <w:rPr>
          <w:color w:val="auto"/>
        </w:rPr>
        <w:t xml:space="preserve">Рисунок </w:t>
      </w:r>
      <w:r w:rsidR="006C0BE5" w:rsidRPr="00320C9C">
        <w:rPr>
          <w:color w:val="auto"/>
        </w:rPr>
        <w:fldChar w:fldCharType="begin"/>
      </w:r>
      <w:r w:rsidRPr="00320C9C">
        <w:rPr>
          <w:color w:val="auto"/>
        </w:rPr>
        <w:instrText xml:space="preserve"> SEQ Рисунок \* ARABIC </w:instrText>
      </w:r>
      <w:r w:rsidR="006C0BE5" w:rsidRPr="00320C9C">
        <w:rPr>
          <w:color w:val="auto"/>
        </w:rPr>
        <w:fldChar w:fldCharType="separate"/>
      </w:r>
      <w:r w:rsidR="00887424">
        <w:rPr>
          <w:noProof/>
          <w:color w:val="auto"/>
        </w:rPr>
        <w:t>44</w:t>
      </w:r>
      <w:r w:rsidR="006C0BE5" w:rsidRPr="00320C9C">
        <w:rPr>
          <w:color w:val="auto"/>
        </w:rPr>
        <w:fldChar w:fldCharType="end"/>
      </w:r>
      <w:r>
        <w:rPr>
          <w:color w:val="auto"/>
        </w:rPr>
        <w:t xml:space="preserve">. Таблица представлений БД </w:t>
      </w:r>
      <w:proofErr w:type="gramStart"/>
      <w:r>
        <w:rPr>
          <w:color w:val="auto"/>
        </w:rPr>
        <w:t>СО</w:t>
      </w:r>
      <w:proofErr w:type="gramEnd"/>
      <w:r>
        <w:rPr>
          <w:color w:val="auto"/>
        </w:rPr>
        <w:t xml:space="preserve"> - Иерархия</w:t>
      </w:r>
    </w:p>
    <w:p w:rsidR="00F910F0" w:rsidRPr="007D79B8" w:rsidRDefault="00F910F0" w:rsidP="00F910F0">
      <w:pPr>
        <w:pStyle w:val="a7"/>
        <w:spacing w:after="0"/>
        <w:rPr>
          <w:rFonts w:ascii="Arial" w:hAnsi="Arial" w:cs="Arial"/>
          <w:color w:val="auto"/>
          <w:sz w:val="20"/>
          <w:szCs w:val="20"/>
        </w:rPr>
      </w:pPr>
      <w:r w:rsidRPr="007D79B8">
        <w:rPr>
          <w:rFonts w:ascii="Arial" w:hAnsi="Arial" w:cs="Arial"/>
          <w:color w:val="auto"/>
          <w:sz w:val="20"/>
          <w:szCs w:val="20"/>
        </w:rPr>
        <w:t xml:space="preserve">Таблица </w:t>
      </w:r>
      <w:r w:rsidR="006C0BE5" w:rsidRPr="007D79B8">
        <w:rPr>
          <w:rFonts w:ascii="Arial" w:hAnsi="Arial" w:cs="Arial"/>
          <w:color w:val="auto"/>
          <w:sz w:val="20"/>
          <w:szCs w:val="20"/>
        </w:rPr>
        <w:fldChar w:fldCharType="begin"/>
      </w:r>
      <w:r w:rsidRPr="007D79B8">
        <w:rPr>
          <w:rFonts w:ascii="Arial" w:hAnsi="Arial" w:cs="Arial"/>
          <w:color w:val="auto"/>
          <w:sz w:val="20"/>
          <w:szCs w:val="20"/>
        </w:rPr>
        <w:instrText xml:space="preserve"> SEQ Таблица \* ARABIC </w:instrText>
      </w:r>
      <w:r w:rsidR="006C0BE5" w:rsidRPr="007D79B8">
        <w:rPr>
          <w:rFonts w:ascii="Arial" w:hAnsi="Arial" w:cs="Arial"/>
          <w:color w:val="auto"/>
          <w:sz w:val="20"/>
          <w:szCs w:val="20"/>
        </w:rPr>
        <w:fldChar w:fldCharType="separate"/>
      </w:r>
      <w:r w:rsidR="00EF7C1D">
        <w:rPr>
          <w:rFonts w:ascii="Arial" w:hAnsi="Arial" w:cs="Arial"/>
          <w:noProof/>
          <w:color w:val="auto"/>
          <w:sz w:val="20"/>
          <w:szCs w:val="20"/>
        </w:rPr>
        <w:t>6</w:t>
      </w:r>
      <w:r w:rsidR="006C0BE5" w:rsidRPr="007D79B8">
        <w:rPr>
          <w:rFonts w:ascii="Arial" w:hAnsi="Arial" w:cs="Arial"/>
          <w:color w:val="auto"/>
          <w:sz w:val="20"/>
          <w:szCs w:val="20"/>
        </w:rPr>
        <w:fldChar w:fldCharType="end"/>
      </w:r>
      <w:r>
        <w:rPr>
          <w:rFonts w:ascii="Arial" w:hAnsi="Arial" w:cs="Arial"/>
          <w:color w:val="auto"/>
          <w:sz w:val="20"/>
          <w:szCs w:val="20"/>
        </w:rPr>
        <w:t xml:space="preserve">. </w:t>
      </w:r>
      <w:r w:rsidRPr="007D79B8">
        <w:rPr>
          <w:rFonts w:ascii="Arial" w:hAnsi="Arial" w:cs="Arial"/>
          <w:color w:val="auto"/>
          <w:sz w:val="20"/>
          <w:szCs w:val="20"/>
        </w:rPr>
        <w:t xml:space="preserve">Перечень элементов </w:t>
      </w:r>
      <w:r>
        <w:rPr>
          <w:rFonts w:ascii="Arial" w:hAnsi="Arial" w:cs="Arial"/>
          <w:color w:val="auto"/>
          <w:sz w:val="20"/>
          <w:szCs w:val="20"/>
        </w:rPr>
        <w:t>таблицы представлений</w:t>
      </w:r>
      <w:r w:rsidRPr="007D79B8">
        <w:rPr>
          <w:rFonts w:ascii="Arial" w:hAnsi="Arial" w:cs="Arial"/>
          <w:color w:val="auto"/>
          <w:sz w:val="20"/>
          <w:szCs w:val="20"/>
        </w:rPr>
        <w:t xml:space="preserve"> </w:t>
      </w:r>
      <w:r>
        <w:rPr>
          <w:rFonts w:ascii="Arial" w:hAnsi="Arial" w:cs="Arial"/>
          <w:color w:val="auto"/>
          <w:sz w:val="20"/>
          <w:szCs w:val="20"/>
        </w:rPr>
        <w:t xml:space="preserve">БД </w:t>
      </w:r>
      <w:proofErr w:type="gramStart"/>
      <w:r>
        <w:rPr>
          <w:rFonts w:ascii="Arial" w:hAnsi="Arial" w:cs="Arial"/>
          <w:color w:val="auto"/>
          <w:sz w:val="20"/>
          <w:szCs w:val="20"/>
        </w:rPr>
        <w:t>СО</w:t>
      </w:r>
      <w:proofErr w:type="gramEnd"/>
      <w:r>
        <w:rPr>
          <w:rFonts w:ascii="Arial" w:hAnsi="Arial" w:cs="Arial"/>
          <w:color w:val="auto"/>
          <w:sz w:val="20"/>
          <w:szCs w:val="20"/>
        </w:rPr>
        <w:t xml:space="preserve"> - Иерархия</w:t>
      </w:r>
    </w:p>
    <w:tbl>
      <w:tblPr>
        <w:tblW w:w="0" w:type="auto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817"/>
        <w:gridCol w:w="2658"/>
        <w:gridCol w:w="6096"/>
      </w:tblGrid>
      <w:tr w:rsidR="005D64F9" w:rsidRPr="005A5B1B" w:rsidTr="005D64F9">
        <w:tc>
          <w:tcPr>
            <w:tcW w:w="817" w:type="dxa"/>
          </w:tcPr>
          <w:p w:rsidR="007C07C1" w:rsidRDefault="007C07C1" w:rsidP="00703EA0">
            <w:pPr>
              <w:spacing w:beforeLines="60" w:afterLines="60"/>
              <w:rPr>
                <w:rFonts w:ascii="Arial" w:eastAsiaTheme="majorEastAsia" w:hAnsi="Arial" w:cs="Arial"/>
                <w:b/>
                <w:bCs/>
                <w:color w:val="365F91" w:themeColor="accent1" w:themeShade="BF"/>
                <w:sz w:val="20"/>
                <w:szCs w:val="20"/>
              </w:rPr>
              <w:pPrChange w:id="1536" w:author="Administrator" w:date="2014-02-13T12:54:00Z">
                <w:pPr>
                  <w:keepNext/>
                  <w:keepLines/>
                  <w:spacing w:beforeLines="60" w:afterLines="60"/>
                  <w:outlineLvl w:val="0"/>
                </w:pPr>
              </w:pPrChange>
            </w:pPr>
          </w:p>
        </w:tc>
        <w:tc>
          <w:tcPr>
            <w:tcW w:w="2658" w:type="dxa"/>
          </w:tcPr>
          <w:p w:rsidR="007C07C1" w:rsidRDefault="005D64F9" w:rsidP="00703EA0">
            <w:pPr>
              <w:spacing w:beforeLines="60" w:afterLines="60"/>
              <w:rPr>
                <w:rFonts w:ascii="Arial" w:hAnsi="Arial" w:cs="Arial"/>
                <w:b/>
                <w:bCs/>
                <w:sz w:val="20"/>
                <w:szCs w:val="20"/>
              </w:rPr>
              <w:pPrChange w:id="1537" w:author="Administrator" w:date="2014-02-13T12:54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Наименование </w:t>
            </w:r>
          </w:p>
        </w:tc>
        <w:tc>
          <w:tcPr>
            <w:tcW w:w="6096" w:type="dxa"/>
          </w:tcPr>
          <w:p w:rsidR="007C07C1" w:rsidRDefault="005D64F9" w:rsidP="00703EA0">
            <w:pPr>
              <w:spacing w:beforeLines="60" w:afterLines="60"/>
              <w:rPr>
                <w:rFonts w:ascii="Arial" w:hAnsi="Arial" w:cs="Arial"/>
                <w:b/>
                <w:bCs/>
                <w:sz w:val="20"/>
                <w:szCs w:val="20"/>
              </w:rPr>
              <w:pPrChange w:id="1538" w:author="Administrator" w:date="2014-02-13T12:54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b/>
                <w:bCs/>
                <w:sz w:val="20"/>
                <w:szCs w:val="20"/>
              </w:rPr>
              <w:t>Тип элемента</w:t>
            </w:r>
          </w:p>
        </w:tc>
      </w:tr>
      <w:tr w:rsidR="005D64F9" w:rsidRPr="005A5B1B" w:rsidTr="005D64F9">
        <w:tc>
          <w:tcPr>
            <w:tcW w:w="817" w:type="dxa"/>
          </w:tcPr>
          <w:p w:rsidR="007C07C1" w:rsidRDefault="007C07C1" w:rsidP="00703EA0">
            <w:pPr>
              <w:pStyle w:val="a9"/>
              <w:numPr>
                <w:ilvl w:val="0"/>
                <w:numId w:val="10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539" w:author="Administrator" w:date="2014-02-13T12:54:00Z">
                <w:pPr>
                  <w:pStyle w:val="a9"/>
                  <w:numPr>
                    <w:numId w:val="10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658" w:type="dxa"/>
          </w:tcPr>
          <w:p w:rsidR="007C07C1" w:rsidRDefault="005D64F9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540" w:author="Administrator" w:date="2014-02-13T12:54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Подразделение</w:t>
            </w:r>
          </w:p>
        </w:tc>
        <w:tc>
          <w:tcPr>
            <w:tcW w:w="6096" w:type="dxa"/>
          </w:tcPr>
          <w:p w:rsidR="007C07C1" w:rsidRDefault="005D64F9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541" w:author="Administrator" w:date="2014-02-13T12:54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Кнопка</w:t>
            </w:r>
          </w:p>
        </w:tc>
      </w:tr>
      <w:tr w:rsidR="005D64F9" w:rsidRPr="005A5B1B" w:rsidTr="005D64F9">
        <w:tc>
          <w:tcPr>
            <w:tcW w:w="817" w:type="dxa"/>
          </w:tcPr>
          <w:p w:rsidR="007C07C1" w:rsidRDefault="007C07C1" w:rsidP="00703EA0">
            <w:pPr>
              <w:pStyle w:val="a9"/>
              <w:numPr>
                <w:ilvl w:val="0"/>
                <w:numId w:val="10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542" w:author="Administrator" w:date="2014-02-13T12:54:00Z">
                <w:pPr>
                  <w:pStyle w:val="a9"/>
                  <w:numPr>
                    <w:numId w:val="10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658" w:type="dxa"/>
          </w:tcPr>
          <w:p w:rsidR="007C07C1" w:rsidRDefault="005D64F9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543" w:author="Administrator" w:date="2014-02-13T12:54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Сотрудник</w:t>
            </w:r>
          </w:p>
        </w:tc>
        <w:tc>
          <w:tcPr>
            <w:tcW w:w="6096" w:type="dxa"/>
          </w:tcPr>
          <w:p w:rsidR="007C07C1" w:rsidRDefault="005D64F9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544" w:author="Administrator" w:date="2014-02-13T12:54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Кнопка</w:t>
            </w:r>
          </w:p>
        </w:tc>
      </w:tr>
      <w:tr w:rsidR="005D64F9" w:rsidRPr="005A5B1B" w:rsidTr="005D64F9">
        <w:tc>
          <w:tcPr>
            <w:tcW w:w="817" w:type="dxa"/>
          </w:tcPr>
          <w:p w:rsidR="007C07C1" w:rsidRDefault="007C07C1" w:rsidP="00703EA0">
            <w:pPr>
              <w:pStyle w:val="a9"/>
              <w:numPr>
                <w:ilvl w:val="0"/>
                <w:numId w:val="10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545" w:author="Administrator" w:date="2014-02-13T12:54:00Z">
                <w:pPr>
                  <w:pStyle w:val="a9"/>
                  <w:numPr>
                    <w:numId w:val="10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658" w:type="dxa"/>
          </w:tcPr>
          <w:p w:rsidR="007C07C1" w:rsidRDefault="005D64F9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546" w:author="Administrator" w:date="2014-02-13T12:54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Удаление подразделения или шт.ед.</w:t>
            </w:r>
          </w:p>
        </w:tc>
        <w:tc>
          <w:tcPr>
            <w:tcW w:w="6096" w:type="dxa"/>
          </w:tcPr>
          <w:p w:rsidR="007C07C1" w:rsidRDefault="005D64F9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547" w:author="Administrator" w:date="2014-02-13T12:54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Кнопка</w:t>
            </w:r>
          </w:p>
        </w:tc>
      </w:tr>
      <w:tr w:rsidR="005D64F9" w:rsidRPr="005A5B1B" w:rsidTr="005D64F9">
        <w:tc>
          <w:tcPr>
            <w:tcW w:w="817" w:type="dxa"/>
          </w:tcPr>
          <w:p w:rsidR="007C07C1" w:rsidRDefault="007C07C1" w:rsidP="00703EA0">
            <w:pPr>
              <w:pStyle w:val="a9"/>
              <w:numPr>
                <w:ilvl w:val="0"/>
                <w:numId w:val="10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548" w:author="Administrator" w:date="2014-02-13T12:54:00Z">
                <w:pPr>
                  <w:pStyle w:val="a9"/>
                  <w:numPr>
                    <w:numId w:val="10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658" w:type="dxa"/>
          </w:tcPr>
          <w:p w:rsidR="007C07C1" w:rsidRDefault="005D64F9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549" w:author="Administrator" w:date="2014-02-13T12:54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Установка настроек регистрации</w:t>
            </w:r>
          </w:p>
        </w:tc>
        <w:tc>
          <w:tcPr>
            <w:tcW w:w="6096" w:type="dxa"/>
          </w:tcPr>
          <w:p w:rsidR="007C07C1" w:rsidRDefault="005D64F9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550" w:author="Administrator" w:date="2014-02-13T12:54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Кнопка</w:t>
            </w:r>
          </w:p>
        </w:tc>
      </w:tr>
      <w:tr w:rsidR="005D64F9" w:rsidRPr="005A5B1B" w:rsidTr="005D64F9">
        <w:tc>
          <w:tcPr>
            <w:tcW w:w="817" w:type="dxa"/>
          </w:tcPr>
          <w:p w:rsidR="007C07C1" w:rsidRDefault="007C07C1" w:rsidP="00703EA0">
            <w:pPr>
              <w:pStyle w:val="a9"/>
              <w:numPr>
                <w:ilvl w:val="0"/>
                <w:numId w:val="10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551" w:author="Administrator" w:date="2014-02-13T12:54:00Z">
                <w:pPr>
                  <w:pStyle w:val="a9"/>
                  <w:numPr>
                    <w:numId w:val="10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658" w:type="dxa"/>
          </w:tcPr>
          <w:p w:rsidR="007C07C1" w:rsidRDefault="005D64F9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552" w:author="Administrator" w:date="2014-02-13T12:54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Название Организации</w:t>
            </w:r>
          </w:p>
        </w:tc>
        <w:tc>
          <w:tcPr>
            <w:tcW w:w="6096" w:type="dxa"/>
          </w:tcPr>
          <w:p w:rsidR="007C07C1" w:rsidRDefault="005D64F9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  <w:lang w:val="en-US"/>
              </w:rPr>
              <w:pPrChange w:id="1553" w:author="Administrator" w:date="2014-02-13T12:54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$.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US"/>
              </w:rPr>
              <w:t>FullName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n-US"/>
              </w:rPr>
              <w:t xml:space="preserve"> + “ (“ + $.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US"/>
              </w:rPr>
              <w:t>ShortName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n-US"/>
              </w:rPr>
              <w:t xml:space="preserve"> + “)”</w:t>
            </w:r>
          </w:p>
        </w:tc>
      </w:tr>
      <w:tr w:rsidR="005D64F9" w:rsidRPr="005A5B1B" w:rsidTr="005D64F9">
        <w:tc>
          <w:tcPr>
            <w:tcW w:w="817" w:type="dxa"/>
          </w:tcPr>
          <w:p w:rsidR="007C07C1" w:rsidRDefault="007C07C1" w:rsidP="00703EA0">
            <w:pPr>
              <w:pStyle w:val="a9"/>
              <w:numPr>
                <w:ilvl w:val="0"/>
                <w:numId w:val="10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554" w:author="Administrator" w:date="2014-02-13T12:54:00Z">
                <w:pPr>
                  <w:pStyle w:val="a9"/>
                  <w:numPr>
                    <w:numId w:val="10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658" w:type="dxa"/>
          </w:tcPr>
          <w:p w:rsidR="007C07C1" w:rsidRDefault="005D64F9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555" w:author="Administrator" w:date="2014-02-13T12:54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ФИО РВЗ</w:t>
            </w:r>
          </w:p>
        </w:tc>
        <w:tc>
          <w:tcPr>
            <w:tcW w:w="6096" w:type="dxa"/>
          </w:tcPr>
          <w:p w:rsidR="007C07C1" w:rsidRDefault="005D64F9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556" w:author="Administrator" w:date="2014-02-13T12:54:00Z">
                <w:pPr>
                  <w:spacing w:beforeLines="60" w:afterLines="60"/>
                </w:pPr>
              </w:pPrChange>
            </w:pPr>
            <w:r w:rsidRPr="00CF4D64">
              <w:rPr>
                <w:rFonts w:ascii="Arial" w:hAnsi="Arial" w:cs="Arial"/>
                <w:sz w:val="20"/>
                <w:szCs w:val="20"/>
              </w:rPr>
              <w:t>$.</w:t>
            </w:r>
            <w:r>
              <w:rPr>
                <w:rFonts w:ascii="Arial" w:hAnsi="Arial" w:cs="Arial"/>
                <w:sz w:val="20"/>
                <w:szCs w:val="20"/>
              </w:rPr>
              <w:t xml:space="preserve">ФИО </w:t>
            </w:r>
            <w:r w:rsidRPr="00CF4D64">
              <w:rPr>
                <w:rFonts w:ascii="Arial" w:hAnsi="Arial" w:cs="Arial"/>
                <w:sz w:val="20"/>
                <w:szCs w:val="20"/>
              </w:rPr>
              <w:t xml:space="preserve">+ “ - “ + 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US"/>
              </w:rPr>
              <w:t>ucase</w:t>
            </w:r>
            <w:proofErr w:type="spellEnd"/>
            <w:r w:rsidRPr="00CF4D64">
              <w:rPr>
                <w:rFonts w:ascii="Arial" w:hAnsi="Arial" w:cs="Arial"/>
                <w:sz w:val="20"/>
                <w:szCs w:val="20"/>
              </w:rPr>
              <w:t>($.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Name</w:t>
            </w:r>
            <w:r w:rsidRPr="00CF4D64">
              <w:rPr>
                <w:rFonts w:ascii="Arial" w:hAnsi="Arial" w:cs="Arial"/>
                <w:sz w:val="20"/>
                <w:szCs w:val="20"/>
              </w:rPr>
              <w:t>)</w:t>
            </w:r>
          </w:p>
          <w:p w:rsidR="007C07C1" w:rsidRDefault="005D64F9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557" w:author="Administrator" w:date="2014-02-13T12:54:00Z">
                <w:pPr>
                  <w:spacing w:beforeLines="60" w:afterLines="60"/>
                </w:pPr>
              </w:pPrChange>
            </w:pPr>
            <w:r w:rsidRPr="00CF4D64">
              <w:rPr>
                <w:rFonts w:ascii="Arial" w:hAnsi="Arial" w:cs="Arial"/>
                <w:sz w:val="20"/>
                <w:szCs w:val="20"/>
              </w:rPr>
              <w:t xml:space="preserve">“! ” – </w:t>
            </w:r>
            <w:r>
              <w:rPr>
                <w:rFonts w:ascii="Arial" w:hAnsi="Arial" w:cs="Arial"/>
                <w:sz w:val="20"/>
                <w:szCs w:val="20"/>
              </w:rPr>
              <w:t>если</w:t>
            </w:r>
            <w:r w:rsidRPr="00CF4D64">
              <w:rPr>
                <w:rFonts w:ascii="Arial" w:hAnsi="Arial" w:cs="Arial"/>
                <w:sz w:val="20"/>
                <w:szCs w:val="20"/>
              </w:rPr>
              <w:t xml:space="preserve"> $.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US"/>
              </w:rPr>
              <w:t>IsLeader</w:t>
            </w:r>
            <w:proofErr w:type="spellEnd"/>
          </w:p>
          <w:p w:rsidR="007C07C1" w:rsidRDefault="005D64F9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558" w:author="Administrator" w:date="2014-02-13T12:54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ФИО: берем активное Назначение.</w:t>
            </w:r>
          </w:p>
          <w:p w:rsidR="007C07C1" w:rsidRDefault="005D64F9" w:rsidP="00703EA0">
            <w:pPr>
              <w:numPr>
                <w:ilvl w:val="0"/>
                <w:numId w:val="39"/>
              </w:num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559" w:author="Administrator" w:date="2014-02-13T12:54:00Z">
                <w:pPr>
                  <w:numPr>
                    <w:numId w:val="39"/>
                  </w:numPr>
                  <w:tabs>
                    <w:tab w:val="num" w:pos="720"/>
                  </w:tabs>
                  <w:spacing w:beforeLines="60" w:afterLines="60"/>
                  <w:ind w:left="720" w:hanging="3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 xml:space="preserve">если оно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невакантно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– берем ФИО</w:t>
            </w:r>
            <w:r w:rsidRPr="00966054">
              <w:rPr>
                <w:rFonts w:ascii="Arial" w:hAnsi="Arial" w:cs="Arial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 xml:space="preserve">из </w:t>
            </w:r>
            <w:r w:rsidRPr="00966054">
              <w:rPr>
                <w:rFonts w:ascii="Arial" w:hAnsi="Arial" w:cs="Arial"/>
                <w:sz w:val="20"/>
                <w:szCs w:val="20"/>
              </w:rPr>
              <w:t>.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Person</w:t>
            </w:r>
          </w:p>
          <w:p w:rsidR="007C07C1" w:rsidRDefault="005D64F9" w:rsidP="00703EA0">
            <w:pPr>
              <w:numPr>
                <w:ilvl w:val="0"/>
                <w:numId w:val="39"/>
              </w:num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560" w:author="Administrator" w:date="2014-02-13T12:54:00Z">
                <w:pPr>
                  <w:numPr>
                    <w:numId w:val="39"/>
                  </w:numPr>
                  <w:tabs>
                    <w:tab w:val="num" w:pos="720"/>
                  </w:tabs>
                  <w:spacing w:beforeLines="60" w:afterLines="60"/>
                  <w:ind w:left="720" w:hanging="3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 xml:space="preserve">если вакантно: ищем самое последнее </w:t>
            </w:r>
            <w:r w:rsidRPr="00966054">
              <w:rPr>
                <w:rFonts w:ascii="Arial" w:hAnsi="Arial" w:cs="Arial"/>
                <w:sz w:val="20"/>
                <w:szCs w:val="20"/>
                <w:u w:val="single"/>
              </w:rPr>
              <w:t>неактивное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невакантное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назначение.</w:t>
            </w:r>
          </w:p>
          <w:p w:rsidR="007C07C1" w:rsidRDefault="005D64F9" w:rsidP="00703EA0">
            <w:pPr>
              <w:numPr>
                <w:ilvl w:val="1"/>
                <w:numId w:val="39"/>
              </w:num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561" w:author="Administrator" w:date="2014-02-13T12:54:00Z">
                <w:pPr>
                  <w:numPr>
                    <w:ilvl w:val="1"/>
                    <w:numId w:val="39"/>
                  </w:numPr>
                  <w:tabs>
                    <w:tab w:val="num" w:pos="1440"/>
                  </w:tabs>
                  <w:spacing w:beforeLines="60" w:afterLines="60"/>
                  <w:ind w:left="1440" w:hanging="3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если такого нет, ФИО = «ВАКАНСИЯ»</w:t>
            </w:r>
          </w:p>
          <w:p w:rsidR="007C07C1" w:rsidRDefault="005D64F9" w:rsidP="00703EA0">
            <w:pPr>
              <w:numPr>
                <w:ilvl w:val="1"/>
                <w:numId w:val="39"/>
              </w:num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562" w:author="Administrator" w:date="2014-02-13T12:54:00Z">
                <w:pPr>
                  <w:numPr>
                    <w:ilvl w:val="1"/>
                    <w:numId w:val="39"/>
                  </w:numPr>
                  <w:tabs>
                    <w:tab w:val="num" w:pos="1440"/>
                  </w:tabs>
                  <w:spacing w:beforeLines="60" w:afterLines="60"/>
                  <w:ind w:left="1440" w:hanging="3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 xml:space="preserve">иначе ФИО = </w:t>
            </w:r>
            <w:proofErr w:type="spellStart"/>
            <w:proofErr w:type="gramStart"/>
            <w:r>
              <w:rPr>
                <w:rFonts w:ascii="Arial" w:hAnsi="Arial" w:cs="Arial"/>
                <w:sz w:val="20"/>
                <w:szCs w:val="20"/>
              </w:rPr>
              <w:t>ФИО</w:t>
            </w:r>
            <w:proofErr w:type="gramEnd"/>
            <w:r>
              <w:rPr>
                <w:rFonts w:ascii="Arial" w:hAnsi="Arial" w:cs="Arial"/>
                <w:sz w:val="20"/>
                <w:szCs w:val="20"/>
              </w:rPr>
              <w:t>_из_этого_найденного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+ « (ВАКАНСИЯ)»</w:t>
            </w:r>
          </w:p>
        </w:tc>
      </w:tr>
      <w:tr w:rsidR="005D64F9" w:rsidRPr="007C07C1" w:rsidTr="005D64F9">
        <w:tc>
          <w:tcPr>
            <w:tcW w:w="817" w:type="dxa"/>
          </w:tcPr>
          <w:p w:rsidR="007C07C1" w:rsidRDefault="007C07C1" w:rsidP="00703EA0">
            <w:pPr>
              <w:pStyle w:val="a9"/>
              <w:numPr>
                <w:ilvl w:val="0"/>
                <w:numId w:val="10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563" w:author="Administrator" w:date="2014-02-13T12:54:00Z">
                <w:pPr>
                  <w:pStyle w:val="a9"/>
                  <w:numPr>
                    <w:numId w:val="10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658" w:type="dxa"/>
          </w:tcPr>
          <w:p w:rsidR="007C07C1" w:rsidRDefault="005D64F9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564" w:author="Administrator" w:date="2014-02-13T12:54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Название подразделения</w:t>
            </w:r>
          </w:p>
        </w:tc>
        <w:tc>
          <w:tcPr>
            <w:tcW w:w="6096" w:type="dxa"/>
          </w:tcPr>
          <w:p w:rsidR="007C07C1" w:rsidRDefault="005D64F9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  <w:lang w:val="en-US"/>
              </w:rPr>
              <w:pPrChange w:id="1565" w:author="Administrator" w:date="2014-02-13T12:54:00Z">
                <w:pPr>
                  <w:spacing w:beforeLines="60" w:afterLines="60"/>
                </w:pPr>
              </w:pPrChange>
            </w:pPr>
            <w:r w:rsidRPr="00751674">
              <w:rPr>
                <w:rFonts w:ascii="Arial" w:hAnsi="Arial" w:cs="Arial"/>
                <w:sz w:val="20"/>
                <w:szCs w:val="20"/>
                <w:lang w:val="en-US"/>
              </w:rPr>
              <w:t>($&lt;-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US"/>
              </w:rPr>
              <w:t>SO</w:t>
            </w:r>
            <w:r w:rsidRPr="00751674">
              <w:rPr>
                <w:rFonts w:ascii="Arial" w:hAnsi="Arial" w:cs="Arial"/>
                <w:sz w:val="20"/>
                <w:szCs w:val="20"/>
                <w:lang w:val="en-US"/>
              </w:rPr>
              <w:t>_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Parent</w:t>
            </w:r>
            <w:r w:rsidRPr="00751674">
              <w:rPr>
                <w:rFonts w:ascii="Arial" w:hAnsi="Arial" w:cs="Arial"/>
                <w:sz w:val="20"/>
                <w:szCs w:val="20"/>
                <w:lang w:val="en-US"/>
              </w:rPr>
              <w:t>_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SU</w:t>
            </w:r>
            <w:r w:rsidRPr="00751674">
              <w:rPr>
                <w:rFonts w:ascii="Arial" w:hAnsi="Arial" w:cs="Arial"/>
                <w:sz w:val="20"/>
                <w:szCs w:val="20"/>
                <w:lang w:val="en-US"/>
              </w:rPr>
              <w:t>.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Owner</w:t>
            </w:r>
            <w:proofErr w:type="spellEnd"/>
            <w:r w:rsidRPr="00751674">
              <w:rPr>
                <w:rFonts w:ascii="Arial" w:hAnsi="Arial" w:cs="Arial"/>
                <w:sz w:val="20"/>
                <w:szCs w:val="20"/>
                <w:lang w:val="en-US"/>
              </w:rPr>
              <w:t>).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Code</w:t>
            </w:r>
            <w:r w:rsidRPr="00751674">
              <w:rPr>
                <w:rFonts w:ascii="Arial" w:hAnsi="Arial" w:cs="Arial"/>
                <w:sz w:val="20"/>
                <w:szCs w:val="20"/>
                <w:lang w:val="en-US"/>
              </w:rPr>
              <w:t xml:space="preserve"> + “</w:t>
            </w:r>
            <w:proofErr w:type="gramStart"/>
            <w:r w:rsidRPr="00751674">
              <w:rPr>
                <w:rFonts w:ascii="Arial" w:hAnsi="Arial" w:cs="Arial"/>
                <w:sz w:val="20"/>
                <w:szCs w:val="20"/>
                <w:lang w:val="en-US"/>
              </w:rPr>
              <w:t>. ”</w:t>
            </w:r>
            <w:proofErr w:type="gramEnd"/>
            <w:r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F30F85">
              <w:rPr>
                <w:rFonts w:ascii="Arial" w:hAnsi="Arial" w:cs="Arial"/>
                <w:sz w:val="20"/>
                <w:szCs w:val="20"/>
                <w:lang w:val="en-US"/>
              </w:rPr>
              <w:t xml:space="preserve">+ </w:t>
            </w:r>
            <w:proofErr w:type="spellStart"/>
            <w:proofErr w:type="gramStart"/>
            <w:r>
              <w:rPr>
                <w:rFonts w:ascii="Arial" w:hAnsi="Arial" w:cs="Arial"/>
                <w:sz w:val="20"/>
                <w:szCs w:val="20"/>
                <w:lang w:val="en-US"/>
              </w:rPr>
              <w:t>ucase</w:t>
            </w:r>
            <w:proofErr w:type="spellEnd"/>
            <w:r w:rsidRPr="00F30F85">
              <w:rPr>
                <w:rFonts w:ascii="Arial" w:hAnsi="Arial" w:cs="Arial"/>
                <w:sz w:val="20"/>
                <w:szCs w:val="20"/>
                <w:lang w:val="en-US"/>
              </w:rPr>
              <w:t>(</w:t>
            </w:r>
            <w:proofErr w:type="gramEnd"/>
            <w:r w:rsidRPr="00F30F85">
              <w:rPr>
                <w:rFonts w:ascii="Arial" w:hAnsi="Arial" w:cs="Arial"/>
                <w:sz w:val="20"/>
                <w:szCs w:val="20"/>
                <w:lang w:val="en-US"/>
              </w:rPr>
              <w:t>$.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US"/>
              </w:rPr>
              <w:t>FullName</w:t>
            </w:r>
            <w:proofErr w:type="spellEnd"/>
            <w:r w:rsidRPr="00F30F85">
              <w:rPr>
                <w:rFonts w:ascii="Arial" w:hAnsi="Arial" w:cs="Arial"/>
                <w:sz w:val="20"/>
                <w:szCs w:val="20"/>
                <w:lang w:val="en-US"/>
              </w:rPr>
              <w:t>) + [$.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US"/>
              </w:rPr>
              <w:t>FullName</w:t>
            </w:r>
            <w:proofErr w:type="spellEnd"/>
            <w:r w:rsidRPr="00F30F85">
              <w:rPr>
                <w:rFonts w:ascii="Arial" w:hAnsi="Arial" w:cs="Arial"/>
                <w:sz w:val="20"/>
                <w:szCs w:val="20"/>
                <w:lang w:val="en-US"/>
              </w:rPr>
              <w:t xml:space="preserve"> = $.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US"/>
              </w:rPr>
              <w:t>ShortName</w:t>
            </w:r>
            <w:proofErr w:type="spellEnd"/>
            <w:r w:rsidRPr="00F30F85">
              <w:rPr>
                <w:rFonts w:ascii="Arial" w:hAnsi="Arial" w:cs="Arial"/>
                <w:sz w:val="20"/>
                <w:szCs w:val="20"/>
                <w:lang w:val="en-US"/>
              </w:rPr>
              <w:t xml:space="preserve"> ? “” : “ (“ + 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US"/>
              </w:rPr>
              <w:t>ucase</w:t>
            </w:r>
            <w:proofErr w:type="spellEnd"/>
            <w:r w:rsidRPr="00F30F85">
              <w:rPr>
                <w:rFonts w:ascii="Arial" w:hAnsi="Arial" w:cs="Arial"/>
                <w:sz w:val="20"/>
                <w:szCs w:val="20"/>
                <w:lang w:val="en-US"/>
              </w:rPr>
              <w:t>($.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US"/>
              </w:rPr>
              <w:t>ShortName</w:t>
            </w:r>
            <w:proofErr w:type="spellEnd"/>
            <w:r w:rsidRPr="00F30F85">
              <w:rPr>
                <w:rFonts w:ascii="Arial" w:hAnsi="Arial" w:cs="Arial"/>
                <w:sz w:val="20"/>
                <w:szCs w:val="20"/>
                <w:lang w:val="en-US"/>
              </w:rPr>
              <w:t>) + “)”]</w:t>
            </w:r>
          </w:p>
        </w:tc>
      </w:tr>
      <w:tr w:rsidR="005D64F9" w:rsidRPr="005A5B1B" w:rsidTr="005D64F9">
        <w:tc>
          <w:tcPr>
            <w:tcW w:w="817" w:type="dxa"/>
          </w:tcPr>
          <w:p w:rsidR="007C07C1" w:rsidRDefault="007C07C1" w:rsidP="00703EA0">
            <w:pPr>
              <w:pStyle w:val="a9"/>
              <w:numPr>
                <w:ilvl w:val="0"/>
                <w:numId w:val="10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  <w:lang w:val="en-US"/>
              </w:rPr>
              <w:pPrChange w:id="1566" w:author="Administrator" w:date="2014-02-13T12:54:00Z">
                <w:pPr>
                  <w:pStyle w:val="a9"/>
                  <w:numPr>
                    <w:numId w:val="10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658" w:type="dxa"/>
          </w:tcPr>
          <w:p w:rsidR="007C07C1" w:rsidRDefault="005D64F9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567" w:author="Administrator" w:date="2014-02-13T12:54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ФИО сотрудника</w:t>
            </w:r>
          </w:p>
        </w:tc>
        <w:tc>
          <w:tcPr>
            <w:tcW w:w="6096" w:type="dxa"/>
          </w:tcPr>
          <w:p w:rsidR="007C07C1" w:rsidRDefault="005D64F9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568" w:author="Administrator" w:date="2014-02-13T12:54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 xml:space="preserve">как п.6, только без 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US"/>
              </w:rPr>
              <w:t>ucase</w:t>
            </w:r>
            <w:proofErr w:type="spellEnd"/>
            <w:r w:rsidRPr="00751674">
              <w:rPr>
                <w:rFonts w:ascii="Arial" w:hAnsi="Arial" w:cs="Arial"/>
                <w:sz w:val="20"/>
                <w:szCs w:val="20"/>
              </w:rPr>
              <w:t>()</w:t>
            </w:r>
          </w:p>
        </w:tc>
      </w:tr>
    </w:tbl>
    <w:p w:rsidR="005D64F9" w:rsidRDefault="005D64F9"/>
    <w:p w:rsidR="007C07C1" w:rsidRDefault="00624A8C" w:rsidP="001D3144">
      <w:pPr>
        <w:pStyle w:val="a3"/>
        <w:numPr>
          <w:ilvl w:val="0"/>
          <w:numId w:val="1"/>
        </w:numPr>
        <w:spacing w:beforeLines="60" w:after="60"/>
        <w:ind w:left="426"/>
        <w:rPr>
          <w:rFonts w:ascii="Times New Roman" w:hAnsi="Times New Roman" w:cs="Times New Roman"/>
          <w:b/>
          <w:i w:val="0"/>
          <w:color w:val="auto"/>
        </w:rPr>
      </w:pPr>
      <w:r>
        <w:rPr>
          <w:rFonts w:ascii="Times New Roman" w:hAnsi="Times New Roman" w:cs="Times New Roman"/>
          <w:b/>
          <w:i w:val="0"/>
          <w:color w:val="auto"/>
        </w:rPr>
        <w:t xml:space="preserve">БД </w:t>
      </w:r>
      <w:proofErr w:type="gramStart"/>
      <w:r>
        <w:rPr>
          <w:rFonts w:ascii="Times New Roman" w:hAnsi="Times New Roman" w:cs="Times New Roman"/>
          <w:b/>
          <w:i w:val="0"/>
          <w:color w:val="auto"/>
        </w:rPr>
        <w:t>СО</w:t>
      </w:r>
      <w:proofErr w:type="gramEnd"/>
      <w:r>
        <w:rPr>
          <w:rFonts w:ascii="Times New Roman" w:hAnsi="Times New Roman" w:cs="Times New Roman"/>
          <w:b/>
          <w:i w:val="0"/>
          <w:color w:val="auto"/>
        </w:rPr>
        <w:t>: Функциональные роли</w:t>
      </w:r>
    </w:p>
    <w:p w:rsidR="007C07C1" w:rsidRDefault="00624A8C" w:rsidP="00703EA0">
      <w:pPr>
        <w:pStyle w:val="a3"/>
        <w:numPr>
          <w:ilvl w:val="1"/>
          <w:numId w:val="1"/>
        </w:numPr>
        <w:spacing w:beforeLines="60" w:after="60"/>
        <w:rPr>
          <w:rFonts w:ascii="Times New Roman" w:hAnsi="Times New Roman" w:cs="Times New Roman"/>
          <w:b/>
          <w:color w:val="auto"/>
        </w:rPr>
      </w:pPr>
      <w:r>
        <w:rPr>
          <w:rFonts w:ascii="Times New Roman" w:hAnsi="Times New Roman" w:cs="Times New Roman"/>
          <w:b/>
          <w:color w:val="auto"/>
        </w:rPr>
        <w:t xml:space="preserve">Форма </w:t>
      </w:r>
      <w:proofErr w:type="gramStart"/>
      <w:r>
        <w:rPr>
          <w:rFonts w:ascii="Times New Roman" w:hAnsi="Times New Roman" w:cs="Times New Roman"/>
          <w:b/>
          <w:color w:val="auto"/>
        </w:rPr>
        <w:t>ФР</w:t>
      </w:r>
      <w:proofErr w:type="gramEnd"/>
    </w:p>
    <w:p w:rsidR="003367AD" w:rsidRDefault="00624A8C">
      <w:r>
        <w:rPr>
          <w:noProof/>
        </w:rPr>
        <w:drawing>
          <wp:inline distT="0" distB="0" distL="0" distR="0">
            <wp:extent cx="904240" cy="347980"/>
            <wp:effectExtent l="19050" t="19050" r="10160" b="1397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240" cy="3479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24A8C" w:rsidRPr="006022F7" w:rsidRDefault="00624A8C" w:rsidP="00624A8C">
      <w:pPr>
        <w:pStyle w:val="a7"/>
        <w:rPr>
          <w:rFonts w:ascii="Arial" w:hAnsi="Arial" w:cs="Arial"/>
          <w:color w:val="auto"/>
          <w:sz w:val="20"/>
          <w:szCs w:val="20"/>
        </w:rPr>
      </w:pPr>
      <w:r w:rsidRPr="00320C9C">
        <w:rPr>
          <w:color w:val="auto"/>
        </w:rPr>
        <w:t xml:space="preserve">Рисунок </w:t>
      </w:r>
      <w:r w:rsidR="006C0BE5" w:rsidRPr="00320C9C">
        <w:rPr>
          <w:color w:val="auto"/>
        </w:rPr>
        <w:fldChar w:fldCharType="begin"/>
      </w:r>
      <w:r w:rsidRPr="00320C9C">
        <w:rPr>
          <w:color w:val="auto"/>
        </w:rPr>
        <w:instrText xml:space="preserve"> SEQ Рисунок \* ARABIC </w:instrText>
      </w:r>
      <w:r w:rsidR="006C0BE5" w:rsidRPr="00320C9C">
        <w:rPr>
          <w:color w:val="auto"/>
        </w:rPr>
        <w:fldChar w:fldCharType="separate"/>
      </w:r>
      <w:r w:rsidR="00887424">
        <w:rPr>
          <w:noProof/>
          <w:color w:val="auto"/>
        </w:rPr>
        <w:t>45</w:t>
      </w:r>
      <w:r w:rsidR="006C0BE5" w:rsidRPr="00320C9C">
        <w:rPr>
          <w:color w:val="auto"/>
        </w:rPr>
        <w:fldChar w:fldCharType="end"/>
      </w:r>
      <w:r>
        <w:rPr>
          <w:color w:val="auto"/>
        </w:rPr>
        <w:t xml:space="preserve">. Кнопки формы </w:t>
      </w:r>
      <w:proofErr w:type="gramStart"/>
      <w:r>
        <w:rPr>
          <w:color w:val="auto"/>
        </w:rPr>
        <w:t>ФР</w:t>
      </w:r>
      <w:proofErr w:type="gramEnd"/>
      <w:r>
        <w:rPr>
          <w:color w:val="auto"/>
        </w:rPr>
        <w:t>, режим чтения</w:t>
      </w:r>
    </w:p>
    <w:p w:rsidR="003367AD" w:rsidRDefault="009417F9">
      <w:r>
        <w:rPr>
          <w:noProof/>
        </w:rPr>
        <w:drawing>
          <wp:inline distT="0" distB="0" distL="0" distR="0">
            <wp:extent cx="4001770" cy="487045"/>
            <wp:effectExtent l="19050" t="19050" r="17780" b="273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1770" cy="4870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24A8C" w:rsidRPr="006022F7" w:rsidRDefault="00624A8C" w:rsidP="00624A8C">
      <w:pPr>
        <w:pStyle w:val="a7"/>
        <w:rPr>
          <w:rFonts w:ascii="Arial" w:hAnsi="Arial" w:cs="Arial"/>
          <w:color w:val="auto"/>
          <w:sz w:val="20"/>
          <w:szCs w:val="20"/>
        </w:rPr>
      </w:pPr>
      <w:r w:rsidRPr="00320C9C">
        <w:rPr>
          <w:color w:val="auto"/>
        </w:rPr>
        <w:t xml:space="preserve">Рисунок </w:t>
      </w:r>
      <w:r w:rsidR="006C0BE5" w:rsidRPr="00320C9C">
        <w:rPr>
          <w:color w:val="auto"/>
        </w:rPr>
        <w:fldChar w:fldCharType="begin"/>
      </w:r>
      <w:r w:rsidRPr="00320C9C">
        <w:rPr>
          <w:color w:val="auto"/>
        </w:rPr>
        <w:instrText xml:space="preserve"> SEQ Рисунок \* ARABIC </w:instrText>
      </w:r>
      <w:r w:rsidR="006C0BE5" w:rsidRPr="00320C9C">
        <w:rPr>
          <w:color w:val="auto"/>
        </w:rPr>
        <w:fldChar w:fldCharType="separate"/>
      </w:r>
      <w:r w:rsidR="00887424">
        <w:rPr>
          <w:noProof/>
          <w:color w:val="auto"/>
        </w:rPr>
        <w:t>46</w:t>
      </w:r>
      <w:r w:rsidR="006C0BE5" w:rsidRPr="00320C9C">
        <w:rPr>
          <w:color w:val="auto"/>
        </w:rPr>
        <w:fldChar w:fldCharType="end"/>
      </w:r>
      <w:r>
        <w:rPr>
          <w:color w:val="auto"/>
        </w:rPr>
        <w:t xml:space="preserve">. Кнопки формы </w:t>
      </w:r>
      <w:proofErr w:type="gramStart"/>
      <w:r>
        <w:rPr>
          <w:color w:val="auto"/>
        </w:rPr>
        <w:t>ФР</w:t>
      </w:r>
      <w:proofErr w:type="gramEnd"/>
      <w:r>
        <w:rPr>
          <w:color w:val="auto"/>
        </w:rPr>
        <w:t>, режим чтения</w:t>
      </w:r>
    </w:p>
    <w:p w:rsidR="003367AD" w:rsidRDefault="00624A8C">
      <w:r>
        <w:rPr>
          <w:noProof/>
        </w:rPr>
        <w:lastRenderedPageBreak/>
        <w:drawing>
          <wp:inline distT="0" distB="0" distL="0" distR="0">
            <wp:extent cx="5913755" cy="4643120"/>
            <wp:effectExtent l="19050" t="19050" r="10795" b="2413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3755" cy="46431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24A8C" w:rsidRDefault="00624A8C" w:rsidP="00624A8C">
      <w:pPr>
        <w:pStyle w:val="a7"/>
        <w:rPr>
          <w:color w:val="auto"/>
        </w:rPr>
      </w:pPr>
      <w:r w:rsidRPr="00320C9C">
        <w:rPr>
          <w:color w:val="auto"/>
        </w:rPr>
        <w:t xml:space="preserve">Рисунок </w:t>
      </w:r>
      <w:r w:rsidR="006C0BE5" w:rsidRPr="00320C9C">
        <w:rPr>
          <w:color w:val="auto"/>
        </w:rPr>
        <w:fldChar w:fldCharType="begin"/>
      </w:r>
      <w:r w:rsidRPr="00320C9C">
        <w:rPr>
          <w:color w:val="auto"/>
        </w:rPr>
        <w:instrText xml:space="preserve"> SEQ Рисунок \* ARABIC </w:instrText>
      </w:r>
      <w:r w:rsidR="006C0BE5" w:rsidRPr="00320C9C">
        <w:rPr>
          <w:color w:val="auto"/>
        </w:rPr>
        <w:fldChar w:fldCharType="separate"/>
      </w:r>
      <w:r w:rsidR="00887424">
        <w:rPr>
          <w:noProof/>
          <w:color w:val="auto"/>
        </w:rPr>
        <w:t>47</w:t>
      </w:r>
      <w:r w:rsidR="006C0BE5" w:rsidRPr="00320C9C">
        <w:rPr>
          <w:color w:val="auto"/>
        </w:rPr>
        <w:fldChar w:fldCharType="end"/>
      </w:r>
      <w:r>
        <w:rPr>
          <w:color w:val="auto"/>
        </w:rPr>
        <w:t xml:space="preserve">. </w:t>
      </w:r>
      <w:r w:rsidR="00CA7BFC">
        <w:rPr>
          <w:color w:val="auto"/>
        </w:rPr>
        <w:t>Ф</w:t>
      </w:r>
      <w:r>
        <w:rPr>
          <w:color w:val="auto"/>
        </w:rPr>
        <w:t xml:space="preserve">ормы </w:t>
      </w:r>
      <w:proofErr w:type="gramStart"/>
      <w:r>
        <w:rPr>
          <w:color w:val="auto"/>
        </w:rPr>
        <w:t>ФР</w:t>
      </w:r>
      <w:proofErr w:type="gramEnd"/>
      <w:r>
        <w:rPr>
          <w:color w:val="auto"/>
        </w:rPr>
        <w:t>,</w:t>
      </w:r>
      <w:r w:rsidR="00CA7BFC">
        <w:rPr>
          <w:color w:val="auto"/>
        </w:rPr>
        <w:t xml:space="preserve"> вкладка Общая информация</w:t>
      </w:r>
    </w:p>
    <w:p w:rsidR="00624A8C" w:rsidRDefault="00DD2C0D" w:rsidP="00624A8C">
      <w:r>
        <w:rPr>
          <w:noProof/>
        </w:rPr>
        <w:drawing>
          <wp:inline distT="0" distB="0" distL="0" distR="0">
            <wp:extent cx="5937885" cy="2220595"/>
            <wp:effectExtent l="0" t="0" r="5715" b="825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22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4A8C" w:rsidRDefault="00624A8C" w:rsidP="00624A8C">
      <w:pPr>
        <w:pStyle w:val="a7"/>
        <w:rPr>
          <w:color w:val="auto"/>
        </w:rPr>
      </w:pPr>
      <w:r w:rsidRPr="00320C9C">
        <w:rPr>
          <w:color w:val="auto"/>
        </w:rPr>
        <w:t xml:space="preserve">Рисунок </w:t>
      </w:r>
      <w:r w:rsidR="006C0BE5" w:rsidRPr="00320C9C">
        <w:rPr>
          <w:color w:val="auto"/>
        </w:rPr>
        <w:fldChar w:fldCharType="begin"/>
      </w:r>
      <w:r w:rsidRPr="00320C9C">
        <w:rPr>
          <w:color w:val="auto"/>
        </w:rPr>
        <w:instrText xml:space="preserve"> SEQ Рисунок \* ARABIC </w:instrText>
      </w:r>
      <w:r w:rsidR="006C0BE5" w:rsidRPr="00320C9C">
        <w:rPr>
          <w:color w:val="auto"/>
        </w:rPr>
        <w:fldChar w:fldCharType="separate"/>
      </w:r>
      <w:r w:rsidR="00887424">
        <w:rPr>
          <w:noProof/>
          <w:color w:val="auto"/>
        </w:rPr>
        <w:t>48</w:t>
      </w:r>
      <w:r w:rsidR="006C0BE5" w:rsidRPr="00320C9C">
        <w:rPr>
          <w:color w:val="auto"/>
        </w:rPr>
        <w:fldChar w:fldCharType="end"/>
      </w:r>
      <w:r>
        <w:rPr>
          <w:color w:val="auto"/>
        </w:rPr>
        <w:t xml:space="preserve">. </w:t>
      </w:r>
      <w:r w:rsidR="00CA7BFC">
        <w:rPr>
          <w:color w:val="auto"/>
        </w:rPr>
        <w:t>Форма</w:t>
      </w:r>
      <w:r>
        <w:rPr>
          <w:color w:val="auto"/>
        </w:rPr>
        <w:t xml:space="preserve"> </w:t>
      </w:r>
      <w:proofErr w:type="gramStart"/>
      <w:r>
        <w:rPr>
          <w:color w:val="auto"/>
        </w:rPr>
        <w:t>ФР</w:t>
      </w:r>
      <w:proofErr w:type="gramEnd"/>
      <w:r>
        <w:rPr>
          <w:color w:val="auto"/>
        </w:rPr>
        <w:t xml:space="preserve">, </w:t>
      </w:r>
      <w:r w:rsidR="00CA7BFC">
        <w:rPr>
          <w:color w:val="auto"/>
        </w:rPr>
        <w:t>вкладка Системные имена</w:t>
      </w:r>
    </w:p>
    <w:p w:rsidR="00624A8C" w:rsidRDefault="00CA7BFC" w:rsidP="00624A8C">
      <w:r>
        <w:rPr>
          <w:noProof/>
        </w:rPr>
        <w:drawing>
          <wp:inline distT="0" distB="0" distL="0" distR="0">
            <wp:extent cx="5450840" cy="878840"/>
            <wp:effectExtent l="19050" t="19050" r="16510" b="1651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0840" cy="8788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A7BFC" w:rsidRDefault="00CA7BFC" w:rsidP="00CA7BFC">
      <w:pPr>
        <w:pStyle w:val="a7"/>
        <w:rPr>
          <w:color w:val="auto"/>
        </w:rPr>
      </w:pPr>
      <w:r w:rsidRPr="00320C9C">
        <w:rPr>
          <w:color w:val="auto"/>
        </w:rPr>
        <w:t xml:space="preserve">Рисунок </w:t>
      </w:r>
      <w:r w:rsidR="006C0BE5" w:rsidRPr="00320C9C">
        <w:rPr>
          <w:color w:val="auto"/>
        </w:rPr>
        <w:fldChar w:fldCharType="begin"/>
      </w:r>
      <w:r w:rsidRPr="00320C9C">
        <w:rPr>
          <w:color w:val="auto"/>
        </w:rPr>
        <w:instrText xml:space="preserve"> SEQ Рисунок \* ARABIC </w:instrText>
      </w:r>
      <w:r w:rsidR="006C0BE5" w:rsidRPr="00320C9C">
        <w:rPr>
          <w:color w:val="auto"/>
        </w:rPr>
        <w:fldChar w:fldCharType="separate"/>
      </w:r>
      <w:r w:rsidR="00887424">
        <w:rPr>
          <w:noProof/>
          <w:color w:val="auto"/>
        </w:rPr>
        <w:t>49</w:t>
      </w:r>
      <w:r w:rsidR="006C0BE5" w:rsidRPr="00320C9C">
        <w:rPr>
          <w:color w:val="auto"/>
        </w:rPr>
        <w:fldChar w:fldCharType="end"/>
      </w:r>
      <w:r>
        <w:rPr>
          <w:color w:val="auto"/>
        </w:rPr>
        <w:t xml:space="preserve">. Форма </w:t>
      </w:r>
      <w:proofErr w:type="gramStart"/>
      <w:r>
        <w:rPr>
          <w:color w:val="auto"/>
        </w:rPr>
        <w:t>ФР</w:t>
      </w:r>
      <w:proofErr w:type="gramEnd"/>
      <w:r>
        <w:rPr>
          <w:color w:val="auto"/>
        </w:rPr>
        <w:t>, вкладка Профили</w:t>
      </w:r>
    </w:p>
    <w:p w:rsidR="00624A8C" w:rsidRDefault="00CA7BFC" w:rsidP="00624A8C">
      <w:r>
        <w:rPr>
          <w:noProof/>
        </w:rPr>
        <w:lastRenderedPageBreak/>
        <w:drawing>
          <wp:inline distT="0" distB="0" distL="0" distR="0">
            <wp:extent cx="5617210" cy="3574415"/>
            <wp:effectExtent l="19050" t="19050" r="21590" b="2603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210" cy="35744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A7BFC" w:rsidRDefault="00CA7BFC" w:rsidP="00CA7BFC">
      <w:pPr>
        <w:pStyle w:val="a7"/>
        <w:rPr>
          <w:color w:val="auto"/>
        </w:rPr>
      </w:pPr>
      <w:r w:rsidRPr="00320C9C">
        <w:rPr>
          <w:color w:val="auto"/>
        </w:rPr>
        <w:t xml:space="preserve">Рисунок </w:t>
      </w:r>
      <w:r w:rsidR="006C0BE5" w:rsidRPr="00320C9C">
        <w:rPr>
          <w:color w:val="auto"/>
        </w:rPr>
        <w:fldChar w:fldCharType="begin"/>
      </w:r>
      <w:r w:rsidRPr="00320C9C">
        <w:rPr>
          <w:color w:val="auto"/>
        </w:rPr>
        <w:instrText xml:space="preserve"> SEQ Рисунок \* ARABIC </w:instrText>
      </w:r>
      <w:r w:rsidR="006C0BE5" w:rsidRPr="00320C9C">
        <w:rPr>
          <w:color w:val="auto"/>
        </w:rPr>
        <w:fldChar w:fldCharType="separate"/>
      </w:r>
      <w:r w:rsidR="00887424">
        <w:rPr>
          <w:noProof/>
          <w:color w:val="auto"/>
        </w:rPr>
        <w:t>50</w:t>
      </w:r>
      <w:r w:rsidR="006C0BE5" w:rsidRPr="00320C9C">
        <w:rPr>
          <w:color w:val="auto"/>
        </w:rPr>
        <w:fldChar w:fldCharType="end"/>
      </w:r>
      <w:r>
        <w:rPr>
          <w:color w:val="auto"/>
        </w:rPr>
        <w:t xml:space="preserve">. Форма </w:t>
      </w:r>
      <w:proofErr w:type="gramStart"/>
      <w:r>
        <w:rPr>
          <w:color w:val="auto"/>
        </w:rPr>
        <w:t>ФР</w:t>
      </w:r>
      <w:proofErr w:type="gramEnd"/>
      <w:r>
        <w:rPr>
          <w:color w:val="auto"/>
        </w:rPr>
        <w:t>, вкладка Уведомления, Стандартные уведомления</w:t>
      </w:r>
    </w:p>
    <w:p w:rsidR="00624A8C" w:rsidRDefault="00CA7BFC" w:rsidP="00624A8C">
      <w:r>
        <w:rPr>
          <w:noProof/>
        </w:rPr>
        <w:drawing>
          <wp:inline distT="0" distB="0" distL="0" distR="0">
            <wp:extent cx="5462905" cy="2185035"/>
            <wp:effectExtent l="19050" t="19050" r="23495" b="2476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2905" cy="21850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A7BFC" w:rsidRDefault="00CA7BFC" w:rsidP="00CA7BFC">
      <w:pPr>
        <w:pStyle w:val="a7"/>
        <w:rPr>
          <w:color w:val="auto"/>
        </w:rPr>
      </w:pPr>
      <w:r w:rsidRPr="00320C9C">
        <w:rPr>
          <w:color w:val="auto"/>
        </w:rPr>
        <w:t xml:space="preserve">Рисунок </w:t>
      </w:r>
      <w:r w:rsidR="006C0BE5" w:rsidRPr="00320C9C">
        <w:rPr>
          <w:color w:val="auto"/>
        </w:rPr>
        <w:fldChar w:fldCharType="begin"/>
      </w:r>
      <w:r w:rsidRPr="00320C9C">
        <w:rPr>
          <w:color w:val="auto"/>
        </w:rPr>
        <w:instrText xml:space="preserve"> SEQ Рисунок \* ARABIC </w:instrText>
      </w:r>
      <w:r w:rsidR="006C0BE5" w:rsidRPr="00320C9C">
        <w:rPr>
          <w:color w:val="auto"/>
        </w:rPr>
        <w:fldChar w:fldCharType="separate"/>
      </w:r>
      <w:r w:rsidR="00887424">
        <w:rPr>
          <w:noProof/>
          <w:color w:val="auto"/>
        </w:rPr>
        <w:t>51</w:t>
      </w:r>
      <w:r w:rsidR="006C0BE5" w:rsidRPr="00320C9C">
        <w:rPr>
          <w:color w:val="auto"/>
        </w:rPr>
        <w:fldChar w:fldCharType="end"/>
      </w:r>
      <w:r>
        <w:rPr>
          <w:color w:val="auto"/>
        </w:rPr>
        <w:t xml:space="preserve">. Форма </w:t>
      </w:r>
      <w:proofErr w:type="gramStart"/>
      <w:r>
        <w:rPr>
          <w:color w:val="auto"/>
        </w:rPr>
        <w:t>ФР</w:t>
      </w:r>
      <w:proofErr w:type="gramEnd"/>
      <w:r>
        <w:rPr>
          <w:color w:val="auto"/>
        </w:rPr>
        <w:t>, вкладка Уведомления, Почтовые сообщения</w:t>
      </w:r>
    </w:p>
    <w:p w:rsidR="00CA7BFC" w:rsidRDefault="00CA7BFC" w:rsidP="00624A8C"/>
    <w:p w:rsidR="00CA7BFC" w:rsidRPr="00624A8C" w:rsidRDefault="00CA7BFC" w:rsidP="00624A8C"/>
    <w:p w:rsidR="00624A8C" w:rsidRPr="007D79B8" w:rsidRDefault="00624A8C" w:rsidP="00624A8C">
      <w:pPr>
        <w:pStyle w:val="a7"/>
        <w:spacing w:after="0"/>
        <w:rPr>
          <w:rFonts w:ascii="Arial" w:hAnsi="Arial" w:cs="Arial"/>
          <w:color w:val="auto"/>
          <w:sz w:val="20"/>
          <w:szCs w:val="20"/>
        </w:rPr>
      </w:pPr>
      <w:r w:rsidRPr="007D79B8">
        <w:rPr>
          <w:rFonts w:ascii="Arial" w:hAnsi="Arial" w:cs="Arial"/>
          <w:color w:val="auto"/>
          <w:sz w:val="20"/>
          <w:szCs w:val="20"/>
        </w:rPr>
        <w:t xml:space="preserve">Таблица </w:t>
      </w:r>
      <w:r w:rsidR="006C0BE5" w:rsidRPr="007D79B8">
        <w:rPr>
          <w:rFonts w:ascii="Arial" w:hAnsi="Arial" w:cs="Arial"/>
          <w:color w:val="auto"/>
          <w:sz w:val="20"/>
          <w:szCs w:val="20"/>
        </w:rPr>
        <w:fldChar w:fldCharType="begin"/>
      </w:r>
      <w:r w:rsidRPr="007D79B8">
        <w:rPr>
          <w:rFonts w:ascii="Arial" w:hAnsi="Arial" w:cs="Arial"/>
          <w:color w:val="auto"/>
          <w:sz w:val="20"/>
          <w:szCs w:val="20"/>
        </w:rPr>
        <w:instrText xml:space="preserve"> SEQ Таблица \* ARABIC </w:instrText>
      </w:r>
      <w:r w:rsidR="006C0BE5" w:rsidRPr="007D79B8">
        <w:rPr>
          <w:rFonts w:ascii="Arial" w:hAnsi="Arial" w:cs="Arial"/>
          <w:color w:val="auto"/>
          <w:sz w:val="20"/>
          <w:szCs w:val="20"/>
        </w:rPr>
        <w:fldChar w:fldCharType="separate"/>
      </w:r>
      <w:r w:rsidR="00EF7C1D">
        <w:rPr>
          <w:rFonts w:ascii="Arial" w:hAnsi="Arial" w:cs="Arial"/>
          <w:noProof/>
          <w:color w:val="auto"/>
          <w:sz w:val="20"/>
          <w:szCs w:val="20"/>
        </w:rPr>
        <w:t>7</w:t>
      </w:r>
      <w:r w:rsidR="006C0BE5" w:rsidRPr="007D79B8">
        <w:rPr>
          <w:rFonts w:ascii="Arial" w:hAnsi="Arial" w:cs="Arial"/>
          <w:color w:val="auto"/>
          <w:sz w:val="20"/>
          <w:szCs w:val="20"/>
        </w:rPr>
        <w:fldChar w:fldCharType="end"/>
      </w:r>
      <w:r>
        <w:rPr>
          <w:rFonts w:ascii="Arial" w:hAnsi="Arial" w:cs="Arial"/>
          <w:color w:val="auto"/>
          <w:sz w:val="20"/>
          <w:szCs w:val="20"/>
        </w:rPr>
        <w:t xml:space="preserve">. </w:t>
      </w:r>
      <w:r w:rsidRPr="007D79B8">
        <w:rPr>
          <w:rFonts w:ascii="Arial" w:hAnsi="Arial" w:cs="Arial"/>
          <w:color w:val="auto"/>
          <w:sz w:val="20"/>
          <w:szCs w:val="20"/>
        </w:rPr>
        <w:t xml:space="preserve">Перечень элементов формы </w:t>
      </w:r>
      <w:r>
        <w:rPr>
          <w:rFonts w:ascii="Arial" w:hAnsi="Arial" w:cs="Arial"/>
          <w:color w:val="auto"/>
          <w:sz w:val="20"/>
          <w:szCs w:val="20"/>
        </w:rPr>
        <w:t>Организации</w:t>
      </w:r>
    </w:p>
    <w:tbl>
      <w:tblPr>
        <w:tblW w:w="0" w:type="auto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1215"/>
        <w:gridCol w:w="3431"/>
        <w:gridCol w:w="1192"/>
        <w:gridCol w:w="3488"/>
      </w:tblGrid>
      <w:tr w:rsidR="009B5B07" w:rsidRPr="005A5B1B" w:rsidTr="006049D8">
        <w:tc>
          <w:tcPr>
            <w:tcW w:w="1215" w:type="dxa"/>
          </w:tcPr>
          <w:p w:rsidR="007C07C1" w:rsidRDefault="007C07C1" w:rsidP="00703EA0">
            <w:pPr>
              <w:spacing w:beforeLines="60" w:afterLines="60"/>
              <w:rPr>
                <w:rFonts w:ascii="Arial" w:eastAsiaTheme="majorEastAsia" w:hAnsi="Arial" w:cs="Arial"/>
                <w:b/>
                <w:bCs/>
                <w:color w:val="365F91" w:themeColor="accent1" w:themeShade="BF"/>
                <w:sz w:val="20"/>
                <w:szCs w:val="20"/>
              </w:rPr>
              <w:pPrChange w:id="1569" w:author="Administrator" w:date="2014-02-13T12:54:00Z">
                <w:pPr>
                  <w:keepNext/>
                  <w:keepLines/>
                  <w:spacing w:beforeLines="60" w:afterLines="60"/>
                  <w:outlineLvl w:val="0"/>
                </w:pPr>
              </w:pPrChange>
            </w:pPr>
          </w:p>
        </w:tc>
        <w:tc>
          <w:tcPr>
            <w:tcW w:w="3431" w:type="dxa"/>
          </w:tcPr>
          <w:p w:rsidR="007C07C1" w:rsidRDefault="009B5B07" w:rsidP="00703EA0">
            <w:pPr>
              <w:spacing w:beforeLines="60" w:afterLines="60"/>
              <w:rPr>
                <w:rFonts w:ascii="Arial" w:hAnsi="Arial" w:cs="Arial"/>
                <w:b/>
                <w:bCs/>
                <w:sz w:val="20"/>
                <w:szCs w:val="20"/>
              </w:rPr>
              <w:pPrChange w:id="1570" w:author="Administrator" w:date="2014-02-13T12:54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Наименование </w:t>
            </w:r>
          </w:p>
        </w:tc>
        <w:tc>
          <w:tcPr>
            <w:tcW w:w="1192" w:type="dxa"/>
          </w:tcPr>
          <w:p w:rsidR="007C07C1" w:rsidRDefault="009B5B07" w:rsidP="00703EA0">
            <w:pPr>
              <w:spacing w:beforeLines="60" w:afterLines="60"/>
              <w:rPr>
                <w:rFonts w:ascii="Arial" w:hAnsi="Arial" w:cs="Arial"/>
                <w:b/>
                <w:bCs/>
                <w:sz w:val="20"/>
                <w:szCs w:val="20"/>
              </w:rPr>
              <w:pPrChange w:id="1571" w:author="Administrator" w:date="2014-02-13T12:54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b/>
                <w:bCs/>
                <w:sz w:val="20"/>
                <w:szCs w:val="20"/>
              </w:rPr>
              <w:t>Тип элемента</w:t>
            </w:r>
          </w:p>
        </w:tc>
        <w:tc>
          <w:tcPr>
            <w:tcW w:w="3488" w:type="dxa"/>
          </w:tcPr>
          <w:p w:rsidR="007C07C1" w:rsidRDefault="009B5B07" w:rsidP="00703EA0">
            <w:pPr>
              <w:spacing w:beforeLines="60" w:afterLines="60"/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pPrChange w:id="1572" w:author="Administrator" w:date="2014-02-13T12:54:00Z">
                <w:pPr>
                  <w:spacing w:beforeLines="60" w:afterLines="60"/>
                </w:pPr>
              </w:pPrChange>
            </w:pPr>
            <w:r w:rsidRPr="00C13C85">
              <w:rPr>
                <w:rFonts w:ascii="Arial" w:hAnsi="Arial" w:cs="Arial"/>
                <w:sz w:val="20"/>
                <w:szCs w:val="20"/>
              </w:rPr>
              <w:t xml:space="preserve">относительно </w:t>
            </w:r>
            <w:proofErr w:type="spellStart"/>
            <w:r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SO_Role</w:t>
            </w:r>
            <w:proofErr w:type="spellEnd"/>
          </w:p>
        </w:tc>
      </w:tr>
      <w:tr w:rsidR="009B5B07" w:rsidRPr="005A5B1B" w:rsidTr="006049D8">
        <w:tc>
          <w:tcPr>
            <w:tcW w:w="1215" w:type="dxa"/>
          </w:tcPr>
          <w:p w:rsidR="007C07C1" w:rsidRDefault="007C07C1" w:rsidP="001D3144">
            <w:pPr>
              <w:pStyle w:val="a9"/>
              <w:numPr>
                <w:ilvl w:val="0"/>
                <w:numId w:val="40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431" w:type="dxa"/>
          </w:tcPr>
          <w:p w:rsidR="007C07C1" w:rsidRDefault="009B5B07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573" w:author="Administrator" w:date="2014-02-13T12:54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Выйти</w:t>
            </w:r>
          </w:p>
        </w:tc>
        <w:tc>
          <w:tcPr>
            <w:tcW w:w="1192" w:type="dxa"/>
          </w:tcPr>
          <w:p w:rsidR="007C07C1" w:rsidRDefault="009B5B07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574" w:author="Administrator" w:date="2014-02-13T12:54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Кнопка</w:t>
            </w:r>
          </w:p>
        </w:tc>
        <w:tc>
          <w:tcPr>
            <w:tcW w:w="3488" w:type="dxa"/>
          </w:tcPr>
          <w:p w:rsidR="007C07C1" w:rsidRDefault="007C07C1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575" w:author="Administrator" w:date="2014-02-13T12:54:00Z">
                <w:pPr>
                  <w:spacing w:beforeLines="60" w:afterLines="60"/>
                </w:pPr>
              </w:pPrChange>
            </w:pPr>
          </w:p>
        </w:tc>
      </w:tr>
      <w:tr w:rsidR="009B5B07" w:rsidRPr="005A5B1B" w:rsidTr="006049D8">
        <w:tc>
          <w:tcPr>
            <w:tcW w:w="1215" w:type="dxa"/>
          </w:tcPr>
          <w:p w:rsidR="007C07C1" w:rsidRDefault="007C07C1" w:rsidP="001D3144">
            <w:pPr>
              <w:pStyle w:val="a9"/>
              <w:numPr>
                <w:ilvl w:val="0"/>
                <w:numId w:val="40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431" w:type="dxa"/>
          </w:tcPr>
          <w:p w:rsidR="007C07C1" w:rsidRDefault="009B5B07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576" w:author="Administrator" w:date="2014-02-13T12:54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Редактировать</w:t>
            </w:r>
          </w:p>
        </w:tc>
        <w:tc>
          <w:tcPr>
            <w:tcW w:w="1192" w:type="dxa"/>
          </w:tcPr>
          <w:p w:rsidR="007C07C1" w:rsidRDefault="009B5B07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577" w:author="Administrator" w:date="2014-02-13T12:54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Кнопка</w:t>
            </w:r>
          </w:p>
        </w:tc>
        <w:tc>
          <w:tcPr>
            <w:tcW w:w="3488" w:type="dxa"/>
          </w:tcPr>
          <w:p w:rsidR="007C07C1" w:rsidRDefault="007C07C1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578" w:author="Administrator" w:date="2014-02-13T12:54:00Z">
                <w:pPr>
                  <w:spacing w:beforeLines="60" w:afterLines="60"/>
                </w:pPr>
              </w:pPrChange>
            </w:pPr>
          </w:p>
        </w:tc>
      </w:tr>
      <w:tr w:rsidR="009B5B07" w:rsidRPr="005A5B1B" w:rsidTr="006049D8">
        <w:tc>
          <w:tcPr>
            <w:tcW w:w="1215" w:type="dxa"/>
          </w:tcPr>
          <w:p w:rsidR="007C07C1" w:rsidRDefault="007C07C1" w:rsidP="00703EA0">
            <w:pPr>
              <w:pStyle w:val="a9"/>
              <w:numPr>
                <w:ilvl w:val="0"/>
                <w:numId w:val="40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579" w:author="Administrator" w:date="2014-02-13T12:54:00Z">
                <w:pPr>
                  <w:pStyle w:val="a9"/>
                  <w:numPr>
                    <w:numId w:val="40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431" w:type="dxa"/>
          </w:tcPr>
          <w:p w:rsidR="007C07C1" w:rsidRDefault="009B5B07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580" w:author="Administrator" w:date="2014-02-13T12:54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Печать</w:t>
            </w:r>
          </w:p>
        </w:tc>
        <w:tc>
          <w:tcPr>
            <w:tcW w:w="1192" w:type="dxa"/>
          </w:tcPr>
          <w:p w:rsidR="007C07C1" w:rsidRDefault="009B5B07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581" w:author="Administrator" w:date="2014-02-13T12:54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Кнопка</w:t>
            </w:r>
          </w:p>
        </w:tc>
        <w:tc>
          <w:tcPr>
            <w:tcW w:w="3488" w:type="dxa"/>
          </w:tcPr>
          <w:p w:rsidR="007C07C1" w:rsidRDefault="007C07C1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582" w:author="Administrator" w:date="2014-02-13T12:54:00Z">
                <w:pPr>
                  <w:spacing w:beforeLines="60" w:afterLines="60"/>
                </w:pPr>
              </w:pPrChange>
            </w:pPr>
          </w:p>
        </w:tc>
      </w:tr>
      <w:tr w:rsidR="009B5B07" w:rsidRPr="005A5B1B" w:rsidTr="006049D8">
        <w:tc>
          <w:tcPr>
            <w:tcW w:w="1215" w:type="dxa"/>
          </w:tcPr>
          <w:p w:rsidR="007C07C1" w:rsidRDefault="007C07C1" w:rsidP="00703EA0">
            <w:pPr>
              <w:pStyle w:val="a9"/>
              <w:numPr>
                <w:ilvl w:val="0"/>
                <w:numId w:val="40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583" w:author="Administrator" w:date="2014-02-13T12:54:00Z">
                <w:pPr>
                  <w:pStyle w:val="a9"/>
                  <w:numPr>
                    <w:numId w:val="40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431" w:type="dxa"/>
          </w:tcPr>
          <w:p w:rsidR="007C07C1" w:rsidRDefault="009B5B07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584" w:author="Administrator" w:date="2014-02-13T12:54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Выйти</w:t>
            </w:r>
          </w:p>
        </w:tc>
        <w:tc>
          <w:tcPr>
            <w:tcW w:w="1192" w:type="dxa"/>
          </w:tcPr>
          <w:p w:rsidR="007C07C1" w:rsidRDefault="009B5B07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585" w:author="Administrator" w:date="2014-02-13T12:54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Кнопка</w:t>
            </w:r>
          </w:p>
        </w:tc>
        <w:tc>
          <w:tcPr>
            <w:tcW w:w="3488" w:type="dxa"/>
          </w:tcPr>
          <w:p w:rsidR="007C07C1" w:rsidRDefault="007C07C1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586" w:author="Administrator" w:date="2014-02-13T12:54:00Z">
                <w:pPr>
                  <w:spacing w:beforeLines="60" w:afterLines="60"/>
                </w:pPr>
              </w:pPrChange>
            </w:pPr>
          </w:p>
        </w:tc>
      </w:tr>
      <w:tr w:rsidR="009B5B07" w:rsidRPr="005A5B1B" w:rsidTr="006049D8">
        <w:tc>
          <w:tcPr>
            <w:tcW w:w="1215" w:type="dxa"/>
          </w:tcPr>
          <w:p w:rsidR="007C07C1" w:rsidRDefault="007C07C1" w:rsidP="00703EA0">
            <w:pPr>
              <w:pStyle w:val="a9"/>
              <w:numPr>
                <w:ilvl w:val="0"/>
                <w:numId w:val="40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587" w:author="Administrator" w:date="2014-02-13T12:54:00Z">
                <w:pPr>
                  <w:pStyle w:val="a9"/>
                  <w:numPr>
                    <w:numId w:val="40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431" w:type="dxa"/>
          </w:tcPr>
          <w:p w:rsidR="007C07C1" w:rsidRDefault="009B5B07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588" w:author="Administrator" w:date="2014-02-13T12:54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Сохранить</w:t>
            </w:r>
          </w:p>
        </w:tc>
        <w:tc>
          <w:tcPr>
            <w:tcW w:w="1192" w:type="dxa"/>
          </w:tcPr>
          <w:p w:rsidR="007C07C1" w:rsidRDefault="009B5B07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589" w:author="Administrator" w:date="2014-02-13T12:54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Кнопка</w:t>
            </w:r>
          </w:p>
        </w:tc>
        <w:tc>
          <w:tcPr>
            <w:tcW w:w="3488" w:type="dxa"/>
          </w:tcPr>
          <w:p w:rsidR="007C07C1" w:rsidRDefault="007C07C1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590" w:author="Administrator" w:date="2014-02-13T12:54:00Z">
                <w:pPr>
                  <w:spacing w:beforeLines="60" w:afterLines="60"/>
                </w:pPr>
              </w:pPrChange>
            </w:pPr>
          </w:p>
        </w:tc>
      </w:tr>
      <w:tr w:rsidR="009B5B07" w:rsidRPr="005A5B1B" w:rsidTr="006049D8">
        <w:tc>
          <w:tcPr>
            <w:tcW w:w="1215" w:type="dxa"/>
          </w:tcPr>
          <w:p w:rsidR="007C07C1" w:rsidRDefault="007C07C1" w:rsidP="00703EA0">
            <w:pPr>
              <w:pStyle w:val="a9"/>
              <w:numPr>
                <w:ilvl w:val="0"/>
                <w:numId w:val="40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591" w:author="Administrator" w:date="2014-02-13T12:54:00Z">
                <w:pPr>
                  <w:pStyle w:val="a9"/>
                  <w:numPr>
                    <w:numId w:val="40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431" w:type="dxa"/>
          </w:tcPr>
          <w:p w:rsidR="007C07C1" w:rsidRDefault="009B5B07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592" w:author="Administrator" w:date="2014-02-13T12:54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Операции…</w:t>
            </w:r>
          </w:p>
        </w:tc>
        <w:tc>
          <w:tcPr>
            <w:tcW w:w="1192" w:type="dxa"/>
          </w:tcPr>
          <w:p w:rsidR="007C07C1" w:rsidRDefault="009B5B07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593" w:author="Administrator" w:date="2014-02-13T12:54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Кнопка</w:t>
            </w:r>
          </w:p>
        </w:tc>
        <w:tc>
          <w:tcPr>
            <w:tcW w:w="3488" w:type="dxa"/>
          </w:tcPr>
          <w:p w:rsidR="007C07C1" w:rsidRDefault="007C07C1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594" w:author="Administrator" w:date="2014-02-13T12:54:00Z">
                <w:pPr>
                  <w:spacing w:beforeLines="60" w:afterLines="60"/>
                </w:pPr>
              </w:pPrChange>
            </w:pPr>
          </w:p>
        </w:tc>
      </w:tr>
      <w:tr w:rsidR="006049D8" w:rsidRPr="005A5B1B" w:rsidTr="006049D8">
        <w:tc>
          <w:tcPr>
            <w:tcW w:w="1215" w:type="dxa"/>
          </w:tcPr>
          <w:p w:rsidR="007C07C1" w:rsidRDefault="006049D8" w:rsidP="00703EA0">
            <w:pPr>
              <w:pStyle w:val="a9"/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595" w:author="Administrator" w:date="2014-02-13T12:54:00Z">
                <w:pPr>
                  <w:pStyle w:val="a9"/>
                  <w:spacing w:beforeLines="60" w:afterLines="60"/>
                  <w:contextualSpacing w:val="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6.1</w:t>
            </w:r>
          </w:p>
        </w:tc>
        <w:tc>
          <w:tcPr>
            <w:tcW w:w="3431" w:type="dxa"/>
          </w:tcPr>
          <w:p w:rsidR="007C07C1" w:rsidRDefault="006049D8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596" w:author="Administrator" w:date="2014-02-13T12:54:00Z">
                <w:pPr>
                  <w:spacing w:beforeLines="60" w:afterLines="60"/>
                </w:pPr>
              </w:pPrChange>
            </w:pPr>
            <w:ins w:id="1597" w:author="Administrator" w:date="2014-02-12T12:10:00Z">
              <w:r>
                <w:rPr>
                  <w:rFonts w:ascii="Arial" w:hAnsi="Arial" w:cs="Arial"/>
                  <w:sz w:val="20"/>
                  <w:szCs w:val="20"/>
                </w:rPr>
                <w:t>Принять старые дела</w:t>
              </w:r>
            </w:ins>
          </w:p>
        </w:tc>
        <w:tc>
          <w:tcPr>
            <w:tcW w:w="1192" w:type="dxa"/>
          </w:tcPr>
          <w:p w:rsidR="007C07C1" w:rsidRDefault="006049D8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598" w:author="Administrator" w:date="2014-02-13T12:54:00Z">
                <w:pPr>
                  <w:spacing w:beforeLines="60" w:afterLines="60"/>
                </w:pPr>
              </w:pPrChange>
            </w:pPr>
            <w:ins w:id="1599" w:author="Administrator" w:date="2014-02-12T12:10:00Z">
              <w:r w:rsidRPr="009A7A20">
                <w:rPr>
                  <w:rFonts w:ascii="Arial" w:hAnsi="Arial" w:cs="Arial"/>
                  <w:sz w:val="20"/>
                  <w:szCs w:val="20"/>
                </w:rPr>
                <w:t>Кнопка</w:t>
              </w:r>
            </w:ins>
          </w:p>
        </w:tc>
        <w:tc>
          <w:tcPr>
            <w:tcW w:w="3488" w:type="dxa"/>
          </w:tcPr>
          <w:p w:rsidR="007C07C1" w:rsidRDefault="007C07C1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600" w:author="Administrator" w:date="2014-02-13T12:54:00Z">
                <w:pPr>
                  <w:spacing w:beforeLines="60" w:afterLines="60"/>
                </w:pPr>
              </w:pPrChange>
            </w:pPr>
          </w:p>
        </w:tc>
      </w:tr>
      <w:tr w:rsidR="006049D8" w:rsidRPr="005A5B1B" w:rsidTr="006049D8">
        <w:tc>
          <w:tcPr>
            <w:tcW w:w="1215" w:type="dxa"/>
          </w:tcPr>
          <w:p w:rsidR="007C07C1" w:rsidRDefault="007C07C1" w:rsidP="00703EA0">
            <w:pPr>
              <w:pStyle w:val="a9"/>
              <w:numPr>
                <w:ilvl w:val="0"/>
                <w:numId w:val="40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601" w:author="Administrator" w:date="2014-02-13T12:54:00Z">
                <w:pPr>
                  <w:pStyle w:val="a9"/>
                  <w:numPr>
                    <w:numId w:val="40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431" w:type="dxa"/>
          </w:tcPr>
          <w:p w:rsidR="007C07C1" w:rsidRDefault="006049D8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602" w:author="Administrator" w:date="2014-02-13T12:54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Функциональная роль</w:t>
            </w:r>
          </w:p>
        </w:tc>
        <w:tc>
          <w:tcPr>
            <w:tcW w:w="1192" w:type="dxa"/>
          </w:tcPr>
          <w:p w:rsidR="007C07C1" w:rsidRDefault="007C07C1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603" w:author="Administrator" w:date="2014-02-13T12:54:00Z">
                <w:pPr>
                  <w:spacing w:beforeLines="60" w:afterLines="60"/>
                </w:pPr>
              </w:pPrChange>
            </w:pPr>
          </w:p>
        </w:tc>
        <w:tc>
          <w:tcPr>
            <w:tcW w:w="3488" w:type="dxa"/>
          </w:tcPr>
          <w:p w:rsidR="007C07C1" w:rsidRDefault="007C07C1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604" w:author="Administrator" w:date="2014-02-13T12:54:00Z">
                <w:pPr>
                  <w:spacing w:beforeLines="60" w:afterLines="60"/>
                </w:pPr>
              </w:pPrChange>
            </w:pPr>
          </w:p>
        </w:tc>
      </w:tr>
      <w:tr w:rsidR="006049D8" w:rsidRPr="005A5B1B" w:rsidTr="006049D8">
        <w:tc>
          <w:tcPr>
            <w:tcW w:w="1215" w:type="dxa"/>
          </w:tcPr>
          <w:p w:rsidR="007C07C1" w:rsidRDefault="007C07C1" w:rsidP="00703EA0">
            <w:pPr>
              <w:pStyle w:val="a9"/>
              <w:numPr>
                <w:ilvl w:val="0"/>
                <w:numId w:val="40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605" w:author="Administrator" w:date="2014-02-13T12:54:00Z">
                <w:pPr>
                  <w:pStyle w:val="a9"/>
                  <w:numPr>
                    <w:numId w:val="40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431" w:type="dxa"/>
          </w:tcPr>
          <w:p w:rsidR="006049D8" w:rsidRPr="00937C78" w:rsidRDefault="006049D8" w:rsidP="00AC1AE3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Функциональная роль</w:t>
            </w:r>
          </w:p>
        </w:tc>
        <w:tc>
          <w:tcPr>
            <w:tcW w:w="1192" w:type="dxa"/>
          </w:tcPr>
          <w:p w:rsidR="007C07C1" w:rsidRDefault="007C07C1" w:rsidP="001D3144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488" w:type="dxa"/>
          </w:tcPr>
          <w:p w:rsidR="007C07C1" w:rsidRDefault="007C07C1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6049D8" w:rsidRPr="005A5B1B" w:rsidTr="006049D8">
        <w:tc>
          <w:tcPr>
            <w:tcW w:w="1215" w:type="dxa"/>
          </w:tcPr>
          <w:p w:rsidR="007C07C1" w:rsidRDefault="007C07C1" w:rsidP="00703EA0">
            <w:pPr>
              <w:pStyle w:val="a9"/>
              <w:numPr>
                <w:ilvl w:val="0"/>
                <w:numId w:val="40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606" w:author="Administrator" w:date="2014-02-13T12:54:00Z">
                <w:pPr>
                  <w:pStyle w:val="a9"/>
                  <w:numPr>
                    <w:numId w:val="40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431" w:type="dxa"/>
          </w:tcPr>
          <w:p w:rsidR="006049D8" w:rsidRPr="00937C78" w:rsidRDefault="006049D8" w:rsidP="00AC1AE3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*обязательное для заполнения поле</w:t>
            </w:r>
          </w:p>
        </w:tc>
        <w:tc>
          <w:tcPr>
            <w:tcW w:w="1192" w:type="dxa"/>
          </w:tcPr>
          <w:p w:rsidR="007C07C1" w:rsidRDefault="007C07C1" w:rsidP="001D3144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488" w:type="dxa"/>
          </w:tcPr>
          <w:p w:rsidR="007C07C1" w:rsidRDefault="007C07C1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6049D8" w:rsidRPr="005A5B1B" w:rsidTr="006049D8">
        <w:tc>
          <w:tcPr>
            <w:tcW w:w="1215" w:type="dxa"/>
          </w:tcPr>
          <w:p w:rsidR="007C07C1" w:rsidRDefault="007C07C1" w:rsidP="00703EA0">
            <w:pPr>
              <w:pStyle w:val="a9"/>
              <w:numPr>
                <w:ilvl w:val="0"/>
                <w:numId w:val="40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607" w:author="Administrator" w:date="2014-02-13T12:54:00Z">
                <w:pPr>
                  <w:pStyle w:val="a9"/>
                  <w:numPr>
                    <w:numId w:val="40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431" w:type="dxa"/>
          </w:tcPr>
          <w:p w:rsidR="006049D8" w:rsidRPr="00937C78" w:rsidRDefault="006049D8" w:rsidP="00AC1AE3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Общая информация</w:t>
            </w:r>
          </w:p>
        </w:tc>
        <w:tc>
          <w:tcPr>
            <w:tcW w:w="1192" w:type="dxa"/>
          </w:tcPr>
          <w:p w:rsidR="006049D8" w:rsidRDefault="006049D8" w:rsidP="00AC1AE3">
            <w:r w:rsidRPr="00937C78">
              <w:rPr>
                <w:rFonts w:ascii="Arial" w:hAnsi="Arial" w:cs="Arial"/>
                <w:sz w:val="20"/>
                <w:szCs w:val="20"/>
              </w:rPr>
              <w:t>Закладка</w:t>
            </w:r>
          </w:p>
        </w:tc>
        <w:tc>
          <w:tcPr>
            <w:tcW w:w="3488" w:type="dxa"/>
          </w:tcPr>
          <w:p w:rsidR="006049D8" w:rsidRPr="00937C78" w:rsidRDefault="006049D8" w:rsidP="00AC1AE3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6049D8" w:rsidRPr="005A5B1B" w:rsidTr="006049D8">
        <w:tc>
          <w:tcPr>
            <w:tcW w:w="1215" w:type="dxa"/>
          </w:tcPr>
          <w:p w:rsidR="007C07C1" w:rsidRDefault="007C07C1" w:rsidP="00703EA0">
            <w:pPr>
              <w:pStyle w:val="a9"/>
              <w:numPr>
                <w:ilvl w:val="0"/>
                <w:numId w:val="40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608" w:author="Administrator" w:date="2014-02-13T12:54:00Z">
                <w:pPr>
                  <w:pStyle w:val="a9"/>
                  <w:numPr>
                    <w:numId w:val="40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431" w:type="dxa"/>
          </w:tcPr>
          <w:p w:rsidR="006049D8" w:rsidRPr="00937C78" w:rsidRDefault="006049D8" w:rsidP="00AC1AE3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Системные имена</w:t>
            </w:r>
          </w:p>
        </w:tc>
        <w:tc>
          <w:tcPr>
            <w:tcW w:w="1192" w:type="dxa"/>
          </w:tcPr>
          <w:p w:rsidR="006049D8" w:rsidRDefault="006049D8" w:rsidP="00AC1AE3">
            <w:r w:rsidRPr="00937C78">
              <w:rPr>
                <w:rFonts w:ascii="Arial" w:hAnsi="Arial" w:cs="Arial"/>
                <w:sz w:val="20"/>
                <w:szCs w:val="20"/>
              </w:rPr>
              <w:t>Закладка</w:t>
            </w:r>
          </w:p>
        </w:tc>
        <w:tc>
          <w:tcPr>
            <w:tcW w:w="3488" w:type="dxa"/>
          </w:tcPr>
          <w:p w:rsidR="006049D8" w:rsidRPr="00937C78" w:rsidRDefault="006049D8" w:rsidP="00AC1AE3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6049D8" w:rsidRPr="005A5B1B" w:rsidTr="006049D8">
        <w:tc>
          <w:tcPr>
            <w:tcW w:w="1215" w:type="dxa"/>
          </w:tcPr>
          <w:p w:rsidR="007C07C1" w:rsidRDefault="007C07C1" w:rsidP="00703EA0">
            <w:pPr>
              <w:pStyle w:val="a9"/>
              <w:numPr>
                <w:ilvl w:val="0"/>
                <w:numId w:val="40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609" w:author="Administrator" w:date="2014-02-13T12:54:00Z">
                <w:pPr>
                  <w:pStyle w:val="a9"/>
                  <w:numPr>
                    <w:numId w:val="40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431" w:type="dxa"/>
          </w:tcPr>
          <w:p w:rsidR="006049D8" w:rsidRPr="00937C78" w:rsidRDefault="006049D8" w:rsidP="00AC1AE3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Профили</w:t>
            </w:r>
          </w:p>
        </w:tc>
        <w:tc>
          <w:tcPr>
            <w:tcW w:w="1192" w:type="dxa"/>
          </w:tcPr>
          <w:p w:rsidR="006049D8" w:rsidRDefault="006049D8" w:rsidP="00AC1AE3">
            <w:r w:rsidRPr="00937C78">
              <w:rPr>
                <w:rFonts w:ascii="Arial" w:hAnsi="Arial" w:cs="Arial"/>
                <w:sz w:val="20"/>
                <w:szCs w:val="20"/>
              </w:rPr>
              <w:t>Закладка</w:t>
            </w:r>
          </w:p>
        </w:tc>
        <w:tc>
          <w:tcPr>
            <w:tcW w:w="3488" w:type="dxa"/>
          </w:tcPr>
          <w:p w:rsidR="006049D8" w:rsidRPr="00937C78" w:rsidRDefault="006049D8" w:rsidP="00AC1AE3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6049D8" w:rsidRPr="005A5B1B" w:rsidTr="006049D8">
        <w:tc>
          <w:tcPr>
            <w:tcW w:w="1215" w:type="dxa"/>
          </w:tcPr>
          <w:p w:rsidR="007C07C1" w:rsidRDefault="007C07C1" w:rsidP="00703EA0">
            <w:pPr>
              <w:pStyle w:val="a9"/>
              <w:numPr>
                <w:ilvl w:val="0"/>
                <w:numId w:val="40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610" w:author="Administrator" w:date="2014-02-13T12:54:00Z">
                <w:pPr>
                  <w:pStyle w:val="a9"/>
                  <w:numPr>
                    <w:numId w:val="40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431" w:type="dxa"/>
          </w:tcPr>
          <w:p w:rsidR="006049D8" w:rsidRPr="00937C78" w:rsidRDefault="006049D8" w:rsidP="00AC1AE3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 xml:space="preserve">Уведомления </w:t>
            </w:r>
          </w:p>
        </w:tc>
        <w:tc>
          <w:tcPr>
            <w:tcW w:w="1192" w:type="dxa"/>
          </w:tcPr>
          <w:p w:rsidR="006049D8" w:rsidRDefault="006049D8" w:rsidP="00AC1AE3">
            <w:r w:rsidRPr="00937C78">
              <w:rPr>
                <w:rFonts w:ascii="Arial" w:hAnsi="Arial" w:cs="Arial"/>
                <w:sz w:val="20"/>
                <w:szCs w:val="20"/>
              </w:rPr>
              <w:t>Закладка</w:t>
            </w:r>
          </w:p>
        </w:tc>
        <w:tc>
          <w:tcPr>
            <w:tcW w:w="3488" w:type="dxa"/>
          </w:tcPr>
          <w:p w:rsidR="006049D8" w:rsidRPr="00937C78" w:rsidRDefault="006049D8" w:rsidP="00AC1AE3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6049D8" w:rsidRPr="005A5B1B" w:rsidTr="006049D8">
        <w:tc>
          <w:tcPr>
            <w:tcW w:w="1215" w:type="dxa"/>
          </w:tcPr>
          <w:p w:rsidR="007C07C1" w:rsidRDefault="007C07C1" w:rsidP="00703EA0">
            <w:pPr>
              <w:pStyle w:val="a9"/>
              <w:numPr>
                <w:ilvl w:val="0"/>
                <w:numId w:val="40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611" w:author="Administrator" w:date="2014-02-13T12:54:00Z">
                <w:pPr>
                  <w:pStyle w:val="a9"/>
                  <w:numPr>
                    <w:numId w:val="40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431" w:type="dxa"/>
          </w:tcPr>
          <w:p w:rsidR="006049D8" w:rsidRPr="00937C78" w:rsidRDefault="006049D8" w:rsidP="00AC1AE3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Дополнительно</w:t>
            </w:r>
          </w:p>
        </w:tc>
        <w:tc>
          <w:tcPr>
            <w:tcW w:w="1192" w:type="dxa"/>
          </w:tcPr>
          <w:p w:rsidR="007C07C1" w:rsidRDefault="006049D8" w:rsidP="001D3144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Закладка</w:t>
            </w:r>
          </w:p>
        </w:tc>
        <w:tc>
          <w:tcPr>
            <w:tcW w:w="3488" w:type="dxa"/>
          </w:tcPr>
          <w:p w:rsidR="007C07C1" w:rsidRDefault="007C07C1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6049D8" w:rsidRPr="005A5B1B" w:rsidTr="006049D8">
        <w:tc>
          <w:tcPr>
            <w:tcW w:w="1215" w:type="dxa"/>
          </w:tcPr>
          <w:p w:rsidR="007C07C1" w:rsidRDefault="007C07C1" w:rsidP="00703EA0">
            <w:pPr>
              <w:pStyle w:val="a9"/>
              <w:numPr>
                <w:ilvl w:val="0"/>
                <w:numId w:val="40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612" w:author="Administrator" w:date="2014-02-13T12:54:00Z">
                <w:pPr>
                  <w:pStyle w:val="a9"/>
                  <w:numPr>
                    <w:numId w:val="40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431" w:type="dxa"/>
          </w:tcPr>
          <w:p w:rsidR="006049D8" w:rsidRPr="00937C78" w:rsidRDefault="006049D8" w:rsidP="00AC1AE3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 xml:space="preserve">название Полное </w:t>
            </w:r>
          </w:p>
        </w:tc>
        <w:tc>
          <w:tcPr>
            <w:tcW w:w="1192" w:type="dxa"/>
          </w:tcPr>
          <w:p w:rsidR="006049D8" w:rsidRDefault="006049D8" w:rsidP="00AC1AE3"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3488" w:type="dxa"/>
          </w:tcPr>
          <w:p w:rsidR="006049D8" w:rsidRPr="00C13C85" w:rsidRDefault="006049D8" w:rsidP="00AC1AE3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$.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US"/>
              </w:rPr>
              <w:t>FullName</w:t>
            </w:r>
            <w:proofErr w:type="spellEnd"/>
          </w:p>
        </w:tc>
      </w:tr>
      <w:tr w:rsidR="006049D8" w:rsidRPr="005A5B1B" w:rsidTr="006049D8">
        <w:tc>
          <w:tcPr>
            <w:tcW w:w="1215" w:type="dxa"/>
          </w:tcPr>
          <w:p w:rsidR="007C07C1" w:rsidRDefault="007C07C1" w:rsidP="00703EA0">
            <w:pPr>
              <w:pStyle w:val="a9"/>
              <w:numPr>
                <w:ilvl w:val="0"/>
                <w:numId w:val="40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613" w:author="Administrator" w:date="2014-02-13T12:54:00Z">
                <w:pPr>
                  <w:pStyle w:val="a9"/>
                  <w:numPr>
                    <w:numId w:val="40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431" w:type="dxa"/>
          </w:tcPr>
          <w:p w:rsidR="006049D8" w:rsidRPr="00937C78" w:rsidRDefault="006049D8" w:rsidP="00AC1AE3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 xml:space="preserve">название Сокращенное </w:t>
            </w:r>
          </w:p>
        </w:tc>
        <w:tc>
          <w:tcPr>
            <w:tcW w:w="1192" w:type="dxa"/>
          </w:tcPr>
          <w:p w:rsidR="006049D8" w:rsidRDefault="006049D8" w:rsidP="00AC1AE3"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3488" w:type="dxa"/>
          </w:tcPr>
          <w:p w:rsidR="006049D8" w:rsidRPr="00C13C85" w:rsidRDefault="006049D8" w:rsidP="00AC1AE3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$.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US"/>
              </w:rPr>
              <w:t>ShortName</w:t>
            </w:r>
            <w:proofErr w:type="spellEnd"/>
          </w:p>
        </w:tc>
      </w:tr>
      <w:tr w:rsidR="006049D8" w:rsidRPr="005A5B1B" w:rsidTr="006049D8">
        <w:tc>
          <w:tcPr>
            <w:tcW w:w="1215" w:type="dxa"/>
          </w:tcPr>
          <w:p w:rsidR="007C07C1" w:rsidRDefault="007C07C1" w:rsidP="00703EA0">
            <w:pPr>
              <w:pStyle w:val="a9"/>
              <w:numPr>
                <w:ilvl w:val="0"/>
                <w:numId w:val="40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614" w:author="Administrator" w:date="2014-02-13T12:54:00Z">
                <w:pPr>
                  <w:pStyle w:val="a9"/>
                  <w:numPr>
                    <w:numId w:val="40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431" w:type="dxa"/>
          </w:tcPr>
          <w:p w:rsidR="006049D8" w:rsidRPr="00937C78" w:rsidRDefault="006049D8" w:rsidP="00AC1AE3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Вышестоящая роль</w:t>
            </w:r>
          </w:p>
        </w:tc>
        <w:tc>
          <w:tcPr>
            <w:tcW w:w="1192" w:type="dxa"/>
          </w:tcPr>
          <w:p w:rsidR="006049D8" w:rsidRDefault="006049D8" w:rsidP="00AC1AE3"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3488" w:type="dxa"/>
          </w:tcPr>
          <w:p w:rsidR="006049D8" w:rsidRPr="00C13C85" w:rsidRDefault="006049D8" w:rsidP="00AC1AE3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$.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US"/>
              </w:rPr>
              <w:t>HierParent</w:t>
            </w:r>
            <w:proofErr w:type="spellEnd"/>
          </w:p>
        </w:tc>
      </w:tr>
      <w:tr w:rsidR="006049D8" w:rsidRPr="005A5B1B" w:rsidTr="006049D8">
        <w:tc>
          <w:tcPr>
            <w:tcW w:w="1215" w:type="dxa"/>
          </w:tcPr>
          <w:p w:rsidR="007C07C1" w:rsidRDefault="007C07C1" w:rsidP="00703EA0">
            <w:pPr>
              <w:pStyle w:val="a9"/>
              <w:numPr>
                <w:ilvl w:val="0"/>
                <w:numId w:val="40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615" w:author="Administrator" w:date="2014-02-13T12:54:00Z">
                <w:pPr>
                  <w:pStyle w:val="a9"/>
                  <w:numPr>
                    <w:numId w:val="40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431" w:type="dxa"/>
          </w:tcPr>
          <w:p w:rsidR="006049D8" w:rsidRPr="00937C78" w:rsidRDefault="006049D8" w:rsidP="00AC1AE3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Тип (где используется)</w:t>
            </w:r>
          </w:p>
        </w:tc>
        <w:tc>
          <w:tcPr>
            <w:tcW w:w="1192" w:type="dxa"/>
          </w:tcPr>
          <w:p w:rsidR="006049D8" w:rsidRDefault="006049D8" w:rsidP="00AC1AE3"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3488" w:type="dxa"/>
          </w:tcPr>
          <w:p w:rsidR="006049D8" w:rsidRPr="00C13C85" w:rsidRDefault="006049D8" w:rsidP="00AC1AE3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$.Type</w:t>
            </w:r>
          </w:p>
        </w:tc>
      </w:tr>
      <w:tr w:rsidR="006049D8" w:rsidRPr="005A5B1B" w:rsidTr="006049D8">
        <w:tc>
          <w:tcPr>
            <w:tcW w:w="1215" w:type="dxa"/>
          </w:tcPr>
          <w:p w:rsidR="007C07C1" w:rsidRDefault="007C07C1" w:rsidP="00703EA0">
            <w:pPr>
              <w:pStyle w:val="a9"/>
              <w:numPr>
                <w:ilvl w:val="0"/>
                <w:numId w:val="40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616" w:author="Administrator" w:date="2014-02-13T12:54:00Z">
                <w:pPr>
                  <w:pStyle w:val="a9"/>
                  <w:numPr>
                    <w:numId w:val="40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431" w:type="dxa"/>
          </w:tcPr>
          <w:p w:rsidR="007C07C1" w:rsidRDefault="006049D8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617" w:author="Administrator" w:date="2014-02-13T12:54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Код (для дополнительной идентификации)</w:t>
            </w:r>
          </w:p>
        </w:tc>
        <w:tc>
          <w:tcPr>
            <w:tcW w:w="1192" w:type="dxa"/>
          </w:tcPr>
          <w:p w:rsidR="006049D8" w:rsidRDefault="006049D8" w:rsidP="00AC1AE3"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3488" w:type="dxa"/>
          </w:tcPr>
          <w:p w:rsidR="006049D8" w:rsidRPr="00C13C85" w:rsidRDefault="006049D8" w:rsidP="00AC1AE3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$.Code</w:t>
            </w:r>
          </w:p>
        </w:tc>
      </w:tr>
      <w:tr w:rsidR="006049D8" w:rsidRPr="005A5B1B" w:rsidTr="006049D8">
        <w:tc>
          <w:tcPr>
            <w:tcW w:w="1215" w:type="dxa"/>
          </w:tcPr>
          <w:p w:rsidR="007C07C1" w:rsidRDefault="007C07C1" w:rsidP="00703EA0">
            <w:pPr>
              <w:pStyle w:val="a9"/>
              <w:numPr>
                <w:ilvl w:val="0"/>
                <w:numId w:val="40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618" w:author="Administrator" w:date="2014-02-13T12:54:00Z">
                <w:pPr>
                  <w:pStyle w:val="a9"/>
                  <w:numPr>
                    <w:numId w:val="40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431" w:type="dxa"/>
          </w:tcPr>
          <w:p w:rsidR="007C07C1" w:rsidRDefault="006049D8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619" w:author="Administrator" w:date="2014-02-13T12:54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При удалении роли дела передаются</w:t>
            </w:r>
          </w:p>
        </w:tc>
        <w:tc>
          <w:tcPr>
            <w:tcW w:w="1192" w:type="dxa"/>
          </w:tcPr>
          <w:p w:rsidR="006049D8" w:rsidRPr="00937C78" w:rsidRDefault="006049D8" w:rsidP="00AC1AE3">
            <w:pPr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3488" w:type="dxa"/>
          </w:tcPr>
          <w:p w:rsidR="006049D8" w:rsidRPr="00C13C85" w:rsidRDefault="006049D8" w:rsidP="00AC1AE3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$.</w:t>
            </w:r>
            <w:proofErr w:type="spellStart"/>
            <w:r w:rsidRPr="00C13C85">
              <w:rPr>
                <w:rFonts w:ascii="Arial" w:hAnsi="Arial" w:cs="Arial"/>
                <w:sz w:val="20"/>
                <w:szCs w:val="20"/>
                <w:lang w:val="en-US"/>
              </w:rPr>
              <w:t>DismissalAccessRedirect</w:t>
            </w:r>
            <w:proofErr w:type="spellEnd"/>
          </w:p>
        </w:tc>
      </w:tr>
      <w:tr w:rsidR="006049D8" w:rsidRPr="005A5B1B" w:rsidTr="006049D8">
        <w:tc>
          <w:tcPr>
            <w:tcW w:w="1215" w:type="dxa"/>
          </w:tcPr>
          <w:p w:rsidR="007C07C1" w:rsidRDefault="007C07C1" w:rsidP="00703EA0">
            <w:pPr>
              <w:pStyle w:val="a9"/>
              <w:numPr>
                <w:ilvl w:val="0"/>
                <w:numId w:val="40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620" w:author="Administrator" w:date="2014-02-13T12:54:00Z">
                <w:pPr>
                  <w:pStyle w:val="a9"/>
                  <w:numPr>
                    <w:numId w:val="40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431" w:type="dxa"/>
          </w:tcPr>
          <w:p w:rsidR="007C07C1" w:rsidRDefault="006049D8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621" w:author="Administrator" w:date="2014-02-13T12:54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Системные редакторы</w:t>
            </w:r>
          </w:p>
        </w:tc>
        <w:tc>
          <w:tcPr>
            <w:tcW w:w="1192" w:type="dxa"/>
          </w:tcPr>
          <w:p w:rsidR="006049D8" w:rsidRPr="00937C78" w:rsidRDefault="006049D8" w:rsidP="00AC1AE3">
            <w:pPr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3488" w:type="dxa"/>
          </w:tcPr>
          <w:p w:rsidR="006049D8" w:rsidRPr="00937C78" w:rsidRDefault="006049D8" w:rsidP="00AC1AE3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не поддерживаем</w:t>
            </w:r>
          </w:p>
        </w:tc>
      </w:tr>
      <w:tr w:rsidR="006049D8" w:rsidRPr="005A5B1B" w:rsidTr="006049D8">
        <w:tc>
          <w:tcPr>
            <w:tcW w:w="1215" w:type="dxa"/>
          </w:tcPr>
          <w:p w:rsidR="007C07C1" w:rsidRDefault="007C07C1" w:rsidP="00703EA0">
            <w:pPr>
              <w:pStyle w:val="a9"/>
              <w:numPr>
                <w:ilvl w:val="0"/>
                <w:numId w:val="40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622" w:author="Administrator" w:date="2014-02-13T12:54:00Z">
                <w:pPr>
                  <w:pStyle w:val="a9"/>
                  <w:numPr>
                    <w:numId w:val="40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431" w:type="dxa"/>
          </w:tcPr>
          <w:p w:rsidR="007C07C1" w:rsidRDefault="006049D8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623" w:author="Administrator" w:date="2014-02-13T12:54:00Z">
                <w:pPr>
                  <w:spacing w:beforeLines="60" w:afterLines="60"/>
                </w:pPr>
              </w:pPrChange>
            </w:pPr>
            <w:proofErr w:type="gramStart"/>
            <w:r w:rsidRPr="00937C78">
              <w:rPr>
                <w:rFonts w:ascii="Arial" w:hAnsi="Arial" w:cs="Arial"/>
                <w:sz w:val="20"/>
                <w:szCs w:val="20"/>
              </w:rPr>
              <w:t>Создан</w:t>
            </w:r>
            <w:proofErr w:type="gramEnd"/>
          </w:p>
        </w:tc>
        <w:tc>
          <w:tcPr>
            <w:tcW w:w="1192" w:type="dxa"/>
          </w:tcPr>
          <w:p w:rsidR="007C07C1" w:rsidRDefault="006049D8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624" w:author="Administrator" w:date="2014-02-13T12:54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3488" w:type="dxa"/>
          </w:tcPr>
          <w:p w:rsidR="007C07C1" w:rsidRDefault="006049D8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  <w:lang w:val="en-US"/>
              </w:rPr>
              <w:pPrChange w:id="1625" w:author="Administrator" w:date="2014-02-13T12:54:00Z">
                <w:pPr>
                  <w:spacing w:beforeLines="60" w:afterLines="60"/>
                </w:pPr>
              </w:pPrChange>
            </w:pPr>
            <w:r w:rsidRPr="00C13C85">
              <w:rPr>
                <w:rFonts w:ascii="Arial" w:hAnsi="Arial" w:cs="Arial"/>
                <w:sz w:val="20"/>
                <w:szCs w:val="20"/>
              </w:rPr>
              <w:t>$.$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created</w:t>
            </w:r>
          </w:p>
        </w:tc>
      </w:tr>
      <w:tr w:rsidR="006049D8" w:rsidRPr="005A5B1B" w:rsidTr="006049D8">
        <w:tc>
          <w:tcPr>
            <w:tcW w:w="1215" w:type="dxa"/>
          </w:tcPr>
          <w:p w:rsidR="007C07C1" w:rsidRDefault="007C07C1" w:rsidP="00703EA0">
            <w:pPr>
              <w:pStyle w:val="a9"/>
              <w:numPr>
                <w:ilvl w:val="0"/>
                <w:numId w:val="40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626" w:author="Administrator" w:date="2014-02-13T12:54:00Z">
                <w:pPr>
                  <w:pStyle w:val="a9"/>
                  <w:numPr>
                    <w:numId w:val="40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431" w:type="dxa"/>
          </w:tcPr>
          <w:p w:rsidR="007C07C1" w:rsidRDefault="006049D8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627" w:author="Administrator" w:date="2014-02-13T12:54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По документам, где выбрана роль</w:t>
            </w:r>
          </w:p>
        </w:tc>
        <w:tc>
          <w:tcPr>
            <w:tcW w:w="1192" w:type="dxa"/>
          </w:tcPr>
          <w:p w:rsidR="007C07C1" w:rsidRDefault="007C07C1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628" w:author="Administrator" w:date="2014-02-13T12:54:00Z">
                <w:pPr>
                  <w:spacing w:beforeLines="60" w:afterLines="60"/>
                </w:pPr>
              </w:pPrChange>
            </w:pPr>
          </w:p>
        </w:tc>
        <w:tc>
          <w:tcPr>
            <w:tcW w:w="3488" w:type="dxa"/>
          </w:tcPr>
          <w:p w:rsidR="007C07C1" w:rsidRDefault="007C07C1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629" w:author="Administrator" w:date="2014-02-13T12:54:00Z">
                <w:pPr>
                  <w:spacing w:beforeLines="60" w:afterLines="60"/>
                </w:pPr>
              </w:pPrChange>
            </w:pPr>
          </w:p>
        </w:tc>
      </w:tr>
      <w:tr w:rsidR="006049D8" w:rsidRPr="005A5B1B" w:rsidTr="006049D8">
        <w:tc>
          <w:tcPr>
            <w:tcW w:w="1215" w:type="dxa"/>
          </w:tcPr>
          <w:p w:rsidR="007C07C1" w:rsidRDefault="007C07C1" w:rsidP="00703EA0">
            <w:pPr>
              <w:pStyle w:val="a9"/>
              <w:numPr>
                <w:ilvl w:val="0"/>
                <w:numId w:val="40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630" w:author="Administrator" w:date="2014-02-13T12:54:00Z">
                <w:pPr>
                  <w:pStyle w:val="a9"/>
                  <w:numPr>
                    <w:numId w:val="40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431" w:type="dxa"/>
          </w:tcPr>
          <w:p w:rsidR="007C07C1" w:rsidRDefault="006049D8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631" w:author="Administrator" w:date="2014-02-13T12:54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Имеют право редактирования или создания (замещающие)</w:t>
            </w:r>
          </w:p>
        </w:tc>
        <w:tc>
          <w:tcPr>
            <w:tcW w:w="1192" w:type="dxa"/>
          </w:tcPr>
          <w:p w:rsidR="007C07C1" w:rsidRDefault="006049D8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632" w:author="Administrator" w:date="2014-02-13T12:54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3488" w:type="dxa"/>
          </w:tcPr>
          <w:p w:rsidR="007C07C1" w:rsidRDefault="006049D8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633" w:author="Administrator" w:date="2014-02-13T12:54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аналогично «Подразделению»</w:t>
            </w:r>
          </w:p>
        </w:tc>
      </w:tr>
      <w:tr w:rsidR="006049D8" w:rsidRPr="005A5B1B" w:rsidTr="006049D8">
        <w:tc>
          <w:tcPr>
            <w:tcW w:w="1215" w:type="dxa"/>
          </w:tcPr>
          <w:p w:rsidR="007C07C1" w:rsidRDefault="006049D8" w:rsidP="00703EA0">
            <w:pPr>
              <w:spacing w:beforeLines="60" w:afterLines="60"/>
              <w:ind w:left="360"/>
              <w:rPr>
                <w:rFonts w:ascii="Arial" w:hAnsi="Arial" w:cs="Arial"/>
                <w:sz w:val="20"/>
                <w:szCs w:val="20"/>
              </w:rPr>
              <w:pPrChange w:id="1634" w:author="Administrator" w:date="2014-02-13T12:54:00Z">
                <w:pPr>
                  <w:spacing w:beforeLines="60" w:afterLines="60"/>
                  <w:ind w:left="360"/>
                </w:pPr>
              </w:pPrChange>
            </w:pPr>
            <w:ins w:id="1635" w:author="Administrator" w:date="2014-02-12T12:10:00Z">
              <w:r>
                <w:rPr>
                  <w:rFonts w:ascii="Arial" w:hAnsi="Arial" w:cs="Arial"/>
                  <w:sz w:val="20"/>
                  <w:szCs w:val="20"/>
                </w:rPr>
                <w:t>24.1</w:t>
              </w:r>
            </w:ins>
          </w:p>
        </w:tc>
        <w:tc>
          <w:tcPr>
            <w:tcW w:w="3431" w:type="dxa"/>
          </w:tcPr>
          <w:p w:rsidR="007C07C1" w:rsidRDefault="006049D8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636" w:author="Administrator" w:date="2014-02-13T12:54:00Z">
                <w:pPr>
                  <w:spacing w:beforeLines="60" w:afterLines="60"/>
                </w:pPr>
              </w:pPrChange>
            </w:pPr>
            <w:ins w:id="1637" w:author="Administrator" w:date="2014-02-12T12:10:00Z">
              <w:r>
                <w:rPr>
                  <w:rFonts w:ascii="Arial" w:hAnsi="Arial" w:cs="Arial"/>
                  <w:sz w:val="20"/>
                  <w:szCs w:val="20"/>
                </w:rPr>
                <w:t xml:space="preserve">- список </w:t>
              </w:r>
              <w:r>
                <w:rPr>
                  <w:rFonts w:ascii="Arial" w:hAnsi="Arial" w:cs="Arial"/>
                  <w:sz w:val="20"/>
                  <w:szCs w:val="20"/>
                  <w:lang w:val="en-US"/>
                </w:rPr>
                <w:t>Notes-</w:t>
              </w:r>
              <w:r>
                <w:rPr>
                  <w:rFonts w:ascii="Arial" w:hAnsi="Arial" w:cs="Arial"/>
                  <w:sz w:val="20"/>
                  <w:szCs w:val="20"/>
                </w:rPr>
                <w:t>имен замещающих</w:t>
              </w:r>
            </w:ins>
          </w:p>
        </w:tc>
        <w:tc>
          <w:tcPr>
            <w:tcW w:w="1192" w:type="dxa"/>
          </w:tcPr>
          <w:p w:rsidR="007C07C1" w:rsidRDefault="007C07C1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638" w:author="Administrator" w:date="2014-02-13T12:54:00Z">
                <w:pPr>
                  <w:spacing w:beforeLines="60" w:afterLines="60"/>
                </w:pPr>
              </w:pPrChange>
            </w:pPr>
          </w:p>
        </w:tc>
        <w:tc>
          <w:tcPr>
            <w:tcW w:w="3488" w:type="dxa"/>
          </w:tcPr>
          <w:p w:rsidR="007C07C1" w:rsidRDefault="007C07C1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639" w:author="Administrator" w:date="2014-02-13T12:54:00Z">
                <w:pPr>
                  <w:spacing w:beforeLines="60" w:afterLines="60"/>
                </w:pPr>
              </w:pPrChange>
            </w:pPr>
          </w:p>
        </w:tc>
      </w:tr>
      <w:tr w:rsidR="006049D8" w:rsidRPr="005A5B1B" w:rsidTr="006049D8">
        <w:tc>
          <w:tcPr>
            <w:tcW w:w="1215" w:type="dxa"/>
          </w:tcPr>
          <w:p w:rsidR="007C07C1" w:rsidRDefault="007C07C1" w:rsidP="00703EA0">
            <w:pPr>
              <w:pStyle w:val="a9"/>
              <w:numPr>
                <w:ilvl w:val="0"/>
                <w:numId w:val="40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640" w:author="Administrator" w:date="2014-02-13T12:54:00Z">
                <w:pPr>
                  <w:pStyle w:val="a9"/>
                  <w:numPr>
                    <w:numId w:val="40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431" w:type="dxa"/>
          </w:tcPr>
          <w:p w:rsidR="007C07C1" w:rsidRDefault="006049D8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641" w:author="Administrator" w:date="2014-02-13T12:54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Имеют право чтения (аудиторы)</w:t>
            </w:r>
          </w:p>
        </w:tc>
        <w:tc>
          <w:tcPr>
            <w:tcW w:w="1192" w:type="dxa"/>
          </w:tcPr>
          <w:p w:rsidR="007C07C1" w:rsidRDefault="006049D8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642" w:author="Administrator" w:date="2014-02-13T12:54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3488" w:type="dxa"/>
          </w:tcPr>
          <w:p w:rsidR="007C07C1" w:rsidRDefault="006049D8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643" w:author="Administrator" w:date="2014-02-13T12:54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аналогично «Подразделению»</w:t>
            </w:r>
          </w:p>
        </w:tc>
      </w:tr>
      <w:tr w:rsidR="006049D8" w:rsidRPr="005A5B1B" w:rsidTr="006049D8">
        <w:tc>
          <w:tcPr>
            <w:tcW w:w="1215" w:type="dxa"/>
          </w:tcPr>
          <w:p w:rsidR="007C07C1" w:rsidRDefault="006049D8" w:rsidP="001D3144">
            <w:pPr>
              <w:spacing w:beforeLines="60" w:afterLines="60"/>
              <w:ind w:left="360"/>
              <w:rPr>
                <w:rFonts w:ascii="Arial" w:hAnsi="Arial" w:cs="Arial"/>
                <w:sz w:val="20"/>
                <w:szCs w:val="20"/>
              </w:rPr>
            </w:pPr>
            <w:ins w:id="1644" w:author="Administrator" w:date="2014-02-12T12:10:00Z">
              <w:r>
                <w:rPr>
                  <w:rFonts w:ascii="Arial" w:hAnsi="Arial" w:cs="Arial"/>
                  <w:sz w:val="20"/>
                  <w:szCs w:val="20"/>
                </w:rPr>
                <w:t>25.1</w:t>
              </w:r>
            </w:ins>
          </w:p>
        </w:tc>
        <w:tc>
          <w:tcPr>
            <w:tcW w:w="3431" w:type="dxa"/>
          </w:tcPr>
          <w:p w:rsidR="007C07C1" w:rsidRDefault="006049D8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645" w:author="Administrator" w:date="2014-02-13T12:54:00Z">
                <w:pPr>
                  <w:spacing w:beforeLines="60" w:afterLines="60"/>
                </w:pPr>
              </w:pPrChange>
            </w:pPr>
            <w:ins w:id="1646" w:author="Administrator" w:date="2014-02-12T12:10:00Z">
              <w:r>
                <w:rPr>
                  <w:rFonts w:ascii="Arial" w:hAnsi="Arial" w:cs="Arial"/>
                  <w:sz w:val="20"/>
                  <w:szCs w:val="20"/>
                </w:rPr>
                <w:t xml:space="preserve">- список </w:t>
              </w:r>
              <w:r>
                <w:rPr>
                  <w:rFonts w:ascii="Arial" w:hAnsi="Arial" w:cs="Arial"/>
                  <w:sz w:val="20"/>
                  <w:szCs w:val="20"/>
                  <w:lang w:val="en-US"/>
                </w:rPr>
                <w:t>Notes-</w:t>
              </w:r>
              <w:r>
                <w:rPr>
                  <w:rFonts w:ascii="Arial" w:hAnsi="Arial" w:cs="Arial"/>
                  <w:sz w:val="20"/>
                  <w:szCs w:val="20"/>
                </w:rPr>
                <w:t>имен аудиторов</w:t>
              </w:r>
            </w:ins>
          </w:p>
        </w:tc>
        <w:tc>
          <w:tcPr>
            <w:tcW w:w="1192" w:type="dxa"/>
          </w:tcPr>
          <w:p w:rsidR="007C07C1" w:rsidRDefault="007C07C1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647" w:author="Administrator" w:date="2014-02-13T12:54:00Z">
                <w:pPr>
                  <w:spacing w:beforeLines="60" w:afterLines="60"/>
                </w:pPr>
              </w:pPrChange>
            </w:pPr>
          </w:p>
        </w:tc>
        <w:tc>
          <w:tcPr>
            <w:tcW w:w="3488" w:type="dxa"/>
          </w:tcPr>
          <w:p w:rsidR="007C07C1" w:rsidRDefault="007C07C1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648" w:author="Administrator" w:date="2014-02-13T12:54:00Z">
                <w:pPr>
                  <w:spacing w:beforeLines="60" w:afterLines="60"/>
                </w:pPr>
              </w:pPrChange>
            </w:pPr>
          </w:p>
        </w:tc>
      </w:tr>
      <w:tr w:rsidR="006049D8" w:rsidRPr="005A5B1B" w:rsidTr="006049D8">
        <w:tc>
          <w:tcPr>
            <w:tcW w:w="1215" w:type="dxa"/>
          </w:tcPr>
          <w:p w:rsidR="007C07C1" w:rsidRDefault="007C07C1" w:rsidP="00703EA0">
            <w:pPr>
              <w:pStyle w:val="a9"/>
              <w:numPr>
                <w:ilvl w:val="0"/>
                <w:numId w:val="40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649" w:author="Administrator" w:date="2014-02-13T12:54:00Z">
                <w:pPr>
                  <w:pStyle w:val="a9"/>
                  <w:numPr>
                    <w:numId w:val="40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431" w:type="dxa"/>
          </w:tcPr>
          <w:p w:rsidR="007C07C1" w:rsidRDefault="006049D8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650" w:author="Administrator" w:date="2014-02-13T12:54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Группа доступа в АК</w:t>
            </w:r>
          </w:p>
        </w:tc>
        <w:tc>
          <w:tcPr>
            <w:tcW w:w="1192" w:type="dxa"/>
          </w:tcPr>
          <w:p w:rsidR="007C07C1" w:rsidRDefault="006049D8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651" w:author="Administrator" w:date="2014-02-13T12:54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 xml:space="preserve">Поле </w:t>
            </w:r>
          </w:p>
        </w:tc>
        <w:tc>
          <w:tcPr>
            <w:tcW w:w="3488" w:type="dxa"/>
          </w:tcPr>
          <w:p w:rsidR="007C07C1" w:rsidRDefault="006049D8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652" w:author="Administrator" w:date="2014-02-13T12:54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не поддерживаем</w:t>
            </w:r>
          </w:p>
        </w:tc>
      </w:tr>
      <w:tr w:rsidR="006049D8" w:rsidRPr="005A5B1B" w:rsidTr="006049D8">
        <w:tc>
          <w:tcPr>
            <w:tcW w:w="1215" w:type="dxa"/>
          </w:tcPr>
          <w:p w:rsidR="007C07C1" w:rsidRDefault="007C07C1" w:rsidP="00703EA0">
            <w:pPr>
              <w:pStyle w:val="a9"/>
              <w:numPr>
                <w:ilvl w:val="0"/>
                <w:numId w:val="40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653" w:author="Administrator" w:date="2014-02-13T12:54:00Z">
                <w:pPr>
                  <w:pStyle w:val="a9"/>
                  <w:numPr>
                    <w:numId w:val="40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431" w:type="dxa"/>
          </w:tcPr>
          <w:p w:rsidR="007C07C1" w:rsidRDefault="006049D8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654" w:author="Administrator" w:date="2014-02-13T12:54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Профиль рабочего времени</w:t>
            </w:r>
          </w:p>
        </w:tc>
        <w:tc>
          <w:tcPr>
            <w:tcW w:w="1192" w:type="dxa"/>
          </w:tcPr>
          <w:p w:rsidR="006049D8" w:rsidRDefault="006049D8" w:rsidP="00AC1AE3">
            <w:r w:rsidRPr="00937C78">
              <w:rPr>
                <w:rFonts w:ascii="Arial" w:hAnsi="Arial" w:cs="Arial"/>
                <w:sz w:val="20"/>
                <w:szCs w:val="20"/>
              </w:rPr>
              <w:t xml:space="preserve">Поле </w:t>
            </w:r>
          </w:p>
        </w:tc>
        <w:tc>
          <w:tcPr>
            <w:tcW w:w="3488" w:type="dxa"/>
          </w:tcPr>
          <w:p w:rsidR="006049D8" w:rsidRPr="00937C78" w:rsidRDefault="006049D8" w:rsidP="00AC1AE3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не поддерживаем</w:t>
            </w:r>
          </w:p>
        </w:tc>
      </w:tr>
      <w:tr w:rsidR="006049D8" w:rsidRPr="005A5B1B" w:rsidTr="006049D8">
        <w:tc>
          <w:tcPr>
            <w:tcW w:w="1215" w:type="dxa"/>
          </w:tcPr>
          <w:p w:rsidR="007C07C1" w:rsidRDefault="007C07C1" w:rsidP="00703EA0">
            <w:pPr>
              <w:pStyle w:val="a9"/>
              <w:numPr>
                <w:ilvl w:val="0"/>
                <w:numId w:val="40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655" w:author="Administrator" w:date="2014-02-13T12:54:00Z">
                <w:pPr>
                  <w:pStyle w:val="a9"/>
                  <w:numPr>
                    <w:numId w:val="40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431" w:type="dxa"/>
          </w:tcPr>
          <w:p w:rsidR="007C07C1" w:rsidRDefault="006049D8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656" w:author="Administrator" w:date="2014-02-13T12:54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Стандартные уведомления</w:t>
            </w:r>
          </w:p>
        </w:tc>
        <w:tc>
          <w:tcPr>
            <w:tcW w:w="1192" w:type="dxa"/>
          </w:tcPr>
          <w:p w:rsidR="007C07C1" w:rsidRDefault="006049D8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657" w:author="Administrator" w:date="2014-02-13T12:54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Закладка</w:t>
            </w:r>
          </w:p>
        </w:tc>
        <w:tc>
          <w:tcPr>
            <w:tcW w:w="3488" w:type="dxa"/>
          </w:tcPr>
          <w:p w:rsidR="007C07C1" w:rsidRDefault="007C07C1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658" w:author="Administrator" w:date="2014-02-13T12:54:00Z">
                <w:pPr>
                  <w:spacing w:beforeLines="60" w:afterLines="60"/>
                </w:pPr>
              </w:pPrChange>
            </w:pPr>
          </w:p>
        </w:tc>
      </w:tr>
      <w:tr w:rsidR="006049D8" w:rsidRPr="005A5B1B" w:rsidTr="006049D8">
        <w:tc>
          <w:tcPr>
            <w:tcW w:w="1215" w:type="dxa"/>
          </w:tcPr>
          <w:p w:rsidR="007C07C1" w:rsidRDefault="007C07C1" w:rsidP="00703EA0">
            <w:pPr>
              <w:pStyle w:val="a9"/>
              <w:numPr>
                <w:ilvl w:val="0"/>
                <w:numId w:val="40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659" w:author="Administrator" w:date="2014-02-13T12:54:00Z">
                <w:pPr>
                  <w:pStyle w:val="a9"/>
                  <w:numPr>
                    <w:numId w:val="40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431" w:type="dxa"/>
          </w:tcPr>
          <w:p w:rsidR="007C07C1" w:rsidRDefault="006049D8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660" w:author="Administrator" w:date="2014-02-13T12:54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Почтовые сообщения</w:t>
            </w:r>
          </w:p>
        </w:tc>
        <w:tc>
          <w:tcPr>
            <w:tcW w:w="1192" w:type="dxa"/>
          </w:tcPr>
          <w:p w:rsidR="007C07C1" w:rsidRDefault="006049D8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661" w:author="Administrator" w:date="2014-02-13T12:54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Закладка</w:t>
            </w:r>
          </w:p>
        </w:tc>
        <w:tc>
          <w:tcPr>
            <w:tcW w:w="3488" w:type="dxa"/>
          </w:tcPr>
          <w:p w:rsidR="007C07C1" w:rsidRDefault="006049D8" w:rsidP="00703EA0">
            <w:pPr>
              <w:spacing w:beforeLines="60" w:afterLines="60"/>
              <w:rPr>
                <w:rFonts w:ascii="Arial" w:hAnsi="Arial" w:cs="Arial"/>
                <w:color w:val="CC99FF"/>
                <w:sz w:val="20"/>
                <w:szCs w:val="20"/>
              </w:rPr>
              <w:pPrChange w:id="1662" w:author="Administrator" w:date="2014-02-13T12:54:00Z">
                <w:pPr>
                  <w:spacing w:beforeLines="60" w:afterLines="60"/>
                </w:pPr>
              </w:pPrChange>
            </w:pPr>
            <w:r w:rsidRPr="00C13C85">
              <w:rPr>
                <w:rFonts w:ascii="Arial" w:hAnsi="Arial" w:cs="Arial"/>
                <w:color w:val="CC99FF"/>
                <w:sz w:val="20"/>
                <w:szCs w:val="20"/>
              </w:rPr>
              <w:t xml:space="preserve">ошибка </w:t>
            </w:r>
            <w:r w:rsidRPr="00C13C85">
              <w:rPr>
                <w:rFonts w:ascii="Arial" w:hAnsi="Arial" w:cs="Arial"/>
                <w:color w:val="CC99FF"/>
                <w:sz w:val="20"/>
                <w:szCs w:val="20"/>
                <w:lang w:val="en-US"/>
              </w:rPr>
              <w:t>CMJ</w:t>
            </w:r>
            <w:r w:rsidRPr="00C13C85">
              <w:rPr>
                <w:rFonts w:ascii="Arial" w:hAnsi="Arial" w:cs="Arial"/>
                <w:color w:val="CC99FF"/>
                <w:sz w:val="20"/>
                <w:szCs w:val="20"/>
              </w:rPr>
              <w:t xml:space="preserve"> – вкладка не нужна</w:t>
            </w:r>
          </w:p>
        </w:tc>
      </w:tr>
      <w:tr w:rsidR="006049D8" w:rsidRPr="005A5B1B" w:rsidTr="006049D8">
        <w:tc>
          <w:tcPr>
            <w:tcW w:w="1215" w:type="dxa"/>
          </w:tcPr>
          <w:p w:rsidR="007C07C1" w:rsidRDefault="007C07C1" w:rsidP="00703EA0">
            <w:pPr>
              <w:pStyle w:val="a9"/>
              <w:numPr>
                <w:ilvl w:val="0"/>
                <w:numId w:val="40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663" w:author="Administrator" w:date="2014-02-13T12:54:00Z">
                <w:pPr>
                  <w:pStyle w:val="a9"/>
                  <w:numPr>
                    <w:numId w:val="40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431" w:type="dxa"/>
          </w:tcPr>
          <w:p w:rsidR="007C07C1" w:rsidRDefault="006049D8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664" w:author="Administrator" w:date="2014-02-13T12:54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Создание уведомлений</w:t>
            </w:r>
          </w:p>
        </w:tc>
        <w:tc>
          <w:tcPr>
            <w:tcW w:w="1192" w:type="dxa"/>
          </w:tcPr>
          <w:p w:rsidR="007C07C1" w:rsidRDefault="007C07C1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665" w:author="Administrator" w:date="2014-02-13T12:54:00Z">
                <w:pPr>
                  <w:spacing w:beforeLines="60" w:afterLines="60"/>
                </w:pPr>
              </w:pPrChange>
            </w:pPr>
          </w:p>
        </w:tc>
        <w:tc>
          <w:tcPr>
            <w:tcW w:w="3488" w:type="dxa"/>
          </w:tcPr>
          <w:p w:rsidR="007C07C1" w:rsidRDefault="006049D8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666" w:author="Administrator" w:date="2014-02-13T12:54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аналогично «Подразделению»</w:t>
            </w:r>
          </w:p>
        </w:tc>
      </w:tr>
      <w:tr w:rsidR="006049D8" w:rsidRPr="005A5B1B" w:rsidTr="006049D8">
        <w:tc>
          <w:tcPr>
            <w:tcW w:w="1215" w:type="dxa"/>
          </w:tcPr>
          <w:p w:rsidR="007C07C1" w:rsidRDefault="007C07C1" w:rsidP="00703EA0">
            <w:pPr>
              <w:pStyle w:val="a9"/>
              <w:numPr>
                <w:ilvl w:val="0"/>
                <w:numId w:val="40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667" w:author="Administrator" w:date="2014-02-13T12:54:00Z">
                <w:pPr>
                  <w:pStyle w:val="a9"/>
                  <w:numPr>
                    <w:numId w:val="40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431" w:type="dxa"/>
          </w:tcPr>
          <w:p w:rsidR="007C07C1" w:rsidRDefault="006049D8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668" w:author="Administrator" w:date="2014-02-13T12:54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Список по умолчанию. Формула фильтра может задать другой список</w:t>
            </w:r>
          </w:p>
        </w:tc>
        <w:tc>
          <w:tcPr>
            <w:tcW w:w="1192" w:type="dxa"/>
          </w:tcPr>
          <w:p w:rsidR="007C07C1" w:rsidRDefault="007C07C1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669" w:author="Administrator" w:date="2014-02-13T12:54:00Z">
                <w:pPr>
                  <w:spacing w:beforeLines="60" w:afterLines="60"/>
                </w:pPr>
              </w:pPrChange>
            </w:pPr>
          </w:p>
        </w:tc>
        <w:tc>
          <w:tcPr>
            <w:tcW w:w="3488" w:type="dxa"/>
          </w:tcPr>
          <w:p w:rsidR="007C07C1" w:rsidRDefault="006049D8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670" w:author="Administrator" w:date="2014-02-13T12:54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аналогично «Подразделению»</w:t>
            </w:r>
          </w:p>
        </w:tc>
      </w:tr>
      <w:tr w:rsidR="006049D8" w:rsidRPr="005A5B1B" w:rsidTr="006049D8">
        <w:tc>
          <w:tcPr>
            <w:tcW w:w="1215" w:type="dxa"/>
          </w:tcPr>
          <w:p w:rsidR="007C07C1" w:rsidRDefault="007C07C1" w:rsidP="00703EA0">
            <w:pPr>
              <w:pStyle w:val="a9"/>
              <w:numPr>
                <w:ilvl w:val="0"/>
                <w:numId w:val="40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671" w:author="Administrator" w:date="2014-02-13T12:54:00Z">
                <w:pPr>
                  <w:pStyle w:val="a9"/>
                  <w:numPr>
                    <w:numId w:val="40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431" w:type="dxa"/>
          </w:tcPr>
          <w:p w:rsidR="007C07C1" w:rsidRDefault="006049D8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672" w:author="Administrator" w:date="2014-02-13T12:54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 xml:space="preserve">При направлении на </w:t>
            </w:r>
            <w:r>
              <w:rPr>
                <w:rFonts w:ascii="Arial" w:hAnsi="Arial" w:cs="Arial"/>
                <w:sz w:val="20"/>
                <w:szCs w:val="20"/>
              </w:rPr>
              <w:t>Роль</w:t>
            </w:r>
            <w:r w:rsidRPr="00937C78">
              <w:rPr>
                <w:rFonts w:ascii="Arial" w:hAnsi="Arial" w:cs="Arial"/>
                <w:sz w:val="20"/>
                <w:szCs w:val="20"/>
              </w:rPr>
              <w:t xml:space="preserve"> уведомления получают (</w:t>
            </w:r>
            <w:proofErr w:type="gramStart"/>
            <w:r w:rsidRPr="00937C78">
              <w:rPr>
                <w:rFonts w:ascii="Arial" w:hAnsi="Arial" w:cs="Arial"/>
                <w:sz w:val="20"/>
                <w:szCs w:val="20"/>
              </w:rPr>
              <w:t>без</w:t>
            </w:r>
            <w:proofErr w:type="gramEnd"/>
            <w:r w:rsidRPr="00937C7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gramStart"/>
            <w:r w:rsidRPr="00937C78">
              <w:rPr>
                <w:rFonts w:ascii="Arial" w:hAnsi="Arial" w:cs="Arial"/>
                <w:sz w:val="20"/>
                <w:szCs w:val="20"/>
              </w:rPr>
              <w:t>их</w:t>
            </w:r>
            <w:proofErr w:type="gramEnd"/>
            <w:r w:rsidRPr="00937C78">
              <w:rPr>
                <w:rFonts w:ascii="Arial" w:hAnsi="Arial" w:cs="Arial"/>
                <w:sz w:val="20"/>
                <w:szCs w:val="20"/>
              </w:rPr>
              <w:t xml:space="preserve"> замещающих)</w:t>
            </w:r>
          </w:p>
        </w:tc>
        <w:tc>
          <w:tcPr>
            <w:tcW w:w="1192" w:type="dxa"/>
          </w:tcPr>
          <w:p w:rsidR="007C07C1" w:rsidRDefault="006049D8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673" w:author="Administrator" w:date="2014-02-13T12:54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3488" w:type="dxa"/>
          </w:tcPr>
          <w:p w:rsidR="007C07C1" w:rsidRDefault="006049D8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674" w:author="Administrator" w:date="2014-02-13T12:54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аналогично «Подразделению»</w:t>
            </w:r>
          </w:p>
        </w:tc>
      </w:tr>
      <w:tr w:rsidR="006049D8" w:rsidRPr="005A5B1B" w:rsidTr="006049D8">
        <w:tc>
          <w:tcPr>
            <w:tcW w:w="1215" w:type="dxa"/>
          </w:tcPr>
          <w:p w:rsidR="007C07C1" w:rsidRDefault="007C07C1" w:rsidP="00703EA0">
            <w:pPr>
              <w:pStyle w:val="a9"/>
              <w:numPr>
                <w:ilvl w:val="0"/>
                <w:numId w:val="40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675" w:author="Administrator" w:date="2014-02-13T12:54:00Z">
                <w:pPr>
                  <w:pStyle w:val="a9"/>
                  <w:numPr>
                    <w:numId w:val="40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431" w:type="dxa"/>
          </w:tcPr>
          <w:p w:rsidR="007C07C1" w:rsidRDefault="006049D8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676" w:author="Administrator" w:date="2014-02-13T12:54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 xml:space="preserve">Список </w:t>
            </w:r>
            <w:r w:rsidRPr="00937C78">
              <w:rPr>
                <w:rFonts w:ascii="Arial" w:hAnsi="Arial" w:cs="Arial"/>
                <w:sz w:val="20"/>
                <w:szCs w:val="20"/>
                <w:lang w:val="en-US"/>
              </w:rPr>
              <w:t>Notes-</w:t>
            </w:r>
            <w:r w:rsidRPr="00937C78">
              <w:rPr>
                <w:rFonts w:ascii="Arial" w:hAnsi="Arial" w:cs="Arial"/>
                <w:sz w:val="20"/>
                <w:szCs w:val="20"/>
              </w:rPr>
              <w:t>имен получателей</w:t>
            </w:r>
          </w:p>
        </w:tc>
        <w:tc>
          <w:tcPr>
            <w:tcW w:w="1192" w:type="dxa"/>
          </w:tcPr>
          <w:p w:rsidR="007C07C1" w:rsidRDefault="006049D8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677" w:author="Administrator" w:date="2014-02-13T12:54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3488" w:type="dxa"/>
          </w:tcPr>
          <w:p w:rsidR="007C07C1" w:rsidRDefault="006049D8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678" w:author="Administrator" w:date="2014-02-13T12:54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не поддерживаем</w:t>
            </w:r>
          </w:p>
        </w:tc>
      </w:tr>
      <w:tr w:rsidR="006049D8" w:rsidRPr="005A5B1B" w:rsidTr="006049D8">
        <w:tc>
          <w:tcPr>
            <w:tcW w:w="1215" w:type="dxa"/>
          </w:tcPr>
          <w:p w:rsidR="007C07C1" w:rsidRDefault="007C07C1" w:rsidP="00703EA0">
            <w:pPr>
              <w:pStyle w:val="a9"/>
              <w:numPr>
                <w:ilvl w:val="0"/>
                <w:numId w:val="40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679" w:author="Administrator" w:date="2014-02-13T12:54:00Z">
                <w:pPr>
                  <w:pStyle w:val="a9"/>
                  <w:numPr>
                    <w:numId w:val="40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431" w:type="dxa"/>
          </w:tcPr>
          <w:p w:rsidR="007C07C1" w:rsidRDefault="006049D8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680" w:author="Administrator" w:date="2014-02-13T12:54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Фильтр баз данных, из которых посылаются уведомления</w:t>
            </w:r>
          </w:p>
        </w:tc>
        <w:tc>
          <w:tcPr>
            <w:tcW w:w="1192" w:type="dxa"/>
          </w:tcPr>
          <w:p w:rsidR="007C07C1" w:rsidRDefault="006049D8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681" w:author="Administrator" w:date="2014-02-13T12:54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3488" w:type="dxa"/>
          </w:tcPr>
          <w:p w:rsidR="007C07C1" w:rsidRDefault="006049D8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682" w:author="Administrator" w:date="2014-02-13T12:54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аналогично «Подразделению»</w:t>
            </w:r>
          </w:p>
        </w:tc>
      </w:tr>
      <w:tr w:rsidR="006049D8" w:rsidRPr="005A5B1B" w:rsidTr="006049D8">
        <w:tc>
          <w:tcPr>
            <w:tcW w:w="1215" w:type="dxa"/>
          </w:tcPr>
          <w:p w:rsidR="007C07C1" w:rsidRDefault="007C07C1" w:rsidP="00703EA0">
            <w:pPr>
              <w:pStyle w:val="a9"/>
              <w:numPr>
                <w:ilvl w:val="0"/>
                <w:numId w:val="40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683" w:author="Administrator" w:date="2014-02-13T12:54:00Z">
                <w:pPr>
                  <w:pStyle w:val="a9"/>
                  <w:numPr>
                    <w:numId w:val="40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431" w:type="dxa"/>
          </w:tcPr>
          <w:p w:rsidR="007C07C1" w:rsidRDefault="006049D8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684" w:author="Administrator" w:date="2014-02-13T12:54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Из всех баз данных</w:t>
            </w:r>
          </w:p>
        </w:tc>
        <w:tc>
          <w:tcPr>
            <w:tcW w:w="1192" w:type="dxa"/>
          </w:tcPr>
          <w:p w:rsidR="007C07C1" w:rsidRDefault="006049D8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685" w:author="Administrator" w:date="2014-02-13T12:54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3488" w:type="dxa"/>
          </w:tcPr>
          <w:p w:rsidR="007C07C1" w:rsidRDefault="006049D8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686" w:author="Administrator" w:date="2014-02-13T12:54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аналогично «Подразделению»</w:t>
            </w:r>
          </w:p>
        </w:tc>
      </w:tr>
      <w:tr w:rsidR="006049D8" w:rsidRPr="005A5B1B" w:rsidTr="006049D8">
        <w:tc>
          <w:tcPr>
            <w:tcW w:w="1215" w:type="dxa"/>
          </w:tcPr>
          <w:p w:rsidR="007C07C1" w:rsidRDefault="007C07C1" w:rsidP="00703EA0">
            <w:pPr>
              <w:pStyle w:val="a9"/>
              <w:numPr>
                <w:ilvl w:val="0"/>
                <w:numId w:val="40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687" w:author="Administrator" w:date="2014-02-13T12:54:00Z">
                <w:pPr>
                  <w:pStyle w:val="a9"/>
                  <w:numPr>
                    <w:numId w:val="40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431" w:type="dxa"/>
          </w:tcPr>
          <w:p w:rsidR="007C07C1" w:rsidRDefault="006049D8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688" w:author="Administrator" w:date="2014-02-13T12:54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Формула фильтра уведомлений</w:t>
            </w:r>
          </w:p>
        </w:tc>
        <w:tc>
          <w:tcPr>
            <w:tcW w:w="1192" w:type="dxa"/>
          </w:tcPr>
          <w:p w:rsidR="007C07C1" w:rsidRDefault="007C07C1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689" w:author="Administrator" w:date="2014-02-13T12:54:00Z">
                <w:pPr>
                  <w:spacing w:beforeLines="60" w:afterLines="60"/>
                </w:pPr>
              </w:pPrChange>
            </w:pPr>
          </w:p>
        </w:tc>
        <w:tc>
          <w:tcPr>
            <w:tcW w:w="3488" w:type="dxa"/>
          </w:tcPr>
          <w:p w:rsidR="007C07C1" w:rsidRDefault="006049D8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690" w:author="Administrator" w:date="2014-02-13T12:54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аналогично «Подразделению»</w:t>
            </w:r>
          </w:p>
        </w:tc>
      </w:tr>
      <w:tr w:rsidR="006049D8" w:rsidRPr="005A5B1B" w:rsidTr="006049D8">
        <w:tc>
          <w:tcPr>
            <w:tcW w:w="1215" w:type="dxa"/>
          </w:tcPr>
          <w:p w:rsidR="007C07C1" w:rsidRDefault="007C07C1" w:rsidP="00703EA0">
            <w:pPr>
              <w:pStyle w:val="a9"/>
              <w:numPr>
                <w:ilvl w:val="0"/>
                <w:numId w:val="40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691" w:author="Administrator" w:date="2014-02-13T12:54:00Z">
                <w:pPr>
                  <w:pStyle w:val="a9"/>
                  <w:numPr>
                    <w:numId w:val="40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431" w:type="dxa"/>
          </w:tcPr>
          <w:p w:rsidR="007C07C1" w:rsidRDefault="006049D8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692" w:author="Administrator" w:date="2014-02-13T12:54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 xml:space="preserve">Формула вычисляет в контексте уведомляемого документа список имен </w:t>
            </w:r>
            <w:r w:rsidRPr="00CD7AA8">
              <w:rPr>
                <w:rFonts w:ascii="Arial" w:hAnsi="Arial" w:cs="Arial"/>
                <w:sz w:val="20"/>
                <w:szCs w:val="20"/>
              </w:rPr>
              <w:t>…</w:t>
            </w:r>
          </w:p>
        </w:tc>
        <w:tc>
          <w:tcPr>
            <w:tcW w:w="1192" w:type="dxa"/>
          </w:tcPr>
          <w:p w:rsidR="007C07C1" w:rsidRDefault="007C07C1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693" w:author="Administrator" w:date="2014-02-13T12:54:00Z">
                <w:pPr>
                  <w:spacing w:beforeLines="60" w:afterLines="60"/>
                </w:pPr>
              </w:pPrChange>
            </w:pPr>
          </w:p>
        </w:tc>
        <w:tc>
          <w:tcPr>
            <w:tcW w:w="3488" w:type="dxa"/>
          </w:tcPr>
          <w:p w:rsidR="007C07C1" w:rsidRDefault="006049D8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694" w:author="Administrator" w:date="2014-02-13T12:54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аналогично «Подразделению»</w:t>
            </w:r>
          </w:p>
        </w:tc>
      </w:tr>
      <w:tr w:rsidR="006049D8" w:rsidRPr="005A5B1B" w:rsidTr="006049D8">
        <w:tc>
          <w:tcPr>
            <w:tcW w:w="1215" w:type="dxa"/>
          </w:tcPr>
          <w:p w:rsidR="007C07C1" w:rsidRDefault="007C07C1" w:rsidP="00703EA0">
            <w:pPr>
              <w:pStyle w:val="a9"/>
              <w:numPr>
                <w:ilvl w:val="0"/>
                <w:numId w:val="40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695" w:author="Administrator" w:date="2014-02-13T12:54:00Z">
                <w:pPr>
                  <w:pStyle w:val="a9"/>
                  <w:numPr>
                    <w:numId w:val="40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431" w:type="dxa"/>
          </w:tcPr>
          <w:p w:rsidR="007C07C1" w:rsidRDefault="006049D8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696" w:author="Administrator" w:date="2014-02-13T12:54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Формула фильтра используется в контексте документа Уведомление.</w:t>
            </w:r>
          </w:p>
        </w:tc>
        <w:tc>
          <w:tcPr>
            <w:tcW w:w="1192" w:type="dxa"/>
          </w:tcPr>
          <w:p w:rsidR="007C07C1" w:rsidRDefault="007C07C1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697" w:author="Administrator" w:date="2014-02-13T12:54:00Z">
                <w:pPr>
                  <w:spacing w:beforeLines="60" w:afterLines="60"/>
                </w:pPr>
              </w:pPrChange>
            </w:pPr>
          </w:p>
        </w:tc>
        <w:tc>
          <w:tcPr>
            <w:tcW w:w="3488" w:type="dxa"/>
          </w:tcPr>
          <w:p w:rsidR="007C07C1" w:rsidRDefault="006049D8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698" w:author="Administrator" w:date="2014-02-13T12:54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аналогично «Подразделению»</w:t>
            </w:r>
          </w:p>
        </w:tc>
      </w:tr>
      <w:tr w:rsidR="006049D8" w:rsidRPr="005A5B1B" w:rsidTr="006049D8">
        <w:tc>
          <w:tcPr>
            <w:tcW w:w="1215" w:type="dxa"/>
          </w:tcPr>
          <w:p w:rsidR="007C07C1" w:rsidRDefault="007C07C1" w:rsidP="00703EA0">
            <w:pPr>
              <w:pStyle w:val="a9"/>
              <w:numPr>
                <w:ilvl w:val="0"/>
                <w:numId w:val="40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699" w:author="Administrator" w:date="2014-02-13T12:54:00Z">
                <w:pPr>
                  <w:pStyle w:val="a9"/>
                  <w:numPr>
                    <w:numId w:val="40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431" w:type="dxa"/>
          </w:tcPr>
          <w:p w:rsidR="007C07C1" w:rsidRDefault="006049D8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700" w:author="Administrator" w:date="2014-02-13T12:54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Создание почтовых сообщений</w:t>
            </w:r>
          </w:p>
        </w:tc>
        <w:tc>
          <w:tcPr>
            <w:tcW w:w="1192" w:type="dxa"/>
          </w:tcPr>
          <w:p w:rsidR="007C07C1" w:rsidRDefault="007C07C1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701" w:author="Administrator" w:date="2014-02-13T12:54:00Z">
                <w:pPr>
                  <w:spacing w:beforeLines="60" w:afterLines="60"/>
                </w:pPr>
              </w:pPrChange>
            </w:pPr>
          </w:p>
        </w:tc>
        <w:tc>
          <w:tcPr>
            <w:tcW w:w="3488" w:type="dxa"/>
          </w:tcPr>
          <w:p w:rsidR="007C07C1" w:rsidRDefault="006049D8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702" w:author="Administrator" w:date="2014-02-13T12:54:00Z">
                <w:pPr>
                  <w:spacing w:beforeLines="60" w:afterLines="60"/>
                </w:pPr>
              </w:pPrChange>
            </w:pPr>
            <w:r w:rsidRPr="00C13C85">
              <w:rPr>
                <w:rFonts w:ascii="Arial" w:hAnsi="Arial" w:cs="Arial"/>
                <w:color w:val="CC99FF"/>
                <w:sz w:val="20"/>
                <w:szCs w:val="20"/>
              </w:rPr>
              <w:t xml:space="preserve">ошибка </w:t>
            </w:r>
            <w:r w:rsidRPr="00C13C85">
              <w:rPr>
                <w:rFonts w:ascii="Arial" w:hAnsi="Arial" w:cs="Arial"/>
                <w:color w:val="CC99FF"/>
                <w:sz w:val="20"/>
                <w:szCs w:val="20"/>
                <w:lang w:val="en-US"/>
              </w:rPr>
              <w:t>CMJ</w:t>
            </w:r>
            <w:r w:rsidRPr="00C13C85">
              <w:rPr>
                <w:rFonts w:ascii="Arial" w:hAnsi="Arial" w:cs="Arial"/>
                <w:color w:val="CC99FF"/>
                <w:sz w:val="20"/>
                <w:szCs w:val="20"/>
              </w:rPr>
              <w:t xml:space="preserve"> – вкладка не нужна</w:t>
            </w:r>
          </w:p>
        </w:tc>
      </w:tr>
      <w:tr w:rsidR="006049D8" w:rsidRPr="005A5B1B" w:rsidTr="006049D8">
        <w:tc>
          <w:tcPr>
            <w:tcW w:w="1215" w:type="dxa"/>
          </w:tcPr>
          <w:p w:rsidR="007C07C1" w:rsidRDefault="007C07C1" w:rsidP="00703EA0">
            <w:pPr>
              <w:pStyle w:val="a9"/>
              <w:numPr>
                <w:ilvl w:val="0"/>
                <w:numId w:val="40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703" w:author="Administrator" w:date="2014-02-13T12:54:00Z">
                <w:pPr>
                  <w:pStyle w:val="a9"/>
                  <w:numPr>
                    <w:numId w:val="40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431" w:type="dxa"/>
          </w:tcPr>
          <w:p w:rsidR="007C07C1" w:rsidRDefault="006049D8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704" w:author="Administrator" w:date="2014-02-13T12:54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При получении уведомления данным субъектом</w:t>
            </w:r>
          </w:p>
        </w:tc>
        <w:tc>
          <w:tcPr>
            <w:tcW w:w="1192" w:type="dxa"/>
          </w:tcPr>
          <w:p w:rsidR="006049D8" w:rsidRDefault="006049D8" w:rsidP="00AC1AE3"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3488" w:type="dxa"/>
          </w:tcPr>
          <w:p w:rsidR="006049D8" w:rsidRPr="00937C78" w:rsidRDefault="006049D8" w:rsidP="00AC1AE3">
            <w:pPr>
              <w:rPr>
                <w:rFonts w:ascii="Arial" w:hAnsi="Arial" w:cs="Arial"/>
                <w:sz w:val="20"/>
                <w:szCs w:val="20"/>
              </w:rPr>
            </w:pPr>
            <w:r w:rsidRPr="00C13C85">
              <w:rPr>
                <w:rFonts w:ascii="Arial" w:hAnsi="Arial" w:cs="Arial"/>
                <w:color w:val="CC99FF"/>
                <w:sz w:val="20"/>
                <w:szCs w:val="20"/>
              </w:rPr>
              <w:t xml:space="preserve">ошибка </w:t>
            </w:r>
            <w:r w:rsidRPr="00C13C85">
              <w:rPr>
                <w:rFonts w:ascii="Arial" w:hAnsi="Arial" w:cs="Arial"/>
                <w:color w:val="CC99FF"/>
                <w:sz w:val="20"/>
                <w:szCs w:val="20"/>
                <w:lang w:val="en-US"/>
              </w:rPr>
              <w:t>CMJ</w:t>
            </w:r>
            <w:r w:rsidRPr="00C13C85">
              <w:rPr>
                <w:rFonts w:ascii="Arial" w:hAnsi="Arial" w:cs="Arial"/>
                <w:color w:val="CC99FF"/>
                <w:sz w:val="20"/>
                <w:szCs w:val="20"/>
              </w:rPr>
              <w:t xml:space="preserve"> – вкладка не нужна</w:t>
            </w:r>
          </w:p>
        </w:tc>
      </w:tr>
    </w:tbl>
    <w:p w:rsidR="009B5B07" w:rsidRDefault="009B5B07"/>
    <w:p w:rsidR="007C07C1" w:rsidRDefault="007A60D4" w:rsidP="001D3144">
      <w:pPr>
        <w:pStyle w:val="a3"/>
        <w:numPr>
          <w:ilvl w:val="1"/>
          <w:numId w:val="1"/>
        </w:numPr>
        <w:spacing w:beforeLines="60" w:after="60"/>
        <w:rPr>
          <w:rFonts w:ascii="Times New Roman" w:hAnsi="Times New Roman" w:cs="Times New Roman"/>
          <w:b/>
          <w:color w:val="auto"/>
        </w:rPr>
      </w:pPr>
      <w:r>
        <w:rPr>
          <w:rFonts w:ascii="Times New Roman" w:hAnsi="Times New Roman" w:cs="Times New Roman"/>
          <w:b/>
          <w:color w:val="auto"/>
        </w:rPr>
        <w:t>Таблица представлений БД СО (</w:t>
      </w:r>
      <w:proofErr w:type="gramStart"/>
      <w:r>
        <w:rPr>
          <w:rFonts w:ascii="Times New Roman" w:hAnsi="Times New Roman" w:cs="Times New Roman"/>
          <w:b/>
          <w:color w:val="auto"/>
        </w:rPr>
        <w:t>ФР</w:t>
      </w:r>
      <w:proofErr w:type="gramEnd"/>
      <w:r>
        <w:rPr>
          <w:rFonts w:ascii="Times New Roman" w:hAnsi="Times New Roman" w:cs="Times New Roman"/>
          <w:b/>
          <w:color w:val="auto"/>
        </w:rPr>
        <w:t>)</w:t>
      </w:r>
    </w:p>
    <w:p w:rsidR="007A60D4" w:rsidRDefault="007A60D4" w:rsidP="007A60D4">
      <w:r>
        <w:rPr>
          <w:noProof/>
        </w:rPr>
        <w:drawing>
          <wp:inline distT="0" distB="0" distL="0" distR="0">
            <wp:extent cx="4548505" cy="772160"/>
            <wp:effectExtent l="19050" t="19050" r="23495" b="2794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8505" cy="7721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A60D4" w:rsidRPr="006022F7" w:rsidRDefault="007A60D4" w:rsidP="007A60D4">
      <w:pPr>
        <w:pStyle w:val="a7"/>
        <w:rPr>
          <w:rFonts w:ascii="Arial" w:hAnsi="Arial" w:cs="Arial"/>
          <w:color w:val="auto"/>
          <w:sz w:val="20"/>
          <w:szCs w:val="20"/>
        </w:rPr>
      </w:pPr>
      <w:r w:rsidRPr="00320C9C">
        <w:rPr>
          <w:color w:val="auto"/>
        </w:rPr>
        <w:t xml:space="preserve">Рисунок </w:t>
      </w:r>
      <w:r w:rsidR="006C0BE5" w:rsidRPr="00320C9C">
        <w:rPr>
          <w:color w:val="auto"/>
        </w:rPr>
        <w:fldChar w:fldCharType="begin"/>
      </w:r>
      <w:r w:rsidRPr="00320C9C">
        <w:rPr>
          <w:color w:val="auto"/>
        </w:rPr>
        <w:instrText xml:space="preserve"> SEQ Рисунок \* ARABIC </w:instrText>
      </w:r>
      <w:r w:rsidR="006C0BE5" w:rsidRPr="00320C9C">
        <w:rPr>
          <w:color w:val="auto"/>
        </w:rPr>
        <w:fldChar w:fldCharType="separate"/>
      </w:r>
      <w:r w:rsidR="00887424">
        <w:rPr>
          <w:noProof/>
          <w:color w:val="auto"/>
        </w:rPr>
        <w:t>52</w:t>
      </w:r>
      <w:r w:rsidR="006C0BE5" w:rsidRPr="00320C9C">
        <w:rPr>
          <w:color w:val="auto"/>
        </w:rPr>
        <w:fldChar w:fldCharType="end"/>
      </w:r>
      <w:r>
        <w:rPr>
          <w:color w:val="auto"/>
        </w:rPr>
        <w:t xml:space="preserve">. Таблица представлений </w:t>
      </w:r>
      <w:proofErr w:type="gramStart"/>
      <w:r>
        <w:rPr>
          <w:color w:val="auto"/>
        </w:rPr>
        <w:t>ФР</w:t>
      </w:r>
      <w:proofErr w:type="gramEnd"/>
    </w:p>
    <w:p w:rsidR="007A60D4" w:rsidRPr="007D79B8" w:rsidRDefault="007A60D4" w:rsidP="007A60D4">
      <w:pPr>
        <w:pStyle w:val="a7"/>
        <w:spacing w:after="0"/>
        <w:rPr>
          <w:rFonts w:ascii="Arial" w:hAnsi="Arial" w:cs="Arial"/>
          <w:color w:val="auto"/>
          <w:sz w:val="20"/>
          <w:szCs w:val="20"/>
        </w:rPr>
      </w:pPr>
      <w:r w:rsidRPr="007D79B8">
        <w:rPr>
          <w:rFonts w:ascii="Arial" w:hAnsi="Arial" w:cs="Arial"/>
          <w:color w:val="auto"/>
          <w:sz w:val="20"/>
          <w:szCs w:val="20"/>
        </w:rPr>
        <w:t xml:space="preserve">Таблица </w:t>
      </w:r>
      <w:r w:rsidR="006C0BE5" w:rsidRPr="007D79B8">
        <w:rPr>
          <w:rFonts w:ascii="Arial" w:hAnsi="Arial" w:cs="Arial"/>
          <w:color w:val="auto"/>
          <w:sz w:val="20"/>
          <w:szCs w:val="20"/>
        </w:rPr>
        <w:fldChar w:fldCharType="begin"/>
      </w:r>
      <w:r w:rsidRPr="007D79B8">
        <w:rPr>
          <w:rFonts w:ascii="Arial" w:hAnsi="Arial" w:cs="Arial"/>
          <w:color w:val="auto"/>
          <w:sz w:val="20"/>
          <w:szCs w:val="20"/>
        </w:rPr>
        <w:instrText xml:space="preserve"> SEQ Таблица \* ARABIC </w:instrText>
      </w:r>
      <w:r w:rsidR="006C0BE5" w:rsidRPr="007D79B8">
        <w:rPr>
          <w:rFonts w:ascii="Arial" w:hAnsi="Arial" w:cs="Arial"/>
          <w:color w:val="auto"/>
          <w:sz w:val="20"/>
          <w:szCs w:val="20"/>
        </w:rPr>
        <w:fldChar w:fldCharType="separate"/>
      </w:r>
      <w:r w:rsidR="00EF7C1D">
        <w:rPr>
          <w:rFonts w:ascii="Arial" w:hAnsi="Arial" w:cs="Arial"/>
          <w:noProof/>
          <w:color w:val="auto"/>
          <w:sz w:val="20"/>
          <w:szCs w:val="20"/>
        </w:rPr>
        <w:t>8</w:t>
      </w:r>
      <w:r w:rsidR="006C0BE5" w:rsidRPr="007D79B8">
        <w:rPr>
          <w:rFonts w:ascii="Arial" w:hAnsi="Arial" w:cs="Arial"/>
          <w:color w:val="auto"/>
          <w:sz w:val="20"/>
          <w:szCs w:val="20"/>
        </w:rPr>
        <w:fldChar w:fldCharType="end"/>
      </w:r>
      <w:r>
        <w:rPr>
          <w:rFonts w:ascii="Arial" w:hAnsi="Arial" w:cs="Arial"/>
          <w:color w:val="auto"/>
          <w:sz w:val="20"/>
          <w:szCs w:val="20"/>
        </w:rPr>
        <w:t xml:space="preserve">. </w:t>
      </w:r>
      <w:r w:rsidRPr="007D79B8">
        <w:rPr>
          <w:rFonts w:ascii="Arial" w:hAnsi="Arial" w:cs="Arial"/>
          <w:color w:val="auto"/>
          <w:sz w:val="20"/>
          <w:szCs w:val="20"/>
        </w:rPr>
        <w:t xml:space="preserve">Перечень элементов </w:t>
      </w:r>
      <w:r>
        <w:rPr>
          <w:rFonts w:ascii="Arial" w:hAnsi="Arial" w:cs="Arial"/>
          <w:color w:val="auto"/>
          <w:sz w:val="20"/>
          <w:szCs w:val="20"/>
        </w:rPr>
        <w:t>таблицы представлений</w:t>
      </w:r>
      <w:r w:rsidRPr="007D79B8">
        <w:rPr>
          <w:rFonts w:ascii="Arial" w:hAnsi="Arial" w:cs="Arial"/>
          <w:color w:val="auto"/>
          <w:sz w:val="20"/>
          <w:szCs w:val="20"/>
        </w:rPr>
        <w:t xml:space="preserve"> </w:t>
      </w:r>
      <w:proofErr w:type="gramStart"/>
      <w:r>
        <w:rPr>
          <w:rFonts w:ascii="Arial" w:hAnsi="Arial" w:cs="Arial"/>
          <w:color w:val="auto"/>
          <w:sz w:val="20"/>
          <w:szCs w:val="20"/>
        </w:rPr>
        <w:t>ФР</w:t>
      </w:r>
      <w:proofErr w:type="gramEnd"/>
    </w:p>
    <w:p w:rsidR="000C702C" w:rsidRDefault="000C702C"/>
    <w:tbl>
      <w:tblPr>
        <w:tblW w:w="0" w:type="auto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817"/>
        <w:gridCol w:w="4253"/>
        <w:gridCol w:w="4501"/>
      </w:tblGrid>
      <w:tr w:rsidR="000C702C" w:rsidRPr="005A5B1B" w:rsidTr="00AC1AE3">
        <w:tc>
          <w:tcPr>
            <w:tcW w:w="817" w:type="dxa"/>
          </w:tcPr>
          <w:p w:rsidR="007C07C1" w:rsidRDefault="007C07C1" w:rsidP="00703EA0">
            <w:pPr>
              <w:spacing w:beforeLines="60" w:afterLines="60"/>
              <w:rPr>
                <w:rFonts w:ascii="Arial" w:eastAsiaTheme="majorEastAsia" w:hAnsi="Arial" w:cs="Arial"/>
                <w:b/>
                <w:bCs/>
                <w:color w:val="365F91" w:themeColor="accent1" w:themeShade="BF"/>
                <w:sz w:val="20"/>
                <w:szCs w:val="20"/>
              </w:rPr>
              <w:pPrChange w:id="1705" w:author="Administrator" w:date="2014-02-13T12:54:00Z">
                <w:pPr>
                  <w:keepNext/>
                  <w:keepLines/>
                  <w:spacing w:beforeLines="60" w:afterLines="60"/>
                  <w:outlineLvl w:val="0"/>
                </w:pPr>
              </w:pPrChange>
            </w:pPr>
          </w:p>
        </w:tc>
        <w:tc>
          <w:tcPr>
            <w:tcW w:w="4253" w:type="dxa"/>
          </w:tcPr>
          <w:p w:rsidR="007C07C1" w:rsidRDefault="000C702C" w:rsidP="00703EA0">
            <w:pPr>
              <w:spacing w:beforeLines="60" w:afterLines="60"/>
              <w:rPr>
                <w:rFonts w:ascii="Arial" w:hAnsi="Arial" w:cs="Arial"/>
                <w:b/>
                <w:bCs/>
                <w:sz w:val="20"/>
                <w:szCs w:val="20"/>
              </w:rPr>
              <w:pPrChange w:id="1706" w:author="Administrator" w:date="2014-02-13T12:54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Наименование </w:t>
            </w:r>
          </w:p>
        </w:tc>
        <w:tc>
          <w:tcPr>
            <w:tcW w:w="4501" w:type="dxa"/>
          </w:tcPr>
          <w:p w:rsidR="007C07C1" w:rsidRDefault="000C702C" w:rsidP="00703EA0">
            <w:pPr>
              <w:spacing w:beforeLines="60" w:afterLines="60"/>
              <w:rPr>
                <w:rFonts w:ascii="Arial" w:hAnsi="Arial" w:cs="Arial"/>
                <w:b/>
                <w:bCs/>
                <w:sz w:val="20"/>
                <w:szCs w:val="20"/>
              </w:rPr>
              <w:pPrChange w:id="1707" w:author="Administrator" w:date="2014-02-13T12:54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b/>
                <w:bCs/>
                <w:sz w:val="20"/>
                <w:szCs w:val="20"/>
              </w:rPr>
              <w:t>Тип элемента</w:t>
            </w:r>
          </w:p>
        </w:tc>
      </w:tr>
      <w:tr w:rsidR="000C702C" w:rsidRPr="005A5B1B" w:rsidTr="00AC1AE3">
        <w:tc>
          <w:tcPr>
            <w:tcW w:w="817" w:type="dxa"/>
          </w:tcPr>
          <w:p w:rsidR="007C07C1" w:rsidRDefault="007C07C1" w:rsidP="00703EA0">
            <w:pPr>
              <w:pStyle w:val="a9"/>
              <w:numPr>
                <w:ilvl w:val="0"/>
                <w:numId w:val="41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708" w:author="Administrator" w:date="2014-02-13T12:54:00Z">
                <w:pPr>
                  <w:pStyle w:val="a9"/>
                  <w:numPr>
                    <w:numId w:val="41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4253" w:type="dxa"/>
          </w:tcPr>
          <w:p w:rsidR="007C07C1" w:rsidRDefault="000C702C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709" w:author="Administrator" w:date="2014-02-13T12:54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Создать роль</w:t>
            </w:r>
          </w:p>
        </w:tc>
        <w:tc>
          <w:tcPr>
            <w:tcW w:w="4501" w:type="dxa"/>
          </w:tcPr>
          <w:p w:rsidR="007C07C1" w:rsidRDefault="000C702C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710" w:author="Administrator" w:date="2014-02-13T12:54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Кнопка</w:t>
            </w:r>
          </w:p>
        </w:tc>
      </w:tr>
      <w:tr w:rsidR="000C702C" w:rsidRPr="005A5B1B" w:rsidTr="00AC1AE3">
        <w:tc>
          <w:tcPr>
            <w:tcW w:w="817" w:type="dxa"/>
          </w:tcPr>
          <w:p w:rsidR="007C07C1" w:rsidRDefault="007C07C1" w:rsidP="00703EA0">
            <w:pPr>
              <w:pStyle w:val="a9"/>
              <w:numPr>
                <w:ilvl w:val="0"/>
                <w:numId w:val="41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711" w:author="Administrator" w:date="2014-02-13T12:54:00Z">
                <w:pPr>
                  <w:pStyle w:val="a9"/>
                  <w:numPr>
                    <w:numId w:val="41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4253" w:type="dxa"/>
          </w:tcPr>
          <w:p w:rsidR="007C07C1" w:rsidRDefault="000C702C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712" w:author="Administrator" w:date="2014-02-13T12:54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Удаление роли</w:t>
            </w:r>
          </w:p>
        </w:tc>
        <w:tc>
          <w:tcPr>
            <w:tcW w:w="4501" w:type="dxa"/>
          </w:tcPr>
          <w:p w:rsidR="007C07C1" w:rsidRDefault="000C702C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713" w:author="Administrator" w:date="2014-02-13T12:54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Кнопка</w:t>
            </w:r>
          </w:p>
        </w:tc>
      </w:tr>
      <w:tr w:rsidR="000C702C" w:rsidRPr="005A5B1B" w:rsidTr="00AC1AE3">
        <w:tc>
          <w:tcPr>
            <w:tcW w:w="817" w:type="dxa"/>
          </w:tcPr>
          <w:p w:rsidR="007C07C1" w:rsidRDefault="007C07C1" w:rsidP="00703EA0">
            <w:pPr>
              <w:pStyle w:val="a9"/>
              <w:numPr>
                <w:ilvl w:val="0"/>
                <w:numId w:val="41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714" w:author="Administrator" w:date="2014-02-13T12:54:00Z">
                <w:pPr>
                  <w:pStyle w:val="a9"/>
                  <w:numPr>
                    <w:numId w:val="41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4253" w:type="dxa"/>
          </w:tcPr>
          <w:p w:rsidR="007C07C1" w:rsidRDefault="000C702C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715" w:author="Administrator" w:date="2014-02-13T12:54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Роль</w:t>
            </w:r>
          </w:p>
        </w:tc>
        <w:tc>
          <w:tcPr>
            <w:tcW w:w="4501" w:type="dxa"/>
          </w:tcPr>
          <w:p w:rsidR="007C07C1" w:rsidRDefault="000C702C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716" w:author="Administrator" w:date="2014-02-13T12:54:00Z">
                <w:pPr>
                  <w:spacing w:beforeLines="60" w:afterLines="60"/>
                </w:pPr>
              </w:pPrChange>
            </w:pPr>
            <w:r w:rsidRPr="00CD7AA8">
              <w:rPr>
                <w:rFonts w:ascii="Arial" w:hAnsi="Arial" w:cs="Arial"/>
                <w:sz w:val="20"/>
                <w:szCs w:val="20"/>
              </w:rPr>
              <w:t>$.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US"/>
              </w:rPr>
              <w:t>FullName</w:t>
            </w:r>
            <w:proofErr w:type="spellEnd"/>
            <w:r w:rsidRPr="00CD7AA8">
              <w:rPr>
                <w:rFonts w:ascii="Arial" w:hAnsi="Arial" w:cs="Arial"/>
                <w:sz w:val="20"/>
                <w:szCs w:val="20"/>
              </w:rPr>
              <w:t xml:space="preserve"> + [$.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US"/>
              </w:rPr>
              <w:t>FullName</w:t>
            </w:r>
            <w:proofErr w:type="spellEnd"/>
            <w:r w:rsidRPr="00CD7AA8">
              <w:rPr>
                <w:rFonts w:ascii="Arial" w:hAnsi="Arial" w:cs="Arial"/>
                <w:sz w:val="20"/>
                <w:szCs w:val="20"/>
              </w:rPr>
              <w:t xml:space="preserve"> = $.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US"/>
              </w:rPr>
              <w:t>ShortName</w:t>
            </w:r>
            <w:proofErr w:type="spellEnd"/>
            <w:proofErr w:type="gramStart"/>
            <w:r w:rsidRPr="00CD7AA8">
              <w:rPr>
                <w:rFonts w:ascii="Arial" w:hAnsi="Arial" w:cs="Arial"/>
                <w:sz w:val="20"/>
                <w:szCs w:val="20"/>
              </w:rPr>
              <w:t xml:space="preserve"> ?</w:t>
            </w:r>
            <w:proofErr w:type="gramEnd"/>
            <w:r w:rsidRPr="00CD7AA8">
              <w:rPr>
                <w:rFonts w:ascii="Arial" w:hAnsi="Arial" w:cs="Arial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“” : “ (” + $.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US"/>
              </w:rPr>
              <w:t>ShortName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n-US"/>
              </w:rPr>
              <w:t xml:space="preserve"> + “)”</w:t>
            </w:r>
            <w:r w:rsidRPr="00CD7AA8">
              <w:rPr>
                <w:rFonts w:ascii="Arial" w:hAnsi="Arial" w:cs="Arial"/>
                <w:sz w:val="20"/>
                <w:szCs w:val="20"/>
              </w:rPr>
              <w:t>]</w:t>
            </w:r>
          </w:p>
        </w:tc>
      </w:tr>
      <w:tr w:rsidR="000C702C" w:rsidRPr="005A5B1B" w:rsidTr="00AC1AE3">
        <w:tc>
          <w:tcPr>
            <w:tcW w:w="817" w:type="dxa"/>
          </w:tcPr>
          <w:p w:rsidR="007C07C1" w:rsidRDefault="007C07C1" w:rsidP="00703EA0">
            <w:pPr>
              <w:pStyle w:val="a9"/>
              <w:numPr>
                <w:ilvl w:val="0"/>
                <w:numId w:val="41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717" w:author="Administrator" w:date="2014-02-13T12:54:00Z">
                <w:pPr>
                  <w:pStyle w:val="a9"/>
                  <w:numPr>
                    <w:numId w:val="41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4253" w:type="dxa"/>
          </w:tcPr>
          <w:p w:rsidR="007C07C1" w:rsidRDefault="000C702C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718" w:author="Administrator" w:date="2014-02-13T12:54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список</w:t>
            </w:r>
          </w:p>
        </w:tc>
        <w:tc>
          <w:tcPr>
            <w:tcW w:w="4501" w:type="dxa"/>
          </w:tcPr>
          <w:p w:rsidR="007C07C1" w:rsidRDefault="000C702C" w:rsidP="00703EA0">
            <w:pPr>
              <w:spacing w:beforeLines="60" w:afterLines="60"/>
              <w:rPr>
                <w:rFonts w:ascii="Arial" w:hAnsi="Arial" w:cs="Arial"/>
                <w:color w:val="808080"/>
                <w:sz w:val="20"/>
                <w:szCs w:val="20"/>
              </w:rPr>
              <w:pPrChange w:id="1719" w:author="Administrator" w:date="2014-02-13T12:54:00Z">
                <w:pPr>
                  <w:spacing w:beforeLines="60" w:afterLines="60"/>
                </w:pPr>
              </w:pPrChange>
            </w:pPr>
            <w:r w:rsidRPr="00CD7AA8">
              <w:rPr>
                <w:rFonts w:ascii="Arial" w:hAnsi="Arial" w:cs="Arial"/>
                <w:color w:val="808080"/>
                <w:sz w:val="20"/>
                <w:szCs w:val="20"/>
              </w:rPr>
              <w:t>бред</w:t>
            </w:r>
          </w:p>
        </w:tc>
      </w:tr>
      <w:tr w:rsidR="000C702C" w:rsidRPr="005A5B1B" w:rsidTr="00AC1AE3">
        <w:tc>
          <w:tcPr>
            <w:tcW w:w="817" w:type="dxa"/>
          </w:tcPr>
          <w:p w:rsidR="007C07C1" w:rsidRDefault="007C07C1" w:rsidP="00703EA0">
            <w:pPr>
              <w:pStyle w:val="a9"/>
              <w:numPr>
                <w:ilvl w:val="0"/>
                <w:numId w:val="41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720" w:author="Administrator" w:date="2014-02-13T12:54:00Z">
                <w:pPr>
                  <w:pStyle w:val="a9"/>
                  <w:numPr>
                    <w:numId w:val="41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4253" w:type="dxa"/>
          </w:tcPr>
          <w:p w:rsidR="007C07C1" w:rsidRDefault="000C702C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721" w:author="Administrator" w:date="2014-02-13T12:54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 xml:space="preserve">Код </w:t>
            </w:r>
          </w:p>
        </w:tc>
        <w:tc>
          <w:tcPr>
            <w:tcW w:w="4501" w:type="dxa"/>
          </w:tcPr>
          <w:p w:rsidR="007C07C1" w:rsidRDefault="000C702C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  <w:lang w:val="en-US"/>
              </w:rPr>
              <w:pPrChange w:id="1722" w:author="Administrator" w:date="2014-02-13T12:54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$.Code</w:t>
            </w:r>
          </w:p>
        </w:tc>
      </w:tr>
      <w:tr w:rsidR="000C702C" w:rsidRPr="005A5B1B" w:rsidTr="00AC1AE3">
        <w:tc>
          <w:tcPr>
            <w:tcW w:w="817" w:type="dxa"/>
          </w:tcPr>
          <w:p w:rsidR="007C07C1" w:rsidRDefault="007C07C1" w:rsidP="00703EA0">
            <w:pPr>
              <w:pStyle w:val="a9"/>
              <w:numPr>
                <w:ilvl w:val="0"/>
                <w:numId w:val="41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723" w:author="Administrator" w:date="2014-02-13T12:54:00Z">
                <w:pPr>
                  <w:pStyle w:val="a9"/>
                  <w:numPr>
                    <w:numId w:val="41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4253" w:type="dxa"/>
          </w:tcPr>
          <w:p w:rsidR="007C07C1" w:rsidRDefault="000C702C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724" w:author="Administrator" w:date="2014-02-13T12:54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Тип</w:t>
            </w:r>
          </w:p>
        </w:tc>
        <w:tc>
          <w:tcPr>
            <w:tcW w:w="4501" w:type="dxa"/>
          </w:tcPr>
          <w:p w:rsidR="007C07C1" w:rsidRDefault="000C702C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  <w:lang w:val="en-US"/>
              </w:rPr>
              <w:pPrChange w:id="1725" w:author="Administrator" w:date="2014-02-13T12:54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$.Type</w:t>
            </w:r>
          </w:p>
        </w:tc>
      </w:tr>
    </w:tbl>
    <w:p w:rsidR="000C702C" w:rsidRDefault="000C702C"/>
    <w:p w:rsidR="007C07C1" w:rsidRDefault="000D20E3" w:rsidP="001D3144">
      <w:pPr>
        <w:pStyle w:val="a3"/>
        <w:numPr>
          <w:ilvl w:val="0"/>
          <w:numId w:val="1"/>
        </w:numPr>
        <w:spacing w:beforeLines="60" w:after="60"/>
        <w:rPr>
          <w:rFonts w:ascii="Times New Roman" w:hAnsi="Times New Roman" w:cs="Times New Roman"/>
          <w:b/>
          <w:i w:val="0"/>
          <w:color w:val="auto"/>
        </w:rPr>
      </w:pPr>
      <w:r>
        <w:rPr>
          <w:rFonts w:ascii="Times New Roman" w:hAnsi="Times New Roman" w:cs="Times New Roman"/>
          <w:b/>
          <w:i w:val="0"/>
          <w:color w:val="auto"/>
        </w:rPr>
        <w:t xml:space="preserve">БД </w:t>
      </w:r>
      <w:proofErr w:type="gramStart"/>
      <w:r>
        <w:rPr>
          <w:rFonts w:ascii="Times New Roman" w:hAnsi="Times New Roman" w:cs="Times New Roman"/>
          <w:b/>
          <w:i w:val="0"/>
          <w:color w:val="auto"/>
        </w:rPr>
        <w:t>СО</w:t>
      </w:r>
      <w:proofErr w:type="gramEnd"/>
      <w:r>
        <w:rPr>
          <w:rFonts w:ascii="Times New Roman" w:hAnsi="Times New Roman" w:cs="Times New Roman"/>
          <w:b/>
          <w:i w:val="0"/>
          <w:color w:val="auto"/>
        </w:rPr>
        <w:t>: Персона</w:t>
      </w:r>
    </w:p>
    <w:p w:rsidR="007C07C1" w:rsidRDefault="000D20E3" w:rsidP="00703EA0">
      <w:pPr>
        <w:pStyle w:val="a3"/>
        <w:numPr>
          <w:ilvl w:val="1"/>
          <w:numId w:val="1"/>
        </w:numPr>
        <w:spacing w:beforeLines="60" w:after="60"/>
        <w:rPr>
          <w:rFonts w:ascii="Times New Roman" w:hAnsi="Times New Roman" w:cs="Times New Roman"/>
          <w:b/>
          <w:color w:val="auto"/>
        </w:rPr>
      </w:pPr>
      <w:r>
        <w:rPr>
          <w:rFonts w:ascii="Times New Roman" w:hAnsi="Times New Roman" w:cs="Times New Roman"/>
          <w:b/>
          <w:color w:val="auto"/>
        </w:rPr>
        <w:t>Форма Персона</w:t>
      </w:r>
    </w:p>
    <w:p w:rsidR="00624A8C" w:rsidRDefault="00624A8C"/>
    <w:p w:rsidR="00624A8C" w:rsidRDefault="000D20E3">
      <w:r>
        <w:rPr>
          <w:noProof/>
        </w:rPr>
        <w:drawing>
          <wp:inline distT="0" distB="0" distL="0" distR="0">
            <wp:extent cx="2042795" cy="30861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2795" cy="30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20E3" w:rsidRPr="006022F7" w:rsidRDefault="000D20E3" w:rsidP="000D20E3">
      <w:pPr>
        <w:pStyle w:val="a7"/>
        <w:rPr>
          <w:rFonts w:ascii="Arial" w:hAnsi="Arial" w:cs="Arial"/>
          <w:color w:val="auto"/>
          <w:sz w:val="20"/>
          <w:szCs w:val="20"/>
        </w:rPr>
      </w:pPr>
      <w:r w:rsidRPr="00320C9C">
        <w:rPr>
          <w:color w:val="auto"/>
        </w:rPr>
        <w:t xml:space="preserve">Рисунок </w:t>
      </w:r>
      <w:r w:rsidR="006C0BE5" w:rsidRPr="00320C9C">
        <w:rPr>
          <w:color w:val="auto"/>
        </w:rPr>
        <w:fldChar w:fldCharType="begin"/>
      </w:r>
      <w:r w:rsidRPr="00320C9C">
        <w:rPr>
          <w:color w:val="auto"/>
        </w:rPr>
        <w:instrText xml:space="preserve"> SEQ Рисунок \* ARABIC </w:instrText>
      </w:r>
      <w:r w:rsidR="006C0BE5" w:rsidRPr="00320C9C">
        <w:rPr>
          <w:color w:val="auto"/>
        </w:rPr>
        <w:fldChar w:fldCharType="separate"/>
      </w:r>
      <w:r w:rsidR="00887424">
        <w:rPr>
          <w:noProof/>
          <w:color w:val="auto"/>
        </w:rPr>
        <w:t>53</w:t>
      </w:r>
      <w:r w:rsidR="006C0BE5" w:rsidRPr="00320C9C">
        <w:rPr>
          <w:color w:val="auto"/>
        </w:rPr>
        <w:fldChar w:fldCharType="end"/>
      </w:r>
      <w:r>
        <w:rPr>
          <w:color w:val="auto"/>
        </w:rPr>
        <w:t>. Кнопки формы Персоны, режим чтения</w:t>
      </w:r>
    </w:p>
    <w:p w:rsidR="00624A8C" w:rsidRDefault="00624A8C"/>
    <w:p w:rsidR="00624A8C" w:rsidRDefault="000D20E3">
      <w:r>
        <w:rPr>
          <w:noProof/>
        </w:rPr>
        <w:drawing>
          <wp:inline distT="0" distB="0" distL="0" distR="0">
            <wp:extent cx="2042795" cy="297180"/>
            <wp:effectExtent l="0" t="0" r="0" b="762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2795" cy="29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20E3" w:rsidRPr="006022F7" w:rsidRDefault="000D20E3" w:rsidP="000D20E3">
      <w:pPr>
        <w:pStyle w:val="a7"/>
        <w:rPr>
          <w:rFonts w:ascii="Arial" w:hAnsi="Arial" w:cs="Arial"/>
          <w:color w:val="auto"/>
          <w:sz w:val="20"/>
          <w:szCs w:val="20"/>
        </w:rPr>
      </w:pPr>
      <w:r w:rsidRPr="00320C9C">
        <w:rPr>
          <w:color w:val="auto"/>
        </w:rPr>
        <w:t xml:space="preserve">Рисунок </w:t>
      </w:r>
      <w:r w:rsidR="006C0BE5" w:rsidRPr="00320C9C">
        <w:rPr>
          <w:color w:val="auto"/>
        </w:rPr>
        <w:fldChar w:fldCharType="begin"/>
      </w:r>
      <w:r w:rsidRPr="00320C9C">
        <w:rPr>
          <w:color w:val="auto"/>
        </w:rPr>
        <w:instrText xml:space="preserve"> SEQ Рисунок \* ARABIC </w:instrText>
      </w:r>
      <w:r w:rsidR="006C0BE5" w:rsidRPr="00320C9C">
        <w:rPr>
          <w:color w:val="auto"/>
        </w:rPr>
        <w:fldChar w:fldCharType="separate"/>
      </w:r>
      <w:r w:rsidR="00887424">
        <w:rPr>
          <w:noProof/>
          <w:color w:val="auto"/>
        </w:rPr>
        <w:t>54</w:t>
      </w:r>
      <w:r w:rsidR="006C0BE5" w:rsidRPr="00320C9C">
        <w:rPr>
          <w:color w:val="auto"/>
        </w:rPr>
        <w:fldChar w:fldCharType="end"/>
      </w:r>
      <w:r>
        <w:rPr>
          <w:color w:val="auto"/>
        </w:rPr>
        <w:t>. Кнопки формы Персоны, режим редактирования</w:t>
      </w:r>
    </w:p>
    <w:p w:rsidR="000D20E3" w:rsidRDefault="000D20E3">
      <w:r>
        <w:rPr>
          <w:noProof/>
        </w:rPr>
        <w:lastRenderedPageBreak/>
        <w:drawing>
          <wp:inline distT="0" distB="0" distL="0" distR="0">
            <wp:extent cx="5830570" cy="6923405"/>
            <wp:effectExtent l="19050" t="19050" r="17780" b="1079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0570" cy="69234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D20E3" w:rsidRDefault="000D20E3" w:rsidP="000D20E3">
      <w:pPr>
        <w:pStyle w:val="a7"/>
        <w:rPr>
          <w:color w:val="auto"/>
        </w:rPr>
      </w:pPr>
      <w:r w:rsidRPr="00320C9C">
        <w:rPr>
          <w:color w:val="auto"/>
        </w:rPr>
        <w:t xml:space="preserve">Рисунок </w:t>
      </w:r>
      <w:r w:rsidR="006C0BE5" w:rsidRPr="00320C9C">
        <w:rPr>
          <w:color w:val="auto"/>
        </w:rPr>
        <w:fldChar w:fldCharType="begin"/>
      </w:r>
      <w:r w:rsidRPr="00320C9C">
        <w:rPr>
          <w:color w:val="auto"/>
        </w:rPr>
        <w:instrText xml:space="preserve"> SEQ Рисунок \* ARABIC </w:instrText>
      </w:r>
      <w:r w:rsidR="006C0BE5" w:rsidRPr="00320C9C">
        <w:rPr>
          <w:color w:val="auto"/>
        </w:rPr>
        <w:fldChar w:fldCharType="separate"/>
      </w:r>
      <w:r w:rsidR="00887424">
        <w:rPr>
          <w:noProof/>
          <w:color w:val="auto"/>
        </w:rPr>
        <w:t>55</w:t>
      </w:r>
      <w:r w:rsidR="006C0BE5" w:rsidRPr="00320C9C">
        <w:rPr>
          <w:color w:val="auto"/>
        </w:rPr>
        <w:fldChar w:fldCharType="end"/>
      </w:r>
      <w:r>
        <w:rPr>
          <w:color w:val="auto"/>
        </w:rPr>
        <w:t xml:space="preserve">. </w:t>
      </w:r>
      <w:r w:rsidR="00F94741">
        <w:rPr>
          <w:color w:val="auto"/>
        </w:rPr>
        <w:t>Форма</w:t>
      </w:r>
      <w:r>
        <w:rPr>
          <w:color w:val="auto"/>
        </w:rPr>
        <w:t xml:space="preserve"> Персоны, </w:t>
      </w:r>
      <w:r w:rsidR="00F94741">
        <w:rPr>
          <w:color w:val="auto"/>
        </w:rPr>
        <w:t>Вкладка Общая информация</w:t>
      </w:r>
    </w:p>
    <w:p w:rsidR="00F94741" w:rsidRDefault="00F94741" w:rsidP="00F94741">
      <w:r>
        <w:rPr>
          <w:noProof/>
        </w:rPr>
        <w:drawing>
          <wp:inline distT="0" distB="0" distL="0" distR="0">
            <wp:extent cx="5556250" cy="1371600"/>
            <wp:effectExtent l="19050" t="19050" r="25400" b="1905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6250" cy="1371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94741" w:rsidRDefault="00F94741" w:rsidP="00F94741">
      <w:pPr>
        <w:pStyle w:val="a7"/>
        <w:rPr>
          <w:color w:val="auto"/>
        </w:rPr>
      </w:pPr>
      <w:r w:rsidRPr="00320C9C">
        <w:rPr>
          <w:color w:val="auto"/>
        </w:rPr>
        <w:t xml:space="preserve">Рисунок </w:t>
      </w:r>
      <w:r w:rsidR="006C0BE5" w:rsidRPr="00320C9C">
        <w:rPr>
          <w:color w:val="auto"/>
        </w:rPr>
        <w:fldChar w:fldCharType="begin"/>
      </w:r>
      <w:r w:rsidRPr="00320C9C">
        <w:rPr>
          <w:color w:val="auto"/>
        </w:rPr>
        <w:instrText xml:space="preserve"> SEQ Рисунок \* ARABIC </w:instrText>
      </w:r>
      <w:r w:rsidR="006C0BE5" w:rsidRPr="00320C9C">
        <w:rPr>
          <w:color w:val="auto"/>
        </w:rPr>
        <w:fldChar w:fldCharType="separate"/>
      </w:r>
      <w:r w:rsidR="00887424">
        <w:rPr>
          <w:noProof/>
          <w:color w:val="auto"/>
        </w:rPr>
        <w:t>56</w:t>
      </w:r>
      <w:r w:rsidR="006C0BE5" w:rsidRPr="00320C9C">
        <w:rPr>
          <w:color w:val="auto"/>
        </w:rPr>
        <w:fldChar w:fldCharType="end"/>
      </w:r>
      <w:r>
        <w:rPr>
          <w:color w:val="auto"/>
        </w:rPr>
        <w:t>. Форма Персоны, Вкладка Личные данные</w:t>
      </w:r>
    </w:p>
    <w:p w:rsidR="00F94741" w:rsidRDefault="003A5657" w:rsidP="00F94741">
      <w:r>
        <w:rPr>
          <w:noProof/>
        </w:rPr>
        <w:lastRenderedPageBreak/>
        <w:drawing>
          <wp:inline distT="0" distB="0" distL="0" distR="0">
            <wp:extent cx="5438775" cy="1092835"/>
            <wp:effectExtent l="19050" t="19050" r="28575" b="12065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10928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94741" w:rsidRDefault="00F94741" w:rsidP="00F94741">
      <w:pPr>
        <w:pStyle w:val="a7"/>
        <w:rPr>
          <w:color w:val="auto"/>
        </w:rPr>
      </w:pPr>
      <w:r w:rsidRPr="00320C9C">
        <w:rPr>
          <w:color w:val="auto"/>
        </w:rPr>
        <w:t xml:space="preserve">Рисунок </w:t>
      </w:r>
      <w:r w:rsidR="006C0BE5" w:rsidRPr="00320C9C">
        <w:rPr>
          <w:color w:val="auto"/>
        </w:rPr>
        <w:fldChar w:fldCharType="begin"/>
      </w:r>
      <w:r w:rsidRPr="00320C9C">
        <w:rPr>
          <w:color w:val="auto"/>
        </w:rPr>
        <w:instrText xml:space="preserve"> SEQ Рисунок \* ARABIC </w:instrText>
      </w:r>
      <w:r w:rsidR="006C0BE5" w:rsidRPr="00320C9C">
        <w:rPr>
          <w:color w:val="auto"/>
        </w:rPr>
        <w:fldChar w:fldCharType="separate"/>
      </w:r>
      <w:r w:rsidR="00887424">
        <w:rPr>
          <w:noProof/>
          <w:color w:val="auto"/>
        </w:rPr>
        <w:t>57</w:t>
      </w:r>
      <w:r w:rsidR="006C0BE5" w:rsidRPr="00320C9C">
        <w:rPr>
          <w:color w:val="auto"/>
        </w:rPr>
        <w:fldChar w:fldCharType="end"/>
      </w:r>
      <w:r>
        <w:rPr>
          <w:color w:val="auto"/>
        </w:rPr>
        <w:t>. Форма Персоны, Вкладка Криптография</w:t>
      </w:r>
    </w:p>
    <w:p w:rsidR="00F94741" w:rsidRDefault="00F94741" w:rsidP="00F94741">
      <w:r>
        <w:rPr>
          <w:noProof/>
        </w:rPr>
        <w:drawing>
          <wp:inline distT="0" distB="0" distL="0" distR="0">
            <wp:extent cx="5521960" cy="3871595"/>
            <wp:effectExtent l="19050" t="19050" r="21590" b="1460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1960" cy="38715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94741" w:rsidRDefault="00F94741" w:rsidP="00F94741">
      <w:pPr>
        <w:pStyle w:val="a7"/>
        <w:rPr>
          <w:color w:val="auto"/>
        </w:rPr>
      </w:pPr>
      <w:r w:rsidRPr="00320C9C">
        <w:rPr>
          <w:color w:val="auto"/>
        </w:rPr>
        <w:t xml:space="preserve">Рисунок </w:t>
      </w:r>
      <w:r w:rsidR="006C0BE5" w:rsidRPr="00320C9C">
        <w:rPr>
          <w:color w:val="auto"/>
        </w:rPr>
        <w:fldChar w:fldCharType="begin"/>
      </w:r>
      <w:r w:rsidRPr="00320C9C">
        <w:rPr>
          <w:color w:val="auto"/>
        </w:rPr>
        <w:instrText xml:space="preserve"> SEQ Рисунок \* ARABIC </w:instrText>
      </w:r>
      <w:r w:rsidR="006C0BE5" w:rsidRPr="00320C9C">
        <w:rPr>
          <w:color w:val="auto"/>
        </w:rPr>
        <w:fldChar w:fldCharType="separate"/>
      </w:r>
      <w:r w:rsidR="00887424">
        <w:rPr>
          <w:noProof/>
          <w:color w:val="auto"/>
        </w:rPr>
        <w:t>58</w:t>
      </w:r>
      <w:r w:rsidR="006C0BE5" w:rsidRPr="00320C9C">
        <w:rPr>
          <w:color w:val="auto"/>
        </w:rPr>
        <w:fldChar w:fldCharType="end"/>
      </w:r>
      <w:r>
        <w:rPr>
          <w:color w:val="auto"/>
        </w:rPr>
        <w:t>. Форма Персоны, Вкладка Лицензии</w:t>
      </w:r>
    </w:p>
    <w:p w:rsidR="00F94741" w:rsidRDefault="009C66B6" w:rsidP="00F94741">
      <w:r>
        <w:rPr>
          <w:noProof/>
        </w:rPr>
        <w:drawing>
          <wp:inline distT="0" distB="0" distL="0" distR="0">
            <wp:extent cx="5581650" cy="735965"/>
            <wp:effectExtent l="19050" t="19050" r="19050" b="2603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7359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C66B6" w:rsidRDefault="009C66B6" w:rsidP="009C66B6">
      <w:pPr>
        <w:pStyle w:val="a7"/>
        <w:rPr>
          <w:color w:val="auto"/>
        </w:rPr>
      </w:pPr>
      <w:r w:rsidRPr="00320C9C">
        <w:rPr>
          <w:color w:val="auto"/>
        </w:rPr>
        <w:t xml:space="preserve">Рисунок </w:t>
      </w:r>
      <w:r w:rsidR="006C0BE5" w:rsidRPr="00320C9C">
        <w:rPr>
          <w:color w:val="auto"/>
        </w:rPr>
        <w:fldChar w:fldCharType="begin"/>
      </w:r>
      <w:r w:rsidRPr="00320C9C">
        <w:rPr>
          <w:color w:val="auto"/>
        </w:rPr>
        <w:instrText xml:space="preserve"> SEQ Рисунок \* ARABIC </w:instrText>
      </w:r>
      <w:r w:rsidR="006C0BE5" w:rsidRPr="00320C9C">
        <w:rPr>
          <w:color w:val="auto"/>
        </w:rPr>
        <w:fldChar w:fldCharType="separate"/>
      </w:r>
      <w:r w:rsidR="00887424">
        <w:rPr>
          <w:noProof/>
          <w:color w:val="auto"/>
        </w:rPr>
        <w:t>59</w:t>
      </w:r>
      <w:r w:rsidR="006C0BE5" w:rsidRPr="00320C9C">
        <w:rPr>
          <w:color w:val="auto"/>
        </w:rPr>
        <w:fldChar w:fldCharType="end"/>
      </w:r>
      <w:r>
        <w:rPr>
          <w:color w:val="auto"/>
        </w:rPr>
        <w:t>. Форма Персоны, Вкладка Лицензии</w:t>
      </w:r>
    </w:p>
    <w:p w:rsidR="009C66B6" w:rsidRPr="00F94741" w:rsidRDefault="009C66B6" w:rsidP="00F94741"/>
    <w:p w:rsidR="00F94741" w:rsidRPr="007D79B8" w:rsidRDefault="00F94741" w:rsidP="00F94741">
      <w:pPr>
        <w:pStyle w:val="a7"/>
        <w:spacing w:after="0"/>
        <w:rPr>
          <w:rFonts w:ascii="Arial" w:hAnsi="Arial" w:cs="Arial"/>
          <w:color w:val="auto"/>
          <w:sz w:val="20"/>
          <w:szCs w:val="20"/>
        </w:rPr>
      </w:pPr>
      <w:r w:rsidRPr="007D79B8">
        <w:rPr>
          <w:rFonts w:ascii="Arial" w:hAnsi="Arial" w:cs="Arial"/>
          <w:color w:val="auto"/>
          <w:sz w:val="20"/>
          <w:szCs w:val="20"/>
        </w:rPr>
        <w:t xml:space="preserve">Таблица </w:t>
      </w:r>
      <w:r w:rsidR="006C0BE5" w:rsidRPr="007D79B8">
        <w:rPr>
          <w:rFonts w:ascii="Arial" w:hAnsi="Arial" w:cs="Arial"/>
          <w:color w:val="auto"/>
          <w:sz w:val="20"/>
          <w:szCs w:val="20"/>
        </w:rPr>
        <w:fldChar w:fldCharType="begin"/>
      </w:r>
      <w:r w:rsidRPr="007D79B8">
        <w:rPr>
          <w:rFonts w:ascii="Arial" w:hAnsi="Arial" w:cs="Arial"/>
          <w:color w:val="auto"/>
          <w:sz w:val="20"/>
          <w:szCs w:val="20"/>
        </w:rPr>
        <w:instrText xml:space="preserve"> SEQ Таблица \* ARABIC </w:instrText>
      </w:r>
      <w:r w:rsidR="006C0BE5" w:rsidRPr="007D79B8">
        <w:rPr>
          <w:rFonts w:ascii="Arial" w:hAnsi="Arial" w:cs="Arial"/>
          <w:color w:val="auto"/>
          <w:sz w:val="20"/>
          <w:szCs w:val="20"/>
        </w:rPr>
        <w:fldChar w:fldCharType="separate"/>
      </w:r>
      <w:r w:rsidR="00EF7C1D">
        <w:rPr>
          <w:rFonts w:ascii="Arial" w:hAnsi="Arial" w:cs="Arial"/>
          <w:noProof/>
          <w:color w:val="auto"/>
          <w:sz w:val="20"/>
          <w:szCs w:val="20"/>
        </w:rPr>
        <w:t>9</w:t>
      </w:r>
      <w:r w:rsidR="006C0BE5" w:rsidRPr="007D79B8">
        <w:rPr>
          <w:rFonts w:ascii="Arial" w:hAnsi="Arial" w:cs="Arial"/>
          <w:color w:val="auto"/>
          <w:sz w:val="20"/>
          <w:szCs w:val="20"/>
        </w:rPr>
        <w:fldChar w:fldCharType="end"/>
      </w:r>
      <w:r>
        <w:rPr>
          <w:rFonts w:ascii="Arial" w:hAnsi="Arial" w:cs="Arial"/>
          <w:color w:val="auto"/>
          <w:sz w:val="20"/>
          <w:szCs w:val="20"/>
        </w:rPr>
        <w:t xml:space="preserve">. </w:t>
      </w:r>
      <w:r w:rsidRPr="007D79B8">
        <w:rPr>
          <w:rFonts w:ascii="Arial" w:hAnsi="Arial" w:cs="Arial"/>
          <w:color w:val="auto"/>
          <w:sz w:val="20"/>
          <w:szCs w:val="20"/>
        </w:rPr>
        <w:t xml:space="preserve">Перечень элементов формы </w:t>
      </w:r>
      <w:r>
        <w:rPr>
          <w:rFonts w:ascii="Arial" w:hAnsi="Arial" w:cs="Arial"/>
          <w:color w:val="auto"/>
          <w:sz w:val="20"/>
          <w:szCs w:val="20"/>
        </w:rPr>
        <w:t>Организации</w:t>
      </w:r>
    </w:p>
    <w:p w:rsidR="000D20E3" w:rsidRDefault="000D20E3"/>
    <w:tbl>
      <w:tblPr>
        <w:tblW w:w="0" w:type="auto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966"/>
        <w:gridCol w:w="2711"/>
        <w:gridCol w:w="1192"/>
        <w:gridCol w:w="4568"/>
      </w:tblGrid>
      <w:tr w:rsidR="000C702C" w:rsidRPr="005A5B1B" w:rsidTr="00AC1AE3">
        <w:tc>
          <w:tcPr>
            <w:tcW w:w="817" w:type="dxa"/>
          </w:tcPr>
          <w:p w:rsidR="007C07C1" w:rsidRDefault="007C07C1" w:rsidP="00703EA0">
            <w:pPr>
              <w:spacing w:beforeLines="60" w:afterLines="60"/>
              <w:rPr>
                <w:rFonts w:ascii="Arial" w:eastAsiaTheme="majorEastAsia" w:hAnsi="Arial" w:cs="Arial"/>
                <w:b/>
                <w:bCs/>
                <w:color w:val="365F91" w:themeColor="accent1" w:themeShade="BF"/>
                <w:sz w:val="20"/>
                <w:szCs w:val="20"/>
              </w:rPr>
              <w:pPrChange w:id="1726" w:author="Administrator" w:date="2014-02-13T12:54:00Z">
                <w:pPr>
                  <w:keepNext/>
                  <w:keepLines/>
                  <w:spacing w:beforeLines="60" w:afterLines="60"/>
                  <w:outlineLvl w:val="0"/>
                </w:pPr>
              </w:pPrChange>
            </w:pPr>
          </w:p>
        </w:tc>
        <w:tc>
          <w:tcPr>
            <w:tcW w:w="2711" w:type="dxa"/>
          </w:tcPr>
          <w:p w:rsidR="007C07C1" w:rsidRDefault="000C702C" w:rsidP="00703EA0">
            <w:pPr>
              <w:spacing w:beforeLines="60" w:afterLines="60"/>
              <w:rPr>
                <w:rFonts w:ascii="Arial" w:hAnsi="Arial" w:cs="Arial"/>
                <w:b/>
                <w:bCs/>
                <w:sz w:val="20"/>
                <w:szCs w:val="20"/>
              </w:rPr>
              <w:pPrChange w:id="1727" w:author="Administrator" w:date="2014-02-13T12:54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Наименование </w:t>
            </w:r>
          </w:p>
        </w:tc>
        <w:tc>
          <w:tcPr>
            <w:tcW w:w="1192" w:type="dxa"/>
          </w:tcPr>
          <w:p w:rsidR="007C07C1" w:rsidRDefault="000C702C" w:rsidP="00703EA0">
            <w:pPr>
              <w:spacing w:beforeLines="60" w:afterLines="60"/>
              <w:rPr>
                <w:rFonts w:ascii="Arial" w:hAnsi="Arial" w:cs="Arial"/>
                <w:b/>
                <w:bCs/>
                <w:sz w:val="20"/>
                <w:szCs w:val="20"/>
              </w:rPr>
              <w:pPrChange w:id="1728" w:author="Administrator" w:date="2014-02-13T12:54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b/>
                <w:bCs/>
                <w:sz w:val="20"/>
                <w:szCs w:val="20"/>
              </w:rPr>
              <w:t>Тип элемента</w:t>
            </w:r>
          </w:p>
        </w:tc>
        <w:tc>
          <w:tcPr>
            <w:tcW w:w="4568" w:type="dxa"/>
          </w:tcPr>
          <w:p w:rsidR="007C07C1" w:rsidRDefault="000C702C" w:rsidP="00703EA0">
            <w:pPr>
              <w:spacing w:beforeLines="60" w:afterLines="60"/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pPrChange w:id="1729" w:author="Administrator" w:date="2014-02-13T12:54:00Z">
                <w:pPr>
                  <w:spacing w:beforeLines="60" w:afterLines="60"/>
                </w:pPr>
              </w:pPrChange>
            </w:pPr>
            <w:r w:rsidRPr="008A3FE0">
              <w:rPr>
                <w:rFonts w:ascii="Arial" w:hAnsi="Arial" w:cs="Arial"/>
                <w:sz w:val="20"/>
                <w:szCs w:val="20"/>
              </w:rPr>
              <w:t xml:space="preserve">относительно </w:t>
            </w:r>
            <w:proofErr w:type="spellStart"/>
            <w:r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SO_PersonSys</w:t>
            </w:r>
            <w:proofErr w:type="spellEnd"/>
          </w:p>
        </w:tc>
      </w:tr>
      <w:tr w:rsidR="000C702C" w:rsidRPr="005A5B1B" w:rsidTr="00AC1AE3">
        <w:tc>
          <w:tcPr>
            <w:tcW w:w="817" w:type="dxa"/>
          </w:tcPr>
          <w:p w:rsidR="007C07C1" w:rsidRDefault="007C07C1" w:rsidP="00703EA0">
            <w:pPr>
              <w:pStyle w:val="a9"/>
              <w:numPr>
                <w:ilvl w:val="0"/>
                <w:numId w:val="42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730" w:author="Administrator" w:date="2014-02-13T12:54:00Z">
                <w:pPr>
                  <w:pStyle w:val="a9"/>
                  <w:numPr>
                    <w:numId w:val="42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711" w:type="dxa"/>
          </w:tcPr>
          <w:p w:rsidR="007C07C1" w:rsidRDefault="000C702C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731" w:author="Administrator" w:date="2014-02-13T12:54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Выйти</w:t>
            </w:r>
          </w:p>
        </w:tc>
        <w:tc>
          <w:tcPr>
            <w:tcW w:w="1192" w:type="dxa"/>
          </w:tcPr>
          <w:p w:rsidR="007C07C1" w:rsidRDefault="000C702C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732" w:author="Administrator" w:date="2014-02-13T12:54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Кнопка</w:t>
            </w:r>
          </w:p>
        </w:tc>
        <w:tc>
          <w:tcPr>
            <w:tcW w:w="4568" w:type="dxa"/>
          </w:tcPr>
          <w:p w:rsidR="007C07C1" w:rsidRDefault="007C07C1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733" w:author="Administrator" w:date="2014-02-13T12:54:00Z">
                <w:pPr>
                  <w:spacing w:beforeLines="60" w:afterLines="60"/>
                </w:pPr>
              </w:pPrChange>
            </w:pPr>
          </w:p>
        </w:tc>
      </w:tr>
      <w:tr w:rsidR="000C702C" w:rsidRPr="005A5B1B" w:rsidTr="00AC1AE3">
        <w:tc>
          <w:tcPr>
            <w:tcW w:w="817" w:type="dxa"/>
          </w:tcPr>
          <w:p w:rsidR="007C07C1" w:rsidRDefault="007C07C1" w:rsidP="00703EA0">
            <w:pPr>
              <w:pStyle w:val="a9"/>
              <w:numPr>
                <w:ilvl w:val="0"/>
                <w:numId w:val="42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734" w:author="Administrator" w:date="2014-02-13T12:54:00Z">
                <w:pPr>
                  <w:pStyle w:val="a9"/>
                  <w:numPr>
                    <w:numId w:val="42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711" w:type="dxa"/>
          </w:tcPr>
          <w:p w:rsidR="007C07C1" w:rsidRDefault="000C702C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735" w:author="Administrator" w:date="2014-02-13T12:54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Редактировать</w:t>
            </w:r>
          </w:p>
        </w:tc>
        <w:tc>
          <w:tcPr>
            <w:tcW w:w="1192" w:type="dxa"/>
          </w:tcPr>
          <w:p w:rsidR="007C07C1" w:rsidRDefault="000C702C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736" w:author="Administrator" w:date="2014-02-13T12:54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Кнопка</w:t>
            </w:r>
          </w:p>
        </w:tc>
        <w:tc>
          <w:tcPr>
            <w:tcW w:w="4568" w:type="dxa"/>
          </w:tcPr>
          <w:p w:rsidR="007C07C1" w:rsidRDefault="007C07C1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737" w:author="Administrator" w:date="2014-02-13T12:54:00Z">
                <w:pPr>
                  <w:spacing w:beforeLines="60" w:afterLines="60"/>
                </w:pPr>
              </w:pPrChange>
            </w:pPr>
          </w:p>
        </w:tc>
      </w:tr>
      <w:tr w:rsidR="000C702C" w:rsidRPr="005A5B1B" w:rsidTr="00AC1AE3">
        <w:tc>
          <w:tcPr>
            <w:tcW w:w="817" w:type="dxa"/>
          </w:tcPr>
          <w:p w:rsidR="007C07C1" w:rsidRDefault="007C07C1" w:rsidP="00703EA0">
            <w:pPr>
              <w:pStyle w:val="a9"/>
              <w:numPr>
                <w:ilvl w:val="0"/>
                <w:numId w:val="42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738" w:author="Administrator" w:date="2014-02-13T12:54:00Z">
                <w:pPr>
                  <w:pStyle w:val="a9"/>
                  <w:numPr>
                    <w:numId w:val="42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711" w:type="dxa"/>
          </w:tcPr>
          <w:p w:rsidR="007C07C1" w:rsidRDefault="000C702C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739" w:author="Administrator" w:date="2014-02-13T12:54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Печать</w:t>
            </w:r>
          </w:p>
        </w:tc>
        <w:tc>
          <w:tcPr>
            <w:tcW w:w="1192" w:type="dxa"/>
          </w:tcPr>
          <w:p w:rsidR="007C07C1" w:rsidRDefault="000C702C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740" w:author="Administrator" w:date="2014-02-13T12:54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Кнопка</w:t>
            </w:r>
          </w:p>
        </w:tc>
        <w:tc>
          <w:tcPr>
            <w:tcW w:w="4568" w:type="dxa"/>
          </w:tcPr>
          <w:p w:rsidR="007C07C1" w:rsidRDefault="007C07C1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741" w:author="Administrator" w:date="2014-02-13T12:54:00Z">
                <w:pPr>
                  <w:spacing w:beforeLines="60" w:afterLines="60"/>
                </w:pPr>
              </w:pPrChange>
            </w:pPr>
          </w:p>
        </w:tc>
      </w:tr>
      <w:tr w:rsidR="000C702C" w:rsidRPr="005A5B1B" w:rsidTr="00AC1AE3">
        <w:tc>
          <w:tcPr>
            <w:tcW w:w="817" w:type="dxa"/>
          </w:tcPr>
          <w:p w:rsidR="007C07C1" w:rsidRDefault="007C07C1" w:rsidP="00703EA0">
            <w:pPr>
              <w:pStyle w:val="a9"/>
              <w:numPr>
                <w:ilvl w:val="0"/>
                <w:numId w:val="42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742" w:author="Administrator" w:date="2014-02-13T12:54:00Z">
                <w:pPr>
                  <w:pStyle w:val="a9"/>
                  <w:numPr>
                    <w:numId w:val="42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711" w:type="dxa"/>
          </w:tcPr>
          <w:p w:rsidR="007C07C1" w:rsidRDefault="000C702C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743" w:author="Administrator" w:date="2014-02-13T12:54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Новая персона</w:t>
            </w:r>
          </w:p>
        </w:tc>
        <w:tc>
          <w:tcPr>
            <w:tcW w:w="1192" w:type="dxa"/>
          </w:tcPr>
          <w:p w:rsidR="007C07C1" w:rsidRDefault="000C702C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744" w:author="Administrator" w:date="2014-02-13T12:54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Кнопка</w:t>
            </w:r>
          </w:p>
        </w:tc>
        <w:tc>
          <w:tcPr>
            <w:tcW w:w="4568" w:type="dxa"/>
          </w:tcPr>
          <w:p w:rsidR="007C07C1" w:rsidRDefault="007C07C1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745" w:author="Administrator" w:date="2014-02-13T12:54:00Z">
                <w:pPr>
                  <w:spacing w:beforeLines="60" w:afterLines="60"/>
                </w:pPr>
              </w:pPrChange>
            </w:pPr>
          </w:p>
        </w:tc>
      </w:tr>
      <w:tr w:rsidR="000C702C" w:rsidRPr="005A5B1B" w:rsidTr="00AC1AE3">
        <w:tc>
          <w:tcPr>
            <w:tcW w:w="817" w:type="dxa"/>
          </w:tcPr>
          <w:p w:rsidR="007C07C1" w:rsidRDefault="007C07C1" w:rsidP="00703EA0">
            <w:pPr>
              <w:pStyle w:val="a9"/>
              <w:numPr>
                <w:ilvl w:val="0"/>
                <w:numId w:val="42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746" w:author="Administrator" w:date="2014-02-13T12:54:00Z">
                <w:pPr>
                  <w:pStyle w:val="a9"/>
                  <w:numPr>
                    <w:numId w:val="42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711" w:type="dxa"/>
          </w:tcPr>
          <w:p w:rsidR="007C07C1" w:rsidRDefault="000C702C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747" w:author="Administrator" w:date="2014-02-13T12:54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Выйти</w:t>
            </w:r>
          </w:p>
        </w:tc>
        <w:tc>
          <w:tcPr>
            <w:tcW w:w="1192" w:type="dxa"/>
          </w:tcPr>
          <w:p w:rsidR="007C07C1" w:rsidRDefault="000C702C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748" w:author="Administrator" w:date="2014-02-13T12:54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Кнопка</w:t>
            </w:r>
          </w:p>
        </w:tc>
        <w:tc>
          <w:tcPr>
            <w:tcW w:w="4568" w:type="dxa"/>
          </w:tcPr>
          <w:p w:rsidR="007C07C1" w:rsidRDefault="007C07C1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749" w:author="Administrator" w:date="2014-02-13T12:54:00Z">
                <w:pPr>
                  <w:spacing w:beforeLines="60" w:afterLines="60"/>
                </w:pPr>
              </w:pPrChange>
            </w:pPr>
          </w:p>
        </w:tc>
      </w:tr>
      <w:tr w:rsidR="000C702C" w:rsidRPr="005A5B1B" w:rsidTr="00AC1AE3">
        <w:tc>
          <w:tcPr>
            <w:tcW w:w="817" w:type="dxa"/>
          </w:tcPr>
          <w:p w:rsidR="007C07C1" w:rsidRDefault="007C07C1" w:rsidP="00703EA0">
            <w:pPr>
              <w:pStyle w:val="a9"/>
              <w:numPr>
                <w:ilvl w:val="0"/>
                <w:numId w:val="42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750" w:author="Administrator" w:date="2014-02-13T12:54:00Z">
                <w:pPr>
                  <w:pStyle w:val="a9"/>
                  <w:numPr>
                    <w:numId w:val="42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711" w:type="dxa"/>
          </w:tcPr>
          <w:p w:rsidR="007C07C1" w:rsidRDefault="000C702C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751" w:author="Administrator" w:date="2014-02-13T12:54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Сохранить</w:t>
            </w:r>
          </w:p>
        </w:tc>
        <w:tc>
          <w:tcPr>
            <w:tcW w:w="1192" w:type="dxa"/>
          </w:tcPr>
          <w:p w:rsidR="007C07C1" w:rsidRDefault="000C702C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752" w:author="Administrator" w:date="2014-02-13T12:54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Кнопка</w:t>
            </w:r>
          </w:p>
        </w:tc>
        <w:tc>
          <w:tcPr>
            <w:tcW w:w="4568" w:type="dxa"/>
          </w:tcPr>
          <w:p w:rsidR="007C07C1" w:rsidRDefault="007C07C1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753" w:author="Administrator" w:date="2014-02-13T12:54:00Z">
                <w:pPr>
                  <w:spacing w:beforeLines="60" w:afterLines="60"/>
                </w:pPr>
              </w:pPrChange>
            </w:pPr>
          </w:p>
        </w:tc>
      </w:tr>
      <w:tr w:rsidR="000C702C" w:rsidRPr="005A5B1B" w:rsidTr="00AC1AE3">
        <w:tc>
          <w:tcPr>
            <w:tcW w:w="817" w:type="dxa"/>
          </w:tcPr>
          <w:p w:rsidR="007C07C1" w:rsidRDefault="007C07C1" w:rsidP="00703EA0">
            <w:pPr>
              <w:pStyle w:val="a9"/>
              <w:numPr>
                <w:ilvl w:val="0"/>
                <w:numId w:val="42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754" w:author="Administrator" w:date="2014-02-13T12:54:00Z">
                <w:pPr>
                  <w:pStyle w:val="a9"/>
                  <w:numPr>
                    <w:numId w:val="42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711" w:type="dxa"/>
          </w:tcPr>
          <w:p w:rsidR="007C07C1" w:rsidRDefault="000C702C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755" w:author="Administrator" w:date="2014-02-13T12:54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Персона</w:t>
            </w:r>
          </w:p>
        </w:tc>
        <w:tc>
          <w:tcPr>
            <w:tcW w:w="1192" w:type="dxa"/>
          </w:tcPr>
          <w:p w:rsidR="007C07C1" w:rsidRDefault="007C07C1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756" w:author="Administrator" w:date="2014-02-13T12:54:00Z">
                <w:pPr>
                  <w:spacing w:beforeLines="60" w:afterLines="60"/>
                </w:pPr>
              </w:pPrChange>
            </w:pPr>
          </w:p>
        </w:tc>
        <w:tc>
          <w:tcPr>
            <w:tcW w:w="4568" w:type="dxa"/>
          </w:tcPr>
          <w:p w:rsidR="007C07C1" w:rsidRDefault="007C07C1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757" w:author="Administrator" w:date="2014-02-13T12:54:00Z">
                <w:pPr>
                  <w:spacing w:beforeLines="60" w:afterLines="60"/>
                </w:pPr>
              </w:pPrChange>
            </w:pPr>
          </w:p>
        </w:tc>
      </w:tr>
      <w:tr w:rsidR="000C702C" w:rsidRPr="005A5B1B" w:rsidTr="00AC1AE3">
        <w:tc>
          <w:tcPr>
            <w:tcW w:w="817" w:type="dxa"/>
          </w:tcPr>
          <w:p w:rsidR="007C07C1" w:rsidRDefault="007C07C1" w:rsidP="00703EA0">
            <w:pPr>
              <w:pStyle w:val="a9"/>
              <w:numPr>
                <w:ilvl w:val="0"/>
                <w:numId w:val="42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758" w:author="Administrator" w:date="2014-02-13T12:54:00Z">
                <w:pPr>
                  <w:pStyle w:val="a9"/>
                  <w:numPr>
                    <w:numId w:val="42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711" w:type="dxa"/>
          </w:tcPr>
          <w:p w:rsidR="000C702C" w:rsidRPr="00937C78" w:rsidRDefault="000C702C" w:rsidP="00AC1AE3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proofErr w:type="gramStart"/>
            <w:r w:rsidRPr="00937C78">
              <w:rPr>
                <w:rFonts w:ascii="Arial" w:hAnsi="Arial" w:cs="Arial"/>
                <w:sz w:val="20"/>
                <w:szCs w:val="20"/>
              </w:rPr>
              <w:t>СО</w:t>
            </w:r>
            <w:proofErr w:type="gramEnd"/>
            <w:r w:rsidRPr="00937C78">
              <w:rPr>
                <w:rFonts w:ascii="Arial" w:hAnsi="Arial" w:cs="Arial"/>
                <w:sz w:val="20"/>
                <w:szCs w:val="20"/>
              </w:rPr>
              <w:t xml:space="preserve"> «Персона»</w:t>
            </w:r>
          </w:p>
        </w:tc>
        <w:tc>
          <w:tcPr>
            <w:tcW w:w="1192" w:type="dxa"/>
          </w:tcPr>
          <w:p w:rsidR="007C07C1" w:rsidRDefault="007C07C1" w:rsidP="00D84677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4568" w:type="dxa"/>
          </w:tcPr>
          <w:p w:rsidR="007C07C1" w:rsidRDefault="007C07C1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0C702C" w:rsidRPr="005A5B1B" w:rsidTr="00AC1AE3">
        <w:tc>
          <w:tcPr>
            <w:tcW w:w="817" w:type="dxa"/>
          </w:tcPr>
          <w:p w:rsidR="007C07C1" w:rsidRDefault="007C07C1" w:rsidP="00703EA0">
            <w:pPr>
              <w:pStyle w:val="a9"/>
              <w:numPr>
                <w:ilvl w:val="0"/>
                <w:numId w:val="42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759" w:author="Administrator" w:date="2014-02-13T12:54:00Z">
                <w:pPr>
                  <w:pStyle w:val="a9"/>
                  <w:numPr>
                    <w:numId w:val="42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711" w:type="dxa"/>
          </w:tcPr>
          <w:p w:rsidR="000C702C" w:rsidRPr="00937C78" w:rsidRDefault="000C702C" w:rsidP="00AC1AE3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*обязательное для заполнения поле</w:t>
            </w:r>
          </w:p>
        </w:tc>
        <w:tc>
          <w:tcPr>
            <w:tcW w:w="1192" w:type="dxa"/>
          </w:tcPr>
          <w:p w:rsidR="007C07C1" w:rsidRDefault="007C07C1" w:rsidP="00D84677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4568" w:type="dxa"/>
          </w:tcPr>
          <w:p w:rsidR="007C07C1" w:rsidRDefault="007C07C1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0C702C" w:rsidRPr="005A5B1B" w:rsidTr="00AC1AE3">
        <w:tc>
          <w:tcPr>
            <w:tcW w:w="817" w:type="dxa"/>
          </w:tcPr>
          <w:p w:rsidR="007C07C1" w:rsidRDefault="007C07C1" w:rsidP="00703EA0">
            <w:pPr>
              <w:pStyle w:val="a9"/>
              <w:numPr>
                <w:ilvl w:val="0"/>
                <w:numId w:val="42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760" w:author="Administrator" w:date="2014-02-13T12:54:00Z">
                <w:pPr>
                  <w:pStyle w:val="a9"/>
                  <w:numPr>
                    <w:numId w:val="42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711" w:type="dxa"/>
          </w:tcPr>
          <w:p w:rsidR="000C702C" w:rsidRPr="00937C78" w:rsidRDefault="000C702C" w:rsidP="00AC1AE3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Общая информация</w:t>
            </w:r>
          </w:p>
        </w:tc>
        <w:tc>
          <w:tcPr>
            <w:tcW w:w="1192" w:type="dxa"/>
          </w:tcPr>
          <w:p w:rsidR="000C702C" w:rsidRDefault="000C702C" w:rsidP="00AC1AE3">
            <w:r w:rsidRPr="00937C78">
              <w:rPr>
                <w:rFonts w:ascii="Arial" w:hAnsi="Arial" w:cs="Arial"/>
                <w:sz w:val="20"/>
                <w:szCs w:val="20"/>
              </w:rPr>
              <w:t>Закладка</w:t>
            </w:r>
          </w:p>
        </w:tc>
        <w:tc>
          <w:tcPr>
            <w:tcW w:w="4568" w:type="dxa"/>
          </w:tcPr>
          <w:p w:rsidR="000C702C" w:rsidRPr="00937C78" w:rsidRDefault="000C702C" w:rsidP="00AC1AE3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0C702C" w:rsidRPr="005A5B1B" w:rsidTr="00AC1AE3">
        <w:tc>
          <w:tcPr>
            <w:tcW w:w="817" w:type="dxa"/>
          </w:tcPr>
          <w:p w:rsidR="007C07C1" w:rsidRDefault="007C07C1" w:rsidP="00703EA0">
            <w:pPr>
              <w:pStyle w:val="a9"/>
              <w:numPr>
                <w:ilvl w:val="0"/>
                <w:numId w:val="42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761" w:author="Administrator" w:date="2014-02-13T12:54:00Z">
                <w:pPr>
                  <w:pStyle w:val="a9"/>
                  <w:numPr>
                    <w:numId w:val="42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711" w:type="dxa"/>
          </w:tcPr>
          <w:p w:rsidR="000C702C" w:rsidRPr="00937C78" w:rsidRDefault="000C702C" w:rsidP="00AC1AE3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Личные данные</w:t>
            </w:r>
          </w:p>
        </w:tc>
        <w:tc>
          <w:tcPr>
            <w:tcW w:w="1192" w:type="dxa"/>
          </w:tcPr>
          <w:p w:rsidR="000C702C" w:rsidRDefault="000C702C" w:rsidP="00AC1AE3">
            <w:r w:rsidRPr="00937C78">
              <w:rPr>
                <w:rFonts w:ascii="Arial" w:hAnsi="Arial" w:cs="Arial"/>
                <w:sz w:val="20"/>
                <w:szCs w:val="20"/>
              </w:rPr>
              <w:t>Закладка</w:t>
            </w:r>
          </w:p>
        </w:tc>
        <w:tc>
          <w:tcPr>
            <w:tcW w:w="4568" w:type="dxa"/>
          </w:tcPr>
          <w:p w:rsidR="000C702C" w:rsidRPr="00937C78" w:rsidRDefault="000C702C" w:rsidP="00AC1AE3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0C702C" w:rsidRPr="005A5B1B" w:rsidTr="00AC1AE3">
        <w:tc>
          <w:tcPr>
            <w:tcW w:w="817" w:type="dxa"/>
          </w:tcPr>
          <w:p w:rsidR="007C07C1" w:rsidRDefault="007C07C1" w:rsidP="00703EA0">
            <w:pPr>
              <w:pStyle w:val="a9"/>
              <w:numPr>
                <w:ilvl w:val="0"/>
                <w:numId w:val="42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762" w:author="Administrator" w:date="2014-02-13T12:54:00Z">
                <w:pPr>
                  <w:pStyle w:val="a9"/>
                  <w:numPr>
                    <w:numId w:val="42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711" w:type="dxa"/>
          </w:tcPr>
          <w:p w:rsidR="000C702C" w:rsidRPr="00937C78" w:rsidRDefault="000C702C" w:rsidP="00AC1AE3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Криптография</w:t>
            </w:r>
          </w:p>
        </w:tc>
        <w:tc>
          <w:tcPr>
            <w:tcW w:w="1192" w:type="dxa"/>
          </w:tcPr>
          <w:p w:rsidR="000C702C" w:rsidRDefault="000C702C" w:rsidP="00AC1AE3">
            <w:r w:rsidRPr="00937C78">
              <w:rPr>
                <w:rFonts w:ascii="Arial" w:hAnsi="Arial" w:cs="Arial"/>
                <w:sz w:val="20"/>
                <w:szCs w:val="20"/>
              </w:rPr>
              <w:t>Закладка</w:t>
            </w:r>
          </w:p>
        </w:tc>
        <w:tc>
          <w:tcPr>
            <w:tcW w:w="4568" w:type="dxa"/>
          </w:tcPr>
          <w:p w:rsidR="000C702C" w:rsidRPr="00937C78" w:rsidRDefault="000C702C" w:rsidP="00AC1AE3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0C702C" w:rsidRPr="005A5B1B" w:rsidTr="00AC1AE3">
        <w:tc>
          <w:tcPr>
            <w:tcW w:w="817" w:type="dxa"/>
          </w:tcPr>
          <w:p w:rsidR="007C07C1" w:rsidRDefault="007C07C1" w:rsidP="00703EA0">
            <w:pPr>
              <w:pStyle w:val="a9"/>
              <w:numPr>
                <w:ilvl w:val="0"/>
                <w:numId w:val="42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763" w:author="Administrator" w:date="2014-02-13T12:54:00Z">
                <w:pPr>
                  <w:pStyle w:val="a9"/>
                  <w:numPr>
                    <w:numId w:val="42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711" w:type="dxa"/>
          </w:tcPr>
          <w:p w:rsidR="000C702C" w:rsidRPr="00937C78" w:rsidRDefault="000C702C" w:rsidP="00AC1AE3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Лицензии</w:t>
            </w:r>
          </w:p>
        </w:tc>
        <w:tc>
          <w:tcPr>
            <w:tcW w:w="1192" w:type="dxa"/>
          </w:tcPr>
          <w:p w:rsidR="000C702C" w:rsidRDefault="000C702C" w:rsidP="00AC1AE3">
            <w:r w:rsidRPr="00937C78">
              <w:rPr>
                <w:rFonts w:ascii="Arial" w:hAnsi="Arial" w:cs="Arial"/>
                <w:sz w:val="20"/>
                <w:szCs w:val="20"/>
              </w:rPr>
              <w:t>Закладка</w:t>
            </w:r>
          </w:p>
        </w:tc>
        <w:tc>
          <w:tcPr>
            <w:tcW w:w="4568" w:type="dxa"/>
          </w:tcPr>
          <w:p w:rsidR="000C702C" w:rsidRPr="00937C78" w:rsidRDefault="000C702C" w:rsidP="00AC1AE3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0C702C" w:rsidRPr="005A5B1B" w:rsidTr="00AC1AE3">
        <w:tc>
          <w:tcPr>
            <w:tcW w:w="817" w:type="dxa"/>
          </w:tcPr>
          <w:p w:rsidR="007C07C1" w:rsidRDefault="007C07C1" w:rsidP="00703EA0">
            <w:pPr>
              <w:pStyle w:val="a9"/>
              <w:numPr>
                <w:ilvl w:val="0"/>
                <w:numId w:val="42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764" w:author="Administrator" w:date="2014-02-13T12:54:00Z">
                <w:pPr>
                  <w:pStyle w:val="a9"/>
                  <w:numPr>
                    <w:numId w:val="42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711" w:type="dxa"/>
          </w:tcPr>
          <w:p w:rsidR="000C702C" w:rsidRPr="00937C78" w:rsidRDefault="000C702C" w:rsidP="00AC1AE3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Дополнительно</w:t>
            </w:r>
          </w:p>
        </w:tc>
        <w:tc>
          <w:tcPr>
            <w:tcW w:w="1192" w:type="dxa"/>
          </w:tcPr>
          <w:p w:rsidR="007C07C1" w:rsidRDefault="000C702C" w:rsidP="00D84677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Закладка</w:t>
            </w:r>
          </w:p>
        </w:tc>
        <w:tc>
          <w:tcPr>
            <w:tcW w:w="4568" w:type="dxa"/>
          </w:tcPr>
          <w:p w:rsidR="007C07C1" w:rsidRDefault="007C07C1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0C702C" w:rsidRPr="005A5B1B" w:rsidTr="00AC1AE3">
        <w:tc>
          <w:tcPr>
            <w:tcW w:w="817" w:type="dxa"/>
          </w:tcPr>
          <w:p w:rsidR="007C07C1" w:rsidRDefault="007C07C1" w:rsidP="00703EA0">
            <w:pPr>
              <w:pStyle w:val="a9"/>
              <w:numPr>
                <w:ilvl w:val="0"/>
                <w:numId w:val="42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765" w:author="Administrator" w:date="2014-02-13T12:54:00Z">
                <w:pPr>
                  <w:pStyle w:val="a9"/>
                  <w:numPr>
                    <w:numId w:val="42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711" w:type="dxa"/>
          </w:tcPr>
          <w:p w:rsidR="000C702C" w:rsidRPr="00937C78" w:rsidRDefault="000C702C" w:rsidP="00AC1AE3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ФИО</w:t>
            </w:r>
          </w:p>
        </w:tc>
        <w:tc>
          <w:tcPr>
            <w:tcW w:w="1192" w:type="dxa"/>
          </w:tcPr>
          <w:p w:rsidR="000C702C" w:rsidRDefault="000C702C" w:rsidP="00AC1AE3"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4568" w:type="dxa"/>
          </w:tcPr>
          <w:p w:rsidR="000C702C" w:rsidRPr="008A3FE0" w:rsidRDefault="000C702C" w:rsidP="00AC1AE3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$.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US"/>
              </w:rPr>
              <w:t>LastName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n-US"/>
              </w:rPr>
              <w:t>, $.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US"/>
              </w:rPr>
              <w:t>FirstName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n-US"/>
              </w:rPr>
              <w:t>, $.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US"/>
              </w:rPr>
              <w:t>MiddleName</w:t>
            </w:r>
            <w:proofErr w:type="spellEnd"/>
          </w:p>
        </w:tc>
      </w:tr>
      <w:tr w:rsidR="000C702C" w:rsidRPr="005A5B1B" w:rsidTr="00AC1AE3">
        <w:tc>
          <w:tcPr>
            <w:tcW w:w="817" w:type="dxa"/>
          </w:tcPr>
          <w:p w:rsidR="007C07C1" w:rsidRDefault="007C07C1" w:rsidP="00703EA0">
            <w:pPr>
              <w:pStyle w:val="a9"/>
              <w:numPr>
                <w:ilvl w:val="0"/>
                <w:numId w:val="42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766" w:author="Administrator" w:date="2014-02-13T12:54:00Z">
                <w:pPr>
                  <w:pStyle w:val="a9"/>
                  <w:numPr>
                    <w:numId w:val="42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711" w:type="dxa"/>
          </w:tcPr>
          <w:p w:rsidR="000C702C" w:rsidRPr="00937C78" w:rsidRDefault="000C702C" w:rsidP="00AC1AE3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Дополнение для однофамильцев</w:t>
            </w:r>
          </w:p>
        </w:tc>
        <w:tc>
          <w:tcPr>
            <w:tcW w:w="1192" w:type="dxa"/>
          </w:tcPr>
          <w:p w:rsidR="000C702C" w:rsidRDefault="000C702C" w:rsidP="00AC1AE3"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4568" w:type="dxa"/>
          </w:tcPr>
          <w:p w:rsidR="000C702C" w:rsidRPr="00937C78" w:rsidRDefault="000C702C" w:rsidP="00AC1AE3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не поддерживаем</w:t>
            </w:r>
          </w:p>
        </w:tc>
      </w:tr>
      <w:tr w:rsidR="000C702C" w:rsidRPr="005A5B1B" w:rsidTr="00AC1AE3">
        <w:tc>
          <w:tcPr>
            <w:tcW w:w="817" w:type="dxa"/>
          </w:tcPr>
          <w:p w:rsidR="007C07C1" w:rsidRDefault="007C07C1" w:rsidP="00703EA0">
            <w:pPr>
              <w:pStyle w:val="a9"/>
              <w:numPr>
                <w:ilvl w:val="0"/>
                <w:numId w:val="42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767" w:author="Administrator" w:date="2014-02-13T12:54:00Z">
                <w:pPr>
                  <w:pStyle w:val="a9"/>
                  <w:numPr>
                    <w:numId w:val="42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711" w:type="dxa"/>
          </w:tcPr>
          <w:p w:rsidR="000C702C" w:rsidRPr="00937C78" w:rsidRDefault="000C702C" w:rsidP="00AC1AE3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Табельный номер</w:t>
            </w:r>
          </w:p>
        </w:tc>
        <w:tc>
          <w:tcPr>
            <w:tcW w:w="1192" w:type="dxa"/>
          </w:tcPr>
          <w:p w:rsidR="000C702C" w:rsidRDefault="000C702C" w:rsidP="00AC1AE3"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4568" w:type="dxa"/>
          </w:tcPr>
          <w:p w:rsidR="000C702C" w:rsidRPr="008A3FE0" w:rsidRDefault="000C702C" w:rsidP="00AC1AE3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$.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US"/>
              </w:rPr>
              <w:t>TabNum</w:t>
            </w:r>
            <w:proofErr w:type="spellEnd"/>
          </w:p>
        </w:tc>
      </w:tr>
      <w:tr w:rsidR="000C702C" w:rsidRPr="005A5B1B" w:rsidTr="00AC1AE3">
        <w:tc>
          <w:tcPr>
            <w:tcW w:w="817" w:type="dxa"/>
          </w:tcPr>
          <w:p w:rsidR="007C07C1" w:rsidRDefault="007C07C1" w:rsidP="00703EA0">
            <w:pPr>
              <w:pStyle w:val="a9"/>
              <w:numPr>
                <w:ilvl w:val="0"/>
                <w:numId w:val="42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768" w:author="Administrator" w:date="2014-02-13T12:54:00Z">
                <w:pPr>
                  <w:pStyle w:val="a9"/>
                  <w:numPr>
                    <w:numId w:val="42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711" w:type="dxa"/>
          </w:tcPr>
          <w:p w:rsidR="000C702C" w:rsidRPr="00937C78" w:rsidRDefault="000C702C" w:rsidP="00AC1AE3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 xml:space="preserve">Имя в </w:t>
            </w:r>
            <w:r w:rsidRPr="00937C78">
              <w:rPr>
                <w:rFonts w:ascii="Arial" w:hAnsi="Arial" w:cs="Arial"/>
                <w:sz w:val="20"/>
                <w:szCs w:val="20"/>
                <w:lang w:val="en-US"/>
              </w:rPr>
              <w:t>Notes</w:t>
            </w:r>
          </w:p>
        </w:tc>
        <w:tc>
          <w:tcPr>
            <w:tcW w:w="1192" w:type="dxa"/>
          </w:tcPr>
          <w:p w:rsidR="000C702C" w:rsidRDefault="000C702C" w:rsidP="00AC1AE3"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4568" w:type="dxa"/>
          </w:tcPr>
          <w:p w:rsidR="000C702C" w:rsidRPr="008A3FE0" w:rsidRDefault="000C702C" w:rsidP="00AC1AE3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$.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US"/>
              </w:rPr>
              <w:t>PlatformPerson.Login</w:t>
            </w:r>
            <w:proofErr w:type="spellEnd"/>
          </w:p>
        </w:tc>
      </w:tr>
      <w:tr w:rsidR="000C702C" w:rsidRPr="005A5B1B" w:rsidTr="00AC1AE3">
        <w:tc>
          <w:tcPr>
            <w:tcW w:w="817" w:type="dxa"/>
          </w:tcPr>
          <w:p w:rsidR="007C07C1" w:rsidRDefault="007C07C1" w:rsidP="00703EA0">
            <w:pPr>
              <w:pStyle w:val="a9"/>
              <w:numPr>
                <w:ilvl w:val="0"/>
                <w:numId w:val="42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769" w:author="Administrator" w:date="2014-02-13T12:54:00Z">
                <w:pPr>
                  <w:pStyle w:val="a9"/>
                  <w:numPr>
                    <w:numId w:val="42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711" w:type="dxa"/>
          </w:tcPr>
          <w:p w:rsidR="007C07C1" w:rsidRDefault="000C702C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770" w:author="Administrator" w:date="2014-02-13T12:54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Отправлять уведомления</w:t>
            </w:r>
          </w:p>
        </w:tc>
        <w:tc>
          <w:tcPr>
            <w:tcW w:w="1192" w:type="dxa"/>
          </w:tcPr>
          <w:p w:rsidR="000C702C" w:rsidRDefault="000C702C" w:rsidP="00AC1AE3"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4568" w:type="dxa"/>
          </w:tcPr>
          <w:p w:rsidR="000C702C" w:rsidRPr="008A3FE0" w:rsidRDefault="000C702C" w:rsidP="00AC1AE3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$.</w:t>
            </w:r>
            <w:proofErr w:type="spellStart"/>
            <w:r w:rsidRPr="008A3FE0">
              <w:rPr>
                <w:rFonts w:ascii="Arial" w:hAnsi="Arial" w:cs="Arial"/>
                <w:sz w:val="20"/>
                <w:szCs w:val="20"/>
                <w:lang w:val="en-US"/>
              </w:rPr>
              <w:t>IsSelfNotify</w:t>
            </w:r>
            <w:proofErr w:type="spellEnd"/>
          </w:p>
        </w:tc>
      </w:tr>
      <w:tr w:rsidR="000C702C" w:rsidRPr="005A5B1B" w:rsidTr="00AC1AE3">
        <w:tc>
          <w:tcPr>
            <w:tcW w:w="817" w:type="dxa"/>
          </w:tcPr>
          <w:p w:rsidR="007C07C1" w:rsidRDefault="007C07C1" w:rsidP="00703EA0">
            <w:pPr>
              <w:pStyle w:val="a9"/>
              <w:numPr>
                <w:ilvl w:val="0"/>
                <w:numId w:val="42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771" w:author="Administrator" w:date="2014-02-13T12:54:00Z">
                <w:pPr>
                  <w:pStyle w:val="a9"/>
                  <w:numPr>
                    <w:numId w:val="42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711" w:type="dxa"/>
          </w:tcPr>
          <w:p w:rsidR="007C07C1" w:rsidRDefault="000C702C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772" w:author="Administrator" w:date="2014-02-13T12:54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 xml:space="preserve">Почтовый адрес в </w:t>
            </w:r>
            <w:proofErr w:type="spellStart"/>
            <w:r w:rsidRPr="00937C78">
              <w:rPr>
                <w:rFonts w:ascii="Arial" w:hAnsi="Arial" w:cs="Arial"/>
                <w:sz w:val="20"/>
                <w:szCs w:val="20"/>
                <w:lang w:val="en-US"/>
              </w:rPr>
              <w:t>MSExchange</w:t>
            </w:r>
            <w:proofErr w:type="spellEnd"/>
          </w:p>
        </w:tc>
        <w:tc>
          <w:tcPr>
            <w:tcW w:w="1192" w:type="dxa"/>
          </w:tcPr>
          <w:p w:rsidR="000C702C" w:rsidRDefault="000C702C" w:rsidP="00AC1AE3"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4568" w:type="dxa"/>
          </w:tcPr>
          <w:p w:rsidR="000C702C" w:rsidRPr="008A3FE0" w:rsidRDefault="000C702C" w:rsidP="00AC1AE3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$.</w:t>
            </w:r>
            <w:r>
              <w:t xml:space="preserve"> </w:t>
            </w:r>
            <w:proofErr w:type="spellStart"/>
            <w:r w:rsidRPr="008A3FE0">
              <w:rPr>
                <w:rFonts w:ascii="Arial" w:hAnsi="Arial" w:cs="Arial"/>
                <w:sz w:val="20"/>
                <w:szCs w:val="20"/>
                <w:lang w:val="en-US"/>
              </w:rPr>
              <w:t>ExchangeAccount</w:t>
            </w:r>
            <w:proofErr w:type="spellEnd"/>
          </w:p>
        </w:tc>
      </w:tr>
      <w:tr w:rsidR="000C702C" w:rsidRPr="005A5B1B" w:rsidTr="00AC1AE3">
        <w:tc>
          <w:tcPr>
            <w:tcW w:w="817" w:type="dxa"/>
          </w:tcPr>
          <w:p w:rsidR="007C07C1" w:rsidRDefault="007C07C1" w:rsidP="00703EA0">
            <w:pPr>
              <w:pStyle w:val="a9"/>
              <w:numPr>
                <w:ilvl w:val="0"/>
                <w:numId w:val="42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773" w:author="Administrator" w:date="2014-02-13T12:54:00Z">
                <w:pPr>
                  <w:pStyle w:val="a9"/>
                  <w:numPr>
                    <w:numId w:val="42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711" w:type="dxa"/>
          </w:tcPr>
          <w:p w:rsidR="007C07C1" w:rsidRDefault="000C702C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774" w:author="Administrator" w:date="2014-02-13T12:54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Телефон</w:t>
            </w:r>
          </w:p>
        </w:tc>
        <w:tc>
          <w:tcPr>
            <w:tcW w:w="1192" w:type="dxa"/>
          </w:tcPr>
          <w:p w:rsidR="000C702C" w:rsidRDefault="000C702C" w:rsidP="00AC1AE3"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4568" w:type="dxa"/>
            <w:vMerge w:val="restart"/>
          </w:tcPr>
          <w:p w:rsidR="000C702C" w:rsidRPr="00A43663" w:rsidRDefault="000C702C" w:rsidP="00AC1AE3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</w:rPr>
              <w:t>обратно</w:t>
            </w:r>
            <w:r w:rsidRPr="00A43663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связанные</w:t>
            </w:r>
          </w:p>
          <w:p w:rsidR="000C702C" w:rsidRDefault="000C702C" w:rsidP="00AC1AE3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proofErr w:type="spellStart"/>
            <w:r w:rsidRPr="00A43663">
              <w:rPr>
                <w:rFonts w:ascii="Arial" w:hAnsi="Arial" w:cs="Arial"/>
                <w:sz w:val="20"/>
                <w:szCs w:val="20"/>
                <w:lang w:val="en-US"/>
              </w:rPr>
              <w:t>SO_AddressData_Person</w:t>
            </w:r>
            <w:proofErr w:type="spellEnd"/>
          </w:p>
          <w:p w:rsidR="000C702C" w:rsidRDefault="000C702C" w:rsidP="00AC1AE3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proofErr w:type="spellStart"/>
            <w:r w:rsidRPr="00A43663">
              <w:rPr>
                <w:rFonts w:ascii="Arial" w:hAnsi="Arial" w:cs="Arial"/>
                <w:sz w:val="20"/>
                <w:szCs w:val="20"/>
                <w:lang w:val="en-US"/>
              </w:rPr>
              <w:t>SO_IM_Person</w:t>
            </w:r>
            <w:proofErr w:type="spellEnd"/>
          </w:p>
          <w:p w:rsidR="000C702C" w:rsidRDefault="000C702C" w:rsidP="00AC1AE3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proofErr w:type="spellStart"/>
            <w:r w:rsidRPr="00A43663">
              <w:rPr>
                <w:rFonts w:ascii="Arial" w:hAnsi="Arial" w:cs="Arial"/>
                <w:sz w:val="20"/>
                <w:szCs w:val="20"/>
                <w:lang w:val="en-US"/>
              </w:rPr>
              <w:t>SO_Phone_Person_H</w:t>
            </w:r>
            <w:proofErr w:type="spellEnd"/>
          </w:p>
          <w:p w:rsidR="000C702C" w:rsidRDefault="000C702C" w:rsidP="00AC1AE3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proofErr w:type="spellStart"/>
            <w:r w:rsidRPr="00A43663">
              <w:rPr>
                <w:rFonts w:ascii="Arial" w:hAnsi="Arial" w:cs="Arial"/>
                <w:sz w:val="20"/>
                <w:szCs w:val="20"/>
                <w:lang w:val="en-US"/>
              </w:rPr>
              <w:t>SO_Phone_Person_M</w:t>
            </w:r>
            <w:proofErr w:type="spellEnd"/>
          </w:p>
          <w:p w:rsidR="000C702C" w:rsidRDefault="000C702C" w:rsidP="00AC1AE3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proofErr w:type="spellStart"/>
            <w:r w:rsidRPr="00A43663">
              <w:rPr>
                <w:rFonts w:ascii="Arial" w:hAnsi="Arial" w:cs="Arial"/>
                <w:sz w:val="20"/>
                <w:szCs w:val="20"/>
                <w:lang w:val="en-US"/>
              </w:rPr>
              <w:t>SO_Phone_Person_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W</w:t>
            </w:r>
            <w:proofErr w:type="spellEnd"/>
          </w:p>
          <w:p w:rsidR="000C702C" w:rsidRDefault="000C702C" w:rsidP="00AC1AE3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proofErr w:type="spellStart"/>
            <w:r w:rsidRPr="00A43663">
              <w:rPr>
                <w:rFonts w:ascii="Arial" w:hAnsi="Arial" w:cs="Arial"/>
                <w:sz w:val="20"/>
                <w:szCs w:val="20"/>
                <w:lang w:val="en-US"/>
              </w:rPr>
              <w:t>SO_Email_Person</w:t>
            </w:r>
            <w:proofErr w:type="spellEnd"/>
          </w:p>
          <w:p w:rsidR="000C702C" w:rsidRPr="00937C78" w:rsidRDefault="000C702C" w:rsidP="00AC1AE3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A43663">
              <w:rPr>
                <w:rFonts w:ascii="Arial" w:hAnsi="Arial" w:cs="Arial"/>
                <w:sz w:val="20"/>
                <w:szCs w:val="20"/>
                <w:lang w:val="en-US"/>
              </w:rPr>
              <w:t>SO_Fax_Person</w:t>
            </w:r>
            <w:proofErr w:type="spellEnd"/>
          </w:p>
        </w:tc>
      </w:tr>
      <w:tr w:rsidR="000C702C" w:rsidRPr="005A5B1B" w:rsidTr="00AC1AE3">
        <w:tc>
          <w:tcPr>
            <w:tcW w:w="817" w:type="dxa"/>
          </w:tcPr>
          <w:p w:rsidR="007C07C1" w:rsidRDefault="007C07C1" w:rsidP="00703EA0">
            <w:pPr>
              <w:pStyle w:val="a9"/>
              <w:numPr>
                <w:ilvl w:val="0"/>
                <w:numId w:val="42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775" w:author="Administrator" w:date="2014-02-13T12:54:00Z">
                <w:pPr>
                  <w:pStyle w:val="a9"/>
                  <w:numPr>
                    <w:numId w:val="42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711" w:type="dxa"/>
          </w:tcPr>
          <w:p w:rsidR="007C07C1" w:rsidRDefault="000C702C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776" w:author="Administrator" w:date="2014-02-13T12:54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Мобильный телефон</w:t>
            </w:r>
          </w:p>
        </w:tc>
        <w:tc>
          <w:tcPr>
            <w:tcW w:w="1192" w:type="dxa"/>
          </w:tcPr>
          <w:p w:rsidR="000C702C" w:rsidRDefault="000C702C" w:rsidP="00AC1AE3"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4568" w:type="dxa"/>
            <w:vMerge/>
          </w:tcPr>
          <w:p w:rsidR="000C702C" w:rsidRPr="00937C78" w:rsidRDefault="000C702C" w:rsidP="00AC1AE3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0C702C" w:rsidRPr="005A5B1B" w:rsidTr="00AC1AE3">
        <w:tc>
          <w:tcPr>
            <w:tcW w:w="817" w:type="dxa"/>
          </w:tcPr>
          <w:p w:rsidR="007C07C1" w:rsidRDefault="007C07C1" w:rsidP="00703EA0">
            <w:pPr>
              <w:pStyle w:val="a9"/>
              <w:numPr>
                <w:ilvl w:val="0"/>
                <w:numId w:val="42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777" w:author="Administrator" w:date="2014-02-13T12:54:00Z">
                <w:pPr>
                  <w:pStyle w:val="a9"/>
                  <w:numPr>
                    <w:numId w:val="42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711" w:type="dxa"/>
          </w:tcPr>
          <w:p w:rsidR="007C07C1" w:rsidRDefault="000C702C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778" w:author="Administrator" w:date="2014-02-13T12:54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  <w:lang w:val="en-US"/>
              </w:rPr>
              <w:t>E-mail</w:t>
            </w:r>
          </w:p>
        </w:tc>
        <w:tc>
          <w:tcPr>
            <w:tcW w:w="1192" w:type="dxa"/>
          </w:tcPr>
          <w:p w:rsidR="000C702C" w:rsidRDefault="000C702C" w:rsidP="00AC1AE3"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4568" w:type="dxa"/>
            <w:vMerge/>
          </w:tcPr>
          <w:p w:rsidR="000C702C" w:rsidRPr="00937C78" w:rsidRDefault="000C702C" w:rsidP="00AC1AE3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0C702C" w:rsidRPr="005A5B1B" w:rsidTr="00AC1AE3">
        <w:tc>
          <w:tcPr>
            <w:tcW w:w="817" w:type="dxa"/>
          </w:tcPr>
          <w:p w:rsidR="007C07C1" w:rsidRDefault="007C07C1" w:rsidP="00703EA0">
            <w:pPr>
              <w:pStyle w:val="a9"/>
              <w:numPr>
                <w:ilvl w:val="0"/>
                <w:numId w:val="42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779" w:author="Administrator" w:date="2014-02-13T12:54:00Z">
                <w:pPr>
                  <w:pStyle w:val="a9"/>
                  <w:numPr>
                    <w:numId w:val="42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711" w:type="dxa"/>
          </w:tcPr>
          <w:p w:rsidR="007C07C1" w:rsidRDefault="000C702C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780" w:author="Administrator" w:date="2014-02-13T12:54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Здание (корпус, сектор)</w:t>
            </w:r>
          </w:p>
        </w:tc>
        <w:tc>
          <w:tcPr>
            <w:tcW w:w="1192" w:type="dxa"/>
          </w:tcPr>
          <w:p w:rsidR="000C702C" w:rsidRDefault="000C702C" w:rsidP="00AC1AE3"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4568" w:type="dxa"/>
            <w:vMerge/>
          </w:tcPr>
          <w:p w:rsidR="000C702C" w:rsidRPr="00937C78" w:rsidRDefault="000C702C" w:rsidP="00AC1AE3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0C702C" w:rsidRPr="005A5B1B" w:rsidTr="00AC1AE3">
        <w:tc>
          <w:tcPr>
            <w:tcW w:w="817" w:type="dxa"/>
          </w:tcPr>
          <w:p w:rsidR="007C07C1" w:rsidRDefault="007C07C1" w:rsidP="00703EA0">
            <w:pPr>
              <w:pStyle w:val="a9"/>
              <w:numPr>
                <w:ilvl w:val="0"/>
                <w:numId w:val="42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781" w:author="Administrator" w:date="2014-02-13T12:54:00Z">
                <w:pPr>
                  <w:pStyle w:val="a9"/>
                  <w:numPr>
                    <w:numId w:val="42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711" w:type="dxa"/>
          </w:tcPr>
          <w:p w:rsidR="007C07C1" w:rsidRDefault="000C702C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782" w:author="Administrator" w:date="2014-02-13T12:54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Комната</w:t>
            </w:r>
          </w:p>
        </w:tc>
        <w:tc>
          <w:tcPr>
            <w:tcW w:w="1192" w:type="dxa"/>
          </w:tcPr>
          <w:p w:rsidR="000C702C" w:rsidRDefault="000C702C" w:rsidP="00AC1AE3"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4568" w:type="dxa"/>
            <w:vMerge/>
          </w:tcPr>
          <w:p w:rsidR="000C702C" w:rsidRPr="00937C78" w:rsidRDefault="000C702C" w:rsidP="00AC1AE3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0C702C" w:rsidRPr="005A5B1B" w:rsidTr="00AC1AE3">
        <w:tc>
          <w:tcPr>
            <w:tcW w:w="817" w:type="dxa"/>
          </w:tcPr>
          <w:p w:rsidR="007C07C1" w:rsidRDefault="007C07C1" w:rsidP="00703EA0">
            <w:pPr>
              <w:pStyle w:val="a9"/>
              <w:numPr>
                <w:ilvl w:val="0"/>
                <w:numId w:val="42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783" w:author="Administrator" w:date="2014-02-13T12:54:00Z">
                <w:pPr>
                  <w:pStyle w:val="a9"/>
                  <w:numPr>
                    <w:numId w:val="42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711" w:type="dxa"/>
          </w:tcPr>
          <w:p w:rsidR="007C07C1" w:rsidRDefault="000C702C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784" w:author="Administrator" w:date="2014-02-13T12:54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Назначения на штатные единицы</w:t>
            </w:r>
          </w:p>
        </w:tc>
        <w:tc>
          <w:tcPr>
            <w:tcW w:w="1192" w:type="dxa"/>
          </w:tcPr>
          <w:p w:rsidR="000C702C" w:rsidRPr="00937C78" w:rsidRDefault="000C702C" w:rsidP="00AC1AE3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4568" w:type="dxa"/>
            <w:vMerge w:val="restart"/>
          </w:tcPr>
          <w:p w:rsidR="000C702C" w:rsidRPr="00937C78" w:rsidRDefault="000C702C" w:rsidP="00AC1AE3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отображаем активные назначения (</w:t>
            </w:r>
            <w:r w:rsidRPr="008A3FE0">
              <w:rPr>
                <w:rFonts w:ascii="Arial" w:hAnsi="Arial" w:cs="Arial"/>
                <w:sz w:val="20"/>
                <w:szCs w:val="20"/>
              </w:rPr>
              <w:t>$&lt;-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SO</w:t>
            </w:r>
            <w:r w:rsidRPr="008A3FE0">
              <w:rPr>
                <w:rFonts w:ascii="Arial" w:hAnsi="Arial" w:cs="Arial"/>
                <w:sz w:val="20"/>
                <w:szCs w:val="20"/>
              </w:rPr>
              <w:t>_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Appointment</w:t>
            </w:r>
            <w:r w:rsidRPr="008A3FE0">
              <w:rPr>
                <w:rFonts w:ascii="Arial" w:hAnsi="Arial" w:cs="Arial"/>
                <w:sz w:val="20"/>
                <w:szCs w:val="20"/>
              </w:rPr>
              <w:t>.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Person</w:t>
            </w:r>
            <w:r>
              <w:rPr>
                <w:rFonts w:ascii="Arial" w:hAnsi="Arial" w:cs="Arial"/>
                <w:sz w:val="20"/>
                <w:szCs w:val="20"/>
              </w:rPr>
              <w:t>)</w:t>
            </w:r>
          </w:p>
        </w:tc>
      </w:tr>
      <w:tr w:rsidR="000C702C" w:rsidRPr="005A5B1B" w:rsidTr="00AC1AE3">
        <w:tc>
          <w:tcPr>
            <w:tcW w:w="817" w:type="dxa"/>
          </w:tcPr>
          <w:p w:rsidR="007C07C1" w:rsidRDefault="007C07C1" w:rsidP="00703EA0">
            <w:pPr>
              <w:pStyle w:val="a9"/>
              <w:numPr>
                <w:ilvl w:val="0"/>
                <w:numId w:val="42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785" w:author="Administrator" w:date="2014-02-13T12:54:00Z">
                <w:pPr>
                  <w:pStyle w:val="a9"/>
                  <w:numPr>
                    <w:numId w:val="42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711" w:type="dxa"/>
          </w:tcPr>
          <w:p w:rsidR="007C07C1" w:rsidRDefault="000C702C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786" w:author="Administrator" w:date="2014-02-13T12:54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Должность</w:t>
            </w:r>
          </w:p>
        </w:tc>
        <w:tc>
          <w:tcPr>
            <w:tcW w:w="1192" w:type="dxa"/>
          </w:tcPr>
          <w:p w:rsidR="000C702C" w:rsidRPr="00937C78" w:rsidRDefault="000C702C" w:rsidP="00AC1AE3">
            <w:pPr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Колонка таблицы</w:t>
            </w:r>
          </w:p>
        </w:tc>
        <w:tc>
          <w:tcPr>
            <w:tcW w:w="4568" w:type="dxa"/>
            <w:vMerge/>
          </w:tcPr>
          <w:p w:rsidR="000C702C" w:rsidRPr="00937C78" w:rsidRDefault="000C702C" w:rsidP="00AC1AE3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0C702C" w:rsidRPr="005A5B1B" w:rsidTr="00AC1AE3">
        <w:tc>
          <w:tcPr>
            <w:tcW w:w="817" w:type="dxa"/>
          </w:tcPr>
          <w:p w:rsidR="007C07C1" w:rsidRDefault="007C07C1" w:rsidP="00703EA0">
            <w:pPr>
              <w:pStyle w:val="a9"/>
              <w:numPr>
                <w:ilvl w:val="0"/>
                <w:numId w:val="42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787" w:author="Administrator" w:date="2014-02-13T12:54:00Z">
                <w:pPr>
                  <w:pStyle w:val="a9"/>
                  <w:numPr>
                    <w:numId w:val="42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711" w:type="dxa"/>
          </w:tcPr>
          <w:p w:rsidR="007C07C1" w:rsidRDefault="000C702C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788" w:author="Administrator" w:date="2014-02-13T12:54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 xml:space="preserve">Подразделение / </w:t>
            </w:r>
            <w:proofErr w:type="spellStart"/>
            <w:r w:rsidRPr="00937C78">
              <w:rPr>
                <w:rFonts w:ascii="Arial" w:hAnsi="Arial" w:cs="Arial"/>
                <w:sz w:val="20"/>
                <w:szCs w:val="20"/>
              </w:rPr>
              <w:t>вышест</w:t>
            </w:r>
            <w:proofErr w:type="spellEnd"/>
            <w:r w:rsidRPr="00937C78">
              <w:rPr>
                <w:rFonts w:ascii="Arial" w:hAnsi="Arial" w:cs="Arial"/>
                <w:sz w:val="20"/>
                <w:szCs w:val="20"/>
              </w:rPr>
              <w:t>. РВЗ</w:t>
            </w:r>
          </w:p>
        </w:tc>
        <w:tc>
          <w:tcPr>
            <w:tcW w:w="1192" w:type="dxa"/>
          </w:tcPr>
          <w:p w:rsidR="000C702C" w:rsidRPr="00937C78" w:rsidRDefault="000C702C" w:rsidP="00AC1AE3">
            <w:pPr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Колонка таблицы</w:t>
            </w:r>
          </w:p>
        </w:tc>
        <w:tc>
          <w:tcPr>
            <w:tcW w:w="4568" w:type="dxa"/>
            <w:vMerge/>
          </w:tcPr>
          <w:p w:rsidR="000C702C" w:rsidRPr="00937C78" w:rsidRDefault="000C702C" w:rsidP="00AC1AE3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0C702C" w:rsidRPr="005A5B1B" w:rsidTr="00AC1AE3">
        <w:tc>
          <w:tcPr>
            <w:tcW w:w="817" w:type="dxa"/>
          </w:tcPr>
          <w:p w:rsidR="007C07C1" w:rsidRDefault="007C07C1" w:rsidP="00703EA0">
            <w:pPr>
              <w:pStyle w:val="a9"/>
              <w:numPr>
                <w:ilvl w:val="0"/>
                <w:numId w:val="42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789" w:author="Administrator" w:date="2014-02-13T12:54:00Z">
                <w:pPr>
                  <w:pStyle w:val="a9"/>
                  <w:numPr>
                    <w:numId w:val="42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711" w:type="dxa"/>
          </w:tcPr>
          <w:p w:rsidR="007C07C1" w:rsidRDefault="000C702C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790" w:author="Administrator" w:date="2014-02-13T12:54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Специальные настройки</w:t>
            </w:r>
          </w:p>
        </w:tc>
        <w:tc>
          <w:tcPr>
            <w:tcW w:w="1192" w:type="dxa"/>
          </w:tcPr>
          <w:p w:rsidR="007C07C1" w:rsidRDefault="000C702C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791" w:author="Administrator" w:date="2014-02-13T12:54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Категория</w:t>
            </w:r>
          </w:p>
        </w:tc>
        <w:tc>
          <w:tcPr>
            <w:tcW w:w="4568" w:type="dxa"/>
          </w:tcPr>
          <w:p w:rsidR="007C07C1" w:rsidRDefault="007C07C1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792" w:author="Administrator" w:date="2014-02-13T12:54:00Z">
                <w:pPr>
                  <w:spacing w:beforeLines="60" w:afterLines="60"/>
                </w:pPr>
              </w:pPrChange>
            </w:pPr>
          </w:p>
        </w:tc>
      </w:tr>
      <w:tr w:rsidR="000C702C" w:rsidRPr="005A5B1B" w:rsidTr="00AC1AE3">
        <w:tc>
          <w:tcPr>
            <w:tcW w:w="817" w:type="dxa"/>
          </w:tcPr>
          <w:p w:rsidR="007C07C1" w:rsidRDefault="007C07C1" w:rsidP="00703EA0">
            <w:pPr>
              <w:pStyle w:val="a9"/>
              <w:numPr>
                <w:ilvl w:val="0"/>
                <w:numId w:val="42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793" w:author="Administrator" w:date="2014-02-13T12:54:00Z">
                <w:pPr>
                  <w:pStyle w:val="a9"/>
                  <w:numPr>
                    <w:numId w:val="42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711" w:type="dxa"/>
          </w:tcPr>
          <w:p w:rsidR="007C07C1" w:rsidRDefault="000C702C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794" w:author="Administrator" w:date="2014-02-13T12:54:00Z">
                <w:pPr>
                  <w:spacing w:beforeLines="60" w:afterLines="60"/>
                </w:pPr>
              </w:pPrChange>
            </w:pPr>
            <w:proofErr w:type="gramStart"/>
            <w:r w:rsidRPr="00937C78">
              <w:rPr>
                <w:rFonts w:ascii="Arial" w:hAnsi="Arial" w:cs="Arial"/>
                <w:sz w:val="20"/>
                <w:szCs w:val="20"/>
              </w:rPr>
              <w:t>Создан</w:t>
            </w:r>
            <w:proofErr w:type="gramEnd"/>
          </w:p>
        </w:tc>
        <w:tc>
          <w:tcPr>
            <w:tcW w:w="1192" w:type="dxa"/>
          </w:tcPr>
          <w:p w:rsidR="007C07C1" w:rsidRDefault="000C702C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795" w:author="Administrator" w:date="2014-02-13T12:54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4568" w:type="dxa"/>
          </w:tcPr>
          <w:p w:rsidR="007C07C1" w:rsidRDefault="000C702C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  <w:lang w:val="en-US"/>
              </w:rPr>
              <w:pPrChange w:id="1796" w:author="Administrator" w:date="2014-02-13T12:54:00Z">
                <w:pPr>
                  <w:spacing w:beforeLines="60" w:afterLines="60"/>
                </w:pPr>
              </w:pPrChange>
            </w:pPr>
            <w:r w:rsidRPr="008873E4">
              <w:rPr>
                <w:rFonts w:ascii="Arial" w:hAnsi="Arial" w:cs="Arial"/>
                <w:sz w:val="20"/>
                <w:szCs w:val="20"/>
              </w:rPr>
              <w:t>$.$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created</w:t>
            </w:r>
          </w:p>
        </w:tc>
      </w:tr>
      <w:tr w:rsidR="000C702C" w:rsidRPr="005A5B1B" w:rsidTr="00AC1AE3">
        <w:tc>
          <w:tcPr>
            <w:tcW w:w="817" w:type="dxa"/>
          </w:tcPr>
          <w:p w:rsidR="007C07C1" w:rsidRDefault="007C07C1" w:rsidP="00703EA0">
            <w:pPr>
              <w:pStyle w:val="a9"/>
              <w:numPr>
                <w:ilvl w:val="0"/>
                <w:numId w:val="42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797" w:author="Administrator" w:date="2014-02-13T12:54:00Z">
                <w:pPr>
                  <w:pStyle w:val="a9"/>
                  <w:numPr>
                    <w:numId w:val="42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711" w:type="dxa"/>
          </w:tcPr>
          <w:p w:rsidR="007C07C1" w:rsidRDefault="000C702C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798" w:author="Administrator" w:date="2014-02-13T12:54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Модифицирован</w:t>
            </w:r>
          </w:p>
        </w:tc>
        <w:tc>
          <w:tcPr>
            <w:tcW w:w="1192" w:type="dxa"/>
          </w:tcPr>
          <w:p w:rsidR="007C07C1" w:rsidRDefault="000C702C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799" w:author="Administrator" w:date="2014-02-13T12:54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4568" w:type="dxa"/>
          </w:tcPr>
          <w:p w:rsidR="007C07C1" w:rsidRDefault="000C702C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  <w:lang w:val="en-US"/>
              </w:rPr>
              <w:pPrChange w:id="1800" w:author="Administrator" w:date="2014-02-13T12:54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$.$modified</w:t>
            </w:r>
          </w:p>
        </w:tc>
      </w:tr>
      <w:tr w:rsidR="000C702C" w:rsidRPr="005A5B1B" w:rsidTr="00AC1AE3">
        <w:tc>
          <w:tcPr>
            <w:tcW w:w="817" w:type="dxa"/>
          </w:tcPr>
          <w:p w:rsidR="007C07C1" w:rsidRDefault="007C07C1" w:rsidP="00703EA0">
            <w:pPr>
              <w:pStyle w:val="a9"/>
              <w:numPr>
                <w:ilvl w:val="0"/>
                <w:numId w:val="42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801" w:author="Administrator" w:date="2014-02-13T12:54:00Z">
                <w:pPr>
                  <w:pStyle w:val="a9"/>
                  <w:numPr>
                    <w:numId w:val="42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711" w:type="dxa"/>
          </w:tcPr>
          <w:p w:rsidR="007C07C1" w:rsidRDefault="000C702C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802" w:author="Administrator" w:date="2014-02-13T12:54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День и месяц рождения</w:t>
            </w:r>
          </w:p>
        </w:tc>
        <w:tc>
          <w:tcPr>
            <w:tcW w:w="1192" w:type="dxa"/>
          </w:tcPr>
          <w:p w:rsidR="007C07C1" w:rsidRDefault="000C702C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803" w:author="Administrator" w:date="2014-02-13T12:54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4568" w:type="dxa"/>
          </w:tcPr>
          <w:p w:rsidR="007C07C1" w:rsidRDefault="000C702C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  <w:lang w:val="en-US"/>
              </w:rPr>
              <w:pPrChange w:id="1804" w:author="Administrator" w:date="2014-02-13T12:54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$.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US"/>
              </w:rPr>
              <w:t>BirthDate</w:t>
            </w:r>
            <w:proofErr w:type="spellEnd"/>
          </w:p>
        </w:tc>
      </w:tr>
      <w:tr w:rsidR="000C702C" w:rsidRPr="005A5B1B" w:rsidTr="00AC1AE3">
        <w:tc>
          <w:tcPr>
            <w:tcW w:w="817" w:type="dxa"/>
          </w:tcPr>
          <w:p w:rsidR="007C07C1" w:rsidRDefault="007C07C1" w:rsidP="00703EA0">
            <w:pPr>
              <w:pStyle w:val="a9"/>
              <w:numPr>
                <w:ilvl w:val="0"/>
                <w:numId w:val="42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805" w:author="Administrator" w:date="2014-02-13T12:54:00Z">
                <w:pPr>
                  <w:pStyle w:val="a9"/>
                  <w:numPr>
                    <w:numId w:val="42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711" w:type="dxa"/>
          </w:tcPr>
          <w:p w:rsidR="007C07C1" w:rsidRDefault="000C702C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806" w:author="Administrator" w:date="2014-02-13T12:54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Фото</w:t>
            </w:r>
          </w:p>
        </w:tc>
        <w:tc>
          <w:tcPr>
            <w:tcW w:w="1192" w:type="dxa"/>
          </w:tcPr>
          <w:p w:rsidR="007C07C1" w:rsidRDefault="000C702C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807" w:author="Administrator" w:date="2014-02-13T12:54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4568" w:type="dxa"/>
          </w:tcPr>
          <w:p w:rsidR="007C07C1" w:rsidRDefault="000C702C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808" w:author="Administrator" w:date="2014-02-13T12:54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не поддерживаем</w:t>
            </w:r>
          </w:p>
        </w:tc>
      </w:tr>
      <w:tr w:rsidR="000C702C" w:rsidRPr="005A5B1B" w:rsidTr="00AC1AE3">
        <w:tc>
          <w:tcPr>
            <w:tcW w:w="817" w:type="dxa"/>
          </w:tcPr>
          <w:p w:rsidR="007C07C1" w:rsidRDefault="007C07C1" w:rsidP="00703EA0">
            <w:pPr>
              <w:pStyle w:val="a9"/>
              <w:numPr>
                <w:ilvl w:val="0"/>
                <w:numId w:val="42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809" w:author="Administrator" w:date="2014-02-13T12:54:00Z">
                <w:pPr>
                  <w:pStyle w:val="a9"/>
                  <w:numPr>
                    <w:numId w:val="42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711" w:type="dxa"/>
          </w:tcPr>
          <w:p w:rsidR="007C07C1" w:rsidRDefault="000C702C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810" w:author="Administrator" w:date="2014-02-13T12:54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Факсимиле подписи</w:t>
            </w:r>
          </w:p>
        </w:tc>
        <w:tc>
          <w:tcPr>
            <w:tcW w:w="1192" w:type="dxa"/>
          </w:tcPr>
          <w:p w:rsidR="007C07C1" w:rsidRDefault="000C702C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811" w:author="Administrator" w:date="2014-02-13T12:54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4568" w:type="dxa"/>
          </w:tcPr>
          <w:p w:rsidR="007C07C1" w:rsidRDefault="000C702C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812" w:author="Administrator" w:date="2014-02-13T12:54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не поддерживаем</w:t>
            </w:r>
          </w:p>
        </w:tc>
      </w:tr>
      <w:tr w:rsidR="000C702C" w:rsidRPr="005A5B1B" w:rsidTr="00AC1AE3">
        <w:tc>
          <w:tcPr>
            <w:tcW w:w="817" w:type="dxa"/>
          </w:tcPr>
          <w:p w:rsidR="007C07C1" w:rsidRDefault="007C07C1" w:rsidP="00703EA0">
            <w:pPr>
              <w:pStyle w:val="a9"/>
              <w:numPr>
                <w:ilvl w:val="0"/>
                <w:numId w:val="42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813" w:author="Administrator" w:date="2014-02-13T12:54:00Z">
                <w:pPr>
                  <w:pStyle w:val="a9"/>
                  <w:numPr>
                    <w:numId w:val="42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711" w:type="dxa"/>
          </w:tcPr>
          <w:p w:rsidR="007C07C1" w:rsidRDefault="000C702C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814" w:author="Administrator" w:date="2014-02-13T12:54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Автоматическая проверка подписи при открытии документа</w:t>
            </w:r>
          </w:p>
        </w:tc>
        <w:tc>
          <w:tcPr>
            <w:tcW w:w="1192" w:type="dxa"/>
          </w:tcPr>
          <w:p w:rsidR="007C07C1" w:rsidRDefault="000C702C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815" w:author="Administrator" w:date="2014-02-13T12:54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 xml:space="preserve">Поле </w:t>
            </w:r>
          </w:p>
        </w:tc>
        <w:tc>
          <w:tcPr>
            <w:tcW w:w="4568" w:type="dxa"/>
          </w:tcPr>
          <w:p w:rsidR="007C07C1" w:rsidRDefault="000C702C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816" w:author="Administrator" w:date="2014-02-13T12:54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не поддерживаем</w:t>
            </w:r>
          </w:p>
        </w:tc>
      </w:tr>
      <w:tr w:rsidR="000C702C" w:rsidRPr="005A5B1B" w:rsidTr="00AC1AE3">
        <w:tc>
          <w:tcPr>
            <w:tcW w:w="817" w:type="dxa"/>
          </w:tcPr>
          <w:p w:rsidR="007C07C1" w:rsidRDefault="000C702C" w:rsidP="00703EA0">
            <w:pPr>
              <w:spacing w:beforeLines="60" w:afterLines="60"/>
              <w:ind w:left="360"/>
              <w:rPr>
                <w:rFonts w:ascii="Arial" w:hAnsi="Arial" w:cs="Arial"/>
                <w:sz w:val="20"/>
                <w:szCs w:val="20"/>
              </w:rPr>
              <w:pPrChange w:id="1817" w:author="Administrator" w:date="2014-02-13T12:54:00Z">
                <w:pPr>
                  <w:spacing w:beforeLines="60" w:afterLines="60"/>
                  <w:ind w:left="360"/>
                </w:pPr>
              </w:pPrChange>
            </w:pPr>
            <w:ins w:id="1818" w:author="Administrator" w:date="2014-02-12T12:12:00Z">
              <w:r>
                <w:rPr>
                  <w:rFonts w:ascii="Arial" w:hAnsi="Arial" w:cs="Arial"/>
                  <w:sz w:val="20"/>
                  <w:szCs w:val="20"/>
                </w:rPr>
                <w:t>35.1</w:t>
              </w:r>
            </w:ins>
          </w:p>
        </w:tc>
        <w:tc>
          <w:tcPr>
            <w:tcW w:w="2711" w:type="dxa"/>
          </w:tcPr>
          <w:p w:rsidR="007C07C1" w:rsidRDefault="000C702C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819" w:author="Administrator" w:date="2014-02-13T12:54:00Z">
                <w:pPr>
                  <w:spacing w:beforeLines="60" w:afterLines="60"/>
                </w:pPr>
              </w:pPrChange>
            </w:pPr>
            <w:ins w:id="1820" w:author="Administrator" w:date="2014-02-12T12:12:00Z">
              <w:r>
                <w:rPr>
                  <w:rFonts w:ascii="Arial" w:hAnsi="Arial" w:cs="Arial"/>
                  <w:sz w:val="20"/>
                  <w:szCs w:val="20"/>
                </w:rPr>
                <w:t>Отображать диалог проверки при верной подписи</w:t>
              </w:r>
            </w:ins>
          </w:p>
        </w:tc>
        <w:tc>
          <w:tcPr>
            <w:tcW w:w="1192" w:type="dxa"/>
          </w:tcPr>
          <w:p w:rsidR="007C07C1" w:rsidRDefault="000C702C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821" w:author="Administrator" w:date="2014-02-13T12:54:00Z">
                <w:pPr>
                  <w:spacing w:beforeLines="60" w:afterLines="60"/>
                </w:pPr>
              </w:pPrChange>
            </w:pPr>
            <w:ins w:id="1822" w:author="Administrator" w:date="2014-02-12T12:12:00Z">
              <w:r>
                <w:rPr>
                  <w:rFonts w:ascii="Arial" w:hAnsi="Arial" w:cs="Arial"/>
                  <w:sz w:val="20"/>
                  <w:szCs w:val="20"/>
                </w:rPr>
                <w:t>Поле</w:t>
              </w:r>
            </w:ins>
          </w:p>
        </w:tc>
        <w:tc>
          <w:tcPr>
            <w:tcW w:w="4568" w:type="dxa"/>
          </w:tcPr>
          <w:p w:rsidR="007C07C1" w:rsidRDefault="007C07C1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823" w:author="Administrator" w:date="2014-02-13T12:54:00Z">
                <w:pPr>
                  <w:spacing w:beforeLines="60" w:afterLines="60"/>
                </w:pPr>
              </w:pPrChange>
            </w:pPr>
          </w:p>
        </w:tc>
      </w:tr>
      <w:tr w:rsidR="000C702C" w:rsidRPr="005A5B1B" w:rsidTr="00AC1AE3">
        <w:tc>
          <w:tcPr>
            <w:tcW w:w="817" w:type="dxa"/>
          </w:tcPr>
          <w:p w:rsidR="007C07C1" w:rsidRDefault="007C07C1" w:rsidP="00703EA0">
            <w:pPr>
              <w:pStyle w:val="a9"/>
              <w:numPr>
                <w:ilvl w:val="0"/>
                <w:numId w:val="42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824" w:author="Administrator" w:date="2014-02-13T12:54:00Z">
                <w:pPr>
                  <w:pStyle w:val="a9"/>
                  <w:numPr>
                    <w:numId w:val="42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711" w:type="dxa"/>
          </w:tcPr>
          <w:p w:rsidR="007C07C1" w:rsidRDefault="000C702C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825" w:author="Administrator" w:date="2014-02-13T12:54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Профили</w:t>
            </w:r>
          </w:p>
        </w:tc>
        <w:tc>
          <w:tcPr>
            <w:tcW w:w="1192" w:type="dxa"/>
          </w:tcPr>
          <w:p w:rsidR="007C07C1" w:rsidRDefault="007C07C1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826" w:author="Administrator" w:date="2014-02-13T12:54:00Z">
                <w:pPr>
                  <w:spacing w:beforeLines="60" w:afterLines="60"/>
                </w:pPr>
              </w:pPrChange>
            </w:pPr>
          </w:p>
        </w:tc>
        <w:tc>
          <w:tcPr>
            <w:tcW w:w="4568" w:type="dxa"/>
          </w:tcPr>
          <w:p w:rsidR="007C07C1" w:rsidRDefault="000C702C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827" w:author="Administrator" w:date="2014-02-13T12:54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не поддерживаем</w:t>
            </w:r>
          </w:p>
        </w:tc>
      </w:tr>
      <w:tr w:rsidR="000C702C" w:rsidRPr="005A5B1B" w:rsidTr="00AC1AE3">
        <w:tc>
          <w:tcPr>
            <w:tcW w:w="817" w:type="dxa"/>
          </w:tcPr>
          <w:p w:rsidR="007C07C1" w:rsidRDefault="007C07C1" w:rsidP="00703EA0">
            <w:pPr>
              <w:pStyle w:val="a9"/>
              <w:numPr>
                <w:ilvl w:val="0"/>
                <w:numId w:val="42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828" w:author="Administrator" w:date="2014-02-13T12:54:00Z">
                <w:pPr>
                  <w:pStyle w:val="a9"/>
                  <w:numPr>
                    <w:numId w:val="42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711" w:type="dxa"/>
          </w:tcPr>
          <w:p w:rsidR="007C07C1" w:rsidRDefault="000C702C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829" w:author="Administrator" w:date="2014-02-13T12:54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Профили</w:t>
            </w:r>
          </w:p>
        </w:tc>
        <w:tc>
          <w:tcPr>
            <w:tcW w:w="1192" w:type="dxa"/>
          </w:tcPr>
          <w:p w:rsidR="007C07C1" w:rsidRDefault="000C702C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830" w:author="Administrator" w:date="2014-02-13T12:54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 xml:space="preserve">Поле </w:t>
            </w:r>
          </w:p>
        </w:tc>
        <w:tc>
          <w:tcPr>
            <w:tcW w:w="4568" w:type="dxa"/>
          </w:tcPr>
          <w:p w:rsidR="007C07C1" w:rsidRDefault="000C702C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831" w:author="Administrator" w:date="2014-02-13T12:54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не поддерживаем</w:t>
            </w:r>
          </w:p>
        </w:tc>
      </w:tr>
      <w:tr w:rsidR="000C702C" w:rsidRPr="005A5B1B" w:rsidTr="00AC1AE3">
        <w:tc>
          <w:tcPr>
            <w:tcW w:w="817" w:type="dxa"/>
          </w:tcPr>
          <w:p w:rsidR="007C07C1" w:rsidRDefault="007C07C1" w:rsidP="00703EA0">
            <w:pPr>
              <w:pStyle w:val="a9"/>
              <w:numPr>
                <w:ilvl w:val="0"/>
                <w:numId w:val="42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832" w:author="Administrator" w:date="2014-02-13T12:54:00Z">
                <w:pPr>
                  <w:pStyle w:val="a9"/>
                  <w:numPr>
                    <w:numId w:val="42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711" w:type="dxa"/>
          </w:tcPr>
          <w:p w:rsidR="007C07C1" w:rsidRDefault="000C702C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833" w:author="Administrator" w:date="2014-02-13T12:54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Типы программ – без ограничений по задачам</w:t>
            </w:r>
          </w:p>
        </w:tc>
        <w:tc>
          <w:tcPr>
            <w:tcW w:w="1192" w:type="dxa"/>
          </w:tcPr>
          <w:p w:rsidR="000C702C" w:rsidRDefault="000C702C" w:rsidP="00AC1AE3">
            <w:r w:rsidRPr="00937C78">
              <w:rPr>
                <w:rFonts w:ascii="Arial" w:hAnsi="Arial" w:cs="Arial"/>
                <w:sz w:val="20"/>
                <w:szCs w:val="20"/>
              </w:rPr>
              <w:t xml:space="preserve">Поле </w:t>
            </w:r>
          </w:p>
        </w:tc>
        <w:tc>
          <w:tcPr>
            <w:tcW w:w="4568" w:type="dxa"/>
          </w:tcPr>
          <w:p w:rsidR="000C702C" w:rsidRPr="00937C78" w:rsidRDefault="000C702C" w:rsidP="00AC1AE3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не поддерживаем</w:t>
            </w:r>
          </w:p>
        </w:tc>
      </w:tr>
      <w:tr w:rsidR="000C702C" w:rsidRPr="005A5B1B" w:rsidTr="00AC1AE3">
        <w:tc>
          <w:tcPr>
            <w:tcW w:w="817" w:type="dxa"/>
          </w:tcPr>
          <w:p w:rsidR="007C07C1" w:rsidRDefault="007C07C1" w:rsidP="00703EA0">
            <w:pPr>
              <w:pStyle w:val="a9"/>
              <w:numPr>
                <w:ilvl w:val="0"/>
                <w:numId w:val="42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834" w:author="Administrator" w:date="2014-02-13T12:54:00Z">
                <w:pPr>
                  <w:pStyle w:val="a9"/>
                  <w:numPr>
                    <w:numId w:val="42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711" w:type="dxa"/>
          </w:tcPr>
          <w:p w:rsidR="007C07C1" w:rsidRDefault="000C702C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835" w:author="Administrator" w:date="2014-02-13T12:54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Типы программ:</w:t>
            </w:r>
          </w:p>
        </w:tc>
        <w:tc>
          <w:tcPr>
            <w:tcW w:w="1192" w:type="dxa"/>
          </w:tcPr>
          <w:p w:rsidR="000C702C" w:rsidRDefault="000C702C" w:rsidP="00AC1AE3">
            <w:r w:rsidRPr="00937C78">
              <w:rPr>
                <w:rFonts w:ascii="Arial" w:hAnsi="Arial" w:cs="Arial"/>
                <w:sz w:val="20"/>
                <w:szCs w:val="20"/>
              </w:rPr>
              <w:t xml:space="preserve">Поле </w:t>
            </w:r>
          </w:p>
        </w:tc>
        <w:tc>
          <w:tcPr>
            <w:tcW w:w="4568" w:type="dxa"/>
          </w:tcPr>
          <w:p w:rsidR="000C702C" w:rsidRPr="00937C78" w:rsidRDefault="000C702C" w:rsidP="00AC1AE3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не поддерживаем</w:t>
            </w:r>
          </w:p>
        </w:tc>
      </w:tr>
      <w:tr w:rsidR="000C702C" w:rsidRPr="005A5B1B" w:rsidTr="00AC1AE3">
        <w:tc>
          <w:tcPr>
            <w:tcW w:w="817" w:type="dxa"/>
          </w:tcPr>
          <w:p w:rsidR="007C07C1" w:rsidRDefault="007C07C1" w:rsidP="00703EA0">
            <w:pPr>
              <w:pStyle w:val="a9"/>
              <w:numPr>
                <w:ilvl w:val="0"/>
                <w:numId w:val="42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836" w:author="Administrator" w:date="2014-02-13T12:54:00Z">
                <w:pPr>
                  <w:pStyle w:val="a9"/>
                  <w:numPr>
                    <w:numId w:val="42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711" w:type="dxa"/>
          </w:tcPr>
          <w:p w:rsidR="007C07C1" w:rsidRDefault="000C702C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837" w:author="Administrator" w:date="2014-02-13T12:54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Результирующий список программ</w:t>
            </w:r>
          </w:p>
        </w:tc>
        <w:tc>
          <w:tcPr>
            <w:tcW w:w="1192" w:type="dxa"/>
          </w:tcPr>
          <w:p w:rsidR="000C702C" w:rsidRDefault="000C702C" w:rsidP="00AC1AE3">
            <w:r w:rsidRPr="00937C78">
              <w:rPr>
                <w:rFonts w:ascii="Arial" w:hAnsi="Arial" w:cs="Arial"/>
                <w:sz w:val="20"/>
                <w:szCs w:val="20"/>
              </w:rPr>
              <w:t xml:space="preserve">Поле </w:t>
            </w:r>
          </w:p>
        </w:tc>
        <w:tc>
          <w:tcPr>
            <w:tcW w:w="4568" w:type="dxa"/>
          </w:tcPr>
          <w:p w:rsidR="000C702C" w:rsidRPr="00937C78" w:rsidRDefault="000C702C" w:rsidP="00AC1AE3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не поддерживаем</w:t>
            </w:r>
          </w:p>
        </w:tc>
      </w:tr>
      <w:tr w:rsidR="000C702C" w:rsidRPr="005A5B1B" w:rsidTr="00AC1AE3">
        <w:tc>
          <w:tcPr>
            <w:tcW w:w="817" w:type="dxa"/>
          </w:tcPr>
          <w:p w:rsidR="007C07C1" w:rsidRDefault="007C07C1" w:rsidP="00703EA0">
            <w:pPr>
              <w:pStyle w:val="a9"/>
              <w:numPr>
                <w:ilvl w:val="0"/>
                <w:numId w:val="42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838" w:author="Administrator" w:date="2014-02-13T12:54:00Z">
                <w:pPr>
                  <w:pStyle w:val="a9"/>
                  <w:numPr>
                    <w:numId w:val="42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711" w:type="dxa"/>
          </w:tcPr>
          <w:p w:rsidR="007C07C1" w:rsidRDefault="000C702C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839" w:author="Administrator" w:date="2014-02-13T12:54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Типы программ с ограничениями по задачам</w:t>
            </w:r>
          </w:p>
        </w:tc>
        <w:tc>
          <w:tcPr>
            <w:tcW w:w="1192" w:type="dxa"/>
          </w:tcPr>
          <w:p w:rsidR="000C702C" w:rsidRDefault="000C702C" w:rsidP="00AC1AE3">
            <w:r w:rsidRPr="00937C78">
              <w:rPr>
                <w:rFonts w:ascii="Arial" w:hAnsi="Arial" w:cs="Arial"/>
                <w:sz w:val="20"/>
                <w:szCs w:val="20"/>
              </w:rPr>
              <w:t xml:space="preserve">Поле </w:t>
            </w:r>
          </w:p>
        </w:tc>
        <w:tc>
          <w:tcPr>
            <w:tcW w:w="4568" w:type="dxa"/>
          </w:tcPr>
          <w:p w:rsidR="000C702C" w:rsidRPr="00937C78" w:rsidRDefault="000C702C" w:rsidP="00AC1AE3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не поддерживаем</w:t>
            </w:r>
          </w:p>
        </w:tc>
      </w:tr>
      <w:tr w:rsidR="000C702C" w:rsidRPr="005A5B1B" w:rsidTr="00AC1AE3">
        <w:tc>
          <w:tcPr>
            <w:tcW w:w="817" w:type="dxa"/>
          </w:tcPr>
          <w:p w:rsidR="007C07C1" w:rsidRDefault="007C07C1" w:rsidP="00703EA0">
            <w:pPr>
              <w:pStyle w:val="a9"/>
              <w:numPr>
                <w:ilvl w:val="0"/>
                <w:numId w:val="42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840" w:author="Administrator" w:date="2014-02-13T12:54:00Z">
                <w:pPr>
                  <w:pStyle w:val="a9"/>
                  <w:numPr>
                    <w:numId w:val="42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711" w:type="dxa"/>
          </w:tcPr>
          <w:p w:rsidR="007C07C1" w:rsidRDefault="000C702C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841" w:author="Administrator" w:date="2014-02-13T12:54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Типы программ</w:t>
            </w:r>
          </w:p>
        </w:tc>
        <w:tc>
          <w:tcPr>
            <w:tcW w:w="1192" w:type="dxa"/>
          </w:tcPr>
          <w:p w:rsidR="000C702C" w:rsidRDefault="000C702C" w:rsidP="00AC1AE3">
            <w:r w:rsidRPr="00937C78">
              <w:rPr>
                <w:rFonts w:ascii="Arial" w:hAnsi="Arial" w:cs="Arial"/>
                <w:sz w:val="20"/>
                <w:szCs w:val="20"/>
              </w:rPr>
              <w:t xml:space="preserve">Поле </w:t>
            </w:r>
          </w:p>
        </w:tc>
        <w:tc>
          <w:tcPr>
            <w:tcW w:w="4568" w:type="dxa"/>
          </w:tcPr>
          <w:p w:rsidR="000C702C" w:rsidRPr="00937C78" w:rsidRDefault="000C702C" w:rsidP="00AC1AE3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не поддерживаем</w:t>
            </w:r>
          </w:p>
        </w:tc>
      </w:tr>
      <w:tr w:rsidR="000C702C" w:rsidRPr="005A5B1B" w:rsidTr="00AC1AE3">
        <w:tc>
          <w:tcPr>
            <w:tcW w:w="817" w:type="dxa"/>
          </w:tcPr>
          <w:p w:rsidR="007C07C1" w:rsidRDefault="007C07C1" w:rsidP="00703EA0">
            <w:pPr>
              <w:pStyle w:val="a9"/>
              <w:numPr>
                <w:ilvl w:val="0"/>
                <w:numId w:val="42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842" w:author="Administrator" w:date="2014-02-13T12:54:00Z">
                <w:pPr>
                  <w:pStyle w:val="a9"/>
                  <w:numPr>
                    <w:numId w:val="42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711" w:type="dxa"/>
          </w:tcPr>
          <w:p w:rsidR="007C07C1" w:rsidRDefault="000C702C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843" w:author="Administrator" w:date="2014-02-13T12:54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Результирующий список программ</w:t>
            </w:r>
          </w:p>
        </w:tc>
        <w:tc>
          <w:tcPr>
            <w:tcW w:w="1192" w:type="dxa"/>
          </w:tcPr>
          <w:p w:rsidR="000C702C" w:rsidRDefault="000C702C" w:rsidP="00AC1AE3">
            <w:r w:rsidRPr="00937C78">
              <w:rPr>
                <w:rFonts w:ascii="Arial" w:hAnsi="Arial" w:cs="Arial"/>
                <w:sz w:val="20"/>
                <w:szCs w:val="20"/>
              </w:rPr>
              <w:t xml:space="preserve">Поле </w:t>
            </w:r>
          </w:p>
        </w:tc>
        <w:tc>
          <w:tcPr>
            <w:tcW w:w="4568" w:type="dxa"/>
          </w:tcPr>
          <w:p w:rsidR="000C702C" w:rsidRPr="00937C78" w:rsidRDefault="000C702C" w:rsidP="00AC1AE3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не поддерживаем</w:t>
            </w:r>
          </w:p>
        </w:tc>
      </w:tr>
      <w:tr w:rsidR="000C702C" w:rsidRPr="005A5B1B" w:rsidTr="00AC1AE3">
        <w:tc>
          <w:tcPr>
            <w:tcW w:w="817" w:type="dxa"/>
          </w:tcPr>
          <w:p w:rsidR="007C07C1" w:rsidRDefault="007C07C1" w:rsidP="00703EA0">
            <w:pPr>
              <w:pStyle w:val="a9"/>
              <w:numPr>
                <w:ilvl w:val="0"/>
                <w:numId w:val="42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844" w:author="Administrator" w:date="2014-02-13T12:54:00Z">
                <w:pPr>
                  <w:pStyle w:val="a9"/>
                  <w:numPr>
                    <w:numId w:val="42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711" w:type="dxa"/>
          </w:tcPr>
          <w:p w:rsidR="007C07C1" w:rsidRDefault="000C702C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845" w:author="Administrator" w:date="2014-02-13T12:54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ФИО в Дательном падеже</w:t>
            </w:r>
          </w:p>
        </w:tc>
        <w:tc>
          <w:tcPr>
            <w:tcW w:w="1192" w:type="dxa"/>
          </w:tcPr>
          <w:p w:rsidR="000C702C" w:rsidRDefault="000C702C" w:rsidP="00AC1AE3">
            <w:r w:rsidRPr="00937C78">
              <w:rPr>
                <w:rFonts w:ascii="Arial" w:hAnsi="Arial" w:cs="Arial"/>
                <w:sz w:val="20"/>
                <w:szCs w:val="20"/>
              </w:rPr>
              <w:t xml:space="preserve">Поле </w:t>
            </w:r>
          </w:p>
        </w:tc>
        <w:tc>
          <w:tcPr>
            <w:tcW w:w="4568" w:type="dxa"/>
          </w:tcPr>
          <w:p w:rsidR="000C702C" w:rsidRPr="00937C78" w:rsidRDefault="000C702C" w:rsidP="00AC1AE3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не поддерживаем</w:t>
            </w:r>
          </w:p>
        </w:tc>
      </w:tr>
    </w:tbl>
    <w:p w:rsidR="000C702C" w:rsidRDefault="000C702C"/>
    <w:p w:rsidR="007C07C1" w:rsidRDefault="00E470DC" w:rsidP="00D84677">
      <w:pPr>
        <w:pStyle w:val="a3"/>
        <w:numPr>
          <w:ilvl w:val="1"/>
          <w:numId w:val="1"/>
        </w:numPr>
        <w:spacing w:beforeLines="60" w:after="60"/>
        <w:rPr>
          <w:rFonts w:ascii="Times New Roman" w:hAnsi="Times New Roman" w:cs="Times New Roman"/>
          <w:b/>
          <w:color w:val="auto"/>
        </w:rPr>
      </w:pPr>
      <w:r>
        <w:rPr>
          <w:rFonts w:ascii="Times New Roman" w:hAnsi="Times New Roman" w:cs="Times New Roman"/>
          <w:b/>
          <w:color w:val="auto"/>
        </w:rPr>
        <w:t xml:space="preserve">Таблица представлений БД </w:t>
      </w:r>
      <w:proofErr w:type="gramStart"/>
      <w:r>
        <w:rPr>
          <w:rFonts w:ascii="Times New Roman" w:hAnsi="Times New Roman" w:cs="Times New Roman"/>
          <w:b/>
          <w:color w:val="auto"/>
        </w:rPr>
        <w:t>СО</w:t>
      </w:r>
      <w:proofErr w:type="gramEnd"/>
      <w:r>
        <w:rPr>
          <w:rFonts w:ascii="Times New Roman" w:hAnsi="Times New Roman" w:cs="Times New Roman"/>
          <w:b/>
          <w:color w:val="auto"/>
        </w:rPr>
        <w:t xml:space="preserve"> (Персоны)</w:t>
      </w:r>
    </w:p>
    <w:p w:rsidR="000D20E3" w:rsidRDefault="000D20E3"/>
    <w:p w:rsidR="000D20E3" w:rsidRDefault="00E470DC">
      <w:r>
        <w:rPr>
          <w:noProof/>
        </w:rPr>
        <w:drawing>
          <wp:inline distT="0" distB="0" distL="0" distR="0">
            <wp:extent cx="3799840" cy="1899920"/>
            <wp:effectExtent l="19050" t="19050" r="10160" b="2413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9840" cy="18999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470DC" w:rsidRPr="006022F7" w:rsidRDefault="00E470DC" w:rsidP="00E470DC">
      <w:pPr>
        <w:pStyle w:val="a7"/>
        <w:rPr>
          <w:rFonts w:ascii="Arial" w:hAnsi="Arial" w:cs="Arial"/>
          <w:color w:val="auto"/>
          <w:sz w:val="20"/>
          <w:szCs w:val="20"/>
        </w:rPr>
      </w:pPr>
      <w:r w:rsidRPr="00320C9C">
        <w:rPr>
          <w:color w:val="auto"/>
        </w:rPr>
        <w:t xml:space="preserve">Рисунок </w:t>
      </w:r>
      <w:r w:rsidR="006C0BE5" w:rsidRPr="00320C9C">
        <w:rPr>
          <w:color w:val="auto"/>
        </w:rPr>
        <w:fldChar w:fldCharType="begin"/>
      </w:r>
      <w:r w:rsidRPr="00320C9C">
        <w:rPr>
          <w:color w:val="auto"/>
        </w:rPr>
        <w:instrText xml:space="preserve"> SEQ Рисунок \* ARABIC </w:instrText>
      </w:r>
      <w:r w:rsidR="006C0BE5" w:rsidRPr="00320C9C">
        <w:rPr>
          <w:color w:val="auto"/>
        </w:rPr>
        <w:fldChar w:fldCharType="separate"/>
      </w:r>
      <w:r w:rsidR="00887424">
        <w:rPr>
          <w:noProof/>
          <w:color w:val="auto"/>
        </w:rPr>
        <w:t>60</w:t>
      </w:r>
      <w:r w:rsidR="006C0BE5" w:rsidRPr="00320C9C">
        <w:rPr>
          <w:color w:val="auto"/>
        </w:rPr>
        <w:fldChar w:fldCharType="end"/>
      </w:r>
      <w:r>
        <w:rPr>
          <w:color w:val="auto"/>
        </w:rPr>
        <w:t>. Таблица представлений Персоны</w:t>
      </w:r>
    </w:p>
    <w:p w:rsidR="00E470DC" w:rsidRPr="007D79B8" w:rsidRDefault="00E470DC" w:rsidP="00E470DC">
      <w:pPr>
        <w:pStyle w:val="a7"/>
        <w:spacing w:after="0"/>
        <w:rPr>
          <w:rFonts w:ascii="Arial" w:hAnsi="Arial" w:cs="Arial"/>
          <w:color w:val="auto"/>
          <w:sz w:val="20"/>
          <w:szCs w:val="20"/>
        </w:rPr>
      </w:pPr>
      <w:r w:rsidRPr="007D79B8">
        <w:rPr>
          <w:rFonts w:ascii="Arial" w:hAnsi="Arial" w:cs="Arial"/>
          <w:color w:val="auto"/>
          <w:sz w:val="20"/>
          <w:szCs w:val="20"/>
        </w:rPr>
        <w:lastRenderedPageBreak/>
        <w:t xml:space="preserve">Таблица </w:t>
      </w:r>
      <w:r w:rsidR="006C0BE5" w:rsidRPr="007D79B8">
        <w:rPr>
          <w:rFonts w:ascii="Arial" w:hAnsi="Arial" w:cs="Arial"/>
          <w:color w:val="auto"/>
          <w:sz w:val="20"/>
          <w:szCs w:val="20"/>
        </w:rPr>
        <w:fldChar w:fldCharType="begin"/>
      </w:r>
      <w:r w:rsidRPr="007D79B8">
        <w:rPr>
          <w:rFonts w:ascii="Arial" w:hAnsi="Arial" w:cs="Arial"/>
          <w:color w:val="auto"/>
          <w:sz w:val="20"/>
          <w:szCs w:val="20"/>
        </w:rPr>
        <w:instrText xml:space="preserve"> SEQ Таблица \* ARABIC </w:instrText>
      </w:r>
      <w:r w:rsidR="006C0BE5" w:rsidRPr="007D79B8">
        <w:rPr>
          <w:rFonts w:ascii="Arial" w:hAnsi="Arial" w:cs="Arial"/>
          <w:color w:val="auto"/>
          <w:sz w:val="20"/>
          <w:szCs w:val="20"/>
        </w:rPr>
        <w:fldChar w:fldCharType="separate"/>
      </w:r>
      <w:r w:rsidR="00EF7C1D">
        <w:rPr>
          <w:rFonts w:ascii="Arial" w:hAnsi="Arial" w:cs="Arial"/>
          <w:noProof/>
          <w:color w:val="auto"/>
          <w:sz w:val="20"/>
          <w:szCs w:val="20"/>
        </w:rPr>
        <w:t>10</w:t>
      </w:r>
      <w:r w:rsidR="006C0BE5" w:rsidRPr="007D79B8">
        <w:rPr>
          <w:rFonts w:ascii="Arial" w:hAnsi="Arial" w:cs="Arial"/>
          <w:color w:val="auto"/>
          <w:sz w:val="20"/>
          <w:szCs w:val="20"/>
        </w:rPr>
        <w:fldChar w:fldCharType="end"/>
      </w:r>
      <w:r>
        <w:rPr>
          <w:rFonts w:ascii="Arial" w:hAnsi="Arial" w:cs="Arial"/>
          <w:color w:val="auto"/>
          <w:sz w:val="20"/>
          <w:szCs w:val="20"/>
        </w:rPr>
        <w:t xml:space="preserve">. </w:t>
      </w:r>
      <w:r w:rsidRPr="007D79B8">
        <w:rPr>
          <w:rFonts w:ascii="Arial" w:hAnsi="Arial" w:cs="Arial"/>
          <w:color w:val="auto"/>
          <w:sz w:val="20"/>
          <w:szCs w:val="20"/>
        </w:rPr>
        <w:t xml:space="preserve">Перечень элементов </w:t>
      </w:r>
      <w:r>
        <w:rPr>
          <w:rFonts w:ascii="Arial" w:hAnsi="Arial" w:cs="Arial"/>
          <w:color w:val="auto"/>
          <w:sz w:val="20"/>
          <w:szCs w:val="20"/>
        </w:rPr>
        <w:t>таблицы представлений</w:t>
      </w:r>
      <w:r w:rsidRPr="007D79B8">
        <w:rPr>
          <w:rFonts w:ascii="Arial" w:hAnsi="Arial" w:cs="Arial"/>
          <w:color w:val="auto"/>
          <w:sz w:val="20"/>
          <w:szCs w:val="20"/>
        </w:rPr>
        <w:t xml:space="preserve"> </w:t>
      </w:r>
      <w:r>
        <w:rPr>
          <w:rFonts w:ascii="Arial" w:hAnsi="Arial" w:cs="Arial"/>
          <w:color w:val="auto"/>
          <w:sz w:val="20"/>
          <w:szCs w:val="20"/>
        </w:rPr>
        <w:t>Персоны</w:t>
      </w:r>
    </w:p>
    <w:tbl>
      <w:tblPr>
        <w:tblStyle w:val="a8"/>
        <w:tblW w:w="0" w:type="auto"/>
        <w:tblLook w:val="04A0"/>
      </w:tblPr>
      <w:tblGrid>
        <w:gridCol w:w="817"/>
        <w:gridCol w:w="4253"/>
        <w:gridCol w:w="4501"/>
      </w:tblGrid>
      <w:tr w:rsidR="00E470DC" w:rsidRPr="005A5B1B" w:rsidTr="00C879DB">
        <w:tc>
          <w:tcPr>
            <w:tcW w:w="817" w:type="dxa"/>
          </w:tcPr>
          <w:p w:rsidR="007C07C1" w:rsidRDefault="007C07C1" w:rsidP="00703EA0">
            <w:pPr>
              <w:spacing w:beforeLines="60" w:afterLines="60"/>
              <w:rPr>
                <w:rFonts w:ascii="Arial" w:eastAsiaTheme="majorEastAsia" w:hAnsi="Arial" w:cs="Arial"/>
                <w:b/>
                <w:bCs/>
                <w:color w:val="365F91" w:themeColor="accent1" w:themeShade="BF"/>
                <w:sz w:val="20"/>
                <w:szCs w:val="20"/>
              </w:rPr>
              <w:pPrChange w:id="1846" w:author="Administrator" w:date="2014-02-13T12:54:00Z">
                <w:pPr>
                  <w:keepNext/>
                  <w:keepLines/>
                  <w:spacing w:beforeLines="60" w:afterLines="60"/>
                  <w:outlineLvl w:val="0"/>
                </w:pPr>
              </w:pPrChange>
            </w:pPr>
          </w:p>
        </w:tc>
        <w:tc>
          <w:tcPr>
            <w:tcW w:w="4253" w:type="dxa"/>
          </w:tcPr>
          <w:p w:rsidR="007C07C1" w:rsidRDefault="00E470DC" w:rsidP="00703EA0">
            <w:pPr>
              <w:spacing w:beforeLines="60" w:afterLines="60"/>
              <w:rPr>
                <w:rFonts w:ascii="Arial" w:hAnsi="Arial" w:cs="Arial"/>
                <w:b/>
                <w:sz w:val="20"/>
                <w:szCs w:val="20"/>
              </w:rPr>
              <w:pPrChange w:id="1847" w:author="Administrator" w:date="2014-02-13T12:54:00Z">
                <w:pPr>
                  <w:spacing w:beforeLines="60" w:afterLines="60"/>
                </w:pPr>
              </w:pPrChange>
            </w:pPr>
            <w:r w:rsidRPr="005A5B1B">
              <w:rPr>
                <w:rFonts w:ascii="Arial" w:hAnsi="Arial" w:cs="Arial"/>
                <w:b/>
                <w:sz w:val="20"/>
                <w:szCs w:val="20"/>
              </w:rPr>
              <w:t xml:space="preserve">Наименование </w:t>
            </w:r>
          </w:p>
        </w:tc>
        <w:tc>
          <w:tcPr>
            <w:tcW w:w="4501" w:type="dxa"/>
          </w:tcPr>
          <w:p w:rsidR="007C07C1" w:rsidRDefault="00E470DC" w:rsidP="00703EA0">
            <w:pPr>
              <w:spacing w:beforeLines="60" w:afterLines="60"/>
              <w:rPr>
                <w:rFonts w:ascii="Arial" w:hAnsi="Arial" w:cs="Arial"/>
                <w:b/>
                <w:sz w:val="20"/>
                <w:szCs w:val="20"/>
              </w:rPr>
              <w:pPrChange w:id="1848" w:author="Administrator" w:date="2014-02-13T12:54:00Z">
                <w:pPr>
                  <w:spacing w:beforeLines="60" w:afterLines="60"/>
                </w:pPr>
              </w:pPrChange>
            </w:pPr>
            <w:r w:rsidRPr="005A5B1B">
              <w:rPr>
                <w:rFonts w:ascii="Arial" w:hAnsi="Arial" w:cs="Arial"/>
                <w:b/>
                <w:sz w:val="20"/>
                <w:szCs w:val="20"/>
              </w:rPr>
              <w:t>Тип элемента</w:t>
            </w:r>
          </w:p>
        </w:tc>
      </w:tr>
      <w:tr w:rsidR="00E470DC" w:rsidRPr="005A5B1B" w:rsidTr="00C879DB">
        <w:tc>
          <w:tcPr>
            <w:tcW w:w="817" w:type="dxa"/>
          </w:tcPr>
          <w:p w:rsidR="007C07C1" w:rsidRDefault="007C07C1" w:rsidP="00703EA0">
            <w:pPr>
              <w:pStyle w:val="a9"/>
              <w:numPr>
                <w:ilvl w:val="0"/>
                <w:numId w:val="17"/>
              </w:num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849" w:author="Administrator" w:date="2014-02-13T12:54:00Z">
                <w:pPr>
                  <w:pStyle w:val="a9"/>
                  <w:numPr>
                    <w:numId w:val="17"/>
                  </w:numPr>
                  <w:spacing w:beforeLines="60" w:afterLines="60"/>
                  <w:ind w:hanging="360"/>
                </w:pPr>
              </w:pPrChange>
            </w:pPr>
          </w:p>
        </w:tc>
        <w:tc>
          <w:tcPr>
            <w:tcW w:w="4253" w:type="dxa"/>
          </w:tcPr>
          <w:p w:rsidR="007C07C1" w:rsidRDefault="00E470DC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850" w:author="Administrator" w:date="2014-02-13T12:54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Персона</w:t>
            </w:r>
          </w:p>
        </w:tc>
        <w:tc>
          <w:tcPr>
            <w:tcW w:w="4501" w:type="dxa"/>
          </w:tcPr>
          <w:p w:rsidR="007C07C1" w:rsidRDefault="00E470DC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851" w:author="Administrator" w:date="2014-02-13T12:54:00Z">
                <w:pPr>
                  <w:spacing w:beforeLines="60" w:afterLines="60"/>
                </w:pPr>
              </w:pPrChange>
            </w:pPr>
            <w:r w:rsidRPr="009A7A20">
              <w:rPr>
                <w:rFonts w:ascii="Arial" w:hAnsi="Arial" w:cs="Arial"/>
                <w:sz w:val="20"/>
                <w:szCs w:val="20"/>
              </w:rPr>
              <w:t>Кнопка</w:t>
            </w:r>
          </w:p>
        </w:tc>
      </w:tr>
      <w:tr w:rsidR="00E470DC" w:rsidRPr="005A5B1B" w:rsidTr="00C879DB">
        <w:tc>
          <w:tcPr>
            <w:tcW w:w="817" w:type="dxa"/>
          </w:tcPr>
          <w:p w:rsidR="007C07C1" w:rsidRDefault="007C07C1" w:rsidP="00703EA0">
            <w:pPr>
              <w:pStyle w:val="a9"/>
              <w:numPr>
                <w:ilvl w:val="0"/>
                <w:numId w:val="17"/>
              </w:num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852" w:author="Administrator" w:date="2014-02-13T12:54:00Z">
                <w:pPr>
                  <w:pStyle w:val="a9"/>
                  <w:numPr>
                    <w:numId w:val="17"/>
                  </w:numPr>
                  <w:spacing w:beforeLines="60" w:afterLines="60"/>
                  <w:ind w:hanging="360"/>
                </w:pPr>
              </w:pPrChange>
            </w:pPr>
          </w:p>
        </w:tc>
        <w:tc>
          <w:tcPr>
            <w:tcW w:w="4253" w:type="dxa"/>
          </w:tcPr>
          <w:p w:rsidR="007C07C1" w:rsidRDefault="00E470DC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853" w:author="Administrator" w:date="2014-02-13T12:54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На удаление</w:t>
            </w:r>
          </w:p>
        </w:tc>
        <w:tc>
          <w:tcPr>
            <w:tcW w:w="4501" w:type="dxa"/>
          </w:tcPr>
          <w:p w:rsidR="007C07C1" w:rsidRDefault="00E470DC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854" w:author="Administrator" w:date="2014-02-13T12:54:00Z">
                <w:pPr>
                  <w:spacing w:beforeLines="60" w:afterLines="60"/>
                </w:pPr>
              </w:pPrChange>
            </w:pPr>
            <w:r w:rsidRPr="009A7A20">
              <w:rPr>
                <w:rFonts w:ascii="Arial" w:hAnsi="Arial" w:cs="Arial"/>
                <w:sz w:val="20"/>
                <w:szCs w:val="20"/>
              </w:rPr>
              <w:t>Кнопка</w:t>
            </w:r>
          </w:p>
        </w:tc>
      </w:tr>
      <w:tr w:rsidR="00E470DC" w:rsidRPr="005A5B1B" w:rsidTr="00C879DB">
        <w:tc>
          <w:tcPr>
            <w:tcW w:w="817" w:type="dxa"/>
          </w:tcPr>
          <w:p w:rsidR="007C07C1" w:rsidRDefault="007C07C1" w:rsidP="00703EA0">
            <w:pPr>
              <w:pStyle w:val="a9"/>
              <w:numPr>
                <w:ilvl w:val="0"/>
                <w:numId w:val="17"/>
              </w:num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855" w:author="Administrator" w:date="2014-02-13T12:54:00Z">
                <w:pPr>
                  <w:pStyle w:val="a9"/>
                  <w:numPr>
                    <w:numId w:val="17"/>
                  </w:numPr>
                  <w:spacing w:beforeLines="60" w:afterLines="60"/>
                  <w:ind w:hanging="360"/>
                </w:pPr>
              </w:pPrChange>
            </w:pPr>
          </w:p>
        </w:tc>
        <w:tc>
          <w:tcPr>
            <w:tcW w:w="4253" w:type="dxa"/>
          </w:tcPr>
          <w:p w:rsidR="007C07C1" w:rsidRDefault="00E470DC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856" w:author="Administrator" w:date="2014-02-13T12:54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Выбрать по группе</w:t>
            </w:r>
          </w:p>
        </w:tc>
        <w:tc>
          <w:tcPr>
            <w:tcW w:w="4501" w:type="dxa"/>
          </w:tcPr>
          <w:p w:rsidR="007C07C1" w:rsidRDefault="00E470DC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857" w:author="Administrator" w:date="2014-02-13T12:54:00Z">
                <w:pPr>
                  <w:spacing w:beforeLines="60" w:afterLines="60"/>
                </w:pPr>
              </w:pPrChange>
            </w:pPr>
            <w:r w:rsidRPr="009A7A20">
              <w:rPr>
                <w:rFonts w:ascii="Arial" w:hAnsi="Arial" w:cs="Arial"/>
                <w:sz w:val="20"/>
                <w:szCs w:val="20"/>
              </w:rPr>
              <w:t>Кнопка</w:t>
            </w:r>
          </w:p>
        </w:tc>
      </w:tr>
      <w:tr w:rsidR="00AC1AE3" w:rsidRPr="005A5B1B" w:rsidTr="00C879DB">
        <w:tc>
          <w:tcPr>
            <w:tcW w:w="817" w:type="dxa"/>
          </w:tcPr>
          <w:p w:rsidR="007C07C1" w:rsidRDefault="007C07C1" w:rsidP="00703EA0">
            <w:pPr>
              <w:pStyle w:val="a9"/>
              <w:numPr>
                <w:ilvl w:val="0"/>
                <w:numId w:val="17"/>
              </w:num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858" w:author="Administrator" w:date="2014-02-13T12:54:00Z">
                <w:pPr>
                  <w:pStyle w:val="a9"/>
                  <w:numPr>
                    <w:numId w:val="17"/>
                  </w:numPr>
                  <w:spacing w:beforeLines="60" w:afterLines="60"/>
                  <w:ind w:hanging="360"/>
                </w:pPr>
              </w:pPrChange>
            </w:pPr>
          </w:p>
        </w:tc>
        <w:tc>
          <w:tcPr>
            <w:tcW w:w="4253" w:type="dxa"/>
          </w:tcPr>
          <w:p w:rsidR="007C07C1" w:rsidRDefault="00AC1AE3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859" w:author="Administrator" w:date="2014-02-13T12:54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ФИО</w:t>
            </w:r>
          </w:p>
        </w:tc>
        <w:tc>
          <w:tcPr>
            <w:tcW w:w="4501" w:type="dxa"/>
          </w:tcPr>
          <w:p w:rsidR="007C07C1" w:rsidRDefault="00AC1AE3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860" w:author="Administrator" w:date="2014-02-13T12:54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$</w:t>
            </w:r>
            <w:r>
              <w:rPr>
                <w:rFonts w:ascii="Arial" w:hAnsi="Arial" w:cs="Arial"/>
                <w:sz w:val="20"/>
                <w:szCs w:val="20"/>
              </w:rPr>
              <w:t>.ФИО</w:t>
            </w:r>
          </w:p>
        </w:tc>
      </w:tr>
      <w:tr w:rsidR="00AC1AE3" w:rsidRPr="005A5B1B" w:rsidTr="00C879DB">
        <w:tc>
          <w:tcPr>
            <w:tcW w:w="817" w:type="dxa"/>
          </w:tcPr>
          <w:p w:rsidR="007C07C1" w:rsidRDefault="007C07C1" w:rsidP="00703EA0">
            <w:pPr>
              <w:pStyle w:val="a9"/>
              <w:numPr>
                <w:ilvl w:val="0"/>
                <w:numId w:val="17"/>
              </w:num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861" w:author="Administrator" w:date="2014-02-13T12:54:00Z">
                <w:pPr>
                  <w:pStyle w:val="a9"/>
                  <w:numPr>
                    <w:numId w:val="17"/>
                  </w:numPr>
                  <w:spacing w:beforeLines="60" w:afterLines="60"/>
                  <w:ind w:hanging="360"/>
                </w:pPr>
              </w:pPrChange>
            </w:pPr>
          </w:p>
        </w:tc>
        <w:tc>
          <w:tcPr>
            <w:tcW w:w="4253" w:type="dxa"/>
          </w:tcPr>
          <w:p w:rsidR="007C07C1" w:rsidRDefault="00AC1AE3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862" w:author="Administrator" w:date="2014-02-13T12:54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Номер</w:t>
            </w:r>
          </w:p>
        </w:tc>
        <w:tc>
          <w:tcPr>
            <w:tcW w:w="4501" w:type="dxa"/>
          </w:tcPr>
          <w:p w:rsidR="007C07C1" w:rsidRDefault="00AC1AE3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863" w:author="Administrator" w:date="2014-02-13T12:54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$.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US"/>
              </w:rPr>
              <w:t>TabNum</w:t>
            </w:r>
            <w:proofErr w:type="spellEnd"/>
          </w:p>
        </w:tc>
      </w:tr>
      <w:tr w:rsidR="00AC1AE3" w:rsidRPr="005A5B1B" w:rsidTr="00C879DB">
        <w:tc>
          <w:tcPr>
            <w:tcW w:w="817" w:type="dxa"/>
          </w:tcPr>
          <w:p w:rsidR="007C07C1" w:rsidRDefault="007C07C1" w:rsidP="00703EA0">
            <w:pPr>
              <w:pStyle w:val="a9"/>
              <w:numPr>
                <w:ilvl w:val="0"/>
                <w:numId w:val="17"/>
              </w:num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864" w:author="Administrator" w:date="2014-02-13T12:54:00Z">
                <w:pPr>
                  <w:pStyle w:val="a9"/>
                  <w:numPr>
                    <w:numId w:val="17"/>
                  </w:numPr>
                  <w:spacing w:beforeLines="60" w:afterLines="60"/>
                  <w:ind w:hanging="360"/>
                </w:pPr>
              </w:pPrChange>
            </w:pPr>
          </w:p>
        </w:tc>
        <w:tc>
          <w:tcPr>
            <w:tcW w:w="4253" w:type="dxa"/>
          </w:tcPr>
          <w:p w:rsidR="007C07C1" w:rsidRDefault="00AC1AE3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865" w:author="Administrator" w:date="2014-02-13T12:54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Notes-</w:t>
            </w:r>
            <w:r>
              <w:rPr>
                <w:rFonts w:ascii="Arial" w:hAnsi="Arial" w:cs="Arial"/>
                <w:sz w:val="20"/>
                <w:szCs w:val="20"/>
              </w:rPr>
              <w:t>имя</w:t>
            </w:r>
          </w:p>
        </w:tc>
        <w:tc>
          <w:tcPr>
            <w:tcW w:w="4501" w:type="dxa"/>
          </w:tcPr>
          <w:p w:rsidR="007C07C1" w:rsidRDefault="00AC1AE3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866" w:author="Administrator" w:date="2014-02-13T12:54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$.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US"/>
              </w:rPr>
              <w:t>PlatformPerson.Login</w:t>
            </w:r>
            <w:proofErr w:type="spellEnd"/>
          </w:p>
        </w:tc>
      </w:tr>
    </w:tbl>
    <w:p w:rsidR="000D20E3" w:rsidRDefault="000D20E3"/>
    <w:p w:rsidR="007C07C1" w:rsidRDefault="006C2FC7" w:rsidP="00D84677">
      <w:pPr>
        <w:pStyle w:val="a3"/>
        <w:numPr>
          <w:ilvl w:val="0"/>
          <w:numId w:val="1"/>
        </w:numPr>
        <w:spacing w:beforeLines="60" w:after="60"/>
        <w:rPr>
          <w:rFonts w:ascii="Times New Roman" w:hAnsi="Times New Roman" w:cs="Times New Roman"/>
          <w:b/>
          <w:i w:val="0"/>
          <w:color w:val="auto"/>
        </w:rPr>
      </w:pPr>
      <w:r>
        <w:rPr>
          <w:rFonts w:ascii="Times New Roman" w:hAnsi="Times New Roman" w:cs="Times New Roman"/>
          <w:b/>
          <w:i w:val="0"/>
          <w:color w:val="auto"/>
        </w:rPr>
        <w:t xml:space="preserve">БД </w:t>
      </w:r>
      <w:proofErr w:type="gramStart"/>
      <w:r>
        <w:rPr>
          <w:rFonts w:ascii="Times New Roman" w:hAnsi="Times New Roman" w:cs="Times New Roman"/>
          <w:b/>
          <w:i w:val="0"/>
          <w:color w:val="auto"/>
        </w:rPr>
        <w:t>СО</w:t>
      </w:r>
      <w:proofErr w:type="gramEnd"/>
      <w:r>
        <w:rPr>
          <w:rFonts w:ascii="Times New Roman" w:hAnsi="Times New Roman" w:cs="Times New Roman"/>
          <w:b/>
          <w:i w:val="0"/>
          <w:color w:val="auto"/>
        </w:rPr>
        <w:t>: Группы</w:t>
      </w:r>
    </w:p>
    <w:p w:rsidR="007C07C1" w:rsidRDefault="006C2FC7" w:rsidP="00703EA0">
      <w:pPr>
        <w:pStyle w:val="a3"/>
        <w:numPr>
          <w:ilvl w:val="1"/>
          <w:numId w:val="1"/>
        </w:numPr>
        <w:spacing w:beforeLines="60" w:after="60"/>
        <w:rPr>
          <w:rFonts w:ascii="Times New Roman" w:hAnsi="Times New Roman" w:cs="Times New Roman"/>
          <w:b/>
          <w:color w:val="auto"/>
        </w:rPr>
      </w:pPr>
      <w:r>
        <w:rPr>
          <w:rFonts w:ascii="Times New Roman" w:hAnsi="Times New Roman" w:cs="Times New Roman"/>
          <w:b/>
          <w:color w:val="auto"/>
        </w:rPr>
        <w:t>Форма Группы</w:t>
      </w:r>
    </w:p>
    <w:p w:rsidR="006C2FC7" w:rsidRDefault="006C2FC7" w:rsidP="006C2FC7">
      <w:r>
        <w:rPr>
          <w:noProof/>
        </w:rPr>
        <w:drawing>
          <wp:inline distT="0" distB="0" distL="0" distR="0">
            <wp:extent cx="874395" cy="318135"/>
            <wp:effectExtent l="0" t="0" r="1905" b="571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4395" cy="31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2FC7" w:rsidRPr="006022F7" w:rsidRDefault="006C2FC7" w:rsidP="006C2FC7">
      <w:pPr>
        <w:pStyle w:val="a7"/>
        <w:rPr>
          <w:rFonts w:ascii="Arial" w:hAnsi="Arial" w:cs="Arial"/>
          <w:color w:val="auto"/>
          <w:sz w:val="20"/>
          <w:szCs w:val="20"/>
        </w:rPr>
      </w:pPr>
      <w:r w:rsidRPr="00320C9C">
        <w:rPr>
          <w:color w:val="auto"/>
        </w:rPr>
        <w:t xml:space="preserve">Рисунок </w:t>
      </w:r>
      <w:r w:rsidR="006C0BE5" w:rsidRPr="00320C9C">
        <w:rPr>
          <w:color w:val="auto"/>
        </w:rPr>
        <w:fldChar w:fldCharType="begin"/>
      </w:r>
      <w:r w:rsidRPr="00320C9C">
        <w:rPr>
          <w:color w:val="auto"/>
        </w:rPr>
        <w:instrText xml:space="preserve"> SEQ Рисунок \* ARABIC </w:instrText>
      </w:r>
      <w:r w:rsidR="006C0BE5" w:rsidRPr="00320C9C">
        <w:rPr>
          <w:color w:val="auto"/>
        </w:rPr>
        <w:fldChar w:fldCharType="separate"/>
      </w:r>
      <w:r w:rsidR="00887424">
        <w:rPr>
          <w:noProof/>
          <w:color w:val="auto"/>
        </w:rPr>
        <w:t>61</w:t>
      </w:r>
      <w:r w:rsidR="006C0BE5" w:rsidRPr="00320C9C">
        <w:rPr>
          <w:color w:val="auto"/>
        </w:rPr>
        <w:fldChar w:fldCharType="end"/>
      </w:r>
      <w:r>
        <w:rPr>
          <w:color w:val="auto"/>
        </w:rPr>
        <w:t>. Кнопки формы Группы, режим чтения</w:t>
      </w:r>
    </w:p>
    <w:p w:rsidR="006C2FC7" w:rsidRDefault="006C2FC7" w:rsidP="006C2FC7">
      <w:r>
        <w:rPr>
          <w:noProof/>
        </w:rPr>
        <w:drawing>
          <wp:inline distT="0" distB="0" distL="0" distR="0">
            <wp:extent cx="914400" cy="347980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34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2FC7" w:rsidRPr="006022F7" w:rsidRDefault="006C2FC7" w:rsidP="006C2FC7">
      <w:pPr>
        <w:pStyle w:val="a7"/>
        <w:rPr>
          <w:rFonts w:ascii="Arial" w:hAnsi="Arial" w:cs="Arial"/>
          <w:color w:val="auto"/>
          <w:sz w:val="20"/>
          <w:szCs w:val="20"/>
        </w:rPr>
      </w:pPr>
      <w:r w:rsidRPr="00320C9C">
        <w:rPr>
          <w:color w:val="auto"/>
        </w:rPr>
        <w:t xml:space="preserve">Рисунок </w:t>
      </w:r>
      <w:r w:rsidR="006C0BE5" w:rsidRPr="00320C9C">
        <w:rPr>
          <w:color w:val="auto"/>
        </w:rPr>
        <w:fldChar w:fldCharType="begin"/>
      </w:r>
      <w:r w:rsidRPr="00320C9C">
        <w:rPr>
          <w:color w:val="auto"/>
        </w:rPr>
        <w:instrText xml:space="preserve"> SEQ Рисунок \* ARABIC </w:instrText>
      </w:r>
      <w:r w:rsidR="006C0BE5" w:rsidRPr="00320C9C">
        <w:rPr>
          <w:color w:val="auto"/>
        </w:rPr>
        <w:fldChar w:fldCharType="separate"/>
      </w:r>
      <w:r w:rsidR="00887424">
        <w:rPr>
          <w:noProof/>
          <w:color w:val="auto"/>
        </w:rPr>
        <w:t>62</w:t>
      </w:r>
      <w:r w:rsidR="006C0BE5" w:rsidRPr="00320C9C">
        <w:rPr>
          <w:color w:val="auto"/>
        </w:rPr>
        <w:fldChar w:fldCharType="end"/>
      </w:r>
      <w:r>
        <w:rPr>
          <w:color w:val="auto"/>
        </w:rPr>
        <w:t>. Кнопки формы Группы, режим редактирования</w:t>
      </w:r>
    </w:p>
    <w:p w:rsidR="006C2FC7" w:rsidRDefault="006C2FC7"/>
    <w:p w:rsidR="006C2FC7" w:rsidRDefault="008F56D7">
      <w:r>
        <w:rPr>
          <w:noProof/>
        </w:rPr>
        <w:lastRenderedPageBreak/>
        <w:drawing>
          <wp:inline distT="0" distB="0" distL="0" distR="0">
            <wp:extent cx="5605145" cy="4928235"/>
            <wp:effectExtent l="0" t="0" r="0" b="571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4928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2FC7" w:rsidRPr="006022F7" w:rsidRDefault="006C2FC7" w:rsidP="006C2FC7">
      <w:pPr>
        <w:pStyle w:val="a7"/>
        <w:rPr>
          <w:rFonts w:ascii="Arial" w:hAnsi="Arial" w:cs="Arial"/>
          <w:color w:val="auto"/>
          <w:sz w:val="20"/>
          <w:szCs w:val="20"/>
        </w:rPr>
      </w:pPr>
      <w:r w:rsidRPr="00320C9C">
        <w:rPr>
          <w:color w:val="auto"/>
        </w:rPr>
        <w:t xml:space="preserve">Рисунок </w:t>
      </w:r>
      <w:r w:rsidR="006C0BE5" w:rsidRPr="00320C9C">
        <w:rPr>
          <w:color w:val="auto"/>
        </w:rPr>
        <w:fldChar w:fldCharType="begin"/>
      </w:r>
      <w:r w:rsidRPr="00320C9C">
        <w:rPr>
          <w:color w:val="auto"/>
        </w:rPr>
        <w:instrText xml:space="preserve"> SEQ Рисунок \* ARABIC </w:instrText>
      </w:r>
      <w:r w:rsidR="006C0BE5" w:rsidRPr="00320C9C">
        <w:rPr>
          <w:color w:val="auto"/>
        </w:rPr>
        <w:fldChar w:fldCharType="separate"/>
      </w:r>
      <w:r w:rsidR="00887424">
        <w:rPr>
          <w:noProof/>
          <w:color w:val="auto"/>
        </w:rPr>
        <w:t>63</w:t>
      </w:r>
      <w:r w:rsidR="006C0BE5" w:rsidRPr="00320C9C">
        <w:rPr>
          <w:color w:val="auto"/>
        </w:rPr>
        <w:fldChar w:fldCharType="end"/>
      </w:r>
      <w:r>
        <w:rPr>
          <w:color w:val="auto"/>
        </w:rPr>
        <w:t>. Форма Группы, вкладка Общая информация</w:t>
      </w:r>
    </w:p>
    <w:p w:rsidR="006C2FC7" w:rsidRPr="007D79B8" w:rsidRDefault="006C2FC7" w:rsidP="006C2FC7">
      <w:pPr>
        <w:pStyle w:val="a7"/>
        <w:spacing w:after="0"/>
        <w:rPr>
          <w:rFonts w:ascii="Arial" w:hAnsi="Arial" w:cs="Arial"/>
          <w:color w:val="auto"/>
          <w:sz w:val="20"/>
          <w:szCs w:val="20"/>
        </w:rPr>
      </w:pPr>
      <w:r w:rsidRPr="007D79B8">
        <w:rPr>
          <w:rFonts w:ascii="Arial" w:hAnsi="Arial" w:cs="Arial"/>
          <w:color w:val="auto"/>
          <w:sz w:val="20"/>
          <w:szCs w:val="20"/>
        </w:rPr>
        <w:t xml:space="preserve">Таблица </w:t>
      </w:r>
      <w:r w:rsidR="006C0BE5" w:rsidRPr="007D79B8">
        <w:rPr>
          <w:rFonts w:ascii="Arial" w:hAnsi="Arial" w:cs="Arial"/>
          <w:color w:val="auto"/>
          <w:sz w:val="20"/>
          <w:szCs w:val="20"/>
        </w:rPr>
        <w:fldChar w:fldCharType="begin"/>
      </w:r>
      <w:r w:rsidRPr="007D79B8">
        <w:rPr>
          <w:rFonts w:ascii="Arial" w:hAnsi="Arial" w:cs="Arial"/>
          <w:color w:val="auto"/>
          <w:sz w:val="20"/>
          <w:szCs w:val="20"/>
        </w:rPr>
        <w:instrText xml:space="preserve"> SEQ Таблица \* ARABIC </w:instrText>
      </w:r>
      <w:r w:rsidR="006C0BE5" w:rsidRPr="007D79B8">
        <w:rPr>
          <w:rFonts w:ascii="Arial" w:hAnsi="Arial" w:cs="Arial"/>
          <w:color w:val="auto"/>
          <w:sz w:val="20"/>
          <w:szCs w:val="20"/>
        </w:rPr>
        <w:fldChar w:fldCharType="separate"/>
      </w:r>
      <w:r w:rsidR="00EF7C1D">
        <w:rPr>
          <w:rFonts w:ascii="Arial" w:hAnsi="Arial" w:cs="Arial"/>
          <w:noProof/>
          <w:color w:val="auto"/>
          <w:sz w:val="20"/>
          <w:szCs w:val="20"/>
        </w:rPr>
        <w:t>11</w:t>
      </w:r>
      <w:r w:rsidR="006C0BE5" w:rsidRPr="007D79B8">
        <w:rPr>
          <w:rFonts w:ascii="Arial" w:hAnsi="Arial" w:cs="Arial"/>
          <w:color w:val="auto"/>
          <w:sz w:val="20"/>
          <w:szCs w:val="20"/>
        </w:rPr>
        <w:fldChar w:fldCharType="end"/>
      </w:r>
      <w:r>
        <w:rPr>
          <w:rFonts w:ascii="Arial" w:hAnsi="Arial" w:cs="Arial"/>
          <w:color w:val="auto"/>
          <w:sz w:val="20"/>
          <w:szCs w:val="20"/>
        </w:rPr>
        <w:t xml:space="preserve">. </w:t>
      </w:r>
      <w:r w:rsidRPr="007D79B8">
        <w:rPr>
          <w:rFonts w:ascii="Arial" w:hAnsi="Arial" w:cs="Arial"/>
          <w:color w:val="auto"/>
          <w:sz w:val="20"/>
          <w:szCs w:val="20"/>
        </w:rPr>
        <w:t xml:space="preserve">Перечень элементов формы </w:t>
      </w:r>
      <w:r w:rsidR="00FC1F29">
        <w:rPr>
          <w:rFonts w:ascii="Arial" w:hAnsi="Arial" w:cs="Arial"/>
          <w:color w:val="auto"/>
          <w:sz w:val="20"/>
          <w:szCs w:val="20"/>
        </w:rPr>
        <w:t>Группы</w:t>
      </w:r>
    </w:p>
    <w:p w:rsidR="006C2FC7" w:rsidRDefault="006C2FC7"/>
    <w:tbl>
      <w:tblPr>
        <w:tblW w:w="0" w:type="auto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817"/>
        <w:gridCol w:w="2351"/>
        <w:gridCol w:w="1154"/>
        <w:gridCol w:w="4606"/>
      </w:tblGrid>
      <w:tr w:rsidR="00AC1AE3" w:rsidRPr="005A5B1B" w:rsidTr="00AC1AE3">
        <w:tc>
          <w:tcPr>
            <w:tcW w:w="817" w:type="dxa"/>
          </w:tcPr>
          <w:p w:rsidR="007C07C1" w:rsidRDefault="007C07C1" w:rsidP="00703EA0">
            <w:pPr>
              <w:spacing w:beforeLines="60" w:afterLines="60"/>
              <w:rPr>
                <w:rFonts w:ascii="Arial" w:eastAsiaTheme="majorEastAsia" w:hAnsi="Arial" w:cs="Arial"/>
                <w:b/>
                <w:bCs/>
                <w:color w:val="365F91" w:themeColor="accent1" w:themeShade="BF"/>
                <w:sz w:val="20"/>
                <w:szCs w:val="20"/>
              </w:rPr>
              <w:pPrChange w:id="1867" w:author="Administrator" w:date="2014-02-13T12:54:00Z">
                <w:pPr>
                  <w:keepNext/>
                  <w:keepLines/>
                  <w:spacing w:beforeLines="60" w:afterLines="60"/>
                  <w:outlineLvl w:val="0"/>
                </w:pPr>
              </w:pPrChange>
            </w:pPr>
          </w:p>
        </w:tc>
        <w:tc>
          <w:tcPr>
            <w:tcW w:w="2351" w:type="dxa"/>
          </w:tcPr>
          <w:p w:rsidR="007C07C1" w:rsidRDefault="00AC1AE3" w:rsidP="00703EA0">
            <w:pPr>
              <w:spacing w:beforeLines="60" w:afterLines="60"/>
              <w:rPr>
                <w:rFonts w:ascii="Arial" w:hAnsi="Arial" w:cs="Arial"/>
                <w:b/>
                <w:bCs/>
                <w:sz w:val="20"/>
                <w:szCs w:val="20"/>
              </w:rPr>
              <w:pPrChange w:id="1868" w:author="Administrator" w:date="2014-02-13T12:54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Наименование </w:t>
            </w:r>
          </w:p>
        </w:tc>
        <w:tc>
          <w:tcPr>
            <w:tcW w:w="1154" w:type="dxa"/>
          </w:tcPr>
          <w:p w:rsidR="007C07C1" w:rsidRDefault="00AC1AE3" w:rsidP="00703EA0">
            <w:pPr>
              <w:spacing w:beforeLines="60" w:afterLines="60"/>
              <w:rPr>
                <w:rFonts w:ascii="Arial" w:hAnsi="Arial" w:cs="Arial"/>
                <w:b/>
                <w:bCs/>
                <w:sz w:val="20"/>
                <w:szCs w:val="20"/>
              </w:rPr>
              <w:pPrChange w:id="1869" w:author="Administrator" w:date="2014-02-13T12:54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b/>
                <w:bCs/>
                <w:sz w:val="20"/>
                <w:szCs w:val="20"/>
              </w:rPr>
              <w:t>Тип элемента</w:t>
            </w:r>
          </w:p>
        </w:tc>
        <w:tc>
          <w:tcPr>
            <w:tcW w:w="4606" w:type="dxa"/>
          </w:tcPr>
          <w:p w:rsidR="007C07C1" w:rsidRDefault="00AC1AE3" w:rsidP="00703EA0">
            <w:pPr>
              <w:spacing w:beforeLines="60" w:afterLines="60"/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pPrChange w:id="1870" w:author="Administrator" w:date="2014-02-13T12:54:00Z">
                <w:pPr>
                  <w:spacing w:beforeLines="60" w:afterLines="60"/>
                </w:pPr>
              </w:pPrChange>
            </w:pPr>
            <w:r w:rsidRPr="00C85119">
              <w:rPr>
                <w:rFonts w:ascii="Arial" w:hAnsi="Arial" w:cs="Arial"/>
                <w:sz w:val="20"/>
                <w:szCs w:val="20"/>
              </w:rPr>
              <w:t xml:space="preserve">относительно </w:t>
            </w:r>
            <w:proofErr w:type="spellStart"/>
            <w:r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SO_Group</w:t>
            </w:r>
            <w:proofErr w:type="spellEnd"/>
          </w:p>
        </w:tc>
      </w:tr>
      <w:tr w:rsidR="00AC1AE3" w:rsidRPr="005A5B1B" w:rsidTr="00AC1AE3">
        <w:tc>
          <w:tcPr>
            <w:tcW w:w="817" w:type="dxa"/>
          </w:tcPr>
          <w:p w:rsidR="007C07C1" w:rsidRDefault="007C07C1" w:rsidP="00703EA0">
            <w:pPr>
              <w:pStyle w:val="a9"/>
              <w:numPr>
                <w:ilvl w:val="0"/>
                <w:numId w:val="43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871" w:author="Administrator" w:date="2014-02-13T12:54:00Z">
                <w:pPr>
                  <w:pStyle w:val="a9"/>
                  <w:numPr>
                    <w:numId w:val="43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351" w:type="dxa"/>
          </w:tcPr>
          <w:p w:rsidR="007C07C1" w:rsidRDefault="00AC1AE3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872" w:author="Administrator" w:date="2014-02-13T12:54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Выйти</w:t>
            </w:r>
          </w:p>
        </w:tc>
        <w:tc>
          <w:tcPr>
            <w:tcW w:w="1154" w:type="dxa"/>
          </w:tcPr>
          <w:p w:rsidR="007C07C1" w:rsidRDefault="00AC1AE3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873" w:author="Administrator" w:date="2014-02-13T12:54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Кнопка</w:t>
            </w:r>
          </w:p>
        </w:tc>
        <w:tc>
          <w:tcPr>
            <w:tcW w:w="4606" w:type="dxa"/>
          </w:tcPr>
          <w:p w:rsidR="007C07C1" w:rsidRDefault="007C07C1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874" w:author="Administrator" w:date="2014-02-13T12:54:00Z">
                <w:pPr>
                  <w:spacing w:beforeLines="60" w:afterLines="60"/>
                </w:pPr>
              </w:pPrChange>
            </w:pPr>
          </w:p>
        </w:tc>
      </w:tr>
      <w:tr w:rsidR="00AC1AE3" w:rsidRPr="005A5B1B" w:rsidTr="00AC1AE3">
        <w:tc>
          <w:tcPr>
            <w:tcW w:w="817" w:type="dxa"/>
          </w:tcPr>
          <w:p w:rsidR="007C07C1" w:rsidRDefault="007C07C1" w:rsidP="00703EA0">
            <w:pPr>
              <w:pStyle w:val="a9"/>
              <w:numPr>
                <w:ilvl w:val="0"/>
                <w:numId w:val="43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875" w:author="Administrator" w:date="2014-02-13T12:54:00Z">
                <w:pPr>
                  <w:pStyle w:val="a9"/>
                  <w:numPr>
                    <w:numId w:val="43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351" w:type="dxa"/>
          </w:tcPr>
          <w:p w:rsidR="007C07C1" w:rsidRDefault="00AC1AE3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876" w:author="Administrator" w:date="2014-02-13T12:54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Редактировать</w:t>
            </w:r>
          </w:p>
        </w:tc>
        <w:tc>
          <w:tcPr>
            <w:tcW w:w="1154" w:type="dxa"/>
          </w:tcPr>
          <w:p w:rsidR="007C07C1" w:rsidRDefault="00AC1AE3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877" w:author="Administrator" w:date="2014-02-13T12:54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Кнопка</w:t>
            </w:r>
          </w:p>
        </w:tc>
        <w:tc>
          <w:tcPr>
            <w:tcW w:w="4606" w:type="dxa"/>
          </w:tcPr>
          <w:p w:rsidR="007C07C1" w:rsidRDefault="007C07C1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  <w:lang w:val="en-US"/>
              </w:rPr>
              <w:pPrChange w:id="1878" w:author="Administrator" w:date="2014-02-13T12:54:00Z">
                <w:pPr>
                  <w:spacing w:beforeLines="60" w:afterLines="60"/>
                </w:pPr>
              </w:pPrChange>
            </w:pPr>
          </w:p>
        </w:tc>
      </w:tr>
      <w:tr w:rsidR="00AC1AE3" w:rsidRPr="005A5B1B" w:rsidTr="00AC1AE3">
        <w:tc>
          <w:tcPr>
            <w:tcW w:w="817" w:type="dxa"/>
          </w:tcPr>
          <w:p w:rsidR="007C07C1" w:rsidRDefault="007C07C1" w:rsidP="00703EA0">
            <w:pPr>
              <w:pStyle w:val="a9"/>
              <w:numPr>
                <w:ilvl w:val="0"/>
                <w:numId w:val="43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879" w:author="Administrator" w:date="2014-02-13T12:54:00Z">
                <w:pPr>
                  <w:pStyle w:val="a9"/>
                  <w:numPr>
                    <w:numId w:val="43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351" w:type="dxa"/>
          </w:tcPr>
          <w:p w:rsidR="007C07C1" w:rsidRDefault="00AC1AE3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880" w:author="Administrator" w:date="2014-02-13T12:54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Печать</w:t>
            </w:r>
          </w:p>
        </w:tc>
        <w:tc>
          <w:tcPr>
            <w:tcW w:w="1154" w:type="dxa"/>
          </w:tcPr>
          <w:p w:rsidR="007C07C1" w:rsidRDefault="00AC1AE3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881" w:author="Administrator" w:date="2014-02-13T12:54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Кнопка</w:t>
            </w:r>
          </w:p>
        </w:tc>
        <w:tc>
          <w:tcPr>
            <w:tcW w:w="4606" w:type="dxa"/>
          </w:tcPr>
          <w:p w:rsidR="007C07C1" w:rsidRDefault="007C07C1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882" w:author="Administrator" w:date="2014-02-13T12:54:00Z">
                <w:pPr>
                  <w:spacing w:beforeLines="60" w:afterLines="60"/>
                </w:pPr>
              </w:pPrChange>
            </w:pPr>
          </w:p>
        </w:tc>
      </w:tr>
      <w:tr w:rsidR="00AC1AE3" w:rsidRPr="005A5B1B" w:rsidTr="00AC1AE3">
        <w:tc>
          <w:tcPr>
            <w:tcW w:w="817" w:type="dxa"/>
          </w:tcPr>
          <w:p w:rsidR="007C07C1" w:rsidRDefault="007C07C1" w:rsidP="00703EA0">
            <w:pPr>
              <w:pStyle w:val="a9"/>
              <w:numPr>
                <w:ilvl w:val="0"/>
                <w:numId w:val="43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883" w:author="Administrator" w:date="2014-02-13T12:54:00Z">
                <w:pPr>
                  <w:pStyle w:val="a9"/>
                  <w:numPr>
                    <w:numId w:val="43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351" w:type="dxa"/>
          </w:tcPr>
          <w:p w:rsidR="007C07C1" w:rsidRDefault="00AC1AE3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884" w:author="Administrator" w:date="2014-02-13T12:54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Выйти</w:t>
            </w:r>
          </w:p>
        </w:tc>
        <w:tc>
          <w:tcPr>
            <w:tcW w:w="1154" w:type="dxa"/>
          </w:tcPr>
          <w:p w:rsidR="007C07C1" w:rsidRDefault="00AC1AE3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885" w:author="Administrator" w:date="2014-02-13T12:54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Кнопка</w:t>
            </w:r>
          </w:p>
        </w:tc>
        <w:tc>
          <w:tcPr>
            <w:tcW w:w="4606" w:type="dxa"/>
          </w:tcPr>
          <w:p w:rsidR="007C07C1" w:rsidRDefault="007C07C1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886" w:author="Administrator" w:date="2014-02-13T12:54:00Z">
                <w:pPr>
                  <w:spacing w:beforeLines="60" w:afterLines="60"/>
                </w:pPr>
              </w:pPrChange>
            </w:pPr>
          </w:p>
        </w:tc>
      </w:tr>
      <w:tr w:rsidR="00AC1AE3" w:rsidRPr="005A5B1B" w:rsidTr="00AC1AE3">
        <w:tc>
          <w:tcPr>
            <w:tcW w:w="817" w:type="dxa"/>
          </w:tcPr>
          <w:p w:rsidR="007C07C1" w:rsidRDefault="007C07C1" w:rsidP="00703EA0">
            <w:pPr>
              <w:pStyle w:val="a9"/>
              <w:numPr>
                <w:ilvl w:val="0"/>
                <w:numId w:val="43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887" w:author="Administrator" w:date="2014-02-13T12:54:00Z">
                <w:pPr>
                  <w:pStyle w:val="a9"/>
                  <w:numPr>
                    <w:numId w:val="43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351" w:type="dxa"/>
          </w:tcPr>
          <w:p w:rsidR="007C07C1" w:rsidRDefault="00AC1AE3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888" w:author="Administrator" w:date="2014-02-13T12:54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Сохранить</w:t>
            </w:r>
          </w:p>
        </w:tc>
        <w:tc>
          <w:tcPr>
            <w:tcW w:w="1154" w:type="dxa"/>
          </w:tcPr>
          <w:p w:rsidR="007C07C1" w:rsidRDefault="00AC1AE3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889" w:author="Administrator" w:date="2014-02-13T12:54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Кнопка</w:t>
            </w:r>
          </w:p>
        </w:tc>
        <w:tc>
          <w:tcPr>
            <w:tcW w:w="4606" w:type="dxa"/>
          </w:tcPr>
          <w:p w:rsidR="007C07C1" w:rsidRDefault="007C07C1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890" w:author="Administrator" w:date="2014-02-13T12:54:00Z">
                <w:pPr>
                  <w:spacing w:beforeLines="60" w:afterLines="60"/>
                </w:pPr>
              </w:pPrChange>
            </w:pPr>
          </w:p>
        </w:tc>
      </w:tr>
      <w:tr w:rsidR="00AC1AE3" w:rsidRPr="005A5B1B" w:rsidTr="00AC1AE3">
        <w:tc>
          <w:tcPr>
            <w:tcW w:w="817" w:type="dxa"/>
          </w:tcPr>
          <w:p w:rsidR="007C07C1" w:rsidRDefault="007C07C1" w:rsidP="00703EA0">
            <w:pPr>
              <w:pStyle w:val="a9"/>
              <w:numPr>
                <w:ilvl w:val="0"/>
                <w:numId w:val="43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891" w:author="Administrator" w:date="2014-02-13T12:54:00Z">
                <w:pPr>
                  <w:pStyle w:val="a9"/>
                  <w:numPr>
                    <w:numId w:val="43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351" w:type="dxa"/>
          </w:tcPr>
          <w:p w:rsidR="007C07C1" w:rsidRDefault="00AC1AE3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892" w:author="Administrator" w:date="2014-02-13T12:54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Группа</w:t>
            </w:r>
          </w:p>
        </w:tc>
        <w:tc>
          <w:tcPr>
            <w:tcW w:w="1154" w:type="dxa"/>
          </w:tcPr>
          <w:p w:rsidR="007C07C1" w:rsidRDefault="007C07C1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893" w:author="Administrator" w:date="2014-02-13T12:54:00Z">
                <w:pPr>
                  <w:spacing w:beforeLines="60" w:afterLines="60"/>
                </w:pPr>
              </w:pPrChange>
            </w:pPr>
          </w:p>
        </w:tc>
        <w:tc>
          <w:tcPr>
            <w:tcW w:w="4606" w:type="dxa"/>
          </w:tcPr>
          <w:p w:rsidR="007C07C1" w:rsidRDefault="007C07C1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894" w:author="Administrator" w:date="2014-02-13T12:54:00Z">
                <w:pPr>
                  <w:spacing w:beforeLines="60" w:afterLines="60"/>
                </w:pPr>
              </w:pPrChange>
            </w:pPr>
          </w:p>
        </w:tc>
      </w:tr>
      <w:tr w:rsidR="00AC1AE3" w:rsidRPr="005A5B1B" w:rsidTr="00AC1AE3">
        <w:tc>
          <w:tcPr>
            <w:tcW w:w="817" w:type="dxa"/>
          </w:tcPr>
          <w:p w:rsidR="007C07C1" w:rsidRDefault="007C07C1" w:rsidP="00703EA0">
            <w:pPr>
              <w:pStyle w:val="a9"/>
              <w:numPr>
                <w:ilvl w:val="0"/>
                <w:numId w:val="43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895" w:author="Administrator" w:date="2014-02-13T12:54:00Z">
                <w:pPr>
                  <w:pStyle w:val="a9"/>
                  <w:numPr>
                    <w:numId w:val="43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351" w:type="dxa"/>
          </w:tcPr>
          <w:p w:rsidR="00AC1AE3" w:rsidRPr="00937C78" w:rsidRDefault="00AC1AE3" w:rsidP="00AC1AE3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Название группы</w:t>
            </w:r>
          </w:p>
        </w:tc>
        <w:tc>
          <w:tcPr>
            <w:tcW w:w="1154" w:type="dxa"/>
          </w:tcPr>
          <w:p w:rsidR="007C07C1" w:rsidRDefault="007C07C1" w:rsidP="00D84677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4606" w:type="dxa"/>
          </w:tcPr>
          <w:p w:rsidR="007C07C1" w:rsidRDefault="00AC1AE3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отображаем 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$.Name</w:t>
            </w:r>
          </w:p>
        </w:tc>
      </w:tr>
      <w:tr w:rsidR="00AC1AE3" w:rsidRPr="005A5B1B" w:rsidTr="00AC1AE3">
        <w:tc>
          <w:tcPr>
            <w:tcW w:w="817" w:type="dxa"/>
          </w:tcPr>
          <w:p w:rsidR="007C07C1" w:rsidRDefault="007C07C1" w:rsidP="00703EA0">
            <w:pPr>
              <w:pStyle w:val="a9"/>
              <w:numPr>
                <w:ilvl w:val="0"/>
                <w:numId w:val="43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896" w:author="Administrator" w:date="2014-02-13T12:54:00Z">
                <w:pPr>
                  <w:pStyle w:val="a9"/>
                  <w:numPr>
                    <w:numId w:val="43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351" w:type="dxa"/>
          </w:tcPr>
          <w:p w:rsidR="00AC1AE3" w:rsidRPr="00937C78" w:rsidRDefault="00AC1AE3" w:rsidP="00AC1AE3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*обязательное для заполнения поле</w:t>
            </w:r>
          </w:p>
        </w:tc>
        <w:tc>
          <w:tcPr>
            <w:tcW w:w="1154" w:type="dxa"/>
          </w:tcPr>
          <w:p w:rsidR="007C07C1" w:rsidRDefault="007C07C1" w:rsidP="00D84677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4606" w:type="dxa"/>
          </w:tcPr>
          <w:p w:rsidR="007C07C1" w:rsidRDefault="007C07C1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AC1AE3" w:rsidRPr="005A5B1B" w:rsidTr="00AC1AE3">
        <w:tc>
          <w:tcPr>
            <w:tcW w:w="817" w:type="dxa"/>
          </w:tcPr>
          <w:p w:rsidR="007C07C1" w:rsidRDefault="007C07C1" w:rsidP="00703EA0">
            <w:pPr>
              <w:pStyle w:val="a9"/>
              <w:numPr>
                <w:ilvl w:val="0"/>
                <w:numId w:val="43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897" w:author="Administrator" w:date="2014-02-13T12:54:00Z">
                <w:pPr>
                  <w:pStyle w:val="a9"/>
                  <w:numPr>
                    <w:numId w:val="43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351" w:type="dxa"/>
          </w:tcPr>
          <w:p w:rsidR="00AC1AE3" w:rsidRPr="00937C78" w:rsidRDefault="00AC1AE3" w:rsidP="00AC1AE3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Общая информация</w:t>
            </w:r>
          </w:p>
        </w:tc>
        <w:tc>
          <w:tcPr>
            <w:tcW w:w="1154" w:type="dxa"/>
          </w:tcPr>
          <w:p w:rsidR="007C07C1" w:rsidRDefault="00AC1AE3" w:rsidP="00D84677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Закладка</w:t>
            </w:r>
          </w:p>
        </w:tc>
        <w:tc>
          <w:tcPr>
            <w:tcW w:w="4606" w:type="dxa"/>
          </w:tcPr>
          <w:p w:rsidR="007C07C1" w:rsidRDefault="007C07C1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AC1AE3" w:rsidRPr="005A5B1B" w:rsidTr="00AC1AE3">
        <w:tc>
          <w:tcPr>
            <w:tcW w:w="817" w:type="dxa"/>
          </w:tcPr>
          <w:p w:rsidR="007C07C1" w:rsidRDefault="007C07C1" w:rsidP="00703EA0">
            <w:pPr>
              <w:pStyle w:val="a9"/>
              <w:numPr>
                <w:ilvl w:val="0"/>
                <w:numId w:val="43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898" w:author="Administrator" w:date="2014-02-13T12:54:00Z">
                <w:pPr>
                  <w:pStyle w:val="a9"/>
                  <w:numPr>
                    <w:numId w:val="43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351" w:type="dxa"/>
          </w:tcPr>
          <w:p w:rsidR="00AC1AE3" w:rsidRPr="00937C78" w:rsidRDefault="00AC1AE3" w:rsidP="00AC1AE3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 xml:space="preserve">Название </w:t>
            </w:r>
          </w:p>
        </w:tc>
        <w:tc>
          <w:tcPr>
            <w:tcW w:w="1154" w:type="dxa"/>
          </w:tcPr>
          <w:p w:rsidR="00AC1AE3" w:rsidRDefault="00AC1AE3" w:rsidP="00AC1AE3"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4606" w:type="dxa"/>
          </w:tcPr>
          <w:p w:rsidR="00AC1AE3" w:rsidRPr="00C85119" w:rsidRDefault="00AC1AE3" w:rsidP="00AC1AE3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$.Name</w:t>
            </w:r>
          </w:p>
        </w:tc>
      </w:tr>
      <w:tr w:rsidR="00AC1AE3" w:rsidRPr="005A5B1B" w:rsidTr="00AC1AE3">
        <w:tc>
          <w:tcPr>
            <w:tcW w:w="817" w:type="dxa"/>
          </w:tcPr>
          <w:p w:rsidR="007C07C1" w:rsidRDefault="007C07C1" w:rsidP="00703EA0">
            <w:pPr>
              <w:pStyle w:val="a9"/>
              <w:numPr>
                <w:ilvl w:val="0"/>
                <w:numId w:val="43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899" w:author="Administrator" w:date="2014-02-13T12:54:00Z">
                <w:pPr>
                  <w:pStyle w:val="a9"/>
                  <w:numPr>
                    <w:numId w:val="43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351" w:type="dxa"/>
          </w:tcPr>
          <w:p w:rsidR="00AC1AE3" w:rsidRPr="00937C78" w:rsidRDefault="00AC1AE3" w:rsidP="00AC1AE3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Системные редакторы</w:t>
            </w:r>
          </w:p>
        </w:tc>
        <w:tc>
          <w:tcPr>
            <w:tcW w:w="1154" w:type="dxa"/>
          </w:tcPr>
          <w:p w:rsidR="00AC1AE3" w:rsidRDefault="00AC1AE3" w:rsidP="00AC1AE3"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4606" w:type="dxa"/>
          </w:tcPr>
          <w:p w:rsidR="00AC1AE3" w:rsidRPr="00937C78" w:rsidRDefault="00AC1AE3" w:rsidP="00AC1AE3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не поддерживаем</w:t>
            </w:r>
          </w:p>
        </w:tc>
      </w:tr>
      <w:tr w:rsidR="00AC1AE3" w:rsidRPr="005A5B1B" w:rsidTr="00AC1AE3">
        <w:tc>
          <w:tcPr>
            <w:tcW w:w="817" w:type="dxa"/>
          </w:tcPr>
          <w:p w:rsidR="007C07C1" w:rsidRDefault="007C07C1" w:rsidP="00703EA0">
            <w:pPr>
              <w:pStyle w:val="a9"/>
              <w:numPr>
                <w:ilvl w:val="0"/>
                <w:numId w:val="43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900" w:author="Administrator" w:date="2014-02-13T12:54:00Z">
                <w:pPr>
                  <w:pStyle w:val="a9"/>
                  <w:numPr>
                    <w:numId w:val="43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351" w:type="dxa"/>
          </w:tcPr>
          <w:p w:rsidR="00AC1AE3" w:rsidRPr="00937C78" w:rsidRDefault="00AC1AE3" w:rsidP="00AC1AE3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Состав группы</w:t>
            </w:r>
          </w:p>
        </w:tc>
        <w:tc>
          <w:tcPr>
            <w:tcW w:w="1154" w:type="dxa"/>
          </w:tcPr>
          <w:p w:rsidR="00AC1AE3" w:rsidRDefault="00AC1AE3" w:rsidP="00AC1AE3"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4606" w:type="dxa"/>
          </w:tcPr>
          <w:p w:rsidR="007C07C1" w:rsidRDefault="00AC1AE3" w:rsidP="00D84677">
            <w:pPr>
              <w:spacing w:beforeLines="60" w:afterLines="60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</w:rPr>
              <w:t>отображаем</w:t>
            </w:r>
            <w:r w:rsidRPr="00A91FFA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($&lt;-</w:t>
            </w:r>
            <w:proofErr w:type="spellStart"/>
            <w:r w:rsidRPr="00A91FFA">
              <w:rPr>
                <w:rFonts w:ascii="Arial" w:hAnsi="Arial" w:cs="Arial"/>
                <w:sz w:val="20"/>
                <w:szCs w:val="20"/>
                <w:lang w:val="en-US"/>
              </w:rPr>
              <w:t>SO_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GroupMember.Owner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n-US"/>
              </w:rPr>
              <w:t xml:space="preserve">). </w:t>
            </w:r>
            <w:r w:rsidRPr="00A91FFA">
              <w:rPr>
                <w:rFonts w:ascii="Arial" w:hAnsi="Arial" w:cs="Arial"/>
                <w:sz w:val="20"/>
                <w:szCs w:val="20"/>
                <w:lang w:val="en-US"/>
              </w:rPr>
              <w:t>Substitute</w:t>
            </w:r>
          </w:p>
          <w:p w:rsidR="00AC1AE3" w:rsidRPr="00937C78" w:rsidRDefault="00AC1AE3" w:rsidP="00AC1AE3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можно добавлять / удалять объекты</w:t>
            </w:r>
          </w:p>
        </w:tc>
      </w:tr>
      <w:tr w:rsidR="00AC1AE3" w:rsidRPr="005A5B1B" w:rsidTr="00AC1AE3">
        <w:tc>
          <w:tcPr>
            <w:tcW w:w="817" w:type="dxa"/>
          </w:tcPr>
          <w:p w:rsidR="007C07C1" w:rsidRDefault="007C07C1" w:rsidP="00703EA0">
            <w:pPr>
              <w:pStyle w:val="a9"/>
              <w:numPr>
                <w:ilvl w:val="0"/>
                <w:numId w:val="43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901" w:author="Administrator" w:date="2014-02-13T12:54:00Z">
                <w:pPr>
                  <w:pStyle w:val="a9"/>
                  <w:numPr>
                    <w:numId w:val="43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351" w:type="dxa"/>
          </w:tcPr>
          <w:p w:rsidR="00AC1AE3" w:rsidRPr="00937C78" w:rsidRDefault="00AC1AE3" w:rsidP="00AC1AE3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Группа в АК</w:t>
            </w:r>
          </w:p>
        </w:tc>
        <w:tc>
          <w:tcPr>
            <w:tcW w:w="1154" w:type="dxa"/>
          </w:tcPr>
          <w:p w:rsidR="00AC1AE3" w:rsidRDefault="00AC1AE3" w:rsidP="00AC1AE3"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4606" w:type="dxa"/>
          </w:tcPr>
          <w:p w:rsidR="00AC1AE3" w:rsidRPr="00C85119" w:rsidRDefault="00AC1AE3" w:rsidP="00AC1AE3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</w:rPr>
              <w:t>не поддерживаем</w:t>
            </w:r>
          </w:p>
        </w:tc>
      </w:tr>
      <w:tr w:rsidR="00AC1AE3" w:rsidRPr="005A5B1B" w:rsidTr="00AC1AE3">
        <w:tc>
          <w:tcPr>
            <w:tcW w:w="817" w:type="dxa"/>
          </w:tcPr>
          <w:p w:rsidR="007C07C1" w:rsidRDefault="007C07C1" w:rsidP="00703EA0">
            <w:pPr>
              <w:pStyle w:val="a9"/>
              <w:numPr>
                <w:ilvl w:val="0"/>
                <w:numId w:val="43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902" w:author="Administrator" w:date="2014-02-13T12:54:00Z">
                <w:pPr>
                  <w:pStyle w:val="a9"/>
                  <w:numPr>
                    <w:numId w:val="43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351" w:type="dxa"/>
          </w:tcPr>
          <w:p w:rsidR="007C07C1" w:rsidRDefault="00AC1AE3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903" w:author="Administrator" w:date="2014-02-13T12:54:00Z">
                <w:pPr>
                  <w:spacing w:beforeLines="60" w:afterLines="60"/>
                </w:pPr>
              </w:pPrChange>
            </w:pPr>
            <w:proofErr w:type="gramStart"/>
            <w:r w:rsidRPr="00937C78">
              <w:rPr>
                <w:rFonts w:ascii="Arial" w:hAnsi="Arial" w:cs="Arial"/>
                <w:sz w:val="20"/>
                <w:szCs w:val="20"/>
              </w:rPr>
              <w:t>Создан</w:t>
            </w:r>
            <w:proofErr w:type="gramEnd"/>
          </w:p>
        </w:tc>
        <w:tc>
          <w:tcPr>
            <w:tcW w:w="1154" w:type="dxa"/>
          </w:tcPr>
          <w:p w:rsidR="007C07C1" w:rsidRDefault="00AC1AE3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904" w:author="Administrator" w:date="2014-02-13T12:54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4606" w:type="dxa"/>
          </w:tcPr>
          <w:p w:rsidR="007C07C1" w:rsidRDefault="00AC1AE3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  <w:lang w:val="en-US"/>
              </w:rPr>
              <w:pPrChange w:id="1905" w:author="Administrator" w:date="2014-02-13T12:54:00Z">
                <w:pPr>
                  <w:spacing w:beforeLines="60" w:afterLines="60"/>
                </w:pPr>
              </w:pPrChange>
            </w:pPr>
            <w:r w:rsidRPr="00C85119">
              <w:rPr>
                <w:rFonts w:ascii="Arial" w:hAnsi="Arial" w:cs="Arial"/>
                <w:sz w:val="20"/>
                <w:szCs w:val="20"/>
              </w:rPr>
              <w:t>$.$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created</w:t>
            </w:r>
          </w:p>
        </w:tc>
      </w:tr>
      <w:tr w:rsidR="00AC1AE3" w:rsidRPr="005A5B1B" w:rsidTr="00AC1AE3">
        <w:tc>
          <w:tcPr>
            <w:tcW w:w="817" w:type="dxa"/>
          </w:tcPr>
          <w:p w:rsidR="007C07C1" w:rsidRDefault="007C07C1" w:rsidP="00703EA0">
            <w:pPr>
              <w:pStyle w:val="a9"/>
              <w:numPr>
                <w:ilvl w:val="0"/>
                <w:numId w:val="43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906" w:author="Administrator" w:date="2014-02-13T12:54:00Z">
                <w:pPr>
                  <w:pStyle w:val="a9"/>
                  <w:numPr>
                    <w:numId w:val="43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351" w:type="dxa"/>
          </w:tcPr>
          <w:p w:rsidR="007C07C1" w:rsidRDefault="00AC1AE3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907" w:author="Administrator" w:date="2014-02-13T12:54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Модифицирован</w:t>
            </w:r>
          </w:p>
        </w:tc>
        <w:tc>
          <w:tcPr>
            <w:tcW w:w="1154" w:type="dxa"/>
          </w:tcPr>
          <w:p w:rsidR="007C07C1" w:rsidRDefault="00AC1AE3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908" w:author="Administrator" w:date="2014-02-13T12:54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4606" w:type="dxa"/>
          </w:tcPr>
          <w:p w:rsidR="007C07C1" w:rsidRDefault="00AC1AE3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  <w:lang w:val="en-US"/>
              </w:rPr>
              <w:pPrChange w:id="1909" w:author="Administrator" w:date="2014-02-13T12:54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$.$modified</w:t>
            </w:r>
          </w:p>
        </w:tc>
      </w:tr>
    </w:tbl>
    <w:p w:rsidR="00AC1AE3" w:rsidRDefault="00AC1AE3"/>
    <w:p w:rsidR="007C07C1" w:rsidRDefault="00F1035E" w:rsidP="00D84677">
      <w:pPr>
        <w:pStyle w:val="a3"/>
        <w:numPr>
          <w:ilvl w:val="1"/>
          <w:numId w:val="1"/>
        </w:numPr>
        <w:spacing w:beforeLines="60" w:after="60"/>
        <w:rPr>
          <w:rFonts w:ascii="Times New Roman" w:hAnsi="Times New Roman" w:cs="Times New Roman"/>
          <w:b/>
          <w:color w:val="auto"/>
        </w:rPr>
      </w:pPr>
      <w:r>
        <w:rPr>
          <w:rFonts w:ascii="Times New Roman" w:hAnsi="Times New Roman" w:cs="Times New Roman"/>
          <w:b/>
          <w:color w:val="auto"/>
        </w:rPr>
        <w:t xml:space="preserve">Таблица представлений БД </w:t>
      </w:r>
      <w:proofErr w:type="gramStart"/>
      <w:r>
        <w:rPr>
          <w:rFonts w:ascii="Times New Roman" w:hAnsi="Times New Roman" w:cs="Times New Roman"/>
          <w:b/>
          <w:color w:val="auto"/>
        </w:rPr>
        <w:t>СО</w:t>
      </w:r>
      <w:proofErr w:type="gramEnd"/>
      <w:r>
        <w:rPr>
          <w:rFonts w:ascii="Times New Roman" w:hAnsi="Times New Roman" w:cs="Times New Roman"/>
          <w:b/>
          <w:color w:val="auto"/>
        </w:rPr>
        <w:t xml:space="preserve"> (Группы)</w:t>
      </w:r>
    </w:p>
    <w:p w:rsidR="00F1035E" w:rsidRDefault="00F1035E" w:rsidP="00F1035E">
      <w:r>
        <w:rPr>
          <w:noProof/>
        </w:rPr>
        <w:drawing>
          <wp:inline distT="0" distB="0" distL="0" distR="0">
            <wp:extent cx="4690745" cy="937895"/>
            <wp:effectExtent l="19050" t="19050" r="14605" b="1460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0745" cy="9378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1035E" w:rsidRPr="006022F7" w:rsidRDefault="00F1035E" w:rsidP="00F1035E">
      <w:pPr>
        <w:pStyle w:val="a7"/>
        <w:rPr>
          <w:rFonts w:ascii="Arial" w:hAnsi="Arial" w:cs="Arial"/>
          <w:color w:val="auto"/>
          <w:sz w:val="20"/>
          <w:szCs w:val="20"/>
        </w:rPr>
      </w:pPr>
      <w:r w:rsidRPr="00320C9C">
        <w:rPr>
          <w:color w:val="auto"/>
        </w:rPr>
        <w:t xml:space="preserve">Рисунок </w:t>
      </w:r>
      <w:r w:rsidR="006C0BE5" w:rsidRPr="00320C9C">
        <w:rPr>
          <w:color w:val="auto"/>
        </w:rPr>
        <w:fldChar w:fldCharType="begin"/>
      </w:r>
      <w:r w:rsidRPr="00320C9C">
        <w:rPr>
          <w:color w:val="auto"/>
        </w:rPr>
        <w:instrText xml:space="preserve"> SEQ Рисунок \* ARABIC </w:instrText>
      </w:r>
      <w:r w:rsidR="006C0BE5" w:rsidRPr="00320C9C">
        <w:rPr>
          <w:color w:val="auto"/>
        </w:rPr>
        <w:fldChar w:fldCharType="separate"/>
      </w:r>
      <w:r w:rsidR="00887424">
        <w:rPr>
          <w:noProof/>
          <w:color w:val="auto"/>
        </w:rPr>
        <w:t>64</w:t>
      </w:r>
      <w:r w:rsidR="006C0BE5" w:rsidRPr="00320C9C">
        <w:rPr>
          <w:color w:val="auto"/>
        </w:rPr>
        <w:fldChar w:fldCharType="end"/>
      </w:r>
      <w:r>
        <w:rPr>
          <w:color w:val="auto"/>
        </w:rPr>
        <w:t>. Таблица представлений Группы</w:t>
      </w:r>
    </w:p>
    <w:p w:rsidR="00F1035E" w:rsidRPr="007D79B8" w:rsidRDefault="00F1035E" w:rsidP="00F1035E">
      <w:pPr>
        <w:pStyle w:val="a7"/>
        <w:spacing w:after="0"/>
        <w:rPr>
          <w:rFonts w:ascii="Arial" w:hAnsi="Arial" w:cs="Arial"/>
          <w:color w:val="auto"/>
          <w:sz w:val="20"/>
          <w:szCs w:val="20"/>
        </w:rPr>
      </w:pPr>
      <w:r w:rsidRPr="007D79B8">
        <w:rPr>
          <w:rFonts w:ascii="Arial" w:hAnsi="Arial" w:cs="Arial"/>
          <w:color w:val="auto"/>
          <w:sz w:val="20"/>
          <w:szCs w:val="20"/>
        </w:rPr>
        <w:t xml:space="preserve">Таблица </w:t>
      </w:r>
      <w:r w:rsidR="006C0BE5" w:rsidRPr="007D79B8">
        <w:rPr>
          <w:rFonts w:ascii="Arial" w:hAnsi="Arial" w:cs="Arial"/>
          <w:color w:val="auto"/>
          <w:sz w:val="20"/>
          <w:szCs w:val="20"/>
        </w:rPr>
        <w:fldChar w:fldCharType="begin"/>
      </w:r>
      <w:r w:rsidRPr="007D79B8">
        <w:rPr>
          <w:rFonts w:ascii="Arial" w:hAnsi="Arial" w:cs="Arial"/>
          <w:color w:val="auto"/>
          <w:sz w:val="20"/>
          <w:szCs w:val="20"/>
        </w:rPr>
        <w:instrText xml:space="preserve"> SEQ Таблица \* ARABIC </w:instrText>
      </w:r>
      <w:r w:rsidR="006C0BE5" w:rsidRPr="007D79B8">
        <w:rPr>
          <w:rFonts w:ascii="Arial" w:hAnsi="Arial" w:cs="Arial"/>
          <w:color w:val="auto"/>
          <w:sz w:val="20"/>
          <w:szCs w:val="20"/>
        </w:rPr>
        <w:fldChar w:fldCharType="separate"/>
      </w:r>
      <w:r w:rsidR="00EF7C1D">
        <w:rPr>
          <w:rFonts w:ascii="Arial" w:hAnsi="Arial" w:cs="Arial"/>
          <w:noProof/>
          <w:color w:val="auto"/>
          <w:sz w:val="20"/>
          <w:szCs w:val="20"/>
        </w:rPr>
        <w:t>12</w:t>
      </w:r>
      <w:r w:rsidR="006C0BE5" w:rsidRPr="007D79B8">
        <w:rPr>
          <w:rFonts w:ascii="Arial" w:hAnsi="Arial" w:cs="Arial"/>
          <w:color w:val="auto"/>
          <w:sz w:val="20"/>
          <w:szCs w:val="20"/>
        </w:rPr>
        <w:fldChar w:fldCharType="end"/>
      </w:r>
      <w:r>
        <w:rPr>
          <w:rFonts w:ascii="Arial" w:hAnsi="Arial" w:cs="Arial"/>
          <w:color w:val="auto"/>
          <w:sz w:val="20"/>
          <w:szCs w:val="20"/>
        </w:rPr>
        <w:t xml:space="preserve">. </w:t>
      </w:r>
      <w:r w:rsidRPr="007D79B8">
        <w:rPr>
          <w:rFonts w:ascii="Arial" w:hAnsi="Arial" w:cs="Arial"/>
          <w:color w:val="auto"/>
          <w:sz w:val="20"/>
          <w:szCs w:val="20"/>
        </w:rPr>
        <w:t xml:space="preserve">Перечень элементов </w:t>
      </w:r>
      <w:r>
        <w:rPr>
          <w:rFonts w:ascii="Arial" w:hAnsi="Arial" w:cs="Arial"/>
          <w:color w:val="auto"/>
          <w:sz w:val="20"/>
          <w:szCs w:val="20"/>
        </w:rPr>
        <w:t>таблицы представлений</w:t>
      </w:r>
      <w:r w:rsidRPr="007D79B8">
        <w:rPr>
          <w:rFonts w:ascii="Arial" w:hAnsi="Arial" w:cs="Arial"/>
          <w:color w:val="auto"/>
          <w:sz w:val="20"/>
          <w:szCs w:val="20"/>
        </w:rPr>
        <w:t xml:space="preserve"> </w:t>
      </w:r>
      <w:r>
        <w:rPr>
          <w:rFonts w:ascii="Arial" w:hAnsi="Arial" w:cs="Arial"/>
          <w:color w:val="auto"/>
          <w:sz w:val="20"/>
          <w:szCs w:val="20"/>
        </w:rPr>
        <w:t>Группы</w:t>
      </w:r>
    </w:p>
    <w:tbl>
      <w:tblPr>
        <w:tblStyle w:val="a8"/>
        <w:tblW w:w="0" w:type="auto"/>
        <w:tblLook w:val="04A0"/>
      </w:tblPr>
      <w:tblGrid>
        <w:gridCol w:w="817"/>
        <w:gridCol w:w="4253"/>
        <w:gridCol w:w="4501"/>
      </w:tblGrid>
      <w:tr w:rsidR="00F1035E" w:rsidRPr="005A5B1B" w:rsidTr="00C879DB">
        <w:tc>
          <w:tcPr>
            <w:tcW w:w="817" w:type="dxa"/>
          </w:tcPr>
          <w:p w:rsidR="007C07C1" w:rsidRDefault="007C07C1" w:rsidP="00703EA0">
            <w:pPr>
              <w:spacing w:beforeLines="60" w:afterLines="60"/>
              <w:rPr>
                <w:rFonts w:ascii="Arial" w:eastAsiaTheme="majorEastAsia" w:hAnsi="Arial" w:cs="Arial"/>
                <w:b/>
                <w:bCs/>
                <w:color w:val="365F91" w:themeColor="accent1" w:themeShade="BF"/>
                <w:sz w:val="20"/>
                <w:szCs w:val="20"/>
              </w:rPr>
              <w:pPrChange w:id="1910" w:author="Administrator" w:date="2014-02-13T12:54:00Z">
                <w:pPr>
                  <w:keepNext/>
                  <w:keepLines/>
                  <w:spacing w:beforeLines="60" w:afterLines="60"/>
                  <w:outlineLvl w:val="0"/>
                </w:pPr>
              </w:pPrChange>
            </w:pPr>
          </w:p>
        </w:tc>
        <w:tc>
          <w:tcPr>
            <w:tcW w:w="4253" w:type="dxa"/>
          </w:tcPr>
          <w:p w:rsidR="007C07C1" w:rsidRDefault="00F1035E" w:rsidP="00703EA0">
            <w:pPr>
              <w:spacing w:beforeLines="60" w:afterLines="60"/>
              <w:rPr>
                <w:rFonts w:ascii="Arial" w:hAnsi="Arial" w:cs="Arial"/>
                <w:b/>
                <w:sz w:val="20"/>
                <w:szCs w:val="20"/>
              </w:rPr>
              <w:pPrChange w:id="1911" w:author="Administrator" w:date="2014-02-13T12:54:00Z">
                <w:pPr>
                  <w:spacing w:beforeLines="60" w:afterLines="60"/>
                </w:pPr>
              </w:pPrChange>
            </w:pPr>
            <w:r w:rsidRPr="005A5B1B">
              <w:rPr>
                <w:rFonts w:ascii="Arial" w:hAnsi="Arial" w:cs="Arial"/>
                <w:b/>
                <w:sz w:val="20"/>
                <w:szCs w:val="20"/>
              </w:rPr>
              <w:t xml:space="preserve">Наименование </w:t>
            </w:r>
          </w:p>
        </w:tc>
        <w:tc>
          <w:tcPr>
            <w:tcW w:w="4501" w:type="dxa"/>
          </w:tcPr>
          <w:p w:rsidR="007C07C1" w:rsidRDefault="00F1035E" w:rsidP="00703EA0">
            <w:pPr>
              <w:spacing w:beforeLines="60" w:afterLines="60"/>
              <w:rPr>
                <w:rFonts w:ascii="Arial" w:hAnsi="Arial" w:cs="Arial"/>
                <w:b/>
                <w:sz w:val="20"/>
                <w:szCs w:val="20"/>
              </w:rPr>
              <w:pPrChange w:id="1912" w:author="Administrator" w:date="2014-02-13T12:54:00Z">
                <w:pPr>
                  <w:spacing w:beforeLines="60" w:afterLines="60"/>
                </w:pPr>
              </w:pPrChange>
            </w:pPr>
            <w:r w:rsidRPr="005A5B1B">
              <w:rPr>
                <w:rFonts w:ascii="Arial" w:hAnsi="Arial" w:cs="Arial"/>
                <w:b/>
                <w:sz w:val="20"/>
                <w:szCs w:val="20"/>
              </w:rPr>
              <w:t>Тип элемента</w:t>
            </w:r>
          </w:p>
        </w:tc>
      </w:tr>
      <w:tr w:rsidR="00F1035E" w:rsidRPr="005A5B1B" w:rsidTr="00C879DB">
        <w:tc>
          <w:tcPr>
            <w:tcW w:w="817" w:type="dxa"/>
          </w:tcPr>
          <w:p w:rsidR="007C07C1" w:rsidRDefault="007C07C1" w:rsidP="00703EA0">
            <w:pPr>
              <w:pStyle w:val="a9"/>
              <w:numPr>
                <w:ilvl w:val="0"/>
                <w:numId w:val="21"/>
              </w:num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913" w:author="Administrator" w:date="2014-02-13T12:54:00Z">
                <w:pPr>
                  <w:pStyle w:val="a9"/>
                  <w:numPr>
                    <w:numId w:val="21"/>
                  </w:numPr>
                  <w:spacing w:beforeLines="60" w:afterLines="60"/>
                  <w:ind w:hanging="360"/>
                </w:pPr>
              </w:pPrChange>
            </w:pPr>
          </w:p>
        </w:tc>
        <w:tc>
          <w:tcPr>
            <w:tcW w:w="4253" w:type="dxa"/>
          </w:tcPr>
          <w:p w:rsidR="007C07C1" w:rsidRDefault="00F1035E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914" w:author="Administrator" w:date="2014-02-13T12:54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Создать группу</w:t>
            </w:r>
          </w:p>
        </w:tc>
        <w:tc>
          <w:tcPr>
            <w:tcW w:w="4501" w:type="dxa"/>
          </w:tcPr>
          <w:p w:rsidR="007C07C1" w:rsidRDefault="00F1035E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915" w:author="Administrator" w:date="2014-02-13T12:54:00Z">
                <w:pPr>
                  <w:spacing w:beforeLines="60" w:afterLines="60"/>
                </w:pPr>
              </w:pPrChange>
            </w:pPr>
            <w:r w:rsidRPr="005A5B1B">
              <w:rPr>
                <w:rFonts w:ascii="Arial" w:hAnsi="Arial" w:cs="Arial"/>
                <w:sz w:val="20"/>
                <w:szCs w:val="20"/>
              </w:rPr>
              <w:t>Кнопка</w:t>
            </w:r>
          </w:p>
        </w:tc>
      </w:tr>
      <w:tr w:rsidR="00F1035E" w:rsidRPr="005A5B1B" w:rsidTr="00C879DB">
        <w:tc>
          <w:tcPr>
            <w:tcW w:w="817" w:type="dxa"/>
          </w:tcPr>
          <w:p w:rsidR="007C07C1" w:rsidRDefault="007C07C1" w:rsidP="00703EA0">
            <w:pPr>
              <w:pStyle w:val="a9"/>
              <w:numPr>
                <w:ilvl w:val="0"/>
                <w:numId w:val="21"/>
              </w:num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916" w:author="Administrator" w:date="2014-02-13T12:54:00Z">
                <w:pPr>
                  <w:pStyle w:val="a9"/>
                  <w:numPr>
                    <w:numId w:val="21"/>
                  </w:numPr>
                  <w:spacing w:beforeLines="60" w:afterLines="60"/>
                  <w:ind w:hanging="360"/>
                </w:pPr>
              </w:pPrChange>
            </w:pPr>
          </w:p>
        </w:tc>
        <w:tc>
          <w:tcPr>
            <w:tcW w:w="4253" w:type="dxa"/>
          </w:tcPr>
          <w:p w:rsidR="007C07C1" w:rsidRDefault="00F1035E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917" w:author="Administrator" w:date="2014-02-13T12:54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Удаление группы</w:t>
            </w:r>
          </w:p>
        </w:tc>
        <w:tc>
          <w:tcPr>
            <w:tcW w:w="4501" w:type="dxa"/>
          </w:tcPr>
          <w:p w:rsidR="007C07C1" w:rsidRDefault="00F1035E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918" w:author="Administrator" w:date="2014-02-13T12:54:00Z">
                <w:pPr>
                  <w:spacing w:beforeLines="60" w:afterLines="60"/>
                </w:pPr>
              </w:pPrChange>
            </w:pPr>
            <w:r w:rsidRPr="009A7A20">
              <w:rPr>
                <w:rFonts w:ascii="Arial" w:hAnsi="Arial" w:cs="Arial"/>
                <w:sz w:val="20"/>
                <w:szCs w:val="20"/>
              </w:rPr>
              <w:t>Кнопка</w:t>
            </w:r>
          </w:p>
        </w:tc>
      </w:tr>
      <w:tr w:rsidR="00AC1AE3" w:rsidRPr="005A5B1B" w:rsidTr="00C879DB">
        <w:tc>
          <w:tcPr>
            <w:tcW w:w="817" w:type="dxa"/>
          </w:tcPr>
          <w:p w:rsidR="007C07C1" w:rsidRDefault="007C07C1" w:rsidP="00703EA0">
            <w:pPr>
              <w:pStyle w:val="a9"/>
              <w:numPr>
                <w:ilvl w:val="0"/>
                <w:numId w:val="21"/>
              </w:num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919" w:author="Administrator" w:date="2014-02-13T12:54:00Z">
                <w:pPr>
                  <w:pStyle w:val="a9"/>
                  <w:numPr>
                    <w:numId w:val="21"/>
                  </w:numPr>
                  <w:spacing w:beforeLines="60" w:afterLines="60"/>
                  <w:ind w:hanging="360"/>
                </w:pPr>
              </w:pPrChange>
            </w:pPr>
          </w:p>
        </w:tc>
        <w:tc>
          <w:tcPr>
            <w:tcW w:w="4253" w:type="dxa"/>
          </w:tcPr>
          <w:p w:rsidR="007C07C1" w:rsidRDefault="00AC1AE3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920" w:author="Administrator" w:date="2014-02-13T12:54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Название</w:t>
            </w:r>
          </w:p>
        </w:tc>
        <w:tc>
          <w:tcPr>
            <w:tcW w:w="4501" w:type="dxa"/>
          </w:tcPr>
          <w:p w:rsidR="007C07C1" w:rsidRDefault="00AC1AE3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  <w:lang w:val="en-US"/>
              </w:rPr>
              <w:pPrChange w:id="1921" w:author="Administrator" w:date="2014-02-13T12:54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$.Name</w:t>
            </w:r>
          </w:p>
        </w:tc>
      </w:tr>
      <w:tr w:rsidR="00AC1AE3" w:rsidRPr="005A5B1B" w:rsidTr="00C879DB">
        <w:tc>
          <w:tcPr>
            <w:tcW w:w="817" w:type="dxa"/>
          </w:tcPr>
          <w:p w:rsidR="007C07C1" w:rsidRDefault="007C07C1" w:rsidP="00703EA0">
            <w:pPr>
              <w:pStyle w:val="a9"/>
              <w:numPr>
                <w:ilvl w:val="0"/>
                <w:numId w:val="21"/>
              </w:num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922" w:author="Administrator" w:date="2014-02-13T12:54:00Z">
                <w:pPr>
                  <w:pStyle w:val="a9"/>
                  <w:numPr>
                    <w:numId w:val="21"/>
                  </w:numPr>
                  <w:spacing w:beforeLines="60" w:afterLines="60"/>
                  <w:ind w:hanging="360"/>
                </w:pPr>
              </w:pPrChange>
            </w:pPr>
          </w:p>
        </w:tc>
        <w:tc>
          <w:tcPr>
            <w:tcW w:w="4253" w:type="dxa"/>
          </w:tcPr>
          <w:p w:rsidR="007C07C1" w:rsidRDefault="00AC1AE3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923" w:author="Administrator" w:date="2014-02-13T12:54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 xml:space="preserve">Группа </w:t>
            </w:r>
            <w:proofErr w:type="gramStart"/>
            <w:r>
              <w:rPr>
                <w:rFonts w:ascii="Arial" w:hAnsi="Arial" w:cs="Arial"/>
                <w:sz w:val="20"/>
                <w:szCs w:val="20"/>
              </w:rPr>
              <w:t>замещающих</w:t>
            </w:r>
            <w:proofErr w:type="gramEnd"/>
          </w:p>
        </w:tc>
        <w:tc>
          <w:tcPr>
            <w:tcW w:w="4501" w:type="dxa"/>
          </w:tcPr>
          <w:p w:rsidR="007C07C1" w:rsidRDefault="00AC1AE3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924" w:author="Administrator" w:date="2014-02-13T12:54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не поддерживаем</w:t>
            </w:r>
          </w:p>
        </w:tc>
      </w:tr>
    </w:tbl>
    <w:p w:rsidR="00FC1F29" w:rsidRDefault="00FC1F29"/>
    <w:p w:rsidR="007C07C1" w:rsidRDefault="00FC1F29" w:rsidP="00D84677">
      <w:pPr>
        <w:pStyle w:val="a3"/>
        <w:numPr>
          <w:ilvl w:val="0"/>
          <w:numId w:val="1"/>
        </w:numPr>
        <w:spacing w:beforeLines="60" w:after="60"/>
        <w:rPr>
          <w:rFonts w:ascii="Times New Roman" w:hAnsi="Times New Roman" w:cs="Times New Roman"/>
          <w:b/>
          <w:i w:val="0"/>
          <w:color w:val="auto"/>
        </w:rPr>
      </w:pPr>
      <w:r>
        <w:rPr>
          <w:rFonts w:ascii="Times New Roman" w:hAnsi="Times New Roman" w:cs="Times New Roman"/>
          <w:b/>
          <w:i w:val="0"/>
          <w:color w:val="auto"/>
        </w:rPr>
        <w:t xml:space="preserve">БД </w:t>
      </w:r>
      <w:proofErr w:type="gramStart"/>
      <w:r>
        <w:rPr>
          <w:rFonts w:ascii="Times New Roman" w:hAnsi="Times New Roman" w:cs="Times New Roman"/>
          <w:b/>
          <w:i w:val="0"/>
          <w:color w:val="auto"/>
        </w:rPr>
        <w:t>СО</w:t>
      </w:r>
      <w:proofErr w:type="gramEnd"/>
      <w:r>
        <w:rPr>
          <w:rFonts w:ascii="Times New Roman" w:hAnsi="Times New Roman" w:cs="Times New Roman"/>
          <w:b/>
          <w:i w:val="0"/>
          <w:color w:val="auto"/>
        </w:rPr>
        <w:t>: Профили рабочего времени</w:t>
      </w:r>
    </w:p>
    <w:p w:rsidR="007C07C1" w:rsidRDefault="00FC1F29" w:rsidP="00703EA0">
      <w:pPr>
        <w:pStyle w:val="a3"/>
        <w:numPr>
          <w:ilvl w:val="1"/>
          <w:numId w:val="1"/>
        </w:numPr>
        <w:spacing w:beforeLines="60" w:after="60"/>
        <w:rPr>
          <w:rFonts w:ascii="Times New Roman" w:hAnsi="Times New Roman" w:cs="Times New Roman"/>
          <w:b/>
          <w:color w:val="auto"/>
        </w:rPr>
      </w:pPr>
      <w:r>
        <w:rPr>
          <w:rFonts w:ascii="Times New Roman" w:hAnsi="Times New Roman" w:cs="Times New Roman"/>
          <w:b/>
          <w:color w:val="auto"/>
        </w:rPr>
        <w:t xml:space="preserve">Форма </w:t>
      </w:r>
      <w:r>
        <w:rPr>
          <w:rFonts w:ascii="Times New Roman" w:hAnsi="Times New Roman" w:cs="Times New Roman"/>
          <w:b/>
          <w:i w:val="0"/>
          <w:color w:val="auto"/>
        </w:rPr>
        <w:t>Профили рабочего времени</w:t>
      </w:r>
    </w:p>
    <w:p w:rsidR="00FC1F29" w:rsidRDefault="00FC1F29" w:rsidP="00FC1F29">
      <w:r>
        <w:rPr>
          <w:noProof/>
        </w:rPr>
        <w:drawing>
          <wp:inline distT="0" distB="0" distL="0" distR="0">
            <wp:extent cx="379730" cy="297180"/>
            <wp:effectExtent l="0" t="0" r="1270" b="762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730" cy="29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1F29" w:rsidRPr="006022F7" w:rsidRDefault="00FC1F29" w:rsidP="00FC1F29">
      <w:pPr>
        <w:pStyle w:val="a7"/>
        <w:rPr>
          <w:rFonts w:ascii="Arial" w:hAnsi="Arial" w:cs="Arial"/>
          <w:color w:val="auto"/>
          <w:sz w:val="20"/>
          <w:szCs w:val="20"/>
        </w:rPr>
      </w:pPr>
      <w:r w:rsidRPr="00320C9C">
        <w:rPr>
          <w:color w:val="auto"/>
        </w:rPr>
        <w:t xml:space="preserve">Рисунок </w:t>
      </w:r>
      <w:r w:rsidR="006C0BE5" w:rsidRPr="00320C9C">
        <w:rPr>
          <w:color w:val="auto"/>
        </w:rPr>
        <w:fldChar w:fldCharType="begin"/>
      </w:r>
      <w:r w:rsidRPr="00320C9C">
        <w:rPr>
          <w:color w:val="auto"/>
        </w:rPr>
        <w:instrText xml:space="preserve"> SEQ Рисунок \* ARABIC </w:instrText>
      </w:r>
      <w:r w:rsidR="006C0BE5" w:rsidRPr="00320C9C">
        <w:rPr>
          <w:color w:val="auto"/>
        </w:rPr>
        <w:fldChar w:fldCharType="separate"/>
      </w:r>
      <w:r w:rsidR="00887424">
        <w:rPr>
          <w:noProof/>
          <w:color w:val="auto"/>
        </w:rPr>
        <w:t>65</w:t>
      </w:r>
      <w:r w:rsidR="006C0BE5" w:rsidRPr="00320C9C">
        <w:rPr>
          <w:color w:val="auto"/>
        </w:rPr>
        <w:fldChar w:fldCharType="end"/>
      </w:r>
      <w:r>
        <w:rPr>
          <w:color w:val="auto"/>
        </w:rPr>
        <w:t xml:space="preserve">. Кнопки формы </w:t>
      </w:r>
      <w:r>
        <w:rPr>
          <w:rFonts w:ascii="Times New Roman" w:hAnsi="Times New Roman" w:cs="Times New Roman"/>
          <w:b w:val="0"/>
          <w:i/>
          <w:color w:val="auto"/>
        </w:rPr>
        <w:t>Профили рабочего времени</w:t>
      </w:r>
      <w:r>
        <w:rPr>
          <w:color w:val="auto"/>
        </w:rPr>
        <w:t>, режим чтения</w:t>
      </w:r>
    </w:p>
    <w:p w:rsidR="00FC1F29" w:rsidRDefault="00FC1F29" w:rsidP="00FC1F29">
      <w:r>
        <w:rPr>
          <w:noProof/>
        </w:rPr>
        <w:drawing>
          <wp:inline distT="0" distB="0" distL="0" distR="0">
            <wp:extent cx="1816735" cy="308610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6735" cy="30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1F29" w:rsidRPr="006022F7" w:rsidRDefault="00FC1F29" w:rsidP="00FC1F29">
      <w:pPr>
        <w:pStyle w:val="a7"/>
        <w:rPr>
          <w:rFonts w:ascii="Arial" w:hAnsi="Arial" w:cs="Arial"/>
          <w:color w:val="auto"/>
          <w:sz w:val="20"/>
          <w:szCs w:val="20"/>
        </w:rPr>
      </w:pPr>
      <w:r w:rsidRPr="00320C9C">
        <w:rPr>
          <w:color w:val="auto"/>
        </w:rPr>
        <w:t xml:space="preserve">Рисунок </w:t>
      </w:r>
      <w:r w:rsidR="006C0BE5" w:rsidRPr="00320C9C">
        <w:rPr>
          <w:color w:val="auto"/>
        </w:rPr>
        <w:fldChar w:fldCharType="begin"/>
      </w:r>
      <w:r w:rsidRPr="00320C9C">
        <w:rPr>
          <w:color w:val="auto"/>
        </w:rPr>
        <w:instrText xml:space="preserve"> SEQ Рисунок \* ARABIC </w:instrText>
      </w:r>
      <w:r w:rsidR="006C0BE5" w:rsidRPr="00320C9C">
        <w:rPr>
          <w:color w:val="auto"/>
        </w:rPr>
        <w:fldChar w:fldCharType="separate"/>
      </w:r>
      <w:r w:rsidR="00887424">
        <w:rPr>
          <w:noProof/>
          <w:color w:val="auto"/>
        </w:rPr>
        <w:t>66</w:t>
      </w:r>
      <w:r w:rsidR="006C0BE5" w:rsidRPr="00320C9C">
        <w:rPr>
          <w:color w:val="auto"/>
        </w:rPr>
        <w:fldChar w:fldCharType="end"/>
      </w:r>
      <w:r>
        <w:rPr>
          <w:color w:val="auto"/>
        </w:rPr>
        <w:t xml:space="preserve">. Кнопки формы </w:t>
      </w:r>
      <w:r>
        <w:rPr>
          <w:rFonts w:ascii="Times New Roman" w:hAnsi="Times New Roman" w:cs="Times New Roman"/>
          <w:b w:val="0"/>
          <w:i/>
          <w:color w:val="auto"/>
        </w:rPr>
        <w:t>Профили рабочего времени</w:t>
      </w:r>
      <w:r>
        <w:rPr>
          <w:color w:val="auto"/>
        </w:rPr>
        <w:t>, режим редактирования</w:t>
      </w:r>
    </w:p>
    <w:p w:rsidR="00FC1F29" w:rsidRDefault="00FC1F29" w:rsidP="00FC1F29"/>
    <w:p w:rsidR="00FC1F29" w:rsidRDefault="00FC1F29" w:rsidP="00FC1F29">
      <w:r>
        <w:rPr>
          <w:noProof/>
        </w:rPr>
        <w:lastRenderedPageBreak/>
        <w:drawing>
          <wp:inline distT="0" distB="0" distL="0" distR="0">
            <wp:extent cx="5937885" cy="3669665"/>
            <wp:effectExtent l="19050" t="19050" r="24765" b="2603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6696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C1F29" w:rsidRDefault="00FC1F29" w:rsidP="00FC1F29">
      <w:pPr>
        <w:pStyle w:val="a7"/>
        <w:rPr>
          <w:color w:val="auto"/>
        </w:rPr>
      </w:pPr>
      <w:r w:rsidRPr="00320C9C">
        <w:rPr>
          <w:color w:val="auto"/>
        </w:rPr>
        <w:t xml:space="preserve">Рисунок </w:t>
      </w:r>
      <w:r w:rsidR="006C0BE5" w:rsidRPr="00320C9C">
        <w:rPr>
          <w:color w:val="auto"/>
        </w:rPr>
        <w:fldChar w:fldCharType="begin"/>
      </w:r>
      <w:r w:rsidRPr="00320C9C">
        <w:rPr>
          <w:color w:val="auto"/>
        </w:rPr>
        <w:instrText xml:space="preserve"> SEQ Рисунок \* ARABIC </w:instrText>
      </w:r>
      <w:r w:rsidR="006C0BE5" w:rsidRPr="00320C9C">
        <w:rPr>
          <w:color w:val="auto"/>
        </w:rPr>
        <w:fldChar w:fldCharType="separate"/>
      </w:r>
      <w:r w:rsidR="00887424">
        <w:rPr>
          <w:noProof/>
          <w:color w:val="auto"/>
        </w:rPr>
        <w:t>67</w:t>
      </w:r>
      <w:r w:rsidR="006C0BE5" w:rsidRPr="00320C9C">
        <w:rPr>
          <w:color w:val="auto"/>
        </w:rPr>
        <w:fldChar w:fldCharType="end"/>
      </w:r>
      <w:r>
        <w:rPr>
          <w:color w:val="auto"/>
        </w:rPr>
        <w:t xml:space="preserve">. Форма </w:t>
      </w:r>
      <w:r>
        <w:rPr>
          <w:rFonts w:ascii="Times New Roman" w:hAnsi="Times New Roman" w:cs="Times New Roman"/>
          <w:b w:val="0"/>
          <w:i/>
          <w:color w:val="auto"/>
        </w:rPr>
        <w:t>Профили рабочего времени</w:t>
      </w:r>
      <w:r>
        <w:rPr>
          <w:color w:val="auto"/>
        </w:rPr>
        <w:t>, вкладка Стандартный рабочий день</w:t>
      </w:r>
    </w:p>
    <w:p w:rsidR="0027448D" w:rsidRDefault="0027448D" w:rsidP="0027448D">
      <w:r>
        <w:rPr>
          <w:noProof/>
        </w:rPr>
        <w:drawing>
          <wp:inline distT="0" distB="0" distL="0" distR="0">
            <wp:extent cx="4582160" cy="1838960"/>
            <wp:effectExtent l="19050" t="19050" r="27940" b="2794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2160" cy="18389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7448D" w:rsidRDefault="0027448D" w:rsidP="0027448D">
      <w:pPr>
        <w:pStyle w:val="a7"/>
        <w:rPr>
          <w:color w:val="auto"/>
        </w:rPr>
      </w:pPr>
      <w:r w:rsidRPr="00320C9C">
        <w:rPr>
          <w:color w:val="auto"/>
        </w:rPr>
        <w:t xml:space="preserve">Рисунок </w:t>
      </w:r>
      <w:r w:rsidR="006C0BE5" w:rsidRPr="00320C9C">
        <w:rPr>
          <w:color w:val="auto"/>
        </w:rPr>
        <w:fldChar w:fldCharType="begin"/>
      </w:r>
      <w:r w:rsidRPr="00320C9C">
        <w:rPr>
          <w:color w:val="auto"/>
        </w:rPr>
        <w:instrText xml:space="preserve"> SEQ Рисунок \* ARABIC </w:instrText>
      </w:r>
      <w:r w:rsidR="006C0BE5" w:rsidRPr="00320C9C">
        <w:rPr>
          <w:color w:val="auto"/>
        </w:rPr>
        <w:fldChar w:fldCharType="separate"/>
      </w:r>
      <w:r w:rsidR="00887424">
        <w:rPr>
          <w:noProof/>
          <w:color w:val="auto"/>
        </w:rPr>
        <w:t>68</w:t>
      </w:r>
      <w:r w:rsidR="006C0BE5" w:rsidRPr="00320C9C">
        <w:rPr>
          <w:color w:val="auto"/>
        </w:rPr>
        <w:fldChar w:fldCharType="end"/>
      </w:r>
      <w:r>
        <w:rPr>
          <w:color w:val="auto"/>
        </w:rPr>
        <w:t xml:space="preserve">. Форма </w:t>
      </w:r>
      <w:r w:rsidRPr="004E5BE2">
        <w:rPr>
          <w:color w:val="auto"/>
        </w:rPr>
        <w:t>Профили рабочего времени</w:t>
      </w:r>
      <w:r>
        <w:rPr>
          <w:color w:val="auto"/>
        </w:rPr>
        <w:t>, вкладка Рабочий цикл</w:t>
      </w:r>
    </w:p>
    <w:p w:rsidR="004E5BE2" w:rsidRDefault="004E5BE2" w:rsidP="004E5BE2"/>
    <w:p w:rsidR="004E5BE2" w:rsidRDefault="004E5BE2" w:rsidP="004E5BE2">
      <w:r>
        <w:rPr>
          <w:noProof/>
        </w:rPr>
        <w:lastRenderedPageBreak/>
        <w:drawing>
          <wp:inline distT="0" distB="0" distL="0" distR="0">
            <wp:extent cx="3141980" cy="4358005"/>
            <wp:effectExtent l="0" t="0" r="1270" b="4445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1980" cy="435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5BE2" w:rsidRDefault="004E5BE2" w:rsidP="004E5BE2">
      <w:pPr>
        <w:pStyle w:val="a7"/>
        <w:rPr>
          <w:color w:val="auto"/>
        </w:rPr>
      </w:pPr>
      <w:r w:rsidRPr="00320C9C">
        <w:rPr>
          <w:color w:val="auto"/>
        </w:rPr>
        <w:t xml:space="preserve">Рисунок </w:t>
      </w:r>
      <w:r w:rsidR="006C0BE5" w:rsidRPr="00320C9C">
        <w:rPr>
          <w:color w:val="auto"/>
        </w:rPr>
        <w:fldChar w:fldCharType="begin"/>
      </w:r>
      <w:r w:rsidRPr="00320C9C">
        <w:rPr>
          <w:color w:val="auto"/>
        </w:rPr>
        <w:instrText xml:space="preserve"> SEQ Рисунок \* ARABIC </w:instrText>
      </w:r>
      <w:r w:rsidR="006C0BE5" w:rsidRPr="00320C9C">
        <w:rPr>
          <w:color w:val="auto"/>
        </w:rPr>
        <w:fldChar w:fldCharType="separate"/>
      </w:r>
      <w:r w:rsidR="00887424">
        <w:rPr>
          <w:noProof/>
          <w:color w:val="auto"/>
        </w:rPr>
        <w:t>69</w:t>
      </w:r>
      <w:r w:rsidR="006C0BE5" w:rsidRPr="00320C9C">
        <w:rPr>
          <w:color w:val="auto"/>
        </w:rPr>
        <w:fldChar w:fldCharType="end"/>
      </w:r>
      <w:r>
        <w:rPr>
          <w:color w:val="auto"/>
        </w:rPr>
        <w:t xml:space="preserve">. Диалоговое окно ввода </w:t>
      </w:r>
      <w:r w:rsidR="00B0030E">
        <w:rPr>
          <w:color w:val="auto"/>
        </w:rPr>
        <w:t>параметров дней, появляется при нажатии на кнопку «редактировать» на закладке «Рабочий цикл» формы Профиля рабочего времени.</w:t>
      </w:r>
    </w:p>
    <w:p w:rsidR="004E5BE2" w:rsidRPr="004E5BE2" w:rsidRDefault="004E5BE2" w:rsidP="004E5BE2"/>
    <w:p w:rsidR="0027448D" w:rsidRDefault="0027448D" w:rsidP="0027448D">
      <w:r>
        <w:rPr>
          <w:noProof/>
        </w:rPr>
        <w:drawing>
          <wp:inline distT="0" distB="0" distL="0" distR="0">
            <wp:extent cx="4595495" cy="1449070"/>
            <wp:effectExtent l="19050" t="19050" r="14605" b="1778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5495" cy="14490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7448D" w:rsidRDefault="0027448D" w:rsidP="0027448D">
      <w:pPr>
        <w:pStyle w:val="a7"/>
        <w:rPr>
          <w:color w:val="auto"/>
        </w:rPr>
      </w:pPr>
      <w:r w:rsidRPr="00320C9C">
        <w:rPr>
          <w:color w:val="auto"/>
        </w:rPr>
        <w:t xml:space="preserve">Рисунок </w:t>
      </w:r>
      <w:r w:rsidR="006C0BE5" w:rsidRPr="00320C9C">
        <w:rPr>
          <w:color w:val="auto"/>
        </w:rPr>
        <w:fldChar w:fldCharType="begin"/>
      </w:r>
      <w:r w:rsidRPr="00320C9C">
        <w:rPr>
          <w:color w:val="auto"/>
        </w:rPr>
        <w:instrText xml:space="preserve"> SEQ Рисунок \* ARABIC </w:instrText>
      </w:r>
      <w:r w:rsidR="006C0BE5" w:rsidRPr="00320C9C">
        <w:rPr>
          <w:color w:val="auto"/>
        </w:rPr>
        <w:fldChar w:fldCharType="separate"/>
      </w:r>
      <w:r w:rsidR="00887424">
        <w:rPr>
          <w:noProof/>
          <w:color w:val="auto"/>
        </w:rPr>
        <w:t>70</w:t>
      </w:r>
      <w:r w:rsidR="006C0BE5" w:rsidRPr="00320C9C">
        <w:rPr>
          <w:color w:val="auto"/>
        </w:rPr>
        <w:fldChar w:fldCharType="end"/>
      </w:r>
      <w:r>
        <w:rPr>
          <w:color w:val="auto"/>
        </w:rPr>
        <w:t xml:space="preserve">. Форма </w:t>
      </w:r>
      <w:r>
        <w:rPr>
          <w:rFonts w:ascii="Times New Roman" w:hAnsi="Times New Roman" w:cs="Times New Roman"/>
          <w:b w:val="0"/>
          <w:i/>
          <w:color w:val="auto"/>
        </w:rPr>
        <w:t>Профили рабочего времени</w:t>
      </w:r>
      <w:r>
        <w:rPr>
          <w:color w:val="auto"/>
        </w:rPr>
        <w:t xml:space="preserve">, вкладка Исключения </w:t>
      </w:r>
      <w:proofErr w:type="gramStart"/>
      <w:r>
        <w:rPr>
          <w:color w:val="auto"/>
        </w:rPr>
        <w:t>из</w:t>
      </w:r>
      <w:proofErr w:type="gramEnd"/>
      <w:r>
        <w:rPr>
          <w:color w:val="auto"/>
        </w:rPr>
        <w:t xml:space="preserve"> Рабочий цикл</w:t>
      </w:r>
    </w:p>
    <w:p w:rsidR="0027448D" w:rsidRDefault="00B0030E" w:rsidP="0027448D">
      <w:r>
        <w:rPr>
          <w:noProof/>
        </w:rPr>
        <w:lastRenderedPageBreak/>
        <w:drawing>
          <wp:inline distT="0" distB="0" distL="0" distR="0">
            <wp:extent cx="3161665" cy="4650105"/>
            <wp:effectExtent l="0" t="0" r="635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1665" cy="465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030E" w:rsidRDefault="00B0030E" w:rsidP="00B0030E">
      <w:pPr>
        <w:pStyle w:val="a7"/>
        <w:rPr>
          <w:color w:val="auto"/>
        </w:rPr>
      </w:pPr>
      <w:r w:rsidRPr="00320C9C">
        <w:rPr>
          <w:color w:val="auto"/>
        </w:rPr>
        <w:t xml:space="preserve">Рисунок </w:t>
      </w:r>
      <w:r w:rsidR="006C0BE5" w:rsidRPr="00320C9C">
        <w:rPr>
          <w:color w:val="auto"/>
        </w:rPr>
        <w:fldChar w:fldCharType="begin"/>
      </w:r>
      <w:r w:rsidRPr="00320C9C">
        <w:rPr>
          <w:color w:val="auto"/>
        </w:rPr>
        <w:instrText xml:space="preserve"> SEQ Рисунок \* ARABIC </w:instrText>
      </w:r>
      <w:r w:rsidR="006C0BE5" w:rsidRPr="00320C9C">
        <w:rPr>
          <w:color w:val="auto"/>
        </w:rPr>
        <w:fldChar w:fldCharType="separate"/>
      </w:r>
      <w:r w:rsidR="00887424">
        <w:rPr>
          <w:noProof/>
          <w:color w:val="auto"/>
        </w:rPr>
        <w:t>71</w:t>
      </w:r>
      <w:r w:rsidR="006C0BE5" w:rsidRPr="00320C9C">
        <w:rPr>
          <w:color w:val="auto"/>
        </w:rPr>
        <w:fldChar w:fldCharType="end"/>
      </w:r>
      <w:r>
        <w:rPr>
          <w:color w:val="auto"/>
        </w:rPr>
        <w:t>. Диалоговое окно ввода параметров дней, появляется при нажатии на кнопку «редактировать» на закладке «Исключение из рабочего цикла» формы Профиля рабочего времени.</w:t>
      </w:r>
    </w:p>
    <w:p w:rsidR="0027448D" w:rsidRPr="0027448D" w:rsidRDefault="0027448D" w:rsidP="0027448D"/>
    <w:p w:rsidR="00FC1F29" w:rsidRPr="007D79B8" w:rsidRDefault="00FC1F29" w:rsidP="00FC1F29">
      <w:pPr>
        <w:pStyle w:val="a7"/>
        <w:spacing w:after="0"/>
        <w:rPr>
          <w:rFonts w:ascii="Arial" w:hAnsi="Arial" w:cs="Arial"/>
          <w:color w:val="auto"/>
          <w:sz w:val="20"/>
          <w:szCs w:val="20"/>
        </w:rPr>
      </w:pPr>
      <w:r w:rsidRPr="007D79B8">
        <w:rPr>
          <w:rFonts w:ascii="Arial" w:hAnsi="Arial" w:cs="Arial"/>
          <w:color w:val="auto"/>
          <w:sz w:val="20"/>
          <w:szCs w:val="20"/>
        </w:rPr>
        <w:t xml:space="preserve">Таблица </w:t>
      </w:r>
      <w:r w:rsidR="006C0BE5" w:rsidRPr="007D79B8">
        <w:rPr>
          <w:rFonts w:ascii="Arial" w:hAnsi="Arial" w:cs="Arial"/>
          <w:color w:val="auto"/>
          <w:sz w:val="20"/>
          <w:szCs w:val="20"/>
        </w:rPr>
        <w:fldChar w:fldCharType="begin"/>
      </w:r>
      <w:r w:rsidRPr="007D79B8">
        <w:rPr>
          <w:rFonts w:ascii="Arial" w:hAnsi="Arial" w:cs="Arial"/>
          <w:color w:val="auto"/>
          <w:sz w:val="20"/>
          <w:szCs w:val="20"/>
        </w:rPr>
        <w:instrText xml:space="preserve"> SEQ Таблица \* ARABIC </w:instrText>
      </w:r>
      <w:r w:rsidR="006C0BE5" w:rsidRPr="007D79B8">
        <w:rPr>
          <w:rFonts w:ascii="Arial" w:hAnsi="Arial" w:cs="Arial"/>
          <w:color w:val="auto"/>
          <w:sz w:val="20"/>
          <w:szCs w:val="20"/>
        </w:rPr>
        <w:fldChar w:fldCharType="separate"/>
      </w:r>
      <w:r w:rsidR="00EF7C1D">
        <w:rPr>
          <w:rFonts w:ascii="Arial" w:hAnsi="Arial" w:cs="Arial"/>
          <w:noProof/>
          <w:color w:val="auto"/>
          <w:sz w:val="20"/>
          <w:szCs w:val="20"/>
        </w:rPr>
        <w:t>13</w:t>
      </w:r>
      <w:r w:rsidR="006C0BE5" w:rsidRPr="007D79B8">
        <w:rPr>
          <w:rFonts w:ascii="Arial" w:hAnsi="Arial" w:cs="Arial"/>
          <w:color w:val="auto"/>
          <w:sz w:val="20"/>
          <w:szCs w:val="20"/>
        </w:rPr>
        <w:fldChar w:fldCharType="end"/>
      </w:r>
      <w:r>
        <w:rPr>
          <w:rFonts w:ascii="Arial" w:hAnsi="Arial" w:cs="Arial"/>
          <w:color w:val="auto"/>
          <w:sz w:val="20"/>
          <w:szCs w:val="20"/>
        </w:rPr>
        <w:t xml:space="preserve">. </w:t>
      </w:r>
      <w:r w:rsidRPr="007D79B8">
        <w:rPr>
          <w:rFonts w:ascii="Arial" w:hAnsi="Arial" w:cs="Arial"/>
          <w:color w:val="auto"/>
          <w:sz w:val="20"/>
          <w:szCs w:val="20"/>
        </w:rPr>
        <w:t xml:space="preserve">Перечень элементов формы </w:t>
      </w:r>
      <w:r>
        <w:rPr>
          <w:rFonts w:ascii="Times New Roman" w:hAnsi="Times New Roman" w:cs="Times New Roman"/>
          <w:b w:val="0"/>
          <w:i/>
          <w:color w:val="auto"/>
        </w:rPr>
        <w:t>Профили рабочего времени</w:t>
      </w:r>
    </w:p>
    <w:tbl>
      <w:tblPr>
        <w:tblStyle w:val="a8"/>
        <w:tblW w:w="0" w:type="auto"/>
        <w:tblLook w:val="04A0"/>
      </w:tblPr>
      <w:tblGrid>
        <w:gridCol w:w="1437"/>
        <w:gridCol w:w="5887"/>
        <w:gridCol w:w="2247"/>
      </w:tblGrid>
      <w:tr w:rsidR="00FC1F29" w:rsidRPr="005A5B1B" w:rsidTr="00B0030E">
        <w:tc>
          <w:tcPr>
            <w:tcW w:w="1437" w:type="dxa"/>
          </w:tcPr>
          <w:p w:rsidR="007C07C1" w:rsidRDefault="007C07C1" w:rsidP="00703EA0">
            <w:pPr>
              <w:spacing w:beforeLines="60" w:afterLines="60"/>
              <w:rPr>
                <w:rFonts w:ascii="Arial" w:eastAsiaTheme="majorEastAsia" w:hAnsi="Arial" w:cs="Arial"/>
                <w:b/>
                <w:bCs/>
                <w:color w:val="365F91" w:themeColor="accent1" w:themeShade="BF"/>
                <w:sz w:val="20"/>
                <w:szCs w:val="20"/>
              </w:rPr>
              <w:pPrChange w:id="1925" w:author="Administrator" w:date="2014-02-13T12:54:00Z">
                <w:pPr>
                  <w:keepNext/>
                  <w:keepLines/>
                  <w:spacing w:beforeLines="60" w:afterLines="60"/>
                  <w:outlineLvl w:val="0"/>
                </w:pPr>
              </w:pPrChange>
            </w:pPr>
          </w:p>
        </w:tc>
        <w:tc>
          <w:tcPr>
            <w:tcW w:w="5887" w:type="dxa"/>
          </w:tcPr>
          <w:p w:rsidR="007C07C1" w:rsidRDefault="00FC1F29" w:rsidP="00703EA0">
            <w:pPr>
              <w:spacing w:beforeLines="60" w:afterLines="60"/>
              <w:rPr>
                <w:rFonts w:ascii="Arial" w:hAnsi="Arial" w:cs="Arial"/>
                <w:b/>
                <w:sz w:val="20"/>
                <w:szCs w:val="20"/>
              </w:rPr>
              <w:pPrChange w:id="1926" w:author="Administrator" w:date="2014-02-13T12:54:00Z">
                <w:pPr>
                  <w:spacing w:beforeLines="60" w:afterLines="60"/>
                </w:pPr>
              </w:pPrChange>
            </w:pPr>
            <w:r w:rsidRPr="005A5B1B">
              <w:rPr>
                <w:rFonts w:ascii="Arial" w:hAnsi="Arial" w:cs="Arial"/>
                <w:b/>
                <w:sz w:val="20"/>
                <w:szCs w:val="20"/>
              </w:rPr>
              <w:t xml:space="preserve">Наименование </w:t>
            </w:r>
          </w:p>
        </w:tc>
        <w:tc>
          <w:tcPr>
            <w:tcW w:w="2247" w:type="dxa"/>
          </w:tcPr>
          <w:p w:rsidR="007C07C1" w:rsidRDefault="00FC1F29" w:rsidP="00703EA0">
            <w:pPr>
              <w:spacing w:beforeLines="60" w:afterLines="60"/>
              <w:rPr>
                <w:rFonts w:ascii="Arial" w:hAnsi="Arial" w:cs="Arial"/>
                <w:b/>
                <w:sz w:val="20"/>
                <w:szCs w:val="20"/>
              </w:rPr>
              <w:pPrChange w:id="1927" w:author="Administrator" w:date="2014-02-13T12:54:00Z">
                <w:pPr>
                  <w:spacing w:beforeLines="60" w:afterLines="60"/>
                </w:pPr>
              </w:pPrChange>
            </w:pPr>
            <w:r w:rsidRPr="005A5B1B">
              <w:rPr>
                <w:rFonts w:ascii="Arial" w:hAnsi="Arial" w:cs="Arial"/>
                <w:b/>
                <w:sz w:val="20"/>
                <w:szCs w:val="20"/>
              </w:rPr>
              <w:t>Тип элемента</w:t>
            </w:r>
          </w:p>
        </w:tc>
      </w:tr>
      <w:tr w:rsidR="00FC1F29" w:rsidRPr="005A5B1B" w:rsidTr="00B0030E">
        <w:tc>
          <w:tcPr>
            <w:tcW w:w="1437" w:type="dxa"/>
          </w:tcPr>
          <w:p w:rsidR="007C07C1" w:rsidRDefault="007C07C1" w:rsidP="00703EA0">
            <w:pPr>
              <w:pStyle w:val="a9"/>
              <w:numPr>
                <w:ilvl w:val="0"/>
                <w:numId w:val="22"/>
              </w:num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928" w:author="Administrator" w:date="2014-02-13T12:54:00Z">
                <w:pPr>
                  <w:pStyle w:val="a9"/>
                  <w:numPr>
                    <w:numId w:val="22"/>
                  </w:numPr>
                  <w:spacing w:beforeLines="60" w:afterLines="60"/>
                  <w:ind w:hanging="360"/>
                </w:pPr>
              </w:pPrChange>
            </w:pPr>
          </w:p>
        </w:tc>
        <w:tc>
          <w:tcPr>
            <w:tcW w:w="5887" w:type="dxa"/>
          </w:tcPr>
          <w:p w:rsidR="007C07C1" w:rsidRDefault="00FC1F29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929" w:author="Administrator" w:date="2014-02-13T12:54:00Z">
                <w:pPr>
                  <w:spacing w:beforeLines="60" w:afterLines="60"/>
                </w:pPr>
              </w:pPrChange>
            </w:pPr>
            <w:r w:rsidRPr="005A5B1B">
              <w:rPr>
                <w:rFonts w:ascii="Arial" w:hAnsi="Arial" w:cs="Arial"/>
                <w:sz w:val="20"/>
                <w:szCs w:val="20"/>
              </w:rPr>
              <w:t>Выйти</w:t>
            </w:r>
          </w:p>
        </w:tc>
        <w:tc>
          <w:tcPr>
            <w:tcW w:w="2247" w:type="dxa"/>
          </w:tcPr>
          <w:p w:rsidR="007C07C1" w:rsidRDefault="00FC1F29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930" w:author="Administrator" w:date="2014-02-13T12:54:00Z">
                <w:pPr>
                  <w:spacing w:beforeLines="60" w:afterLines="60"/>
                </w:pPr>
              </w:pPrChange>
            </w:pPr>
            <w:r w:rsidRPr="005A5B1B">
              <w:rPr>
                <w:rFonts w:ascii="Arial" w:hAnsi="Arial" w:cs="Arial"/>
                <w:sz w:val="20"/>
                <w:szCs w:val="20"/>
              </w:rPr>
              <w:t>Кнопка</w:t>
            </w:r>
          </w:p>
        </w:tc>
      </w:tr>
      <w:tr w:rsidR="00FC1F29" w:rsidRPr="005A5B1B" w:rsidTr="00B0030E">
        <w:tc>
          <w:tcPr>
            <w:tcW w:w="1437" w:type="dxa"/>
          </w:tcPr>
          <w:p w:rsidR="007C07C1" w:rsidRDefault="007C07C1" w:rsidP="00703EA0">
            <w:pPr>
              <w:pStyle w:val="a9"/>
              <w:numPr>
                <w:ilvl w:val="0"/>
                <w:numId w:val="22"/>
              </w:num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931" w:author="Administrator" w:date="2014-02-13T12:54:00Z">
                <w:pPr>
                  <w:pStyle w:val="a9"/>
                  <w:numPr>
                    <w:numId w:val="22"/>
                  </w:numPr>
                  <w:spacing w:beforeLines="60" w:afterLines="60"/>
                  <w:ind w:hanging="360"/>
                </w:pPr>
              </w:pPrChange>
            </w:pPr>
          </w:p>
        </w:tc>
        <w:tc>
          <w:tcPr>
            <w:tcW w:w="5887" w:type="dxa"/>
          </w:tcPr>
          <w:p w:rsidR="007C07C1" w:rsidRDefault="00FC1F29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932" w:author="Administrator" w:date="2014-02-13T12:54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Сохранить и закрыть</w:t>
            </w:r>
          </w:p>
        </w:tc>
        <w:tc>
          <w:tcPr>
            <w:tcW w:w="2247" w:type="dxa"/>
          </w:tcPr>
          <w:p w:rsidR="007C07C1" w:rsidRDefault="00FC1F29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933" w:author="Administrator" w:date="2014-02-13T12:54:00Z">
                <w:pPr>
                  <w:spacing w:beforeLines="60" w:afterLines="60"/>
                </w:pPr>
              </w:pPrChange>
            </w:pPr>
            <w:r w:rsidRPr="009A7A20">
              <w:rPr>
                <w:rFonts w:ascii="Arial" w:hAnsi="Arial" w:cs="Arial"/>
                <w:sz w:val="20"/>
                <w:szCs w:val="20"/>
              </w:rPr>
              <w:t>Кнопка</w:t>
            </w:r>
          </w:p>
        </w:tc>
      </w:tr>
      <w:tr w:rsidR="00FC1F29" w:rsidRPr="005A5B1B" w:rsidTr="00B0030E">
        <w:tc>
          <w:tcPr>
            <w:tcW w:w="1437" w:type="dxa"/>
          </w:tcPr>
          <w:p w:rsidR="007C07C1" w:rsidRDefault="007C07C1" w:rsidP="00703EA0">
            <w:pPr>
              <w:pStyle w:val="a9"/>
              <w:numPr>
                <w:ilvl w:val="0"/>
                <w:numId w:val="22"/>
              </w:num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934" w:author="Administrator" w:date="2014-02-13T12:54:00Z">
                <w:pPr>
                  <w:pStyle w:val="a9"/>
                  <w:numPr>
                    <w:numId w:val="22"/>
                  </w:numPr>
                  <w:spacing w:beforeLines="60" w:afterLines="60"/>
                  <w:ind w:hanging="360"/>
                </w:pPr>
              </w:pPrChange>
            </w:pPr>
          </w:p>
        </w:tc>
        <w:tc>
          <w:tcPr>
            <w:tcW w:w="5887" w:type="dxa"/>
          </w:tcPr>
          <w:p w:rsidR="007C07C1" w:rsidRDefault="007C07C1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935" w:author="Administrator" w:date="2014-02-13T12:54:00Z">
                <w:pPr>
                  <w:spacing w:beforeLines="60" w:afterLines="60"/>
                </w:pPr>
              </w:pPrChange>
            </w:pPr>
          </w:p>
        </w:tc>
        <w:tc>
          <w:tcPr>
            <w:tcW w:w="2247" w:type="dxa"/>
          </w:tcPr>
          <w:p w:rsidR="007C07C1" w:rsidRDefault="00FC1F29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936" w:author="Administrator" w:date="2014-02-13T12:54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</w:tr>
      <w:tr w:rsidR="00FC1F29" w:rsidRPr="005A5B1B" w:rsidTr="00B0030E">
        <w:tc>
          <w:tcPr>
            <w:tcW w:w="1437" w:type="dxa"/>
          </w:tcPr>
          <w:p w:rsidR="007C07C1" w:rsidRDefault="007C07C1" w:rsidP="00703EA0">
            <w:pPr>
              <w:pStyle w:val="a9"/>
              <w:numPr>
                <w:ilvl w:val="0"/>
                <w:numId w:val="22"/>
              </w:num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937" w:author="Administrator" w:date="2014-02-13T12:54:00Z">
                <w:pPr>
                  <w:pStyle w:val="a9"/>
                  <w:numPr>
                    <w:numId w:val="22"/>
                  </w:numPr>
                  <w:spacing w:beforeLines="60" w:afterLines="60"/>
                  <w:ind w:hanging="360"/>
                </w:pPr>
              </w:pPrChange>
            </w:pPr>
          </w:p>
        </w:tc>
        <w:tc>
          <w:tcPr>
            <w:tcW w:w="5887" w:type="dxa"/>
          </w:tcPr>
          <w:p w:rsidR="00FC1F29" w:rsidRPr="00E31655" w:rsidRDefault="00FC1F29" w:rsidP="00C879DB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proofErr w:type="gramStart"/>
            <w:r>
              <w:rPr>
                <w:rFonts w:ascii="Arial" w:hAnsi="Arial" w:cs="Arial"/>
                <w:sz w:val="20"/>
                <w:szCs w:val="20"/>
              </w:rPr>
              <w:t>Со</w:t>
            </w:r>
            <w:proofErr w:type="gramEnd"/>
            <w:r>
              <w:rPr>
                <w:rFonts w:ascii="Arial" w:hAnsi="Arial" w:cs="Arial"/>
                <w:sz w:val="20"/>
                <w:szCs w:val="20"/>
              </w:rPr>
              <w:t xml:space="preserve"> «Профиль рабочего времени»</w:t>
            </w:r>
          </w:p>
        </w:tc>
        <w:tc>
          <w:tcPr>
            <w:tcW w:w="2247" w:type="dxa"/>
          </w:tcPr>
          <w:p w:rsidR="007C07C1" w:rsidRDefault="007C07C1" w:rsidP="00D84677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FC1F29" w:rsidRPr="005A5B1B" w:rsidTr="00B0030E">
        <w:tc>
          <w:tcPr>
            <w:tcW w:w="1437" w:type="dxa"/>
          </w:tcPr>
          <w:p w:rsidR="007C07C1" w:rsidRDefault="007C07C1" w:rsidP="00703EA0">
            <w:pPr>
              <w:pStyle w:val="a9"/>
              <w:numPr>
                <w:ilvl w:val="0"/>
                <w:numId w:val="22"/>
              </w:num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938" w:author="Administrator" w:date="2014-02-13T12:54:00Z">
                <w:pPr>
                  <w:pStyle w:val="a9"/>
                  <w:numPr>
                    <w:numId w:val="22"/>
                  </w:numPr>
                  <w:spacing w:beforeLines="60" w:afterLines="60"/>
                  <w:ind w:hanging="360"/>
                </w:pPr>
              </w:pPrChange>
            </w:pPr>
          </w:p>
        </w:tc>
        <w:tc>
          <w:tcPr>
            <w:tcW w:w="5887" w:type="dxa"/>
          </w:tcPr>
          <w:p w:rsidR="00FC1F29" w:rsidRDefault="00FC1F29" w:rsidP="00C879DB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Является профилем по умолчанию</w:t>
            </w:r>
          </w:p>
        </w:tc>
        <w:tc>
          <w:tcPr>
            <w:tcW w:w="2247" w:type="dxa"/>
          </w:tcPr>
          <w:p w:rsidR="007C07C1" w:rsidRDefault="007C07C1" w:rsidP="00D84677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FC1F29" w:rsidRPr="005A5B1B" w:rsidTr="00B0030E">
        <w:tc>
          <w:tcPr>
            <w:tcW w:w="1437" w:type="dxa"/>
          </w:tcPr>
          <w:p w:rsidR="007C07C1" w:rsidRDefault="007C07C1" w:rsidP="00703EA0">
            <w:pPr>
              <w:pStyle w:val="a9"/>
              <w:numPr>
                <w:ilvl w:val="0"/>
                <w:numId w:val="22"/>
              </w:num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939" w:author="Administrator" w:date="2014-02-13T12:54:00Z">
                <w:pPr>
                  <w:pStyle w:val="a9"/>
                  <w:numPr>
                    <w:numId w:val="22"/>
                  </w:numPr>
                  <w:spacing w:beforeLines="60" w:afterLines="60"/>
                  <w:ind w:hanging="360"/>
                </w:pPr>
              </w:pPrChange>
            </w:pPr>
          </w:p>
        </w:tc>
        <w:tc>
          <w:tcPr>
            <w:tcW w:w="5887" w:type="dxa"/>
          </w:tcPr>
          <w:p w:rsidR="00FC1F29" w:rsidRDefault="00FC1F29" w:rsidP="00C879DB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Стандартный рабочий день</w:t>
            </w:r>
          </w:p>
        </w:tc>
        <w:tc>
          <w:tcPr>
            <w:tcW w:w="2247" w:type="dxa"/>
          </w:tcPr>
          <w:p w:rsidR="007C07C1" w:rsidRDefault="00FC1F29" w:rsidP="00D84677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r w:rsidRPr="00941416">
              <w:rPr>
                <w:rFonts w:ascii="Arial" w:hAnsi="Arial" w:cs="Arial"/>
                <w:sz w:val="20"/>
                <w:szCs w:val="20"/>
              </w:rPr>
              <w:t>Закладка</w:t>
            </w:r>
          </w:p>
        </w:tc>
      </w:tr>
      <w:tr w:rsidR="00FC1F29" w:rsidRPr="005A5B1B" w:rsidTr="00B0030E">
        <w:tc>
          <w:tcPr>
            <w:tcW w:w="1437" w:type="dxa"/>
          </w:tcPr>
          <w:p w:rsidR="007C07C1" w:rsidRDefault="007C07C1" w:rsidP="00703EA0">
            <w:pPr>
              <w:pStyle w:val="a9"/>
              <w:numPr>
                <w:ilvl w:val="0"/>
                <w:numId w:val="22"/>
              </w:num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940" w:author="Administrator" w:date="2014-02-13T12:54:00Z">
                <w:pPr>
                  <w:pStyle w:val="a9"/>
                  <w:numPr>
                    <w:numId w:val="22"/>
                  </w:numPr>
                  <w:spacing w:beforeLines="60" w:afterLines="60"/>
                  <w:ind w:hanging="360"/>
                </w:pPr>
              </w:pPrChange>
            </w:pPr>
          </w:p>
        </w:tc>
        <w:tc>
          <w:tcPr>
            <w:tcW w:w="5887" w:type="dxa"/>
          </w:tcPr>
          <w:p w:rsidR="00FC1F29" w:rsidRDefault="00FC1F29" w:rsidP="00C879DB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Рабочий цикл </w:t>
            </w:r>
          </w:p>
        </w:tc>
        <w:tc>
          <w:tcPr>
            <w:tcW w:w="2247" w:type="dxa"/>
          </w:tcPr>
          <w:p w:rsidR="00FC1F29" w:rsidRDefault="00FC1F29">
            <w:r w:rsidRPr="009E332B">
              <w:rPr>
                <w:rFonts w:ascii="Arial" w:hAnsi="Arial" w:cs="Arial"/>
                <w:sz w:val="20"/>
                <w:szCs w:val="20"/>
              </w:rPr>
              <w:t>Закладка</w:t>
            </w:r>
          </w:p>
        </w:tc>
      </w:tr>
      <w:tr w:rsidR="00FC1F29" w:rsidRPr="005A5B1B" w:rsidTr="00B0030E">
        <w:tc>
          <w:tcPr>
            <w:tcW w:w="1437" w:type="dxa"/>
          </w:tcPr>
          <w:p w:rsidR="007C07C1" w:rsidRDefault="007C07C1" w:rsidP="00703EA0">
            <w:pPr>
              <w:pStyle w:val="a9"/>
              <w:numPr>
                <w:ilvl w:val="0"/>
                <w:numId w:val="22"/>
              </w:num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941" w:author="Administrator" w:date="2014-02-13T12:54:00Z">
                <w:pPr>
                  <w:pStyle w:val="a9"/>
                  <w:numPr>
                    <w:numId w:val="22"/>
                  </w:numPr>
                  <w:spacing w:beforeLines="60" w:afterLines="60"/>
                  <w:ind w:hanging="360"/>
                </w:pPr>
              </w:pPrChange>
            </w:pPr>
          </w:p>
        </w:tc>
        <w:tc>
          <w:tcPr>
            <w:tcW w:w="5887" w:type="dxa"/>
          </w:tcPr>
          <w:p w:rsidR="00FC1F29" w:rsidRPr="00E86B27" w:rsidRDefault="00FC1F29" w:rsidP="00C879DB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Исключение из рабочего цикла</w:t>
            </w:r>
          </w:p>
        </w:tc>
        <w:tc>
          <w:tcPr>
            <w:tcW w:w="2247" w:type="dxa"/>
          </w:tcPr>
          <w:p w:rsidR="00FC1F29" w:rsidRDefault="00FC1F29">
            <w:r w:rsidRPr="009E332B">
              <w:rPr>
                <w:rFonts w:ascii="Arial" w:hAnsi="Arial" w:cs="Arial"/>
                <w:sz w:val="20"/>
                <w:szCs w:val="20"/>
              </w:rPr>
              <w:t>Закладка</w:t>
            </w:r>
          </w:p>
        </w:tc>
      </w:tr>
      <w:tr w:rsidR="00FC1F29" w:rsidRPr="005A5B1B" w:rsidTr="00B0030E">
        <w:tc>
          <w:tcPr>
            <w:tcW w:w="1437" w:type="dxa"/>
          </w:tcPr>
          <w:p w:rsidR="007C07C1" w:rsidRDefault="007C07C1" w:rsidP="00703EA0">
            <w:pPr>
              <w:pStyle w:val="a9"/>
              <w:numPr>
                <w:ilvl w:val="0"/>
                <w:numId w:val="22"/>
              </w:num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942" w:author="Administrator" w:date="2014-02-13T12:54:00Z">
                <w:pPr>
                  <w:pStyle w:val="a9"/>
                  <w:numPr>
                    <w:numId w:val="22"/>
                  </w:numPr>
                  <w:spacing w:beforeLines="60" w:afterLines="60"/>
                  <w:ind w:hanging="360"/>
                </w:pPr>
              </w:pPrChange>
            </w:pPr>
          </w:p>
        </w:tc>
        <w:tc>
          <w:tcPr>
            <w:tcW w:w="5887" w:type="dxa"/>
          </w:tcPr>
          <w:p w:rsidR="00FC1F29" w:rsidRPr="00204E7C" w:rsidRDefault="0027448D" w:rsidP="00C879DB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Информация наследуется из вышестоящего профиля</w:t>
            </w:r>
          </w:p>
        </w:tc>
        <w:tc>
          <w:tcPr>
            <w:tcW w:w="2247" w:type="dxa"/>
          </w:tcPr>
          <w:p w:rsidR="00FC1F29" w:rsidRDefault="00FC1F29" w:rsidP="00C879DB">
            <w:r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</w:tr>
      <w:tr w:rsidR="00FC1F29" w:rsidRPr="005A5B1B" w:rsidTr="00B0030E">
        <w:tc>
          <w:tcPr>
            <w:tcW w:w="1437" w:type="dxa"/>
          </w:tcPr>
          <w:p w:rsidR="007C07C1" w:rsidRDefault="007C07C1" w:rsidP="00703EA0">
            <w:pPr>
              <w:pStyle w:val="a9"/>
              <w:numPr>
                <w:ilvl w:val="0"/>
                <w:numId w:val="22"/>
              </w:num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943" w:author="Administrator" w:date="2014-02-13T12:54:00Z">
                <w:pPr>
                  <w:pStyle w:val="a9"/>
                  <w:numPr>
                    <w:numId w:val="22"/>
                  </w:numPr>
                  <w:spacing w:beforeLines="60" w:afterLines="60"/>
                  <w:ind w:hanging="360"/>
                </w:pPr>
              </w:pPrChange>
            </w:pPr>
          </w:p>
        </w:tc>
        <w:tc>
          <w:tcPr>
            <w:tcW w:w="5887" w:type="dxa"/>
          </w:tcPr>
          <w:p w:rsidR="00FC1F29" w:rsidRDefault="0027448D" w:rsidP="00C879DB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Рабочее время</w:t>
            </w:r>
          </w:p>
        </w:tc>
        <w:tc>
          <w:tcPr>
            <w:tcW w:w="2247" w:type="dxa"/>
          </w:tcPr>
          <w:p w:rsidR="00FC1F29" w:rsidRDefault="00FC1F29" w:rsidP="00C879DB">
            <w:r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</w:tr>
      <w:tr w:rsidR="00FC1F29" w:rsidRPr="005A5B1B" w:rsidTr="00B0030E">
        <w:tc>
          <w:tcPr>
            <w:tcW w:w="1437" w:type="dxa"/>
          </w:tcPr>
          <w:p w:rsidR="007C07C1" w:rsidRDefault="007C07C1" w:rsidP="00703EA0">
            <w:pPr>
              <w:pStyle w:val="a9"/>
              <w:numPr>
                <w:ilvl w:val="0"/>
                <w:numId w:val="22"/>
              </w:num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944" w:author="Administrator" w:date="2014-02-13T12:54:00Z">
                <w:pPr>
                  <w:pStyle w:val="a9"/>
                  <w:numPr>
                    <w:numId w:val="22"/>
                  </w:numPr>
                  <w:spacing w:beforeLines="60" w:afterLines="60"/>
                  <w:ind w:hanging="360"/>
                </w:pPr>
              </w:pPrChange>
            </w:pPr>
          </w:p>
        </w:tc>
        <w:tc>
          <w:tcPr>
            <w:tcW w:w="5887" w:type="dxa"/>
          </w:tcPr>
          <w:p w:rsidR="007C07C1" w:rsidRDefault="0027448D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945" w:author="Administrator" w:date="2014-02-13T12:54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Обеденный перерыв</w:t>
            </w:r>
          </w:p>
        </w:tc>
        <w:tc>
          <w:tcPr>
            <w:tcW w:w="2247" w:type="dxa"/>
          </w:tcPr>
          <w:p w:rsidR="007C07C1" w:rsidRDefault="00FC1F29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946" w:author="Administrator" w:date="2014-02-13T12:54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</w:tr>
      <w:tr w:rsidR="00FC1F29" w:rsidRPr="005A5B1B" w:rsidTr="00B0030E">
        <w:tc>
          <w:tcPr>
            <w:tcW w:w="1437" w:type="dxa"/>
          </w:tcPr>
          <w:p w:rsidR="007C07C1" w:rsidRDefault="007C07C1" w:rsidP="00703EA0">
            <w:pPr>
              <w:pStyle w:val="a9"/>
              <w:numPr>
                <w:ilvl w:val="0"/>
                <w:numId w:val="22"/>
              </w:num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947" w:author="Administrator" w:date="2014-02-13T12:54:00Z">
                <w:pPr>
                  <w:pStyle w:val="a9"/>
                  <w:numPr>
                    <w:numId w:val="22"/>
                  </w:numPr>
                  <w:spacing w:beforeLines="60" w:afterLines="60"/>
                  <w:ind w:hanging="360"/>
                </w:pPr>
              </w:pPrChange>
            </w:pPr>
          </w:p>
        </w:tc>
        <w:tc>
          <w:tcPr>
            <w:tcW w:w="5887" w:type="dxa"/>
          </w:tcPr>
          <w:p w:rsidR="007C07C1" w:rsidRDefault="0027448D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948" w:author="Administrator" w:date="2014-02-13T12:54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Расчетный час</w:t>
            </w:r>
          </w:p>
        </w:tc>
        <w:tc>
          <w:tcPr>
            <w:tcW w:w="2247" w:type="dxa"/>
          </w:tcPr>
          <w:p w:rsidR="007C07C1" w:rsidRDefault="00FC1F29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949" w:author="Administrator" w:date="2014-02-13T12:54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</w:tr>
      <w:tr w:rsidR="0027448D" w:rsidRPr="005A5B1B" w:rsidTr="00B0030E">
        <w:tc>
          <w:tcPr>
            <w:tcW w:w="1437" w:type="dxa"/>
          </w:tcPr>
          <w:p w:rsidR="007C07C1" w:rsidRDefault="007C07C1" w:rsidP="00703EA0">
            <w:pPr>
              <w:pStyle w:val="a9"/>
              <w:numPr>
                <w:ilvl w:val="0"/>
                <w:numId w:val="22"/>
              </w:num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950" w:author="Administrator" w:date="2014-02-13T12:54:00Z">
                <w:pPr>
                  <w:pStyle w:val="a9"/>
                  <w:numPr>
                    <w:numId w:val="22"/>
                  </w:numPr>
                  <w:spacing w:beforeLines="60" w:afterLines="60"/>
                  <w:ind w:hanging="360"/>
                </w:pPr>
              </w:pPrChange>
            </w:pPr>
          </w:p>
        </w:tc>
        <w:tc>
          <w:tcPr>
            <w:tcW w:w="5887" w:type="dxa"/>
          </w:tcPr>
          <w:p w:rsidR="007C07C1" w:rsidRDefault="0027448D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951" w:author="Administrator" w:date="2014-02-13T12:54:00Z">
                <w:pPr>
                  <w:spacing w:beforeLines="60" w:afterLines="60"/>
                </w:pPr>
              </w:pPrChange>
            </w:pPr>
            <w:proofErr w:type="gramStart"/>
            <w:r>
              <w:rPr>
                <w:rFonts w:ascii="Arial" w:hAnsi="Arial" w:cs="Arial"/>
                <w:sz w:val="20"/>
                <w:szCs w:val="20"/>
              </w:rPr>
              <w:t>Создан</w:t>
            </w:r>
            <w:proofErr w:type="gramEnd"/>
          </w:p>
        </w:tc>
        <w:tc>
          <w:tcPr>
            <w:tcW w:w="2247" w:type="dxa"/>
          </w:tcPr>
          <w:p w:rsidR="007C07C1" w:rsidRDefault="0027448D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952" w:author="Administrator" w:date="2014-02-13T12:54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</w:tr>
      <w:tr w:rsidR="0027448D" w:rsidRPr="005A5B1B" w:rsidTr="00B0030E">
        <w:tc>
          <w:tcPr>
            <w:tcW w:w="1437" w:type="dxa"/>
          </w:tcPr>
          <w:p w:rsidR="007C07C1" w:rsidRDefault="007C07C1" w:rsidP="00703EA0">
            <w:pPr>
              <w:pStyle w:val="a9"/>
              <w:numPr>
                <w:ilvl w:val="0"/>
                <w:numId w:val="22"/>
              </w:num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953" w:author="Administrator" w:date="2014-02-13T12:54:00Z">
                <w:pPr>
                  <w:pStyle w:val="a9"/>
                  <w:numPr>
                    <w:numId w:val="22"/>
                  </w:numPr>
                  <w:spacing w:beforeLines="60" w:afterLines="60"/>
                  <w:ind w:hanging="360"/>
                </w:pPr>
              </w:pPrChange>
            </w:pPr>
          </w:p>
        </w:tc>
        <w:tc>
          <w:tcPr>
            <w:tcW w:w="5887" w:type="dxa"/>
          </w:tcPr>
          <w:p w:rsidR="0027448D" w:rsidRPr="00204E7C" w:rsidRDefault="0027448D" w:rsidP="00C879DB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Информация наследуется из вышестоящего профиля</w:t>
            </w:r>
          </w:p>
        </w:tc>
        <w:tc>
          <w:tcPr>
            <w:tcW w:w="2247" w:type="dxa"/>
          </w:tcPr>
          <w:p w:rsidR="0027448D" w:rsidRDefault="0027448D" w:rsidP="00C879DB">
            <w:r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</w:tr>
      <w:tr w:rsidR="0027448D" w:rsidRPr="005A5B1B" w:rsidTr="00B0030E">
        <w:tc>
          <w:tcPr>
            <w:tcW w:w="1437" w:type="dxa"/>
          </w:tcPr>
          <w:p w:rsidR="007C07C1" w:rsidRDefault="007C07C1" w:rsidP="00703EA0">
            <w:pPr>
              <w:pStyle w:val="a9"/>
              <w:numPr>
                <w:ilvl w:val="0"/>
                <w:numId w:val="22"/>
              </w:num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954" w:author="Administrator" w:date="2014-02-13T12:54:00Z">
                <w:pPr>
                  <w:pStyle w:val="a9"/>
                  <w:numPr>
                    <w:numId w:val="22"/>
                  </w:numPr>
                  <w:spacing w:beforeLines="60" w:afterLines="60"/>
                  <w:ind w:hanging="360"/>
                </w:pPr>
              </w:pPrChange>
            </w:pPr>
          </w:p>
        </w:tc>
        <w:tc>
          <w:tcPr>
            <w:tcW w:w="5887" w:type="dxa"/>
          </w:tcPr>
          <w:p w:rsidR="007C07C1" w:rsidRDefault="0027448D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955" w:author="Administrator" w:date="2014-02-13T12:54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 xml:space="preserve">Привязка первого дня рабочего цикла к дате </w:t>
            </w:r>
          </w:p>
        </w:tc>
        <w:tc>
          <w:tcPr>
            <w:tcW w:w="2247" w:type="dxa"/>
          </w:tcPr>
          <w:p w:rsidR="007C07C1" w:rsidRDefault="0027448D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956" w:author="Administrator" w:date="2014-02-13T12:54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</w:tr>
      <w:tr w:rsidR="0027448D" w:rsidRPr="005A5B1B" w:rsidTr="00B0030E">
        <w:tc>
          <w:tcPr>
            <w:tcW w:w="1437" w:type="dxa"/>
          </w:tcPr>
          <w:p w:rsidR="007C07C1" w:rsidRDefault="007C07C1" w:rsidP="00703EA0">
            <w:pPr>
              <w:pStyle w:val="a9"/>
              <w:numPr>
                <w:ilvl w:val="0"/>
                <w:numId w:val="22"/>
              </w:num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957" w:author="Administrator" w:date="2014-02-13T12:54:00Z">
                <w:pPr>
                  <w:pStyle w:val="a9"/>
                  <w:numPr>
                    <w:numId w:val="22"/>
                  </w:numPr>
                  <w:spacing w:beforeLines="60" w:afterLines="60"/>
                  <w:ind w:hanging="360"/>
                </w:pPr>
              </w:pPrChange>
            </w:pPr>
          </w:p>
        </w:tc>
        <w:tc>
          <w:tcPr>
            <w:tcW w:w="5887" w:type="dxa"/>
          </w:tcPr>
          <w:p w:rsidR="007C07C1" w:rsidRDefault="0027448D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958" w:author="Administrator" w:date="2014-02-13T12:54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 xml:space="preserve">№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п\</w:t>
            </w:r>
            <w:proofErr w:type="gramStart"/>
            <w:r>
              <w:rPr>
                <w:rFonts w:ascii="Arial" w:hAnsi="Arial" w:cs="Arial"/>
                <w:sz w:val="20"/>
                <w:szCs w:val="20"/>
              </w:rPr>
              <w:t>п</w:t>
            </w:r>
            <w:proofErr w:type="spellEnd"/>
            <w:proofErr w:type="gramEnd"/>
          </w:p>
        </w:tc>
        <w:tc>
          <w:tcPr>
            <w:tcW w:w="2247" w:type="dxa"/>
          </w:tcPr>
          <w:p w:rsidR="007C07C1" w:rsidRDefault="0027448D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959" w:author="Administrator" w:date="2014-02-13T12:54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Колонка таблицы</w:t>
            </w:r>
          </w:p>
        </w:tc>
      </w:tr>
      <w:tr w:rsidR="0027448D" w:rsidRPr="005A5B1B" w:rsidTr="00B0030E">
        <w:tc>
          <w:tcPr>
            <w:tcW w:w="1437" w:type="dxa"/>
          </w:tcPr>
          <w:p w:rsidR="007C07C1" w:rsidRDefault="007C07C1" w:rsidP="00703EA0">
            <w:pPr>
              <w:pStyle w:val="a9"/>
              <w:numPr>
                <w:ilvl w:val="0"/>
                <w:numId w:val="22"/>
              </w:num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960" w:author="Administrator" w:date="2014-02-13T12:54:00Z">
                <w:pPr>
                  <w:pStyle w:val="a9"/>
                  <w:numPr>
                    <w:numId w:val="22"/>
                  </w:numPr>
                  <w:spacing w:beforeLines="60" w:afterLines="60"/>
                  <w:ind w:hanging="360"/>
                </w:pPr>
              </w:pPrChange>
            </w:pPr>
          </w:p>
        </w:tc>
        <w:tc>
          <w:tcPr>
            <w:tcW w:w="5887" w:type="dxa"/>
          </w:tcPr>
          <w:p w:rsidR="007C07C1" w:rsidRDefault="0027448D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961" w:author="Administrator" w:date="2014-02-13T12:54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Описание дня</w:t>
            </w:r>
          </w:p>
        </w:tc>
        <w:tc>
          <w:tcPr>
            <w:tcW w:w="2247" w:type="dxa"/>
          </w:tcPr>
          <w:p w:rsidR="007C07C1" w:rsidRDefault="0027448D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962" w:author="Administrator" w:date="2014-02-13T12:54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Колонка таблицы</w:t>
            </w:r>
          </w:p>
        </w:tc>
      </w:tr>
      <w:tr w:rsidR="0027448D" w:rsidRPr="005A5B1B" w:rsidTr="00B0030E">
        <w:tc>
          <w:tcPr>
            <w:tcW w:w="1437" w:type="dxa"/>
          </w:tcPr>
          <w:p w:rsidR="007C07C1" w:rsidRDefault="007C07C1" w:rsidP="00703EA0">
            <w:pPr>
              <w:pStyle w:val="a9"/>
              <w:numPr>
                <w:ilvl w:val="0"/>
                <w:numId w:val="22"/>
              </w:num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963" w:author="Administrator" w:date="2014-02-13T12:54:00Z">
                <w:pPr>
                  <w:pStyle w:val="a9"/>
                  <w:numPr>
                    <w:numId w:val="22"/>
                  </w:numPr>
                  <w:spacing w:beforeLines="60" w:afterLines="60"/>
                  <w:ind w:hanging="360"/>
                </w:pPr>
              </w:pPrChange>
            </w:pPr>
          </w:p>
        </w:tc>
        <w:tc>
          <w:tcPr>
            <w:tcW w:w="5887" w:type="dxa"/>
          </w:tcPr>
          <w:p w:rsidR="007C07C1" w:rsidRDefault="0027448D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964" w:author="Administrator" w:date="2014-02-13T12:54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редактировать</w:t>
            </w:r>
          </w:p>
        </w:tc>
        <w:tc>
          <w:tcPr>
            <w:tcW w:w="2247" w:type="dxa"/>
          </w:tcPr>
          <w:p w:rsidR="007C07C1" w:rsidRDefault="0027448D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965" w:author="Administrator" w:date="2014-02-13T12:54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кнопка</w:t>
            </w:r>
          </w:p>
        </w:tc>
      </w:tr>
      <w:tr w:rsidR="00B0030E" w:rsidRPr="005A5B1B" w:rsidTr="00B0030E">
        <w:tc>
          <w:tcPr>
            <w:tcW w:w="1437" w:type="dxa"/>
          </w:tcPr>
          <w:p w:rsidR="007C07C1" w:rsidRDefault="00B0030E" w:rsidP="00703EA0">
            <w:pPr>
              <w:pStyle w:val="a9"/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966" w:author="Administrator" w:date="2014-02-13T12:54:00Z">
                <w:pPr>
                  <w:pStyle w:val="a9"/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18.1</w:t>
            </w:r>
          </w:p>
        </w:tc>
        <w:tc>
          <w:tcPr>
            <w:tcW w:w="5887" w:type="dxa"/>
          </w:tcPr>
          <w:p w:rsidR="007C07C1" w:rsidRDefault="00B0030E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967" w:author="Administrator" w:date="2014-02-13T12:54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Рабочий цикл</w:t>
            </w:r>
          </w:p>
        </w:tc>
        <w:tc>
          <w:tcPr>
            <w:tcW w:w="2247" w:type="dxa"/>
          </w:tcPr>
          <w:p w:rsidR="007C07C1" w:rsidRDefault="007C07C1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968" w:author="Administrator" w:date="2014-02-13T12:54:00Z">
                <w:pPr>
                  <w:spacing w:beforeLines="60" w:afterLines="60"/>
                </w:pPr>
              </w:pPrChange>
            </w:pPr>
          </w:p>
        </w:tc>
      </w:tr>
      <w:tr w:rsidR="00B0030E" w:rsidRPr="005A5B1B" w:rsidTr="00B0030E">
        <w:tc>
          <w:tcPr>
            <w:tcW w:w="1437" w:type="dxa"/>
          </w:tcPr>
          <w:p w:rsidR="007C07C1" w:rsidRDefault="00B0030E" w:rsidP="00703EA0">
            <w:pPr>
              <w:pStyle w:val="a9"/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969" w:author="Administrator" w:date="2014-02-13T12:54:00Z">
                <w:pPr>
                  <w:pStyle w:val="a9"/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18.2</w:t>
            </w:r>
          </w:p>
        </w:tc>
        <w:tc>
          <w:tcPr>
            <w:tcW w:w="5887" w:type="dxa"/>
          </w:tcPr>
          <w:p w:rsidR="007C07C1" w:rsidRDefault="00B0030E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970" w:author="Administrator" w:date="2014-02-13T12:54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Выбор</w:t>
            </w:r>
          </w:p>
        </w:tc>
        <w:tc>
          <w:tcPr>
            <w:tcW w:w="2247" w:type="dxa"/>
          </w:tcPr>
          <w:p w:rsidR="007C07C1" w:rsidRDefault="007C07C1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971" w:author="Administrator" w:date="2014-02-13T12:54:00Z">
                <w:pPr>
                  <w:spacing w:beforeLines="60" w:afterLines="60"/>
                </w:pPr>
              </w:pPrChange>
            </w:pPr>
          </w:p>
        </w:tc>
      </w:tr>
      <w:tr w:rsidR="00B0030E" w:rsidRPr="005A5B1B" w:rsidTr="00B0030E">
        <w:tc>
          <w:tcPr>
            <w:tcW w:w="1437" w:type="dxa"/>
          </w:tcPr>
          <w:p w:rsidR="007C07C1" w:rsidRDefault="00B0030E" w:rsidP="00703EA0">
            <w:pPr>
              <w:pStyle w:val="a9"/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972" w:author="Administrator" w:date="2014-02-13T12:54:00Z">
                <w:pPr>
                  <w:pStyle w:val="a9"/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18.3</w:t>
            </w:r>
          </w:p>
        </w:tc>
        <w:tc>
          <w:tcPr>
            <w:tcW w:w="5887" w:type="dxa"/>
          </w:tcPr>
          <w:p w:rsidR="007C07C1" w:rsidRDefault="00B0030E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973" w:author="Administrator" w:date="2014-02-13T12:54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Вверх</w:t>
            </w:r>
          </w:p>
        </w:tc>
        <w:tc>
          <w:tcPr>
            <w:tcW w:w="2247" w:type="dxa"/>
          </w:tcPr>
          <w:p w:rsidR="00B0030E" w:rsidRDefault="00B0030E">
            <w:r w:rsidRPr="005A229B">
              <w:rPr>
                <w:rFonts w:ascii="Arial" w:hAnsi="Arial" w:cs="Arial"/>
                <w:sz w:val="20"/>
                <w:szCs w:val="20"/>
              </w:rPr>
              <w:t>Кнопка</w:t>
            </w:r>
          </w:p>
        </w:tc>
      </w:tr>
      <w:tr w:rsidR="00B0030E" w:rsidRPr="005A5B1B" w:rsidTr="00B0030E">
        <w:tc>
          <w:tcPr>
            <w:tcW w:w="1437" w:type="dxa"/>
          </w:tcPr>
          <w:p w:rsidR="007C07C1" w:rsidRDefault="00B0030E" w:rsidP="00703EA0">
            <w:pPr>
              <w:pStyle w:val="a9"/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974" w:author="Administrator" w:date="2014-02-13T12:54:00Z">
                <w:pPr>
                  <w:pStyle w:val="a9"/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18.4</w:t>
            </w:r>
          </w:p>
        </w:tc>
        <w:tc>
          <w:tcPr>
            <w:tcW w:w="5887" w:type="dxa"/>
          </w:tcPr>
          <w:p w:rsidR="007C07C1" w:rsidRDefault="00B0030E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975" w:author="Administrator" w:date="2014-02-13T12:54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Вниз</w:t>
            </w:r>
          </w:p>
        </w:tc>
        <w:tc>
          <w:tcPr>
            <w:tcW w:w="2247" w:type="dxa"/>
          </w:tcPr>
          <w:p w:rsidR="00B0030E" w:rsidRDefault="00B0030E">
            <w:r w:rsidRPr="005A229B">
              <w:rPr>
                <w:rFonts w:ascii="Arial" w:hAnsi="Arial" w:cs="Arial"/>
                <w:sz w:val="20"/>
                <w:szCs w:val="20"/>
              </w:rPr>
              <w:t>Кнопка</w:t>
            </w:r>
          </w:p>
        </w:tc>
      </w:tr>
      <w:tr w:rsidR="00B0030E" w:rsidRPr="005A5B1B" w:rsidTr="00B0030E">
        <w:tc>
          <w:tcPr>
            <w:tcW w:w="1437" w:type="dxa"/>
          </w:tcPr>
          <w:p w:rsidR="007C07C1" w:rsidRDefault="00B0030E" w:rsidP="00703EA0">
            <w:pPr>
              <w:pStyle w:val="a9"/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976" w:author="Administrator" w:date="2014-02-13T12:54:00Z">
                <w:pPr>
                  <w:pStyle w:val="a9"/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18.5</w:t>
            </w:r>
          </w:p>
        </w:tc>
        <w:tc>
          <w:tcPr>
            <w:tcW w:w="5887" w:type="dxa"/>
          </w:tcPr>
          <w:p w:rsidR="007C07C1" w:rsidRDefault="00B0030E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977" w:author="Administrator" w:date="2014-02-13T12:54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Удалить</w:t>
            </w:r>
          </w:p>
        </w:tc>
        <w:tc>
          <w:tcPr>
            <w:tcW w:w="2247" w:type="dxa"/>
          </w:tcPr>
          <w:p w:rsidR="00B0030E" w:rsidRDefault="00B0030E">
            <w:r w:rsidRPr="005A229B">
              <w:rPr>
                <w:rFonts w:ascii="Arial" w:hAnsi="Arial" w:cs="Arial"/>
                <w:sz w:val="20"/>
                <w:szCs w:val="20"/>
              </w:rPr>
              <w:t>Кнопка</w:t>
            </w:r>
          </w:p>
        </w:tc>
      </w:tr>
      <w:tr w:rsidR="00B0030E" w:rsidRPr="005A5B1B" w:rsidTr="00B0030E">
        <w:tc>
          <w:tcPr>
            <w:tcW w:w="1437" w:type="dxa"/>
          </w:tcPr>
          <w:p w:rsidR="007C07C1" w:rsidRDefault="00B0030E" w:rsidP="00703EA0">
            <w:pPr>
              <w:pStyle w:val="a9"/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978" w:author="Administrator" w:date="2014-02-13T12:54:00Z">
                <w:pPr>
                  <w:pStyle w:val="a9"/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18.6</w:t>
            </w:r>
          </w:p>
        </w:tc>
        <w:tc>
          <w:tcPr>
            <w:tcW w:w="5887" w:type="dxa"/>
          </w:tcPr>
          <w:p w:rsidR="007C07C1" w:rsidRDefault="00B0030E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979" w:author="Administrator" w:date="2014-02-13T12:54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Атрибуты</w:t>
            </w:r>
          </w:p>
        </w:tc>
        <w:tc>
          <w:tcPr>
            <w:tcW w:w="2247" w:type="dxa"/>
          </w:tcPr>
          <w:p w:rsidR="007C07C1" w:rsidRDefault="00B0030E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980" w:author="Administrator" w:date="2014-02-13T12:54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Закладка</w:t>
            </w:r>
          </w:p>
        </w:tc>
      </w:tr>
      <w:tr w:rsidR="00B0030E" w:rsidRPr="005A5B1B" w:rsidTr="00B0030E">
        <w:tc>
          <w:tcPr>
            <w:tcW w:w="1437" w:type="dxa"/>
          </w:tcPr>
          <w:p w:rsidR="007C07C1" w:rsidRDefault="00B0030E" w:rsidP="00703EA0">
            <w:pPr>
              <w:pStyle w:val="a9"/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981" w:author="Administrator" w:date="2014-02-13T12:54:00Z">
                <w:pPr>
                  <w:pStyle w:val="a9"/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18.7</w:t>
            </w:r>
          </w:p>
        </w:tc>
        <w:tc>
          <w:tcPr>
            <w:tcW w:w="5887" w:type="dxa"/>
          </w:tcPr>
          <w:p w:rsidR="007C07C1" w:rsidRDefault="00B0030E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982" w:author="Administrator" w:date="2014-02-13T12:54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(выбор атрибутов)</w:t>
            </w:r>
          </w:p>
        </w:tc>
        <w:tc>
          <w:tcPr>
            <w:tcW w:w="2247" w:type="dxa"/>
          </w:tcPr>
          <w:p w:rsidR="007C07C1" w:rsidRDefault="00B0030E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983" w:author="Administrator" w:date="2014-02-13T12:54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Выпадающий список</w:t>
            </w:r>
          </w:p>
        </w:tc>
      </w:tr>
      <w:tr w:rsidR="00B0030E" w:rsidRPr="005A5B1B" w:rsidTr="00B0030E">
        <w:tc>
          <w:tcPr>
            <w:tcW w:w="1437" w:type="dxa"/>
          </w:tcPr>
          <w:p w:rsidR="007C07C1" w:rsidRDefault="00B0030E" w:rsidP="00703EA0">
            <w:pPr>
              <w:pStyle w:val="a9"/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984" w:author="Administrator" w:date="2014-02-13T12:54:00Z">
                <w:pPr>
                  <w:pStyle w:val="a9"/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18.8</w:t>
            </w:r>
          </w:p>
        </w:tc>
        <w:tc>
          <w:tcPr>
            <w:tcW w:w="5887" w:type="dxa"/>
          </w:tcPr>
          <w:p w:rsidR="007C07C1" w:rsidRDefault="00B0030E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985" w:author="Administrator" w:date="2014-02-13T12:54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Рабочее время</w:t>
            </w:r>
          </w:p>
        </w:tc>
        <w:tc>
          <w:tcPr>
            <w:tcW w:w="2247" w:type="dxa"/>
          </w:tcPr>
          <w:p w:rsidR="007C07C1" w:rsidRDefault="00B0030E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986" w:author="Administrator" w:date="2014-02-13T12:54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 xml:space="preserve">Поле </w:t>
            </w:r>
          </w:p>
        </w:tc>
      </w:tr>
      <w:tr w:rsidR="00B0030E" w:rsidRPr="005A5B1B" w:rsidTr="00B0030E">
        <w:tc>
          <w:tcPr>
            <w:tcW w:w="1437" w:type="dxa"/>
          </w:tcPr>
          <w:p w:rsidR="007C07C1" w:rsidRDefault="00B0030E" w:rsidP="00703EA0">
            <w:pPr>
              <w:pStyle w:val="a9"/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987" w:author="Administrator" w:date="2014-02-13T12:54:00Z">
                <w:pPr>
                  <w:pStyle w:val="a9"/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18.9</w:t>
            </w:r>
          </w:p>
        </w:tc>
        <w:tc>
          <w:tcPr>
            <w:tcW w:w="5887" w:type="dxa"/>
          </w:tcPr>
          <w:p w:rsidR="007C07C1" w:rsidRDefault="00B0030E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988" w:author="Administrator" w:date="2014-02-13T12:54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Обеденный  перерыв</w:t>
            </w:r>
          </w:p>
        </w:tc>
        <w:tc>
          <w:tcPr>
            <w:tcW w:w="2247" w:type="dxa"/>
          </w:tcPr>
          <w:p w:rsidR="00B0030E" w:rsidRDefault="00B0030E">
            <w:r w:rsidRPr="005C590B">
              <w:rPr>
                <w:rFonts w:ascii="Arial" w:hAnsi="Arial" w:cs="Arial"/>
                <w:sz w:val="20"/>
                <w:szCs w:val="20"/>
              </w:rPr>
              <w:t>Кнопка</w:t>
            </w:r>
          </w:p>
        </w:tc>
      </w:tr>
      <w:tr w:rsidR="00B0030E" w:rsidRPr="005A5B1B" w:rsidTr="00B0030E">
        <w:tc>
          <w:tcPr>
            <w:tcW w:w="1437" w:type="dxa"/>
          </w:tcPr>
          <w:p w:rsidR="007C07C1" w:rsidRDefault="00B0030E" w:rsidP="00703EA0">
            <w:pPr>
              <w:pStyle w:val="a9"/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989" w:author="Administrator" w:date="2014-02-13T12:54:00Z">
                <w:pPr>
                  <w:pStyle w:val="a9"/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18.10</w:t>
            </w:r>
          </w:p>
        </w:tc>
        <w:tc>
          <w:tcPr>
            <w:tcW w:w="5887" w:type="dxa"/>
          </w:tcPr>
          <w:p w:rsidR="007C07C1" w:rsidRDefault="00B0030E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990" w:author="Administrator" w:date="2014-02-13T12:54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Расчетный час</w:t>
            </w:r>
          </w:p>
        </w:tc>
        <w:tc>
          <w:tcPr>
            <w:tcW w:w="2247" w:type="dxa"/>
          </w:tcPr>
          <w:p w:rsidR="00B0030E" w:rsidRDefault="00B0030E">
            <w:r w:rsidRPr="005C590B">
              <w:rPr>
                <w:rFonts w:ascii="Arial" w:hAnsi="Arial" w:cs="Arial"/>
                <w:sz w:val="20"/>
                <w:szCs w:val="20"/>
              </w:rPr>
              <w:t>Кнопка</w:t>
            </w:r>
          </w:p>
        </w:tc>
      </w:tr>
      <w:tr w:rsidR="00B0030E" w:rsidRPr="005A5B1B" w:rsidTr="00B0030E">
        <w:tc>
          <w:tcPr>
            <w:tcW w:w="1437" w:type="dxa"/>
          </w:tcPr>
          <w:p w:rsidR="007C07C1" w:rsidRDefault="00B0030E" w:rsidP="00703EA0">
            <w:pPr>
              <w:pStyle w:val="a9"/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991" w:author="Administrator" w:date="2014-02-13T12:54:00Z">
                <w:pPr>
                  <w:pStyle w:val="a9"/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18.11</w:t>
            </w:r>
          </w:p>
        </w:tc>
        <w:tc>
          <w:tcPr>
            <w:tcW w:w="5887" w:type="dxa"/>
          </w:tcPr>
          <w:p w:rsidR="007C07C1" w:rsidRDefault="00B0030E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992" w:author="Administrator" w:date="2014-02-13T12:54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Применить</w:t>
            </w:r>
          </w:p>
        </w:tc>
        <w:tc>
          <w:tcPr>
            <w:tcW w:w="2247" w:type="dxa"/>
          </w:tcPr>
          <w:p w:rsidR="007C07C1" w:rsidRDefault="00B0030E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993" w:author="Administrator" w:date="2014-02-13T12:54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Кнопка</w:t>
            </w:r>
          </w:p>
        </w:tc>
      </w:tr>
      <w:tr w:rsidR="00B0030E" w:rsidRPr="005A5B1B" w:rsidTr="00B0030E">
        <w:tc>
          <w:tcPr>
            <w:tcW w:w="1437" w:type="dxa"/>
          </w:tcPr>
          <w:p w:rsidR="007C07C1" w:rsidRDefault="00B0030E" w:rsidP="00703EA0">
            <w:pPr>
              <w:pStyle w:val="a9"/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994" w:author="Administrator" w:date="2014-02-13T12:54:00Z">
                <w:pPr>
                  <w:pStyle w:val="a9"/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18.12</w:t>
            </w:r>
          </w:p>
        </w:tc>
        <w:tc>
          <w:tcPr>
            <w:tcW w:w="5887" w:type="dxa"/>
          </w:tcPr>
          <w:p w:rsidR="007C07C1" w:rsidRDefault="00B0030E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995" w:author="Administrator" w:date="2014-02-13T12:54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Закрыть</w:t>
            </w:r>
          </w:p>
        </w:tc>
        <w:tc>
          <w:tcPr>
            <w:tcW w:w="2247" w:type="dxa"/>
          </w:tcPr>
          <w:p w:rsidR="007C07C1" w:rsidRDefault="00B0030E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996" w:author="Administrator" w:date="2014-02-13T12:54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Кнопка</w:t>
            </w:r>
          </w:p>
        </w:tc>
      </w:tr>
      <w:tr w:rsidR="0027448D" w:rsidRPr="005A5B1B" w:rsidTr="00B0030E">
        <w:tc>
          <w:tcPr>
            <w:tcW w:w="1437" w:type="dxa"/>
          </w:tcPr>
          <w:p w:rsidR="007C07C1" w:rsidRDefault="007C07C1" w:rsidP="00703EA0">
            <w:pPr>
              <w:pStyle w:val="a9"/>
              <w:numPr>
                <w:ilvl w:val="0"/>
                <w:numId w:val="22"/>
              </w:num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997" w:author="Administrator" w:date="2014-02-13T12:54:00Z">
                <w:pPr>
                  <w:pStyle w:val="a9"/>
                  <w:numPr>
                    <w:numId w:val="22"/>
                  </w:numPr>
                  <w:spacing w:beforeLines="60" w:afterLines="60"/>
                  <w:ind w:hanging="360"/>
                </w:pPr>
              </w:pPrChange>
            </w:pPr>
          </w:p>
        </w:tc>
        <w:tc>
          <w:tcPr>
            <w:tcW w:w="5887" w:type="dxa"/>
          </w:tcPr>
          <w:p w:rsidR="0027448D" w:rsidRPr="00204E7C" w:rsidRDefault="0027448D" w:rsidP="00C879DB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Информация наследуется из вышестоящего профиля</w:t>
            </w:r>
          </w:p>
        </w:tc>
        <w:tc>
          <w:tcPr>
            <w:tcW w:w="2247" w:type="dxa"/>
          </w:tcPr>
          <w:p w:rsidR="0027448D" w:rsidRDefault="0027448D" w:rsidP="00C879DB">
            <w:r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</w:tr>
      <w:tr w:rsidR="0027448D" w:rsidRPr="005A5B1B" w:rsidTr="00B0030E">
        <w:tc>
          <w:tcPr>
            <w:tcW w:w="1437" w:type="dxa"/>
          </w:tcPr>
          <w:p w:rsidR="007C07C1" w:rsidRDefault="007C07C1" w:rsidP="00703EA0">
            <w:pPr>
              <w:pStyle w:val="a9"/>
              <w:numPr>
                <w:ilvl w:val="0"/>
                <w:numId w:val="22"/>
              </w:num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998" w:author="Administrator" w:date="2014-02-13T12:54:00Z">
                <w:pPr>
                  <w:pStyle w:val="a9"/>
                  <w:numPr>
                    <w:numId w:val="22"/>
                  </w:numPr>
                  <w:spacing w:beforeLines="60" w:afterLines="60"/>
                  <w:ind w:hanging="360"/>
                </w:pPr>
              </w:pPrChange>
            </w:pPr>
          </w:p>
        </w:tc>
        <w:tc>
          <w:tcPr>
            <w:tcW w:w="5887" w:type="dxa"/>
          </w:tcPr>
          <w:p w:rsidR="007C07C1" w:rsidRDefault="0027448D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999" w:author="Administrator" w:date="2014-02-13T12:54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 xml:space="preserve">Дата </w:t>
            </w:r>
          </w:p>
        </w:tc>
        <w:tc>
          <w:tcPr>
            <w:tcW w:w="2247" w:type="dxa"/>
          </w:tcPr>
          <w:p w:rsidR="007C07C1" w:rsidRDefault="0027448D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000" w:author="Administrator" w:date="2014-02-13T12:54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Колонка таблицы</w:t>
            </w:r>
          </w:p>
        </w:tc>
      </w:tr>
      <w:tr w:rsidR="0027448D" w:rsidRPr="005A5B1B" w:rsidTr="00B0030E">
        <w:tc>
          <w:tcPr>
            <w:tcW w:w="1437" w:type="dxa"/>
          </w:tcPr>
          <w:p w:rsidR="007C07C1" w:rsidRDefault="007C07C1" w:rsidP="00703EA0">
            <w:pPr>
              <w:pStyle w:val="a9"/>
              <w:numPr>
                <w:ilvl w:val="0"/>
                <w:numId w:val="22"/>
              </w:num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001" w:author="Administrator" w:date="2014-02-13T12:54:00Z">
                <w:pPr>
                  <w:pStyle w:val="a9"/>
                  <w:numPr>
                    <w:numId w:val="22"/>
                  </w:numPr>
                  <w:spacing w:beforeLines="60" w:afterLines="60"/>
                  <w:ind w:hanging="360"/>
                </w:pPr>
              </w:pPrChange>
            </w:pPr>
          </w:p>
        </w:tc>
        <w:tc>
          <w:tcPr>
            <w:tcW w:w="5887" w:type="dxa"/>
          </w:tcPr>
          <w:p w:rsidR="007C07C1" w:rsidRDefault="0027448D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002" w:author="Administrator" w:date="2014-02-13T12:54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Описание дня</w:t>
            </w:r>
          </w:p>
        </w:tc>
        <w:tc>
          <w:tcPr>
            <w:tcW w:w="2247" w:type="dxa"/>
          </w:tcPr>
          <w:p w:rsidR="007C07C1" w:rsidRDefault="0027448D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003" w:author="Administrator" w:date="2014-02-13T12:54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Колонка таблицы</w:t>
            </w:r>
          </w:p>
        </w:tc>
      </w:tr>
      <w:tr w:rsidR="0027448D" w:rsidRPr="005A5B1B" w:rsidTr="00B0030E">
        <w:tc>
          <w:tcPr>
            <w:tcW w:w="1437" w:type="dxa"/>
          </w:tcPr>
          <w:p w:rsidR="007C07C1" w:rsidRDefault="007C07C1" w:rsidP="00703EA0">
            <w:pPr>
              <w:pStyle w:val="a9"/>
              <w:numPr>
                <w:ilvl w:val="0"/>
                <w:numId w:val="22"/>
              </w:num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004" w:author="Administrator" w:date="2014-02-13T12:54:00Z">
                <w:pPr>
                  <w:pStyle w:val="a9"/>
                  <w:numPr>
                    <w:numId w:val="22"/>
                  </w:numPr>
                  <w:spacing w:beforeLines="60" w:afterLines="60"/>
                  <w:ind w:hanging="360"/>
                </w:pPr>
              </w:pPrChange>
            </w:pPr>
          </w:p>
        </w:tc>
        <w:tc>
          <w:tcPr>
            <w:tcW w:w="5887" w:type="dxa"/>
          </w:tcPr>
          <w:p w:rsidR="007C07C1" w:rsidRDefault="0027448D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005" w:author="Administrator" w:date="2014-02-13T12:54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редактировать</w:t>
            </w:r>
          </w:p>
        </w:tc>
        <w:tc>
          <w:tcPr>
            <w:tcW w:w="2247" w:type="dxa"/>
          </w:tcPr>
          <w:p w:rsidR="007C07C1" w:rsidRDefault="0027448D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006" w:author="Administrator" w:date="2014-02-13T12:54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кнопка</w:t>
            </w:r>
          </w:p>
        </w:tc>
      </w:tr>
      <w:tr w:rsidR="00B0030E" w:rsidRPr="005A5B1B" w:rsidTr="00B0030E">
        <w:tc>
          <w:tcPr>
            <w:tcW w:w="1437" w:type="dxa"/>
          </w:tcPr>
          <w:p w:rsidR="00B0030E" w:rsidRPr="005A5B1B" w:rsidRDefault="00B0030E" w:rsidP="007C07C1">
            <w:pPr>
              <w:pStyle w:val="a9"/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22.1</w:t>
            </w:r>
          </w:p>
        </w:tc>
        <w:tc>
          <w:tcPr>
            <w:tcW w:w="5887" w:type="dxa"/>
          </w:tcPr>
          <w:p w:rsidR="007C07C1" w:rsidRDefault="00B0030E" w:rsidP="001D3144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Исключение из рабочего цикла</w:t>
            </w:r>
          </w:p>
        </w:tc>
        <w:tc>
          <w:tcPr>
            <w:tcW w:w="2247" w:type="dxa"/>
          </w:tcPr>
          <w:p w:rsidR="007C07C1" w:rsidRDefault="007C07C1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B0030E" w:rsidRPr="005A5B1B" w:rsidTr="00B0030E">
        <w:tc>
          <w:tcPr>
            <w:tcW w:w="1437" w:type="dxa"/>
          </w:tcPr>
          <w:p w:rsidR="00B0030E" w:rsidRPr="005A5B1B" w:rsidRDefault="00B0030E" w:rsidP="007C07C1">
            <w:pPr>
              <w:pStyle w:val="a9"/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22.2</w:t>
            </w:r>
          </w:p>
        </w:tc>
        <w:tc>
          <w:tcPr>
            <w:tcW w:w="5887" w:type="dxa"/>
          </w:tcPr>
          <w:p w:rsidR="007C07C1" w:rsidRDefault="00B0030E" w:rsidP="001D3144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Выбор</w:t>
            </w:r>
          </w:p>
        </w:tc>
        <w:tc>
          <w:tcPr>
            <w:tcW w:w="2247" w:type="dxa"/>
          </w:tcPr>
          <w:p w:rsidR="007C07C1" w:rsidRDefault="007C07C1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B0030E" w:rsidRPr="005A5B1B" w:rsidTr="00B0030E">
        <w:tc>
          <w:tcPr>
            <w:tcW w:w="1437" w:type="dxa"/>
          </w:tcPr>
          <w:p w:rsidR="00B0030E" w:rsidRPr="005A5B1B" w:rsidRDefault="00B0030E" w:rsidP="007C07C1">
            <w:pPr>
              <w:pStyle w:val="a9"/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22.3</w:t>
            </w:r>
          </w:p>
        </w:tc>
        <w:tc>
          <w:tcPr>
            <w:tcW w:w="5887" w:type="dxa"/>
          </w:tcPr>
          <w:p w:rsidR="007C07C1" w:rsidRDefault="00B0030E" w:rsidP="001D3144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Вверх</w:t>
            </w:r>
          </w:p>
        </w:tc>
        <w:tc>
          <w:tcPr>
            <w:tcW w:w="2247" w:type="dxa"/>
          </w:tcPr>
          <w:p w:rsidR="00B0030E" w:rsidRDefault="00B0030E" w:rsidP="00452F0E">
            <w:r w:rsidRPr="005A229B">
              <w:rPr>
                <w:rFonts w:ascii="Arial" w:hAnsi="Arial" w:cs="Arial"/>
                <w:sz w:val="20"/>
                <w:szCs w:val="20"/>
              </w:rPr>
              <w:t>Кнопка</w:t>
            </w:r>
          </w:p>
        </w:tc>
      </w:tr>
      <w:tr w:rsidR="00B0030E" w:rsidRPr="005A5B1B" w:rsidTr="00B0030E">
        <w:tc>
          <w:tcPr>
            <w:tcW w:w="1437" w:type="dxa"/>
          </w:tcPr>
          <w:p w:rsidR="007C07C1" w:rsidRDefault="00B0030E" w:rsidP="00703EA0">
            <w:pPr>
              <w:pStyle w:val="a9"/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007" w:author="Administrator" w:date="2014-02-13T12:54:00Z">
                <w:pPr>
                  <w:pStyle w:val="a9"/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>22.4</w:t>
            </w:r>
          </w:p>
        </w:tc>
        <w:tc>
          <w:tcPr>
            <w:tcW w:w="5887" w:type="dxa"/>
          </w:tcPr>
          <w:p w:rsidR="007C07C1" w:rsidRDefault="00B0030E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008" w:author="Administrator" w:date="2014-02-13T12:54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Вниз</w:t>
            </w:r>
          </w:p>
        </w:tc>
        <w:tc>
          <w:tcPr>
            <w:tcW w:w="2247" w:type="dxa"/>
          </w:tcPr>
          <w:p w:rsidR="00B0030E" w:rsidRDefault="00B0030E" w:rsidP="00452F0E">
            <w:r w:rsidRPr="005A229B">
              <w:rPr>
                <w:rFonts w:ascii="Arial" w:hAnsi="Arial" w:cs="Arial"/>
                <w:sz w:val="20"/>
                <w:szCs w:val="20"/>
              </w:rPr>
              <w:t>Кнопка</w:t>
            </w:r>
          </w:p>
        </w:tc>
      </w:tr>
      <w:tr w:rsidR="00B0030E" w:rsidRPr="005A5B1B" w:rsidTr="00B0030E">
        <w:tc>
          <w:tcPr>
            <w:tcW w:w="1437" w:type="dxa"/>
          </w:tcPr>
          <w:p w:rsidR="007C07C1" w:rsidRDefault="00B0030E" w:rsidP="00703EA0">
            <w:pPr>
              <w:pStyle w:val="a9"/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009" w:author="Administrator" w:date="2014-02-13T12:54:00Z">
                <w:pPr>
                  <w:pStyle w:val="a9"/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22.5</w:t>
            </w:r>
          </w:p>
        </w:tc>
        <w:tc>
          <w:tcPr>
            <w:tcW w:w="5887" w:type="dxa"/>
          </w:tcPr>
          <w:p w:rsidR="007C07C1" w:rsidRDefault="00B0030E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010" w:author="Administrator" w:date="2014-02-13T12:54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Удалить</w:t>
            </w:r>
          </w:p>
        </w:tc>
        <w:tc>
          <w:tcPr>
            <w:tcW w:w="2247" w:type="dxa"/>
          </w:tcPr>
          <w:p w:rsidR="00B0030E" w:rsidRDefault="00B0030E" w:rsidP="00452F0E">
            <w:r w:rsidRPr="005A229B">
              <w:rPr>
                <w:rFonts w:ascii="Arial" w:hAnsi="Arial" w:cs="Arial"/>
                <w:sz w:val="20"/>
                <w:szCs w:val="20"/>
              </w:rPr>
              <w:t>Кнопка</w:t>
            </w:r>
          </w:p>
        </w:tc>
      </w:tr>
      <w:tr w:rsidR="00B0030E" w:rsidRPr="005A5B1B" w:rsidTr="00B0030E">
        <w:tc>
          <w:tcPr>
            <w:tcW w:w="1437" w:type="dxa"/>
          </w:tcPr>
          <w:p w:rsidR="007C07C1" w:rsidRDefault="00B0030E" w:rsidP="00703EA0">
            <w:pPr>
              <w:pStyle w:val="a9"/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011" w:author="Administrator" w:date="2014-02-13T12:54:00Z">
                <w:pPr>
                  <w:pStyle w:val="a9"/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22.6</w:t>
            </w:r>
          </w:p>
        </w:tc>
        <w:tc>
          <w:tcPr>
            <w:tcW w:w="5887" w:type="dxa"/>
          </w:tcPr>
          <w:p w:rsidR="007C07C1" w:rsidRDefault="00B0030E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012" w:author="Administrator" w:date="2014-02-13T12:54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Атрибуты</w:t>
            </w:r>
          </w:p>
        </w:tc>
        <w:tc>
          <w:tcPr>
            <w:tcW w:w="2247" w:type="dxa"/>
          </w:tcPr>
          <w:p w:rsidR="007C07C1" w:rsidRDefault="00B0030E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013" w:author="Administrator" w:date="2014-02-13T12:54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Закладка</w:t>
            </w:r>
          </w:p>
        </w:tc>
      </w:tr>
      <w:tr w:rsidR="00B0030E" w:rsidRPr="005A5B1B" w:rsidTr="00B0030E">
        <w:tc>
          <w:tcPr>
            <w:tcW w:w="1437" w:type="dxa"/>
          </w:tcPr>
          <w:p w:rsidR="007C07C1" w:rsidRDefault="00B0030E" w:rsidP="00703EA0">
            <w:pPr>
              <w:pStyle w:val="a9"/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014" w:author="Administrator" w:date="2014-02-13T12:54:00Z">
                <w:pPr>
                  <w:pStyle w:val="a9"/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22.7</w:t>
            </w:r>
          </w:p>
        </w:tc>
        <w:tc>
          <w:tcPr>
            <w:tcW w:w="5887" w:type="dxa"/>
          </w:tcPr>
          <w:p w:rsidR="007C07C1" w:rsidRDefault="00B0030E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015" w:author="Administrator" w:date="2014-02-13T12:54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Комментарий</w:t>
            </w:r>
          </w:p>
        </w:tc>
        <w:tc>
          <w:tcPr>
            <w:tcW w:w="2247" w:type="dxa"/>
          </w:tcPr>
          <w:p w:rsidR="007C07C1" w:rsidRDefault="00B0030E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016" w:author="Administrator" w:date="2014-02-13T12:54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Закладка</w:t>
            </w:r>
          </w:p>
        </w:tc>
      </w:tr>
      <w:tr w:rsidR="00B0030E" w:rsidRPr="005A5B1B" w:rsidTr="00B0030E">
        <w:tc>
          <w:tcPr>
            <w:tcW w:w="1437" w:type="dxa"/>
          </w:tcPr>
          <w:p w:rsidR="007C07C1" w:rsidRDefault="00B0030E" w:rsidP="00703EA0">
            <w:pPr>
              <w:pStyle w:val="a9"/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017" w:author="Administrator" w:date="2014-02-13T12:54:00Z">
                <w:pPr>
                  <w:pStyle w:val="a9"/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22.8</w:t>
            </w:r>
          </w:p>
        </w:tc>
        <w:tc>
          <w:tcPr>
            <w:tcW w:w="5887" w:type="dxa"/>
          </w:tcPr>
          <w:p w:rsidR="007C07C1" w:rsidRDefault="00B0030E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018" w:author="Administrator" w:date="2014-02-13T12:54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(выбор атрибутов)</w:t>
            </w:r>
          </w:p>
        </w:tc>
        <w:tc>
          <w:tcPr>
            <w:tcW w:w="2247" w:type="dxa"/>
          </w:tcPr>
          <w:p w:rsidR="007C07C1" w:rsidRDefault="00B0030E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019" w:author="Administrator" w:date="2014-02-13T12:54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Выпадающий список</w:t>
            </w:r>
          </w:p>
        </w:tc>
      </w:tr>
      <w:tr w:rsidR="00B0030E" w:rsidRPr="005A5B1B" w:rsidTr="00B0030E">
        <w:tc>
          <w:tcPr>
            <w:tcW w:w="1437" w:type="dxa"/>
          </w:tcPr>
          <w:p w:rsidR="007C07C1" w:rsidRDefault="00B0030E" w:rsidP="00703EA0">
            <w:pPr>
              <w:pStyle w:val="a9"/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020" w:author="Administrator" w:date="2014-02-13T12:54:00Z">
                <w:pPr>
                  <w:pStyle w:val="a9"/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22.9</w:t>
            </w:r>
          </w:p>
        </w:tc>
        <w:tc>
          <w:tcPr>
            <w:tcW w:w="5887" w:type="dxa"/>
          </w:tcPr>
          <w:p w:rsidR="007C07C1" w:rsidRDefault="00B0030E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021" w:author="Administrator" w:date="2014-02-13T12:54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Дата</w:t>
            </w:r>
          </w:p>
        </w:tc>
        <w:tc>
          <w:tcPr>
            <w:tcW w:w="2247" w:type="dxa"/>
          </w:tcPr>
          <w:p w:rsidR="00B0030E" w:rsidRDefault="00B0030E" w:rsidP="00452F0E">
            <w:r>
              <w:t xml:space="preserve">Поле </w:t>
            </w:r>
          </w:p>
        </w:tc>
      </w:tr>
      <w:tr w:rsidR="00B0030E" w:rsidRPr="005A5B1B" w:rsidTr="00B0030E">
        <w:tc>
          <w:tcPr>
            <w:tcW w:w="1437" w:type="dxa"/>
          </w:tcPr>
          <w:p w:rsidR="007C07C1" w:rsidRDefault="00B0030E" w:rsidP="00703EA0">
            <w:pPr>
              <w:pStyle w:val="a9"/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022" w:author="Administrator" w:date="2014-02-13T12:54:00Z">
                <w:pPr>
                  <w:pStyle w:val="a9"/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22.10</w:t>
            </w:r>
          </w:p>
        </w:tc>
        <w:tc>
          <w:tcPr>
            <w:tcW w:w="5887" w:type="dxa"/>
          </w:tcPr>
          <w:p w:rsidR="007C07C1" w:rsidRDefault="00B0030E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023" w:author="Administrator" w:date="2014-02-13T12:54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Рабочее время</w:t>
            </w:r>
          </w:p>
        </w:tc>
        <w:tc>
          <w:tcPr>
            <w:tcW w:w="2247" w:type="dxa"/>
          </w:tcPr>
          <w:p w:rsidR="007C07C1" w:rsidRDefault="00B0030E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024" w:author="Administrator" w:date="2014-02-13T12:54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 xml:space="preserve">Поле </w:t>
            </w:r>
          </w:p>
        </w:tc>
      </w:tr>
      <w:tr w:rsidR="00B0030E" w:rsidRPr="005A5B1B" w:rsidTr="00B0030E">
        <w:tc>
          <w:tcPr>
            <w:tcW w:w="1437" w:type="dxa"/>
          </w:tcPr>
          <w:p w:rsidR="007C07C1" w:rsidRDefault="00B0030E" w:rsidP="00703EA0">
            <w:pPr>
              <w:pStyle w:val="a9"/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025" w:author="Administrator" w:date="2014-02-13T12:54:00Z">
                <w:pPr>
                  <w:pStyle w:val="a9"/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22.11</w:t>
            </w:r>
          </w:p>
        </w:tc>
        <w:tc>
          <w:tcPr>
            <w:tcW w:w="5887" w:type="dxa"/>
          </w:tcPr>
          <w:p w:rsidR="007C07C1" w:rsidRDefault="00B0030E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026" w:author="Administrator" w:date="2014-02-13T12:54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Обеденный  перерыв</w:t>
            </w:r>
          </w:p>
        </w:tc>
        <w:tc>
          <w:tcPr>
            <w:tcW w:w="2247" w:type="dxa"/>
          </w:tcPr>
          <w:p w:rsidR="00B0030E" w:rsidRDefault="00B0030E" w:rsidP="00452F0E">
            <w:r w:rsidRPr="005C590B">
              <w:rPr>
                <w:rFonts w:ascii="Arial" w:hAnsi="Arial" w:cs="Arial"/>
                <w:sz w:val="20"/>
                <w:szCs w:val="20"/>
              </w:rPr>
              <w:t>Кнопка</w:t>
            </w:r>
          </w:p>
        </w:tc>
      </w:tr>
      <w:tr w:rsidR="00B0030E" w:rsidRPr="005A5B1B" w:rsidTr="00B0030E">
        <w:tc>
          <w:tcPr>
            <w:tcW w:w="1437" w:type="dxa"/>
          </w:tcPr>
          <w:p w:rsidR="007C07C1" w:rsidRDefault="00B0030E" w:rsidP="00703EA0">
            <w:pPr>
              <w:pStyle w:val="a9"/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027" w:author="Administrator" w:date="2014-02-13T12:54:00Z">
                <w:pPr>
                  <w:pStyle w:val="a9"/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22.12</w:t>
            </w:r>
          </w:p>
        </w:tc>
        <w:tc>
          <w:tcPr>
            <w:tcW w:w="5887" w:type="dxa"/>
          </w:tcPr>
          <w:p w:rsidR="007C07C1" w:rsidRDefault="00B0030E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028" w:author="Administrator" w:date="2014-02-13T12:54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Расчетный час</w:t>
            </w:r>
          </w:p>
        </w:tc>
        <w:tc>
          <w:tcPr>
            <w:tcW w:w="2247" w:type="dxa"/>
          </w:tcPr>
          <w:p w:rsidR="00B0030E" w:rsidRDefault="00B0030E" w:rsidP="00452F0E">
            <w:r w:rsidRPr="005C590B">
              <w:rPr>
                <w:rFonts w:ascii="Arial" w:hAnsi="Arial" w:cs="Arial"/>
                <w:sz w:val="20"/>
                <w:szCs w:val="20"/>
              </w:rPr>
              <w:t>Кнопка</w:t>
            </w:r>
          </w:p>
        </w:tc>
      </w:tr>
      <w:tr w:rsidR="00B0030E" w:rsidRPr="005A5B1B" w:rsidTr="00B0030E">
        <w:tc>
          <w:tcPr>
            <w:tcW w:w="1437" w:type="dxa"/>
          </w:tcPr>
          <w:p w:rsidR="007C07C1" w:rsidRDefault="00B0030E" w:rsidP="00703EA0">
            <w:pPr>
              <w:pStyle w:val="a9"/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029" w:author="Administrator" w:date="2014-02-13T12:54:00Z">
                <w:pPr>
                  <w:pStyle w:val="a9"/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22.13</w:t>
            </w:r>
          </w:p>
        </w:tc>
        <w:tc>
          <w:tcPr>
            <w:tcW w:w="5887" w:type="dxa"/>
          </w:tcPr>
          <w:p w:rsidR="007C07C1" w:rsidRDefault="00B0030E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030" w:author="Administrator" w:date="2014-02-13T12:54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Применить</w:t>
            </w:r>
          </w:p>
        </w:tc>
        <w:tc>
          <w:tcPr>
            <w:tcW w:w="2247" w:type="dxa"/>
          </w:tcPr>
          <w:p w:rsidR="007C07C1" w:rsidRDefault="00B0030E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031" w:author="Administrator" w:date="2014-02-13T12:54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Кнопка</w:t>
            </w:r>
          </w:p>
        </w:tc>
      </w:tr>
      <w:tr w:rsidR="00B0030E" w:rsidRPr="005A5B1B" w:rsidTr="00B0030E">
        <w:tc>
          <w:tcPr>
            <w:tcW w:w="1437" w:type="dxa"/>
          </w:tcPr>
          <w:p w:rsidR="007C07C1" w:rsidRDefault="00B0030E" w:rsidP="00703EA0">
            <w:pPr>
              <w:pStyle w:val="a9"/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032" w:author="Administrator" w:date="2014-02-13T12:54:00Z">
                <w:pPr>
                  <w:pStyle w:val="a9"/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22.14</w:t>
            </w:r>
          </w:p>
        </w:tc>
        <w:tc>
          <w:tcPr>
            <w:tcW w:w="5887" w:type="dxa"/>
          </w:tcPr>
          <w:p w:rsidR="007C07C1" w:rsidRDefault="00B0030E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033" w:author="Administrator" w:date="2014-02-13T12:54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Закрыть</w:t>
            </w:r>
          </w:p>
        </w:tc>
        <w:tc>
          <w:tcPr>
            <w:tcW w:w="2247" w:type="dxa"/>
          </w:tcPr>
          <w:p w:rsidR="007C07C1" w:rsidRDefault="00B0030E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034" w:author="Administrator" w:date="2014-02-13T12:54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Кнопка</w:t>
            </w:r>
          </w:p>
        </w:tc>
      </w:tr>
    </w:tbl>
    <w:p w:rsidR="00FC1F29" w:rsidRDefault="00FC1F29" w:rsidP="00FC1F29"/>
    <w:p w:rsidR="007C07C1" w:rsidRDefault="00FC1F29" w:rsidP="00D84677">
      <w:pPr>
        <w:pStyle w:val="a3"/>
        <w:numPr>
          <w:ilvl w:val="1"/>
          <w:numId w:val="1"/>
        </w:numPr>
        <w:spacing w:beforeLines="60" w:after="60"/>
        <w:rPr>
          <w:rFonts w:ascii="Times New Roman" w:hAnsi="Times New Roman" w:cs="Times New Roman"/>
          <w:b/>
          <w:color w:val="auto"/>
        </w:rPr>
      </w:pPr>
      <w:r>
        <w:rPr>
          <w:rFonts w:ascii="Times New Roman" w:hAnsi="Times New Roman" w:cs="Times New Roman"/>
          <w:b/>
          <w:color w:val="auto"/>
        </w:rPr>
        <w:t xml:space="preserve">Таблица представлений БД </w:t>
      </w:r>
      <w:proofErr w:type="gramStart"/>
      <w:r>
        <w:rPr>
          <w:rFonts w:ascii="Times New Roman" w:hAnsi="Times New Roman" w:cs="Times New Roman"/>
          <w:b/>
          <w:color w:val="auto"/>
        </w:rPr>
        <w:t>СО</w:t>
      </w:r>
      <w:proofErr w:type="gramEnd"/>
      <w:r>
        <w:rPr>
          <w:rFonts w:ascii="Times New Roman" w:hAnsi="Times New Roman" w:cs="Times New Roman"/>
          <w:b/>
          <w:color w:val="auto"/>
        </w:rPr>
        <w:t xml:space="preserve"> (</w:t>
      </w:r>
      <w:r w:rsidR="00E75690">
        <w:rPr>
          <w:rFonts w:ascii="Times New Roman" w:hAnsi="Times New Roman" w:cs="Times New Roman"/>
          <w:b/>
          <w:color w:val="auto"/>
        </w:rPr>
        <w:t>Профили рабочего времени</w:t>
      </w:r>
      <w:r>
        <w:rPr>
          <w:rFonts w:ascii="Times New Roman" w:hAnsi="Times New Roman" w:cs="Times New Roman"/>
          <w:b/>
          <w:color w:val="auto"/>
        </w:rPr>
        <w:t>)</w:t>
      </w:r>
    </w:p>
    <w:p w:rsidR="00FC1F29" w:rsidRDefault="00E75690" w:rsidP="00FC1F29">
      <w:r>
        <w:rPr>
          <w:noProof/>
        </w:rPr>
        <w:drawing>
          <wp:inline distT="0" distB="0" distL="0" distR="0">
            <wp:extent cx="5320030" cy="985520"/>
            <wp:effectExtent l="19050" t="19050" r="13970" b="2413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0030" cy="9855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C1F29" w:rsidRPr="006022F7" w:rsidRDefault="00FC1F29" w:rsidP="00FC1F29">
      <w:pPr>
        <w:pStyle w:val="a7"/>
        <w:rPr>
          <w:rFonts w:ascii="Arial" w:hAnsi="Arial" w:cs="Arial"/>
          <w:color w:val="auto"/>
          <w:sz w:val="20"/>
          <w:szCs w:val="20"/>
        </w:rPr>
      </w:pPr>
      <w:r w:rsidRPr="00320C9C">
        <w:rPr>
          <w:color w:val="auto"/>
        </w:rPr>
        <w:t xml:space="preserve">Рисунок </w:t>
      </w:r>
      <w:r w:rsidR="006C0BE5" w:rsidRPr="00320C9C">
        <w:rPr>
          <w:color w:val="auto"/>
        </w:rPr>
        <w:fldChar w:fldCharType="begin"/>
      </w:r>
      <w:r w:rsidRPr="00320C9C">
        <w:rPr>
          <w:color w:val="auto"/>
        </w:rPr>
        <w:instrText xml:space="preserve"> SEQ Рисунок \* ARABIC </w:instrText>
      </w:r>
      <w:r w:rsidR="006C0BE5" w:rsidRPr="00320C9C">
        <w:rPr>
          <w:color w:val="auto"/>
        </w:rPr>
        <w:fldChar w:fldCharType="separate"/>
      </w:r>
      <w:r w:rsidR="00887424">
        <w:rPr>
          <w:noProof/>
          <w:color w:val="auto"/>
        </w:rPr>
        <w:t>72</w:t>
      </w:r>
      <w:r w:rsidR="006C0BE5" w:rsidRPr="00320C9C">
        <w:rPr>
          <w:color w:val="auto"/>
        </w:rPr>
        <w:fldChar w:fldCharType="end"/>
      </w:r>
      <w:r>
        <w:rPr>
          <w:color w:val="auto"/>
        </w:rPr>
        <w:t xml:space="preserve">. Таблица представлений </w:t>
      </w:r>
      <w:r w:rsidR="00E75690">
        <w:rPr>
          <w:color w:val="auto"/>
        </w:rPr>
        <w:t>Профили рабочего времени</w:t>
      </w:r>
    </w:p>
    <w:p w:rsidR="00FC1F29" w:rsidRPr="007D79B8" w:rsidRDefault="00FC1F29" w:rsidP="00FC1F29">
      <w:pPr>
        <w:pStyle w:val="a7"/>
        <w:spacing w:after="0"/>
        <w:rPr>
          <w:rFonts w:ascii="Arial" w:hAnsi="Arial" w:cs="Arial"/>
          <w:color w:val="auto"/>
          <w:sz w:val="20"/>
          <w:szCs w:val="20"/>
        </w:rPr>
      </w:pPr>
      <w:r w:rsidRPr="007D79B8">
        <w:rPr>
          <w:rFonts w:ascii="Arial" w:hAnsi="Arial" w:cs="Arial"/>
          <w:color w:val="auto"/>
          <w:sz w:val="20"/>
          <w:szCs w:val="20"/>
        </w:rPr>
        <w:t xml:space="preserve">Таблица </w:t>
      </w:r>
      <w:r w:rsidR="006C0BE5" w:rsidRPr="007D79B8">
        <w:rPr>
          <w:rFonts w:ascii="Arial" w:hAnsi="Arial" w:cs="Arial"/>
          <w:color w:val="auto"/>
          <w:sz w:val="20"/>
          <w:szCs w:val="20"/>
        </w:rPr>
        <w:fldChar w:fldCharType="begin"/>
      </w:r>
      <w:r w:rsidRPr="007D79B8">
        <w:rPr>
          <w:rFonts w:ascii="Arial" w:hAnsi="Arial" w:cs="Arial"/>
          <w:color w:val="auto"/>
          <w:sz w:val="20"/>
          <w:szCs w:val="20"/>
        </w:rPr>
        <w:instrText xml:space="preserve"> SEQ Таблица \* ARABIC </w:instrText>
      </w:r>
      <w:r w:rsidR="006C0BE5" w:rsidRPr="007D79B8">
        <w:rPr>
          <w:rFonts w:ascii="Arial" w:hAnsi="Arial" w:cs="Arial"/>
          <w:color w:val="auto"/>
          <w:sz w:val="20"/>
          <w:szCs w:val="20"/>
        </w:rPr>
        <w:fldChar w:fldCharType="separate"/>
      </w:r>
      <w:r w:rsidR="00EF7C1D">
        <w:rPr>
          <w:rFonts w:ascii="Arial" w:hAnsi="Arial" w:cs="Arial"/>
          <w:noProof/>
          <w:color w:val="auto"/>
          <w:sz w:val="20"/>
          <w:szCs w:val="20"/>
        </w:rPr>
        <w:t>14</w:t>
      </w:r>
      <w:r w:rsidR="006C0BE5" w:rsidRPr="007D79B8">
        <w:rPr>
          <w:rFonts w:ascii="Arial" w:hAnsi="Arial" w:cs="Arial"/>
          <w:color w:val="auto"/>
          <w:sz w:val="20"/>
          <w:szCs w:val="20"/>
        </w:rPr>
        <w:fldChar w:fldCharType="end"/>
      </w:r>
      <w:r>
        <w:rPr>
          <w:rFonts w:ascii="Arial" w:hAnsi="Arial" w:cs="Arial"/>
          <w:color w:val="auto"/>
          <w:sz w:val="20"/>
          <w:szCs w:val="20"/>
        </w:rPr>
        <w:t xml:space="preserve">. </w:t>
      </w:r>
      <w:r w:rsidRPr="007D79B8">
        <w:rPr>
          <w:rFonts w:ascii="Arial" w:hAnsi="Arial" w:cs="Arial"/>
          <w:color w:val="auto"/>
          <w:sz w:val="20"/>
          <w:szCs w:val="20"/>
        </w:rPr>
        <w:t xml:space="preserve">Перечень элементов </w:t>
      </w:r>
      <w:r>
        <w:rPr>
          <w:rFonts w:ascii="Arial" w:hAnsi="Arial" w:cs="Arial"/>
          <w:color w:val="auto"/>
          <w:sz w:val="20"/>
          <w:szCs w:val="20"/>
        </w:rPr>
        <w:t>таблицы представлений</w:t>
      </w:r>
      <w:r w:rsidRPr="007D79B8">
        <w:rPr>
          <w:rFonts w:ascii="Arial" w:hAnsi="Arial" w:cs="Arial"/>
          <w:color w:val="auto"/>
          <w:sz w:val="20"/>
          <w:szCs w:val="20"/>
        </w:rPr>
        <w:t xml:space="preserve"> </w:t>
      </w:r>
      <w:r w:rsidR="00E75690">
        <w:rPr>
          <w:color w:val="auto"/>
        </w:rPr>
        <w:t>Профили рабочего времени</w:t>
      </w:r>
    </w:p>
    <w:tbl>
      <w:tblPr>
        <w:tblStyle w:val="a8"/>
        <w:tblW w:w="0" w:type="auto"/>
        <w:tblLook w:val="04A0"/>
      </w:tblPr>
      <w:tblGrid>
        <w:gridCol w:w="817"/>
        <w:gridCol w:w="4253"/>
        <w:gridCol w:w="4501"/>
      </w:tblGrid>
      <w:tr w:rsidR="00FC1F29" w:rsidRPr="005A5B1B" w:rsidTr="00C879DB">
        <w:tc>
          <w:tcPr>
            <w:tcW w:w="817" w:type="dxa"/>
          </w:tcPr>
          <w:p w:rsidR="007C07C1" w:rsidRDefault="007C07C1" w:rsidP="00703EA0">
            <w:pPr>
              <w:spacing w:beforeLines="60" w:afterLines="60"/>
              <w:rPr>
                <w:rFonts w:ascii="Arial" w:eastAsiaTheme="majorEastAsia" w:hAnsi="Arial" w:cs="Arial"/>
                <w:b/>
                <w:bCs/>
                <w:color w:val="365F91" w:themeColor="accent1" w:themeShade="BF"/>
                <w:sz w:val="20"/>
                <w:szCs w:val="20"/>
              </w:rPr>
              <w:pPrChange w:id="2035" w:author="Administrator" w:date="2014-02-13T12:54:00Z">
                <w:pPr>
                  <w:keepNext/>
                  <w:keepLines/>
                  <w:spacing w:beforeLines="60" w:afterLines="60"/>
                  <w:outlineLvl w:val="0"/>
                </w:pPr>
              </w:pPrChange>
            </w:pPr>
          </w:p>
        </w:tc>
        <w:tc>
          <w:tcPr>
            <w:tcW w:w="4253" w:type="dxa"/>
          </w:tcPr>
          <w:p w:rsidR="007C07C1" w:rsidRDefault="00FC1F29" w:rsidP="00703EA0">
            <w:pPr>
              <w:spacing w:beforeLines="60" w:afterLines="60"/>
              <w:rPr>
                <w:rFonts w:ascii="Arial" w:hAnsi="Arial" w:cs="Arial"/>
                <w:b/>
                <w:sz w:val="20"/>
                <w:szCs w:val="20"/>
              </w:rPr>
              <w:pPrChange w:id="2036" w:author="Administrator" w:date="2014-02-13T12:54:00Z">
                <w:pPr>
                  <w:spacing w:beforeLines="60" w:afterLines="60"/>
                </w:pPr>
              </w:pPrChange>
            </w:pPr>
            <w:r w:rsidRPr="005A5B1B">
              <w:rPr>
                <w:rFonts w:ascii="Arial" w:hAnsi="Arial" w:cs="Arial"/>
                <w:b/>
                <w:sz w:val="20"/>
                <w:szCs w:val="20"/>
              </w:rPr>
              <w:t xml:space="preserve">Наименование </w:t>
            </w:r>
          </w:p>
        </w:tc>
        <w:tc>
          <w:tcPr>
            <w:tcW w:w="4501" w:type="dxa"/>
          </w:tcPr>
          <w:p w:rsidR="007C07C1" w:rsidRDefault="00FC1F29" w:rsidP="00703EA0">
            <w:pPr>
              <w:spacing w:beforeLines="60" w:afterLines="60"/>
              <w:rPr>
                <w:rFonts w:ascii="Arial" w:hAnsi="Arial" w:cs="Arial"/>
                <w:b/>
                <w:sz w:val="20"/>
                <w:szCs w:val="20"/>
              </w:rPr>
              <w:pPrChange w:id="2037" w:author="Administrator" w:date="2014-02-13T12:54:00Z">
                <w:pPr>
                  <w:spacing w:beforeLines="60" w:afterLines="60"/>
                </w:pPr>
              </w:pPrChange>
            </w:pPr>
            <w:r w:rsidRPr="005A5B1B">
              <w:rPr>
                <w:rFonts w:ascii="Arial" w:hAnsi="Arial" w:cs="Arial"/>
                <w:b/>
                <w:sz w:val="20"/>
                <w:szCs w:val="20"/>
              </w:rPr>
              <w:t>Тип элемента</w:t>
            </w:r>
          </w:p>
        </w:tc>
      </w:tr>
      <w:tr w:rsidR="00FC1F29" w:rsidRPr="005A5B1B" w:rsidTr="00C879DB">
        <w:tc>
          <w:tcPr>
            <w:tcW w:w="817" w:type="dxa"/>
          </w:tcPr>
          <w:p w:rsidR="007C07C1" w:rsidRDefault="007C07C1" w:rsidP="00703EA0">
            <w:pPr>
              <w:pStyle w:val="a9"/>
              <w:numPr>
                <w:ilvl w:val="0"/>
                <w:numId w:val="21"/>
              </w:num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038" w:author="Administrator" w:date="2014-02-13T12:54:00Z">
                <w:pPr>
                  <w:pStyle w:val="a9"/>
                  <w:numPr>
                    <w:numId w:val="21"/>
                  </w:numPr>
                  <w:spacing w:beforeLines="60" w:afterLines="60"/>
                  <w:ind w:hanging="360"/>
                </w:pPr>
              </w:pPrChange>
            </w:pPr>
          </w:p>
        </w:tc>
        <w:tc>
          <w:tcPr>
            <w:tcW w:w="4253" w:type="dxa"/>
          </w:tcPr>
          <w:p w:rsidR="007C07C1" w:rsidRDefault="00FC1F29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039" w:author="Administrator" w:date="2014-02-13T12:54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 xml:space="preserve">Создать </w:t>
            </w:r>
            <w:r w:rsidR="00E75690">
              <w:rPr>
                <w:rFonts w:ascii="Arial" w:hAnsi="Arial" w:cs="Arial"/>
                <w:sz w:val="20"/>
                <w:szCs w:val="20"/>
              </w:rPr>
              <w:t>профиль верхнего уровня</w:t>
            </w:r>
          </w:p>
        </w:tc>
        <w:tc>
          <w:tcPr>
            <w:tcW w:w="4501" w:type="dxa"/>
          </w:tcPr>
          <w:p w:rsidR="007C07C1" w:rsidRDefault="00FC1F29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040" w:author="Administrator" w:date="2014-02-13T12:54:00Z">
                <w:pPr>
                  <w:spacing w:beforeLines="60" w:afterLines="60"/>
                </w:pPr>
              </w:pPrChange>
            </w:pPr>
            <w:r w:rsidRPr="005A5B1B">
              <w:rPr>
                <w:rFonts w:ascii="Arial" w:hAnsi="Arial" w:cs="Arial"/>
                <w:sz w:val="20"/>
                <w:szCs w:val="20"/>
              </w:rPr>
              <w:t>Кнопка</w:t>
            </w:r>
          </w:p>
        </w:tc>
      </w:tr>
      <w:tr w:rsidR="00FC1F29" w:rsidRPr="005A5B1B" w:rsidTr="00C879DB">
        <w:tc>
          <w:tcPr>
            <w:tcW w:w="817" w:type="dxa"/>
          </w:tcPr>
          <w:p w:rsidR="007C07C1" w:rsidRDefault="007C07C1" w:rsidP="00703EA0">
            <w:pPr>
              <w:pStyle w:val="a9"/>
              <w:numPr>
                <w:ilvl w:val="0"/>
                <w:numId w:val="21"/>
              </w:num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041" w:author="Administrator" w:date="2014-02-13T12:54:00Z">
                <w:pPr>
                  <w:pStyle w:val="a9"/>
                  <w:numPr>
                    <w:numId w:val="21"/>
                  </w:numPr>
                  <w:spacing w:beforeLines="60" w:afterLines="60"/>
                  <w:ind w:hanging="360"/>
                </w:pPr>
              </w:pPrChange>
            </w:pPr>
          </w:p>
        </w:tc>
        <w:tc>
          <w:tcPr>
            <w:tcW w:w="4253" w:type="dxa"/>
          </w:tcPr>
          <w:p w:rsidR="007C07C1" w:rsidRDefault="00E75690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042" w:author="Administrator" w:date="2014-02-13T12:54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Создать вложенный профиль</w:t>
            </w:r>
          </w:p>
        </w:tc>
        <w:tc>
          <w:tcPr>
            <w:tcW w:w="4501" w:type="dxa"/>
          </w:tcPr>
          <w:p w:rsidR="007C07C1" w:rsidRDefault="00FC1F29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043" w:author="Administrator" w:date="2014-02-13T12:54:00Z">
                <w:pPr>
                  <w:spacing w:beforeLines="60" w:afterLines="60"/>
                </w:pPr>
              </w:pPrChange>
            </w:pPr>
            <w:r w:rsidRPr="009A7A20">
              <w:rPr>
                <w:rFonts w:ascii="Arial" w:hAnsi="Arial" w:cs="Arial"/>
                <w:sz w:val="20"/>
                <w:szCs w:val="20"/>
              </w:rPr>
              <w:t>Кнопка</w:t>
            </w:r>
          </w:p>
        </w:tc>
      </w:tr>
      <w:tr w:rsidR="00FC1F29" w:rsidRPr="005A5B1B" w:rsidTr="00C879DB">
        <w:tc>
          <w:tcPr>
            <w:tcW w:w="817" w:type="dxa"/>
          </w:tcPr>
          <w:p w:rsidR="007C07C1" w:rsidRDefault="007C07C1" w:rsidP="00703EA0">
            <w:pPr>
              <w:pStyle w:val="a9"/>
              <w:numPr>
                <w:ilvl w:val="0"/>
                <w:numId w:val="21"/>
              </w:num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044" w:author="Administrator" w:date="2014-02-13T12:54:00Z">
                <w:pPr>
                  <w:pStyle w:val="a9"/>
                  <w:numPr>
                    <w:numId w:val="21"/>
                  </w:numPr>
                  <w:spacing w:beforeLines="60" w:afterLines="60"/>
                  <w:ind w:hanging="360"/>
                </w:pPr>
              </w:pPrChange>
            </w:pPr>
          </w:p>
        </w:tc>
        <w:tc>
          <w:tcPr>
            <w:tcW w:w="4253" w:type="dxa"/>
          </w:tcPr>
          <w:p w:rsidR="007C07C1" w:rsidRDefault="00E75690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045" w:author="Administrator" w:date="2014-02-13T12:54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На удаление</w:t>
            </w:r>
          </w:p>
        </w:tc>
        <w:tc>
          <w:tcPr>
            <w:tcW w:w="4501" w:type="dxa"/>
          </w:tcPr>
          <w:p w:rsidR="007C07C1" w:rsidRDefault="00E75690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046" w:author="Administrator" w:date="2014-02-13T12:54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Кнопка</w:t>
            </w:r>
          </w:p>
        </w:tc>
      </w:tr>
      <w:tr w:rsidR="00FC1F29" w:rsidRPr="005A5B1B" w:rsidTr="00C879DB">
        <w:tc>
          <w:tcPr>
            <w:tcW w:w="817" w:type="dxa"/>
          </w:tcPr>
          <w:p w:rsidR="007C07C1" w:rsidRDefault="007C07C1" w:rsidP="00703EA0">
            <w:pPr>
              <w:pStyle w:val="a9"/>
              <w:numPr>
                <w:ilvl w:val="0"/>
                <w:numId w:val="21"/>
              </w:num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047" w:author="Administrator" w:date="2014-02-13T12:54:00Z">
                <w:pPr>
                  <w:pStyle w:val="a9"/>
                  <w:numPr>
                    <w:numId w:val="21"/>
                  </w:numPr>
                  <w:spacing w:beforeLines="60" w:afterLines="60"/>
                  <w:ind w:hanging="360"/>
                </w:pPr>
              </w:pPrChange>
            </w:pPr>
          </w:p>
        </w:tc>
        <w:tc>
          <w:tcPr>
            <w:tcW w:w="4253" w:type="dxa"/>
          </w:tcPr>
          <w:p w:rsidR="007C07C1" w:rsidRDefault="00E75690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048" w:author="Administrator" w:date="2014-02-13T12:54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Наименование</w:t>
            </w:r>
          </w:p>
        </w:tc>
        <w:tc>
          <w:tcPr>
            <w:tcW w:w="4501" w:type="dxa"/>
          </w:tcPr>
          <w:p w:rsidR="007C07C1" w:rsidRDefault="00FC1F29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049" w:author="Administrator" w:date="2014-02-13T12:54:00Z">
                <w:pPr>
                  <w:spacing w:beforeLines="60" w:afterLines="60"/>
                </w:pPr>
              </w:pPrChange>
            </w:pPr>
            <w:r w:rsidRPr="000F6CBD">
              <w:rPr>
                <w:rFonts w:ascii="Arial" w:hAnsi="Arial" w:cs="Arial"/>
                <w:sz w:val="20"/>
                <w:szCs w:val="20"/>
              </w:rPr>
              <w:t>Колонка таблицы</w:t>
            </w:r>
          </w:p>
        </w:tc>
      </w:tr>
    </w:tbl>
    <w:p w:rsidR="00FC1F29" w:rsidRDefault="00FC1F29"/>
    <w:p w:rsidR="007C07C1" w:rsidRDefault="00C879DB" w:rsidP="00D84677">
      <w:pPr>
        <w:pStyle w:val="a3"/>
        <w:numPr>
          <w:ilvl w:val="0"/>
          <w:numId w:val="1"/>
        </w:numPr>
        <w:spacing w:beforeLines="60" w:after="60"/>
        <w:rPr>
          <w:rFonts w:ascii="Times New Roman" w:hAnsi="Times New Roman" w:cs="Times New Roman"/>
          <w:b/>
          <w:i w:val="0"/>
          <w:color w:val="auto"/>
        </w:rPr>
      </w:pPr>
      <w:r>
        <w:rPr>
          <w:rFonts w:ascii="Times New Roman" w:hAnsi="Times New Roman" w:cs="Times New Roman"/>
          <w:b/>
          <w:i w:val="0"/>
          <w:color w:val="auto"/>
        </w:rPr>
        <w:t xml:space="preserve">БД </w:t>
      </w:r>
      <w:proofErr w:type="spellStart"/>
      <w:r>
        <w:rPr>
          <w:rFonts w:ascii="Times New Roman" w:hAnsi="Times New Roman" w:cs="Times New Roman"/>
          <w:b/>
          <w:i w:val="0"/>
          <w:color w:val="auto"/>
        </w:rPr>
        <w:t>СпО</w:t>
      </w:r>
      <w:proofErr w:type="spellEnd"/>
      <w:r>
        <w:rPr>
          <w:rFonts w:ascii="Times New Roman" w:hAnsi="Times New Roman" w:cs="Times New Roman"/>
          <w:b/>
          <w:i w:val="0"/>
          <w:color w:val="auto"/>
        </w:rPr>
        <w:t>: Описание организации</w:t>
      </w:r>
    </w:p>
    <w:p w:rsidR="007C07C1" w:rsidRDefault="00C879DB" w:rsidP="00703EA0">
      <w:pPr>
        <w:pStyle w:val="a3"/>
        <w:numPr>
          <w:ilvl w:val="1"/>
          <w:numId w:val="1"/>
        </w:numPr>
        <w:spacing w:beforeLines="60" w:after="60"/>
        <w:rPr>
          <w:rFonts w:ascii="Times New Roman" w:hAnsi="Times New Roman" w:cs="Times New Roman"/>
          <w:b/>
          <w:color w:val="auto"/>
        </w:rPr>
      </w:pPr>
      <w:r>
        <w:rPr>
          <w:rFonts w:ascii="Times New Roman" w:hAnsi="Times New Roman" w:cs="Times New Roman"/>
          <w:b/>
          <w:color w:val="auto"/>
        </w:rPr>
        <w:t xml:space="preserve">Форма </w:t>
      </w:r>
      <w:r w:rsidRPr="00C879DB">
        <w:rPr>
          <w:b/>
          <w:color w:val="auto"/>
        </w:rPr>
        <w:t>Описание организации</w:t>
      </w:r>
    </w:p>
    <w:p w:rsidR="00C879DB" w:rsidRDefault="002E0E63" w:rsidP="00C879DB">
      <w:r>
        <w:rPr>
          <w:noProof/>
        </w:rPr>
        <w:drawing>
          <wp:inline distT="0" distB="0" distL="0" distR="0">
            <wp:extent cx="3041650" cy="377825"/>
            <wp:effectExtent l="19050" t="19050" r="25400" b="2222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1650" cy="3778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879DB" w:rsidRDefault="00C879DB" w:rsidP="00C879DB">
      <w:pPr>
        <w:pStyle w:val="a7"/>
        <w:rPr>
          <w:color w:val="auto"/>
        </w:rPr>
      </w:pPr>
      <w:r w:rsidRPr="00320C9C">
        <w:rPr>
          <w:color w:val="auto"/>
        </w:rPr>
        <w:t xml:space="preserve">Рисунок </w:t>
      </w:r>
      <w:r w:rsidR="006C0BE5" w:rsidRPr="00320C9C">
        <w:rPr>
          <w:color w:val="auto"/>
        </w:rPr>
        <w:fldChar w:fldCharType="begin"/>
      </w:r>
      <w:r w:rsidRPr="00320C9C">
        <w:rPr>
          <w:color w:val="auto"/>
        </w:rPr>
        <w:instrText xml:space="preserve"> SEQ Рисунок \* ARABIC </w:instrText>
      </w:r>
      <w:r w:rsidR="006C0BE5" w:rsidRPr="00320C9C">
        <w:rPr>
          <w:color w:val="auto"/>
        </w:rPr>
        <w:fldChar w:fldCharType="separate"/>
      </w:r>
      <w:r w:rsidR="00887424">
        <w:rPr>
          <w:noProof/>
          <w:color w:val="auto"/>
        </w:rPr>
        <w:t>73</w:t>
      </w:r>
      <w:r w:rsidR="006C0BE5" w:rsidRPr="00320C9C">
        <w:rPr>
          <w:color w:val="auto"/>
        </w:rPr>
        <w:fldChar w:fldCharType="end"/>
      </w:r>
      <w:r>
        <w:rPr>
          <w:color w:val="auto"/>
        </w:rPr>
        <w:t>. Кнопки формы Описание организации, режим чтения</w:t>
      </w:r>
    </w:p>
    <w:p w:rsidR="00D83A2C" w:rsidRDefault="00D83A2C" w:rsidP="00D83A2C">
      <w:r>
        <w:rPr>
          <w:noProof/>
        </w:rPr>
        <w:lastRenderedPageBreak/>
        <w:drawing>
          <wp:inline distT="0" distB="0" distL="0" distR="0">
            <wp:extent cx="4752975" cy="2924175"/>
            <wp:effectExtent l="0" t="0" r="9525" b="9525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A2C" w:rsidRDefault="00D83A2C" w:rsidP="00D83A2C">
      <w:pPr>
        <w:pStyle w:val="a7"/>
        <w:rPr>
          <w:color w:val="auto"/>
        </w:rPr>
      </w:pPr>
      <w:r w:rsidRPr="00320C9C">
        <w:rPr>
          <w:color w:val="auto"/>
        </w:rPr>
        <w:t xml:space="preserve">Рисунок </w:t>
      </w:r>
      <w:r w:rsidR="006C0BE5" w:rsidRPr="00320C9C">
        <w:rPr>
          <w:color w:val="auto"/>
        </w:rPr>
        <w:fldChar w:fldCharType="begin"/>
      </w:r>
      <w:r w:rsidRPr="00320C9C">
        <w:rPr>
          <w:color w:val="auto"/>
        </w:rPr>
        <w:instrText xml:space="preserve"> SEQ Рисунок \* ARABIC </w:instrText>
      </w:r>
      <w:r w:rsidR="006C0BE5" w:rsidRPr="00320C9C">
        <w:rPr>
          <w:color w:val="auto"/>
        </w:rPr>
        <w:fldChar w:fldCharType="separate"/>
      </w:r>
      <w:r w:rsidR="00887424">
        <w:rPr>
          <w:noProof/>
          <w:color w:val="auto"/>
        </w:rPr>
        <w:t>74</w:t>
      </w:r>
      <w:r w:rsidR="006C0BE5" w:rsidRPr="00320C9C">
        <w:rPr>
          <w:color w:val="auto"/>
        </w:rPr>
        <w:fldChar w:fldCharType="end"/>
      </w:r>
      <w:r>
        <w:rPr>
          <w:color w:val="auto"/>
        </w:rPr>
        <w:t xml:space="preserve">. Диалоговое окно, появляющееся при нажатии на кнопку «Объединить с» формы Заявки на создание описания организации. </w:t>
      </w:r>
    </w:p>
    <w:p w:rsidR="00D83A2C" w:rsidRPr="00D83A2C" w:rsidRDefault="00D83A2C" w:rsidP="00D83A2C">
      <w:bookmarkStart w:id="2050" w:name="_GoBack"/>
      <w:bookmarkEnd w:id="2050"/>
    </w:p>
    <w:p w:rsidR="00C879DB" w:rsidRDefault="008A0DB1" w:rsidP="00C879D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933440" cy="5774690"/>
            <wp:effectExtent l="19050" t="19050" r="10160" b="1651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57746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879DB" w:rsidRPr="006022F7" w:rsidRDefault="00C879DB" w:rsidP="00C879DB">
      <w:pPr>
        <w:pStyle w:val="a7"/>
        <w:rPr>
          <w:rFonts w:ascii="Arial" w:hAnsi="Arial" w:cs="Arial"/>
          <w:color w:val="auto"/>
          <w:sz w:val="20"/>
          <w:szCs w:val="20"/>
        </w:rPr>
      </w:pPr>
      <w:r w:rsidRPr="00320C9C">
        <w:rPr>
          <w:color w:val="auto"/>
        </w:rPr>
        <w:t xml:space="preserve">Рисунок </w:t>
      </w:r>
      <w:r w:rsidR="006C0BE5" w:rsidRPr="00320C9C">
        <w:rPr>
          <w:color w:val="auto"/>
        </w:rPr>
        <w:fldChar w:fldCharType="begin"/>
      </w:r>
      <w:r w:rsidRPr="00320C9C">
        <w:rPr>
          <w:color w:val="auto"/>
        </w:rPr>
        <w:instrText xml:space="preserve"> SEQ Рисунок \* ARABIC </w:instrText>
      </w:r>
      <w:r w:rsidR="006C0BE5" w:rsidRPr="00320C9C">
        <w:rPr>
          <w:color w:val="auto"/>
        </w:rPr>
        <w:fldChar w:fldCharType="separate"/>
      </w:r>
      <w:r w:rsidR="00887424">
        <w:rPr>
          <w:noProof/>
          <w:color w:val="auto"/>
        </w:rPr>
        <w:t>75</w:t>
      </w:r>
      <w:r w:rsidR="006C0BE5" w:rsidRPr="00320C9C">
        <w:rPr>
          <w:color w:val="auto"/>
        </w:rPr>
        <w:fldChar w:fldCharType="end"/>
      </w:r>
      <w:r>
        <w:rPr>
          <w:color w:val="auto"/>
        </w:rPr>
        <w:t>. Форма Описание организации, вкладка Почтовый</w:t>
      </w:r>
    </w:p>
    <w:p w:rsidR="00BE7330" w:rsidRDefault="0041155F">
      <w:r>
        <w:rPr>
          <w:noProof/>
        </w:rPr>
        <w:lastRenderedPageBreak/>
        <w:drawing>
          <wp:inline distT="0" distB="0" distL="0" distR="0">
            <wp:extent cx="5937885" cy="4500880"/>
            <wp:effectExtent l="19050" t="19050" r="24765" b="1397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5008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1155F" w:rsidRPr="006022F7" w:rsidRDefault="0041155F" w:rsidP="0041155F">
      <w:pPr>
        <w:pStyle w:val="a7"/>
        <w:rPr>
          <w:rFonts w:ascii="Arial" w:hAnsi="Arial" w:cs="Arial"/>
          <w:color w:val="auto"/>
          <w:sz w:val="20"/>
          <w:szCs w:val="20"/>
        </w:rPr>
      </w:pPr>
      <w:r w:rsidRPr="00320C9C">
        <w:rPr>
          <w:color w:val="auto"/>
        </w:rPr>
        <w:t xml:space="preserve">Рисунок </w:t>
      </w:r>
      <w:r w:rsidR="006C0BE5" w:rsidRPr="00320C9C">
        <w:rPr>
          <w:color w:val="auto"/>
        </w:rPr>
        <w:fldChar w:fldCharType="begin"/>
      </w:r>
      <w:r w:rsidRPr="00320C9C">
        <w:rPr>
          <w:color w:val="auto"/>
        </w:rPr>
        <w:instrText xml:space="preserve"> SEQ Рисунок \* ARABIC </w:instrText>
      </w:r>
      <w:r w:rsidR="006C0BE5" w:rsidRPr="00320C9C">
        <w:rPr>
          <w:color w:val="auto"/>
        </w:rPr>
        <w:fldChar w:fldCharType="separate"/>
      </w:r>
      <w:r w:rsidR="00887424">
        <w:rPr>
          <w:noProof/>
          <w:color w:val="auto"/>
        </w:rPr>
        <w:t>76</w:t>
      </w:r>
      <w:r w:rsidR="006C0BE5" w:rsidRPr="00320C9C">
        <w:rPr>
          <w:color w:val="auto"/>
        </w:rPr>
        <w:fldChar w:fldCharType="end"/>
      </w:r>
      <w:r>
        <w:rPr>
          <w:color w:val="auto"/>
        </w:rPr>
        <w:t>. Форма Описание организации, вкладка Почтовый, продолжение</w:t>
      </w:r>
    </w:p>
    <w:p w:rsidR="00C879DB" w:rsidRDefault="0041155F">
      <w:r>
        <w:rPr>
          <w:noProof/>
        </w:rPr>
        <w:drawing>
          <wp:inline distT="0" distB="0" distL="0" distR="0">
            <wp:extent cx="5937885" cy="1294130"/>
            <wp:effectExtent l="19050" t="19050" r="24765" b="2032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2941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1155F" w:rsidRPr="006022F7" w:rsidRDefault="0041155F" w:rsidP="0041155F">
      <w:pPr>
        <w:pStyle w:val="a7"/>
        <w:rPr>
          <w:rFonts w:ascii="Arial" w:hAnsi="Arial" w:cs="Arial"/>
          <w:color w:val="auto"/>
          <w:sz w:val="20"/>
          <w:szCs w:val="20"/>
        </w:rPr>
      </w:pPr>
      <w:r w:rsidRPr="00320C9C">
        <w:rPr>
          <w:color w:val="auto"/>
        </w:rPr>
        <w:t xml:space="preserve">Рисунок </w:t>
      </w:r>
      <w:r w:rsidR="006C0BE5" w:rsidRPr="00320C9C">
        <w:rPr>
          <w:color w:val="auto"/>
        </w:rPr>
        <w:fldChar w:fldCharType="begin"/>
      </w:r>
      <w:r w:rsidRPr="00320C9C">
        <w:rPr>
          <w:color w:val="auto"/>
        </w:rPr>
        <w:instrText xml:space="preserve"> SEQ Рисунок \* ARABIC </w:instrText>
      </w:r>
      <w:r w:rsidR="006C0BE5" w:rsidRPr="00320C9C">
        <w:rPr>
          <w:color w:val="auto"/>
        </w:rPr>
        <w:fldChar w:fldCharType="separate"/>
      </w:r>
      <w:r w:rsidR="00887424">
        <w:rPr>
          <w:noProof/>
          <w:color w:val="auto"/>
        </w:rPr>
        <w:t>77</w:t>
      </w:r>
      <w:r w:rsidR="006C0BE5" w:rsidRPr="00320C9C">
        <w:rPr>
          <w:color w:val="auto"/>
        </w:rPr>
        <w:fldChar w:fldCharType="end"/>
      </w:r>
      <w:r>
        <w:rPr>
          <w:color w:val="auto"/>
        </w:rPr>
        <w:t>. Форма Описание организации, вкладка Юридический</w:t>
      </w:r>
    </w:p>
    <w:p w:rsidR="00C879DB" w:rsidRDefault="00C879DB"/>
    <w:p w:rsidR="00C879DB" w:rsidRDefault="00C879DB" w:rsidP="00C879DB">
      <w:pPr>
        <w:pStyle w:val="a7"/>
        <w:spacing w:after="0"/>
        <w:rPr>
          <w:rFonts w:ascii="Arial" w:hAnsi="Arial" w:cs="Arial"/>
          <w:color w:val="auto"/>
          <w:sz w:val="20"/>
          <w:szCs w:val="20"/>
        </w:rPr>
      </w:pPr>
      <w:r w:rsidRPr="007D79B8">
        <w:rPr>
          <w:rFonts w:ascii="Arial" w:hAnsi="Arial" w:cs="Arial"/>
          <w:color w:val="auto"/>
          <w:sz w:val="20"/>
          <w:szCs w:val="20"/>
        </w:rPr>
        <w:t xml:space="preserve">Таблица </w:t>
      </w:r>
      <w:r w:rsidR="006C0BE5" w:rsidRPr="007D79B8">
        <w:rPr>
          <w:rFonts w:ascii="Arial" w:hAnsi="Arial" w:cs="Arial"/>
          <w:color w:val="auto"/>
          <w:sz w:val="20"/>
          <w:szCs w:val="20"/>
        </w:rPr>
        <w:fldChar w:fldCharType="begin"/>
      </w:r>
      <w:r w:rsidRPr="007D79B8">
        <w:rPr>
          <w:rFonts w:ascii="Arial" w:hAnsi="Arial" w:cs="Arial"/>
          <w:color w:val="auto"/>
          <w:sz w:val="20"/>
          <w:szCs w:val="20"/>
        </w:rPr>
        <w:instrText xml:space="preserve"> SEQ Таблица \* ARABIC </w:instrText>
      </w:r>
      <w:r w:rsidR="006C0BE5" w:rsidRPr="007D79B8">
        <w:rPr>
          <w:rFonts w:ascii="Arial" w:hAnsi="Arial" w:cs="Arial"/>
          <w:color w:val="auto"/>
          <w:sz w:val="20"/>
          <w:szCs w:val="20"/>
        </w:rPr>
        <w:fldChar w:fldCharType="separate"/>
      </w:r>
      <w:r w:rsidR="00EF7C1D">
        <w:rPr>
          <w:rFonts w:ascii="Arial" w:hAnsi="Arial" w:cs="Arial"/>
          <w:noProof/>
          <w:color w:val="auto"/>
          <w:sz w:val="20"/>
          <w:szCs w:val="20"/>
        </w:rPr>
        <w:t>15</w:t>
      </w:r>
      <w:r w:rsidR="006C0BE5" w:rsidRPr="007D79B8">
        <w:rPr>
          <w:rFonts w:ascii="Arial" w:hAnsi="Arial" w:cs="Arial"/>
          <w:color w:val="auto"/>
          <w:sz w:val="20"/>
          <w:szCs w:val="20"/>
        </w:rPr>
        <w:fldChar w:fldCharType="end"/>
      </w:r>
      <w:r>
        <w:rPr>
          <w:rFonts w:ascii="Arial" w:hAnsi="Arial" w:cs="Arial"/>
          <w:color w:val="auto"/>
          <w:sz w:val="20"/>
          <w:szCs w:val="20"/>
        </w:rPr>
        <w:t xml:space="preserve">. </w:t>
      </w:r>
      <w:r w:rsidRPr="007D79B8">
        <w:rPr>
          <w:rFonts w:ascii="Arial" w:hAnsi="Arial" w:cs="Arial"/>
          <w:color w:val="auto"/>
          <w:sz w:val="20"/>
          <w:szCs w:val="20"/>
        </w:rPr>
        <w:t xml:space="preserve">Перечень элементов формы </w:t>
      </w:r>
      <w:r>
        <w:rPr>
          <w:rFonts w:ascii="Arial" w:hAnsi="Arial" w:cs="Arial"/>
          <w:color w:val="auto"/>
          <w:sz w:val="20"/>
          <w:szCs w:val="20"/>
        </w:rPr>
        <w:t>Описание организации</w:t>
      </w:r>
    </w:p>
    <w:tbl>
      <w:tblPr>
        <w:tblW w:w="0" w:type="auto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817"/>
        <w:gridCol w:w="2351"/>
        <w:gridCol w:w="1260"/>
        <w:gridCol w:w="4860"/>
      </w:tblGrid>
      <w:tr w:rsidR="00BB09DF" w:rsidRPr="007C07C1" w:rsidTr="005937A1">
        <w:tc>
          <w:tcPr>
            <w:tcW w:w="817" w:type="dxa"/>
          </w:tcPr>
          <w:p w:rsidR="007C07C1" w:rsidRDefault="007C07C1" w:rsidP="00703EA0">
            <w:pPr>
              <w:spacing w:beforeLines="60" w:afterLines="60"/>
              <w:rPr>
                <w:rFonts w:ascii="Arial" w:eastAsiaTheme="majorEastAsia" w:hAnsi="Arial" w:cs="Arial"/>
                <w:b/>
                <w:bCs/>
                <w:color w:val="365F91" w:themeColor="accent1" w:themeShade="BF"/>
                <w:sz w:val="20"/>
                <w:szCs w:val="20"/>
              </w:rPr>
              <w:pPrChange w:id="2051" w:author="Administrator" w:date="2014-02-13T12:54:00Z">
                <w:pPr>
                  <w:keepNext/>
                  <w:keepLines/>
                  <w:spacing w:beforeLines="60" w:afterLines="60"/>
                  <w:outlineLvl w:val="0"/>
                </w:pPr>
              </w:pPrChange>
            </w:pPr>
          </w:p>
        </w:tc>
        <w:tc>
          <w:tcPr>
            <w:tcW w:w="2351" w:type="dxa"/>
          </w:tcPr>
          <w:p w:rsidR="007C07C1" w:rsidRDefault="00BB09DF" w:rsidP="00703EA0">
            <w:pPr>
              <w:spacing w:beforeLines="60" w:afterLines="60"/>
              <w:rPr>
                <w:rFonts w:ascii="Arial" w:hAnsi="Arial" w:cs="Arial"/>
                <w:b/>
                <w:bCs/>
                <w:sz w:val="20"/>
                <w:szCs w:val="20"/>
              </w:rPr>
              <w:pPrChange w:id="2052" w:author="Administrator" w:date="2014-02-13T12:54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Наименование </w:t>
            </w:r>
          </w:p>
        </w:tc>
        <w:tc>
          <w:tcPr>
            <w:tcW w:w="1260" w:type="dxa"/>
          </w:tcPr>
          <w:p w:rsidR="007C07C1" w:rsidRDefault="00BB09DF" w:rsidP="00703EA0">
            <w:pPr>
              <w:spacing w:beforeLines="60" w:afterLines="60"/>
              <w:rPr>
                <w:rFonts w:ascii="Arial" w:hAnsi="Arial" w:cs="Arial"/>
                <w:b/>
                <w:bCs/>
                <w:sz w:val="20"/>
                <w:szCs w:val="20"/>
              </w:rPr>
              <w:pPrChange w:id="2053" w:author="Administrator" w:date="2014-02-13T12:54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b/>
                <w:bCs/>
                <w:sz w:val="20"/>
                <w:szCs w:val="20"/>
              </w:rPr>
              <w:t>Тип элемента</w:t>
            </w:r>
          </w:p>
        </w:tc>
        <w:tc>
          <w:tcPr>
            <w:tcW w:w="4860" w:type="dxa"/>
          </w:tcPr>
          <w:p w:rsidR="007C07C1" w:rsidRDefault="00BB09DF" w:rsidP="00703EA0">
            <w:pPr>
              <w:spacing w:beforeLines="60" w:afterLines="60"/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pPrChange w:id="2054" w:author="Administrator" w:date="2014-02-13T12:54:00Z">
                <w:pPr>
                  <w:spacing w:beforeLines="60" w:afterLines="60"/>
                </w:pPr>
              </w:pPrChange>
            </w:pPr>
            <w:r w:rsidRPr="00F82565">
              <w:rPr>
                <w:rFonts w:ascii="Arial" w:hAnsi="Arial" w:cs="Arial"/>
                <w:sz w:val="20"/>
                <w:szCs w:val="20"/>
              </w:rPr>
              <w:t>относительно</w:t>
            </w:r>
            <w:r w:rsidRPr="00F82565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82565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SO_OrgDescription</w:t>
            </w:r>
            <w:r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S</w:t>
            </w:r>
            <w:r w:rsidRPr="00F82565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ys</w:t>
            </w:r>
            <w:proofErr w:type="spellEnd"/>
            <w:r w:rsidRPr="00F82565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 xml:space="preserve"> </w:t>
            </w:r>
            <w:r w:rsidRPr="00F82565">
              <w:rPr>
                <w:rFonts w:ascii="Arial" w:hAnsi="Arial" w:cs="Arial"/>
                <w:sz w:val="20"/>
                <w:szCs w:val="20"/>
              </w:rPr>
              <w:t>или</w:t>
            </w:r>
            <w:r w:rsidRPr="00F82565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82565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SO_OrgDescriptionNonsys</w:t>
            </w:r>
            <w:proofErr w:type="spellEnd"/>
          </w:p>
        </w:tc>
      </w:tr>
      <w:tr w:rsidR="00BB09DF" w:rsidRPr="005A5B1B" w:rsidTr="005937A1">
        <w:tc>
          <w:tcPr>
            <w:tcW w:w="817" w:type="dxa"/>
          </w:tcPr>
          <w:p w:rsidR="007C07C1" w:rsidRDefault="007C07C1" w:rsidP="00703EA0">
            <w:pPr>
              <w:pStyle w:val="a9"/>
              <w:numPr>
                <w:ilvl w:val="0"/>
                <w:numId w:val="24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  <w:lang w:val="en-US"/>
              </w:rPr>
              <w:pPrChange w:id="2055" w:author="Administrator" w:date="2014-02-13T12:54:00Z">
                <w:pPr>
                  <w:pStyle w:val="a9"/>
                  <w:numPr>
                    <w:numId w:val="24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351" w:type="dxa"/>
          </w:tcPr>
          <w:p w:rsidR="007C07C1" w:rsidRDefault="00BB09DF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056" w:author="Administrator" w:date="2014-02-13T12:54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Выйти</w:t>
            </w:r>
          </w:p>
        </w:tc>
        <w:tc>
          <w:tcPr>
            <w:tcW w:w="1260" w:type="dxa"/>
          </w:tcPr>
          <w:p w:rsidR="007C07C1" w:rsidRDefault="00BB09DF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057" w:author="Administrator" w:date="2014-02-13T12:54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Кнопка</w:t>
            </w:r>
          </w:p>
        </w:tc>
        <w:tc>
          <w:tcPr>
            <w:tcW w:w="4860" w:type="dxa"/>
          </w:tcPr>
          <w:p w:rsidR="007C07C1" w:rsidRDefault="007C07C1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058" w:author="Administrator" w:date="2014-02-13T12:54:00Z">
                <w:pPr>
                  <w:spacing w:beforeLines="60" w:afterLines="60"/>
                </w:pPr>
              </w:pPrChange>
            </w:pPr>
          </w:p>
        </w:tc>
      </w:tr>
      <w:tr w:rsidR="00BB09DF" w:rsidRPr="005A5B1B" w:rsidTr="005937A1">
        <w:tc>
          <w:tcPr>
            <w:tcW w:w="817" w:type="dxa"/>
          </w:tcPr>
          <w:p w:rsidR="007C07C1" w:rsidRDefault="007C07C1" w:rsidP="00703EA0">
            <w:pPr>
              <w:pStyle w:val="a9"/>
              <w:numPr>
                <w:ilvl w:val="0"/>
                <w:numId w:val="24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059" w:author="Administrator" w:date="2014-02-13T12:54:00Z">
                <w:pPr>
                  <w:pStyle w:val="a9"/>
                  <w:numPr>
                    <w:numId w:val="24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351" w:type="dxa"/>
          </w:tcPr>
          <w:p w:rsidR="007C07C1" w:rsidRDefault="00BB09DF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060" w:author="Administrator" w:date="2014-02-13T12:54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Редактировать</w:t>
            </w:r>
          </w:p>
        </w:tc>
        <w:tc>
          <w:tcPr>
            <w:tcW w:w="1260" w:type="dxa"/>
          </w:tcPr>
          <w:p w:rsidR="007C07C1" w:rsidRDefault="00BB09DF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061" w:author="Administrator" w:date="2014-02-13T12:54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Кнопка</w:t>
            </w:r>
          </w:p>
        </w:tc>
        <w:tc>
          <w:tcPr>
            <w:tcW w:w="4860" w:type="dxa"/>
          </w:tcPr>
          <w:p w:rsidR="007C07C1" w:rsidRDefault="007C07C1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062" w:author="Administrator" w:date="2014-02-13T12:54:00Z">
                <w:pPr>
                  <w:spacing w:beforeLines="60" w:afterLines="60"/>
                </w:pPr>
              </w:pPrChange>
            </w:pPr>
          </w:p>
        </w:tc>
      </w:tr>
      <w:tr w:rsidR="00BB09DF" w:rsidRPr="005A5B1B" w:rsidTr="005937A1">
        <w:tc>
          <w:tcPr>
            <w:tcW w:w="817" w:type="dxa"/>
          </w:tcPr>
          <w:p w:rsidR="007C07C1" w:rsidRDefault="007C07C1" w:rsidP="00703EA0">
            <w:pPr>
              <w:pStyle w:val="a9"/>
              <w:numPr>
                <w:ilvl w:val="0"/>
                <w:numId w:val="24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063" w:author="Administrator" w:date="2014-02-13T12:54:00Z">
                <w:pPr>
                  <w:pStyle w:val="a9"/>
                  <w:numPr>
                    <w:numId w:val="24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351" w:type="dxa"/>
          </w:tcPr>
          <w:p w:rsidR="007C07C1" w:rsidRDefault="00BB09DF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064" w:author="Administrator" w:date="2014-02-13T12:54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Удалить (только в карточке заявки на создание организации)</w:t>
            </w:r>
          </w:p>
        </w:tc>
        <w:tc>
          <w:tcPr>
            <w:tcW w:w="1260" w:type="dxa"/>
          </w:tcPr>
          <w:p w:rsidR="007C07C1" w:rsidRDefault="00BB09DF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065" w:author="Administrator" w:date="2014-02-13T12:54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Кнопка</w:t>
            </w:r>
          </w:p>
        </w:tc>
        <w:tc>
          <w:tcPr>
            <w:tcW w:w="4860" w:type="dxa"/>
          </w:tcPr>
          <w:p w:rsidR="007C07C1" w:rsidRDefault="00BB09DF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066" w:author="Administrator" w:date="2014-02-13T12:54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см. «СпО-45»</w:t>
            </w:r>
          </w:p>
        </w:tc>
      </w:tr>
      <w:tr w:rsidR="00BB09DF" w:rsidRPr="005A5B1B" w:rsidTr="005937A1">
        <w:tc>
          <w:tcPr>
            <w:tcW w:w="817" w:type="dxa"/>
          </w:tcPr>
          <w:p w:rsidR="007C07C1" w:rsidRDefault="007C07C1" w:rsidP="00703EA0">
            <w:pPr>
              <w:pStyle w:val="a9"/>
              <w:numPr>
                <w:ilvl w:val="0"/>
                <w:numId w:val="24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067" w:author="Administrator" w:date="2014-02-13T12:54:00Z">
                <w:pPr>
                  <w:pStyle w:val="a9"/>
                  <w:numPr>
                    <w:numId w:val="24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351" w:type="dxa"/>
          </w:tcPr>
          <w:p w:rsidR="007C07C1" w:rsidRDefault="00BB09DF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068" w:author="Administrator" w:date="2014-02-13T12:54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 xml:space="preserve">Объединить </w:t>
            </w:r>
            <w:proofErr w:type="gramStart"/>
            <w:r w:rsidRPr="00937C78">
              <w:rPr>
                <w:rFonts w:ascii="Arial" w:hAnsi="Arial" w:cs="Arial"/>
                <w:sz w:val="20"/>
                <w:szCs w:val="20"/>
              </w:rPr>
              <w:t>с</w:t>
            </w:r>
            <w:proofErr w:type="gramEnd"/>
            <w:r w:rsidRPr="00937C78">
              <w:rPr>
                <w:rFonts w:ascii="Arial" w:hAnsi="Arial" w:cs="Arial"/>
                <w:sz w:val="20"/>
                <w:szCs w:val="20"/>
              </w:rPr>
              <w:t xml:space="preserve"> (только </w:t>
            </w:r>
            <w:proofErr w:type="gramStart"/>
            <w:r w:rsidRPr="00937C78">
              <w:rPr>
                <w:rFonts w:ascii="Arial" w:hAnsi="Arial" w:cs="Arial"/>
                <w:sz w:val="20"/>
                <w:szCs w:val="20"/>
              </w:rPr>
              <w:t>в</w:t>
            </w:r>
            <w:proofErr w:type="gramEnd"/>
            <w:r w:rsidRPr="00937C78">
              <w:rPr>
                <w:rFonts w:ascii="Arial" w:hAnsi="Arial" w:cs="Arial"/>
                <w:sz w:val="20"/>
                <w:szCs w:val="20"/>
              </w:rPr>
              <w:t xml:space="preserve"> карточке заявки на создание </w:t>
            </w:r>
            <w:r w:rsidRPr="00937C78">
              <w:rPr>
                <w:rFonts w:ascii="Arial" w:hAnsi="Arial" w:cs="Arial"/>
                <w:sz w:val="20"/>
                <w:szCs w:val="20"/>
              </w:rPr>
              <w:lastRenderedPageBreak/>
              <w:t>организации)</w:t>
            </w:r>
          </w:p>
        </w:tc>
        <w:tc>
          <w:tcPr>
            <w:tcW w:w="1260" w:type="dxa"/>
          </w:tcPr>
          <w:p w:rsidR="007C07C1" w:rsidRDefault="00BB09DF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069" w:author="Administrator" w:date="2014-02-13T12:54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lastRenderedPageBreak/>
              <w:t>Кнопка</w:t>
            </w:r>
          </w:p>
        </w:tc>
        <w:tc>
          <w:tcPr>
            <w:tcW w:w="4860" w:type="dxa"/>
          </w:tcPr>
          <w:p w:rsidR="007C07C1" w:rsidRDefault="00BB09DF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070" w:author="Administrator" w:date="2014-02-13T12:54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см. «СпО-45»</w:t>
            </w:r>
          </w:p>
        </w:tc>
      </w:tr>
      <w:tr w:rsidR="00BB09DF" w:rsidRPr="005A5B1B" w:rsidTr="005937A1">
        <w:tc>
          <w:tcPr>
            <w:tcW w:w="817" w:type="dxa"/>
          </w:tcPr>
          <w:p w:rsidR="007C07C1" w:rsidRDefault="007C07C1" w:rsidP="00703EA0">
            <w:pPr>
              <w:pStyle w:val="a9"/>
              <w:numPr>
                <w:ilvl w:val="0"/>
                <w:numId w:val="24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071" w:author="Administrator" w:date="2014-02-13T12:54:00Z">
                <w:pPr>
                  <w:pStyle w:val="a9"/>
                  <w:numPr>
                    <w:numId w:val="24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351" w:type="dxa"/>
          </w:tcPr>
          <w:p w:rsidR="007C07C1" w:rsidRDefault="00BB09DF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072" w:author="Administrator" w:date="2014-02-13T12:54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Справка</w:t>
            </w:r>
          </w:p>
        </w:tc>
        <w:tc>
          <w:tcPr>
            <w:tcW w:w="1260" w:type="dxa"/>
          </w:tcPr>
          <w:p w:rsidR="007C07C1" w:rsidRDefault="00BB09DF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073" w:author="Administrator" w:date="2014-02-13T12:54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Кнопка</w:t>
            </w:r>
          </w:p>
        </w:tc>
        <w:tc>
          <w:tcPr>
            <w:tcW w:w="4860" w:type="dxa"/>
          </w:tcPr>
          <w:p w:rsidR="007C07C1" w:rsidRDefault="007C07C1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074" w:author="Administrator" w:date="2014-02-13T12:54:00Z">
                <w:pPr>
                  <w:spacing w:beforeLines="60" w:afterLines="60"/>
                </w:pPr>
              </w:pPrChange>
            </w:pPr>
          </w:p>
        </w:tc>
      </w:tr>
      <w:tr w:rsidR="00BB09DF" w:rsidRPr="005A5B1B" w:rsidTr="005937A1">
        <w:tc>
          <w:tcPr>
            <w:tcW w:w="817" w:type="dxa"/>
          </w:tcPr>
          <w:p w:rsidR="007C07C1" w:rsidRDefault="007C07C1" w:rsidP="00703EA0">
            <w:pPr>
              <w:pStyle w:val="a9"/>
              <w:numPr>
                <w:ilvl w:val="0"/>
                <w:numId w:val="24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075" w:author="Administrator" w:date="2014-02-13T12:54:00Z">
                <w:pPr>
                  <w:pStyle w:val="a9"/>
                  <w:numPr>
                    <w:numId w:val="24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351" w:type="dxa"/>
          </w:tcPr>
          <w:p w:rsidR="007C07C1" w:rsidRDefault="00BB09DF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076" w:author="Administrator" w:date="2014-02-13T12:54:00Z">
                <w:pPr>
                  <w:spacing w:beforeLines="60" w:afterLines="60"/>
                </w:pPr>
              </w:pPrChange>
            </w:pPr>
            <w:proofErr w:type="gramStart"/>
            <w:r w:rsidRPr="00937C78">
              <w:rPr>
                <w:rFonts w:ascii="Arial" w:hAnsi="Arial" w:cs="Arial"/>
                <w:sz w:val="20"/>
                <w:szCs w:val="20"/>
              </w:rPr>
              <w:t>СМ</w:t>
            </w:r>
            <w:proofErr w:type="gramEnd"/>
            <w:r w:rsidRPr="00937C78">
              <w:rPr>
                <w:rFonts w:ascii="Arial" w:hAnsi="Arial" w:cs="Arial"/>
                <w:sz w:val="20"/>
                <w:szCs w:val="20"/>
              </w:rPr>
              <w:t xml:space="preserve"> Справочник организаций</w:t>
            </w:r>
          </w:p>
        </w:tc>
        <w:tc>
          <w:tcPr>
            <w:tcW w:w="1260" w:type="dxa"/>
          </w:tcPr>
          <w:p w:rsidR="007C07C1" w:rsidRDefault="00BB09DF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077" w:author="Administrator" w:date="2014-02-13T12:54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Кнопка</w:t>
            </w:r>
          </w:p>
        </w:tc>
        <w:tc>
          <w:tcPr>
            <w:tcW w:w="4860" w:type="dxa"/>
          </w:tcPr>
          <w:p w:rsidR="007C07C1" w:rsidRDefault="007C07C1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078" w:author="Administrator" w:date="2014-02-13T12:54:00Z">
                <w:pPr>
                  <w:spacing w:beforeLines="60" w:afterLines="60"/>
                </w:pPr>
              </w:pPrChange>
            </w:pPr>
          </w:p>
        </w:tc>
      </w:tr>
      <w:tr w:rsidR="00BB09DF" w:rsidRPr="005A5B1B" w:rsidTr="005937A1">
        <w:tc>
          <w:tcPr>
            <w:tcW w:w="817" w:type="dxa"/>
          </w:tcPr>
          <w:p w:rsidR="007C07C1" w:rsidRDefault="007C07C1" w:rsidP="00703EA0">
            <w:pPr>
              <w:pStyle w:val="a9"/>
              <w:numPr>
                <w:ilvl w:val="0"/>
                <w:numId w:val="24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079" w:author="Administrator" w:date="2014-02-13T12:54:00Z">
                <w:pPr>
                  <w:pStyle w:val="a9"/>
                  <w:numPr>
                    <w:numId w:val="24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351" w:type="dxa"/>
          </w:tcPr>
          <w:p w:rsidR="007C07C1" w:rsidRDefault="00BB09DF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080" w:author="Administrator" w:date="2014-02-13T12:54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Описание организации / Заявка на создание организации</w:t>
            </w:r>
          </w:p>
        </w:tc>
        <w:tc>
          <w:tcPr>
            <w:tcW w:w="1260" w:type="dxa"/>
          </w:tcPr>
          <w:p w:rsidR="007C07C1" w:rsidRDefault="00BB09DF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081" w:author="Administrator" w:date="2014-02-13T12:54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Кнопка</w:t>
            </w:r>
          </w:p>
        </w:tc>
        <w:tc>
          <w:tcPr>
            <w:tcW w:w="4860" w:type="dxa"/>
          </w:tcPr>
          <w:p w:rsidR="007C07C1" w:rsidRDefault="007C07C1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082" w:author="Administrator" w:date="2014-02-13T12:54:00Z">
                <w:pPr>
                  <w:spacing w:beforeLines="60" w:afterLines="60"/>
                </w:pPr>
              </w:pPrChange>
            </w:pPr>
          </w:p>
        </w:tc>
      </w:tr>
      <w:tr w:rsidR="00BB09DF" w:rsidRPr="005A5B1B" w:rsidTr="005937A1">
        <w:tc>
          <w:tcPr>
            <w:tcW w:w="817" w:type="dxa"/>
          </w:tcPr>
          <w:p w:rsidR="007C07C1" w:rsidRDefault="007C07C1" w:rsidP="00703EA0">
            <w:pPr>
              <w:pStyle w:val="a9"/>
              <w:numPr>
                <w:ilvl w:val="0"/>
                <w:numId w:val="24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083" w:author="Administrator" w:date="2014-02-13T12:54:00Z">
                <w:pPr>
                  <w:pStyle w:val="a9"/>
                  <w:numPr>
                    <w:numId w:val="24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351" w:type="dxa"/>
          </w:tcPr>
          <w:p w:rsidR="007C07C1" w:rsidRDefault="00BB09DF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084" w:author="Administrator" w:date="2014-02-13T12:54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 xml:space="preserve">Полное название </w:t>
            </w:r>
          </w:p>
        </w:tc>
        <w:tc>
          <w:tcPr>
            <w:tcW w:w="1260" w:type="dxa"/>
          </w:tcPr>
          <w:p w:rsidR="007C07C1" w:rsidRDefault="00BB09DF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085" w:author="Administrator" w:date="2014-02-13T12:54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4860" w:type="dxa"/>
            <w:vMerge w:val="restart"/>
          </w:tcPr>
          <w:p w:rsidR="007C07C1" w:rsidRDefault="00BB09DF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086" w:author="Administrator" w:date="2014-02-13T12:54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 xml:space="preserve">для </w:t>
            </w:r>
            <w:r w:rsidRPr="00F82565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SO</w:t>
            </w:r>
            <w:r w:rsidRPr="00AC284B">
              <w:rPr>
                <w:rFonts w:ascii="Arial" w:hAnsi="Arial" w:cs="Arial"/>
                <w:b/>
                <w:bCs/>
                <w:sz w:val="20"/>
                <w:szCs w:val="20"/>
              </w:rPr>
              <w:t>_</w:t>
            </w:r>
            <w:proofErr w:type="spellStart"/>
            <w:r w:rsidRPr="00F82565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OrgDescription</w:t>
            </w:r>
            <w:r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S</w:t>
            </w:r>
            <w:r w:rsidRPr="00F82565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ys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только отображение:</w:t>
            </w:r>
          </w:p>
          <w:p w:rsidR="007C07C1" w:rsidRDefault="00BB09DF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  <w:lang w:val="en-US"/>
              </w:rPr>
              <w:pPrChange w:id="2087" w:author="Administrator" w:date="2014-02-13T12:54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$.</w:t>
            </w:r>
            <w:proofErr w:type="spellStart"/>
            <w:r w:rsidRPr="00AC284B">
              <w:rPr>
                <w:rFonts w:ascii="Arial" w:hAnsi="Arial" w:cs="Arial"/>
                <w:sz w:val="20"/>
                <w:szCs w:val="20"/>
                <w:lang w:val="en-US"/>
              </w:rPr>
              <w:t>OrgSystem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.FullName</w:t>
            </w:r>
            <w:proofErr w:type="spellEnd"/>
          </w:p>
          <w:p w:rsidR="007C07C1" w:rsidRDefault="00BB09DF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  <w:lang w:val="en-US"/>
              </w:rPr>
              <w:pPrChange w:id="2088" w:author="Administrator" w:date="2014-02-13T12:54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$.</w:t>
            </w:r>
            <w:proofErr w:type="spellStart"/>
            <w:r w:rsidRPr="00AC284B">
              <w:rPr>
                <w:rFonts w:ascii="Arial" w:hAnsi="Arial" w:cs="Arial"/>
                <w:sz w:val="20"/>
                <w:szCs w:val="20"/>
                <w:lang w:val="en-US"/>
              </w:rPr>
              <w:t>OrgSystem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.ShortName</w:t>
            </w:r>
            <w:proofErr w:type="spellEnd"/>
          </w:p>
          <w:p w:rsidR="007C07C1" w:rsidRDefault="00BB09DF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  <w:lang w:val="en-US"/>
              </w:rPr>
              <w:pPrChange w:id="2089" w:author="Administrator" w:date="2014-02-13T12:54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для</w:t>
            </w:r>
            <w:r w:rsidRPr="00AC284B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82565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SO_OrgDescriptionNonsys</w:t>
            </w:r>
            <w:proofErr w:type="spellEnd"/>
            <w:r w:rsidRPr="00AC284B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редактируемо</w:t>
            </w:r>
            <w:r w:rsidRPr="00AC284B">
              <w:rPr>
                <w:rFonts w:ascii="Arial" w:hAnsi="Arial" w:cs="Arial"/>
                <w:sz w:val="20"/>
                <w:szCs w:val="20"/>
                <w:lang w:val="en-US"/>
              </w:rPr>
              <w:t>:</w:t>
            </w:r>
          </w:p>
          <w:p w:rsidR="007C07C1" w:rsidRDefault="00BB09DF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  <w:lang w:val="en-US"/>
              </w:rPr>
              <w:pPrChange w:id="2090" w:author="Administrator" w:date="2014-02-13T12:54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$.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US"/>
              </w:rPr>
              <w:t>FullName</w:t>
            </w:r>
            <w:proofErr w:type="spellEnd"/>
          </w:p>
          <w:p w:rsidR="007C07C1" w:rsidRDefault="00BB09DF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091" w:author="Administrator" w:date="2014-02-13T12:54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$.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US"/>
              </w:rPr>
              <w:t>ShortName</w:t>
            </w:r>
            <w:proofErr w:type="spellEnd"/>
          </w:p>
        </w:tc>
      </w:tr>
      <w:tr w:rsidR="00BB09DF" w:rsidRPr="005A5B1B" w:rsidTr="005937A1">
        <w:tc>
          <w:tcPr>
            <w:tcW w:w="817" w:type="dxa"/>
          </w:tcPr>
          <w:p w:rsidR="007C07C1" w:rsidRDefault="007C07C1" w:rsidP="00703EA0">
            <w:pPr>
              <w:pStyle w:val="a9"/>
              <w:numPr>
                <w:ilvl w:val="0"/>
                <w:numId w:val="24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092" w:author="Administrator" w:date="2014-02-13T12:54:00Z">
                <w:pPr>
                  <w:pStyle w:val="a9"/>
                  <w:numPr>
                    <w:numId w:val="24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351" w:type="dxa"/>
          </w:tcPr>
          <w:p w:rsidR="007C07C1" w:rsidRDefault="00BB09DF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093" w:author="Administrator" w:date="2014-02-13T12:54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Краткое название</w:t>
            </w:r>
          </w:p>
        </w:tc>
        <w:tc>
          <w:tcPr>
            <w:tcW w:w="1260" w:type="dxa"/>
          </w:tcPr>
          <w:p w:rsidR="007C07C1" w:rsidRDefault="00BB09DF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094" w:author="Administrator" w:date="2014-02-13T12:54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4860" w:type="dxa"/>
            <w:vMerge/>
          </w:tcPr>
          <w:p w:rsidR="007C07C1" w:rsidRDefault="007C07C1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095" w:author="Administrator" w:date="2014-02-13T12:54:00Z">
                <w:pPr>
                  <w:spacing w:beforeLines="60" w:afterLines="60"/>
                </w:pPr>
              </w:pPrChange>
            </w:pPr>
          </w:p>
        </w:tc>
      </w:tr>
      <w:tr w:rsidR="00BB09DF" w:rsidRPr="005A5B1B" w:rsidTr="005937A1">
        <w:tc>
          <w:tcPr>
            <w:tcW w:w="817" w:type="dxa"/>
          </w:tcPr>
          <w:p w:rsidR="007C07C1" w:rsidRDefault="007C07C1" w:rsidP="00703EA0">
            <w:pPr>
              <w:pStyle w:val="a9"/>
              <w:numPr>
                <w:ilvl w:val="0"/>
                <w:numId w:val="24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096" w:author="Administrator" w:date="2014-02-13T12:54:00Z">
                <w:pPr>
                  <w:pStyle w:val="a9"/>
                  <w:numPr>
                    <w:numId w:val="24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351" w:type="dxa"/>
          </w:tcPr>
          <w:p w:rsidR="00BB09DF" w:rsidRPr="00937C78" w:rsidRDefault="00BB09DF" w:rsidP="005937A1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Адрес</w:t>
            </w:r>
          </w:p>
        </w:tc>
        <w:tc>
          <w:tcPr>
            <w:tcW w:w="1260" w:type="dxa"/>
          </w:tcPr>
          <w:p w:rsidR="007C07C1" w:rsidRDefault="00BB09DF" w:rsidP="00D84677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 xml:space="preserve">Категория </w:t>
            </w:r>
          </w:p>
        </w:tc>
        <w:tc>
          <w:tcPr>
            <w:tcW w:w="4860" w:type="dxa"/>
          </w:tcPr>
          <w:p w:rsidR="007C07C1" w:rsidRDefault="007C07C1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BB09DF" w:rsidRPr="005A5B1B" w:rsidTr="005937A1">
        <w:tc>
          <w:tcPr>
            <w:tcW w:w="817" w:type="dxa"/>
          </w:tcPr>
          <w:p w:rsidR="007C07C1" w:rsidRDefault="007C07C1" w:rsidP="00703EA0">
            <w:pPr>
              <w:pStyle w:val="a9"/>
              <w:numPr>
                <w:ilvl w:val="0"/>
                <w:numId w:val="24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097" w:author="Administrator" w:date="2014-02-13T12:54:00Z">
                <w:pPr>
                  <w:pStyle w:val="a9"/>
                  <w:numPr>
                    <w:numId w:val="24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351" w:type="dxa"/>
          </w:tcPr>
          <w:p w:rsidR="00BB09DF" w:rsidRPr="00937C78" w:rsidRDefault="00BB09DF" w:rsidP="005937A1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Страна, регион</w:t>
            </w:r>
          </w:p>
        </w:tc>
        <w:tc>
          <w:tcPr>
            <w:tcW w:w="1260" w:type="dxa"/>
          </w:tcPr>
          <w:p w:rsidR="007C07C1" w:rsidRDefault="00BB09DF" w:rsidP="00D84677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4860" w:type="dxa"/>
          </w:tcPr>
          <w:p w:rsidR="007C07C1" w:rsidRDefault="007C07C1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BB09DF" w:rsidRPr="005A5B1B" w:rsidTr="005937A1">
        <w:tc>
          <w:tcPr>
            <w:tcW w:w="817" w:type="dxa"/>
          </w:tcPr>
          <w:p w:rsidR="007C07C1" w:rsidRDefault="007C07C1" w:rsidP="00703EA0">
            <w:pPr>
              <w:pStyle w:val="a9"/>
              <w:numPr>
                <w:ilvl w:val="0"/>
                <w:numId w:val="24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098" w:author="Administrator" w:date="2014-02-13T12:54:00Z">
                <w:pPr>
                  <w:pStyle w:val="a9"/>
                  <w:numPr>
                    <w:numId w:val="24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351" w:type="dxa"/>
          </w:tcPr>
          <w:p w:rsidR="00BB09DF" w:rsidRPr="00937C78" w:rsidRDefault="00BB09DF" w:rsidP="005937A1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Почтовый</w:t>
            </w:r>
          </w:p>
        </w:tc>
        <w:tc>
          <w:tcPr>
            <w:tcW w:w="1260" w:type="dxa"/>
          </w:tcPr>
          <w:p w:rsidR="007C07C1" w:rsidRDefault="00BB09DF" w:rsidP="00D84677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 xml:space="preserve">Закладка </w:t>
            </w:r>
          </w:p>
        </w:tc>
        <w:tc>
          <w:tcPr>
            <w:tcW w:w="4860" w:type="dxa"/>
          </w:tcPr>
          <w:p w:rsidR="007C07C1" w:rsidRDefault="007C07C1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BB09DF" w:rsidRPr="005A5B1B" w:rsidTr="005937A1">
        <w:tc>
          <w:tcPr>
            <w:tcW w:w="817" w:type="dxa"/>
          </w:tcPr>
          <w:p w:rsidR="007C07C1" w:rsidRDefault="007C07C1" w:rsidP="00703EA0">
            <w:pPr>
              <w:pStyle w:val="a9"/>
              <w:numPr>
                <w:ilvl w:val="0"/>
                <w:numId w:val="24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099" w:author="Administrator" w:date="2014-02-13T12:54:00Z">
                <w:pPr>
                  <w:pStyle w:val="a9"/>
                  <w:numPr>
                    <w:numId w:val="24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351" w:type="dxa"/>
          </w:tcPr>
          <w:p w:rsidR="00BB09DF" w:rsidRPr="00937C78" w:rsidRDefault="00BB09DF" w:rsidP="005937A1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Юридический</w:t>
            </w:r>
          </w:p>
        </w:tc>
        <w:tc>
          <w:tcPr>
            <w:tcW w:w="1260" w:type="dxa"/>
          </w:tcPr>
          <w:p w:rsidR="007C07C1" w:rsidRDefault="00BB09DF" w:rsidP="00D84677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Закладка</w:t>
            </w:r>
          </w:p>
        </w:tc>
        <w:tc>
          <w:tcPr>
            <w:tcW w:w="4860" w:type="dxa"/>
          </w:tcPr>
          <w:p w:rsidR="007C07C1" w:rsidRDefault="007C07C1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BB09DF" w:rsidRPr="005A5B1B" w:rsidTr="005937A1">
        <w:tc>
          <w:tcPr>
            <w:tcW w:w="817" w:type="dxa"/>
          </w:tcPr>
          <w:p w:rsidR="007C07C1" w:rsidRDefault="007C07C1" w:rsidP="00703EA0">
            <w:pPr>
              <w:pStyle w:val="a9"/>
              <w:numPr>
                <w:ilvl w:val="0"/>
                <w:numId w:val="24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100" w:author="Administrator" w:date="2014-02-13T12:54:00Z">
                <w:pPr>
                  <w:pStyle w:val="a9"/>
                  <w:numPr>
                    <w:numId w:val="24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351" w:type="dxa"/>
          </w:tcPr>
          <w:p w:rsidR="00BB09DF" w:rsidRPr="00937C78" w:rsidRDefault="00BB09DF" w:rsidP="005937A1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Офис</w:t>
            </w:r>
          </w:p>
        </w:tc>
        <w:tc>
          <w:tcPr>
            <w:tcW w:w="1260" w:type="dxa"/>
          </w:tcPr>
          <w:p w:rsidR="007C07C1" w:rsidRDefault="00BB09DF" w:rsidP="00D84677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4860" w:type="dxa"/>
            <w:vMerge w:val="restart"/>
          </w:tcPr>
          <w:p w:rsidR="007C07C1" w:rsidRDefault="00BB09DF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($&lt;-</w:t>
            </w:r>
            <w:proofErr w:type="spellStart"/>
            <w:r w:rsidRPr="00AC284B">
              <w:rPr>
                <w:rFonts w:ascii="Arial" w:hAnsi="Arial" w:cs="Arial"/>
                <w:sz w:val="20"/>
                <w:szCs w:val="20"/>
                <w:lang w:val="en-US"/>
              </w:rPr>
              <w:t>SO_AddressData_Org_F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n-US"/>
              </w:rPr>
              <w:t>)</w:t>
            </w:r>
          </w:p>
        </w:tc>
      </w:tr>
      <w:tr w:rsidR="00BB09DF" w:rsidRPr="005A5B1B" w:rsidTr="005937A1">
        <w:tc>
          <w:tcPr>
            <w:tcW w:w="817" w:type="dxa"/>
          </w:tcPr>
          <w:p w:rsidR="007C07C1" w:rsidRDefault="007C07C1" w:rsidP="00703EA0">
            <w:pPr>
              <w:pStyle w:val="a9"/>
              <w:numPr>
                <w:ilvl w:val="0"/>
                <w:numId w:val="24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101" w:author="Administrator" w:date="2014-02-13T12:54:00Z">
                <w:pPr>
                  <w:pStyle w:val="a9"/>
                  <w:numPr>
                    <w:numId w:val="24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351" w:type="dxa"/>
          </w:tcPr>
          <w:p w:rsidR="00BB09DF" w:rsidRPr="00937C78" w:rsidRDefault="00BB09DF" w:rsidP="005937A1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Улица</w:t>
            </w:r>
          </w:p>
        </w:tc>
        <w:tc>
          <w:tcPr>
            <w:tcW w:w="1260" w:type="dxa"/>
          </w:tcPr>
          <w:p w:rsidR="007C07C1" w:rsidRDefault="00BB09DF" w:rsidP="00D84677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4860" w:type="dxa"/>
            <w:vMerge/>
          </w:tcPr>
          <w:p w:rsidR="007C07C1" w:rsidRDefault="007C07C1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102" w:author="Administrator" w:date="2014-02-13T11:41:00Z">
                <w:pPr>
                  <w:spacing w:beforeLines="60" w:afterLines="60"/>
                </w:pPr>
              </w:pPrChange>
            </w:pPr>
          </w:p>
        </w:tc>
      </w:tr>
      <w:tr w:rsidR="00BB09DF" w:rsidRPr="005A5B1B" w:rsidTr="005937A1">
        <w:tc>
          <w:tcPr>
            <w:tcW w:w="817" w:type="dxa"/>
          </w:tcPr>
          <w:p w:rsidR="007C07C1" w:rsidRDefault="007C07C1" w:rsidP="00703EA0">
            <w:pPr>
              <w:pStyle w:val="a9"/>
              <w:numPr>
                <w:ilvl w:val="0"/>
                <w:numId w:val="24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103" w:author="Administrator" w:date="2014-02-13T12:54:00Z">
                <w:pPr>
                  <w:pStyle w:val="a9"/>
                  <w:numPr>
                    <w:numId w:val="24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351" w:type="dxa"/>
          </w:tcPr>
          <w:p w:rsidR="00BB09DF" w:rsidRPr="00937C78" w:rsidRDefault="00BB09DF" w:rsidP="005937A1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Корпус</w:t>
            </w:r>
          </w:p>
        </w:tc>
        <w:tc>
          <w:tcPr>
            <w:tcW w:w="1260" w:type="dxa"/>
          </w:tcPr>
          <w:p w:rsidR="007C07C1" w:rsidRDefault="00BB09DF" w:rsidP="00D84677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4860" w:type="dxa"/>
            <w:vMerge/>
          </w:tcPr>
          <w:p w:rsidR="007C07C1" w:rsidRDefault="007C07C1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104" w:author="Administrator" w:date="2014-02-13T11:41:00Z">
                <w:pPr>
                  <w:spacing w:beforeLines="60" w:afterLines="60"/>
                </w:pPr>
              </w:pPrChange>
            </w:pPr>
          </w:p>
        </w:tc>
      </w:tr>
      <w:tr w:rsidR="00BB09DF" w:rsidRPr="005A5B1B" w:rsidTr="005937A1">
        <w:tc>
          <w:tcPr>
            <w:tcW w:w="817" w:type="dxa"/>
          </w:tcPr>
          <w:p w:rsidR="007C07C1" w:rsidRDefault="007C07C1" w:rsidP="00703EA0">
            <w:pPr>
              <w:pStyle w:val="a9"/>
              <w:numPr>
                <w:ilvl w:val="0"/>
                <w:numId w:val="24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105" w:author="Administrator" w:date="2014-02-13T12:54:00Z">
                <w:pPr>
                  <w:pStyle w:val="a9"/>
                  <w:numPr>
                    <w:numId w:val="24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351" w:type="dxa"/>
          </w:tcPr>
          <w:p w:rsidR="00BB09DF" w:rsidRPr="00937C78" w:rsidRDefault="00BB09DF" w:rsidP="005937A1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Город</w:t>
            </w:r>
          </w:p>
        </w:tc>
        <w:tc>
          <w:tcPr>
            <w:tcW w:w="1260" w:type="dxa"/>
          </w:tcPr>
          <w:p w:rsidR="007C07C1" w:rsidRDefault="00BB09DF" w:rsidP="00D84677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4860" w:type="dxa"/>
            <w:vMerge/>
          </w:tcPr>
          <w:p w:rsidR="007C07C1" w:rsidRDefault="007C07C1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106" w:author="Administrator" w:date="2014-02-13T11:41:00Z">
                <w:pPr>
                  <w:spacing w:beforeLines="60" w:afterLines="60"/>
                </w:pPr>
              </w:pPrChange>
            </w:pPr>
          </w:p>
        </w:tc>
      </w:tr>
      <w:tr w:rsidR="00BB09DF" w:rsidRPr="005A5B1B" w:rsidTr="005937A1">
        <w:tc>
          <w:tcPr>
            <w:tcW w:w="817" w:type="dxa"/>
          </w:tcPr>
          <w:p w:rsidR="007C07C1" w:rsidRDefault="007C07C1" w:rsidP="00703EA0">
            <w:pPr>
              <w:pStyle w:val="a9"/>
              <w:numPr>
                <w:ilvl w:val="0"/>
                <w:numId w:val="24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107" w:author="Administrator" w:date="2014-02-13T12:54:00Z">
                <w:pPr>
                  <w:pStyle w:val="a9"/>
                  <w:numPr>
                    <w:numId w:val="24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351" w:type="dxa"/>
          </w:tcPr>
          <w:p w:rsidR="00BB09DF" w:rsidRPr="00937C78" w:rsidRDefault="00BB09DF" w:rsidP="005937A1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Дом</w:t>
            </w:r>
          </w:p>
        </w:tc>
        <w:tc>
          <w:tcPr>
            <w:tcW w:w="1260" w:type="dxa"/>
          </w:tcPr>
          <w:p w:rsidR="007C07C1" w:rsidRDefault="00BB09DF" w:rsidP="00D84677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4860" w:type="dxa"/>
            <w:vMerge/>
          </w:tcPr>
          <w:p w:rsidR="007C07C1" w:rsidRDefault="007C07C1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108" w:author="Administrator" w:date="2014-02-13T11:41:00Z">
                <w:pPr>
                  <w:spacing w:beforeLines="60" w:afterLines="60"/>
                </w:pPr>
              </w:pPrChange>
            </w:pPr>
          </w:p>
        </w:tc>
      </w:tr>
      <w:tr w:rsidR="00BB09DF" w:rsidRPr="005A5B1B" w:rsidTr="005937A1">
        <w:tc>
          <w:tcPr>
            <w:tcW w:w="817" w:type="dxa"/>
          </w:tcPr>
          <w:p w:rsidR="007C07C1" w:rsidRDefault="007C07C1" w:rsidP="00703EA0">
            <w:pPr>
              <w:pStyle w:val="a9"/>
              <w:numPr>
                <w:ilvl w:val="0"/>
                <w:numId w:val="24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109" w:author="Administrator" w:date="2014-02-13T12:54:00Z">
                <w:pPr>
                  <w:pStyle w:val="a9"/>
                  <w:numPr>
                    <w:numId w:val="24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351" w:type="dxa"/>
          </w:tcPr>
          <w:p w:rsidR="00BB09DF" w:rsidRPr="00937C78" w:rsidRDefault="00BB09DF" w:rsidP="005937A1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Почтовый индекс</w:t>
            </w:r>
          </w:p>
        </w:tc>
        <w:tc>
          <w:tcPr>
            <w:tcW w:w="1260" w:type="dxa"/>
          </w:tcPr>
          <w:p w:rsidR="007C07C1" w:rsidRDefault="00BB09DF" w:rsidP="00D84677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4860" w:type="dxa"/>
            <w:vMerge/>
          </w:tcPr>
          <w:p w:rsidR="007C07C1" w:rsidRDefault="007C07C1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110" w:author="Administrator" w:date="2014-02-13T11:41:00Z">
                <w:pPr>
                  <w:spacing w:beforeLines="60" w:afterLines="60"/>
                </w:pPr>
              </w:pPrChange>
            </w:pPr>
          </w:p>
        </w:tc>
      </w:tr>
      <w:tr w:rsidR="00BB09DF" w:rsidRPr="005A5B1B" w:rsidTr="005937A1">
        <w:tc>
          <w:tcPr>
            <w:tcW w:w="817" w:type="dxa"/>
          </w:tcPr>
          <w:p w:rsidR="007C07C1" w:rsidRDefault="007C07C1" w:rsidP="00703EA0">
            <w:pPr>
              <w:pStyle w:val="a9"/>
              <w:numPr>
                <w:ilvl w:val="0"/>
                <w:numId w:val="24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111" w:author="Administrator" w:date="2014-02-13T12:54:00Z">
                <w:pPr>
                  <w:pStyle w:val="a9"/>
                  <w:numPr>
                    <w:numId w:val="24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351" w:type="dxa"/>
          </w:tcPr>
          <w:p w:rsidR="00BB09DF" w:rsidRPr="00937C78" w:rsidRDefault="00BB09DF" w:rsidP="005937A1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Телефон</w:t>
            </w:r>
          </w:p>
        </w:tc>
        <w:tc>
          <w:tcPr>
            <w:tcW w:w="1260" w:type="dxa"/>
          </w:tcPr>
          <w:p w:rsidR="007C07C1" w:rsidRDefault="00BB09DF" w:rsidP="00D84677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4860" w:type="dxa"/>
          </w:tcPr>
          <w:p w:rsidR="007C07C1" w:rsidRDefault="00BB09DF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($&lt;-</w:t>
            </w:r>
            <w:proofErr w:type="spellStart"/>
            <w:r w:rsidRPr="00AC284B">
              <w:rPr>
                <w:rFonts w:ascii="Arial" w:hAnsi="Arial" w:cs="Arial"/>
                <w:sz w:val="20"/>
                <w:szCs w:val="20"/>
                <w:lang w:val="en-US"/>
              </w:rPr>
              <w:t>SO_Phone_Org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n-US"/>
              </w:rPr>
              <w:t>)</w:t>
            </w:r>
          </w:p>
        </w:tc>
      </w:tr>
      <w:tr w:rsidR="00BB09DF" w:rsidRPr="005A5B1B" w:rsidTr="005937A1">
        <w:tc>
          <w:tcPr>
            <w:tcW w:w="817" w:type="dxa"/>
          </w:tcPr>
          <w:p w:rsidR="007C07C1" w:rsidRDefault="007C07C1" w:rsidP="00703EA0">
            <w:pPr>
              <w:pStyle w:val="a9"/>
              <w:numPr>
                <w:ilvl w:val="0"/>
                <w:numId w:val="24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112" w:author="Administrator" w:date="2014-02-13T12:54:00Z">
                <w:pPr>
                  <w:pStyle w:val="a9"/>
                  <w:numPr>
                    <w:numId w:val="24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351" w:type="dxa"/>
          </w:tcPr>
          <w:p w:rsidR="00BB09DF" w:rsidRPr="00937C78" w:rsidRDefault="00BB09DF" w:rsidP="005937A1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  <w:lang w:val="en-US"/>
              </w:rPr>
              <w:t>E-mail</w:t>
            </w:r>
          </w:p>
        </w:tc>
        <w:tc>
          <w:tcPr>
            <w:tcW w:w="1260" w:type="dxa"/>
          </w:tcPr>
          <w:p w:rsidR="007C07C1" w:rsidRDefault="00BB09DF" w:rsidP="00D84677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4860" w:type="dxa"/>
          </w:tcPr>
          <w:p w:rsidR="007C07C1" w:rsidRDefault="00BB09DF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($&lt;-</w:t>
            </w:r>
            <w:proofErr w:type="spellStart"/>
            <w:r w:rsidRPr="00AC284B">
              <w:rPr>
                <w:rFonts w:ascii="Arial" w:hAnsi="Arial" w:cs="Arial"/>
                <w:sz w:val="20"/>
                <w:szCs w:val="20"/>
                <w:lang w:val="en-US"/>
              </w:rPr>
              <w:t>SO_Email_Org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n-US"/>
              </w:rPr>
              <w:t>)</w:t>
            </w:r>
          </w:p>
        </w:tc>
      </w:tr>
      <w:tr w:rsidR="00BB09DF" w:rsidRPr="005A5B1B" w:rsidTr="005937A1">
        <w:tc>
          <w:tcPr>
            <w:tcW w:w="817" w:type="dxa"/>
          </w:tcPr>
          <w:p w:rsidR="007C07C1" w:rsidRDefault="007C07C1" w:rsidP="00703EA0">
            <w:pPr>
              <w:pStyle w:val="a9"/>
              <w:numPr>
                <w:ilvl w:val="0"/>
                <w:numId w:val="24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113" w:author="Administrator" w:date="2014-02-13T12:54:00Z">
                <w:pPr>
                  <w:pStyle w:val="a9"/>
                  <w:numPr>
                    <w:numId w:val="24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351" w:type="dxa"/>
          </w:tcPr>
          <w:p w:rsidR="00BB09DF" w:rsidRPr="00937C78" w:rsidRDefault="00BB09DF" w:rsidP="005937A1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Факс</w:t>
            </w:r>
          </w:p>
        </w:tc>
        <w:tc>
          <w:tcPr>
            <w:tcW w:w="1260" w:type="dxa"/>
          </w:tcPr>
          <w:p w:rsidR="007C07C1" w:rsidRDefault="00BB09DF" w:rsidP="00D84677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4860" w:type="dxa"/>
          </w:tcPr>
          <w:p w:rsidR="007C07C1" w:rsidRDefault="00BB09DF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($&lt;-</w:t>
            </w:r>
            <w:proofErr w:type="spellStart"/>
            <w:r w:rsidRPr="00AC284B">
              <w:rPr>
                <w:rFonts w:ascii="Arial" w:hAnsi="Arial" w:cs="Arial"/>
                <w:sz w:val="20"/>
                <w:szCs w:val="20"/>
                <w:lang w:val="en-US"/>
              </w:rPr>
              <w:t>SO_Fax_Org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n-US"/>
              </w:rPr>
              <w:t>)</w:t>
            </w:r>
          </w:p>
        </w:tc>
      </w:tr>
      <w:tr w:rsidR="00BB09DF" w:rsidRPr="005A5B1B" w:rsidTr="005937A1">
        <w:tc>
          <w:tcPr>
            <w:tcW w:w="817" w:type="dxa"/>
          </w:tcPr>
          <w:p w:rsidR="007C07C1" w:rsidRDefault="007C07C1" w:rsidP="00703EA0">
            <w:pPr>
              <w:pStyle w:val="a9"/>
              <w:numPr>
                <w:ilvl w:val="0"/>
                <w:numId w:val="24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114" w:author="Administrator" w:date="2014-02-13T12:54:00Z">
                <w:pPr>
                  <w:pStyle w:val="a9"/>
                  <w:numPr>
                    <w:numId w:val="24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351" w:type="dxa"/>
          </w:tcPr>
          <w:p w:rsidR="007C07C1" w:rsidRDefault="00BB09DF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115" w:author="Administrator" w:date="2014-02-13T12:54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Сайт</w:t>
            </w:r>
          </w:p>
        </w:tc>
        <w:tc>
          <w:tcPr>
            <w:tcW w:w="1260" w:type="dxa"/>
          </w:tcPr>
          <w:p w:rsidR="007C07C1" w:rsidRDefault="00BB09DF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116" w:author="Administrator" w:date="2014-02-13T12:54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4860" w:type="dxa"/>
          </w:tcPr>
          <w:p w:rsidR="007C07C1" w:rsidRDefault="00BB09DF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  <w:lang w:val="en-US"/>
              </w:rPr>
              <w:pPrChange w:id="2117" w:author="Administrator" w:date="2014-02-13T12:54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$.Telex</w:t>
            </w:r>
          </w:p>
        </w:tc>
      </w:tr>
      <w:tr w:rsidR="00BB09DF" w:rsidRPr="005A5B1B" w:rsidTr="005937A1">
        <w:tc>
          <w:tcPr>
            <w:tcW w:w="817" w:type="dxa"/>
          </w:tcPr>
          <w:p w:rsidR="007C07C1" w:rsidRDefault="007C07C1" w:rsidP="00703EA0">
            <w:pPr>
              <w:pStyle w:val="a9"/>
              <w:numPr>
                <w:ilvl w:val="0"/>
                <w:numId w:val="24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118" w:author="Administrator" w:date="2014-02-13T12:54:00Z">
                <w:pPr>
                  <w:pStyle w:val="a9"/>
                  <w:numPr>
                    <w:numId w:val="24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351" w:type="dxa"/>
          </w:tcPr>
          <w:p w:rsidR="007C07C1" w:rsidRDefault="00BB09DF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119" w:author="Administrator" w:date="2014-02-13T12:54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Категория</w:t>
            </w:r>
          </w:p>
        </w:tc>
        <w:tc>
          <w:tcPr>
            <w:tcW w:w="1260" w:type="dxa"/>
          </w:tcPr>
          <w:p w:rsidR="007C07C1" w:rsidRDefault="00BB09DF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120" w:author="Administrator" w:date="2014-02-13T12:54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4860" w:type="dxa"/>
          </w:tcPr>
          <w:p w:rsidR="007C07C1" w:rsidRDefault="00BB09DF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  <w:lang w:val="en-US"/>
              </w:rPr>
              <w:pPrChange w:id="2121" w:author="Administrator" w:date="2014-02-13T12:54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($&lt;-</w:t>
            </w:r>
            <w:proofErr w:type="spellStart"/>
            <w:r w:rsidRPr="00AC284B">
              <w:rPr>
                <w:rFonts w:ascii="Arial" w:hAnsi="Arial" w:cs="Arial"/>
                <w:sz w:val="20"/>
                <w:szCs w:val="20"/>
              </w:rPr>
              <w:t>SO_OrgCategory_SCH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n-US"/>
              </w:rPr>
              <w:t>)</w:t>
            </w:r>
          </w:p>
        </w:tc>
      </w:tr>
      <w:tr w:rsidR="00BB09DF" w:rsidRPr="005A5B1B" w:rsidTr="005937A1">
        <w:tc>
          <w:tcPr>
            <w:tcW w:w="817" w:type="dxa"/>
          </w:tcPr>
          <w:p w:rsidR="007C07C1" w:rsidRDefault="007C07C1" w:rsidP="00703EA0">
            <w:pPr>
              <w:pStyle w:val="a9"/>
              <w:numPr>
                <w:ilvl w:val="0"/>
                <w:numId w:val="24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122" w:author="Administrator" w:date="2014-02-13T12:54:00Z">
                <w:pPr>
                  <w:pStyle w:val="a9"/>
                  <w:numPr>
                    <w:numId w:val="24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351" w:type="dxa"/>
          </w:tcPr>
          <w:p w:rsidR="007C07C1" w:rsidRDefault="00BB09DF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123" w:author="Administrator" w:date="2014-02-13T12:54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Тематика</w:t>
            </w:r>
          </w:p>
        </w:tc>
        <w:tc>
          <w:tcPr>
            <w:tcW w:w="1260" w:type="dxa"/>
          </w:tcPr>
          <w:p w:rsidR="007C07C1" w:rsidRDefault="00BB09DF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124" w:author="Administrator" w:date="2014-02-13T12:54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4860" w:type="dxa"/>
          </w:tcPr>
          <w:p w:rsidR="007C07C1" w:rsidRDefault="00BB09DF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  <w:lang w:val="en-US"/>
              </w:rPr>
              <w:pPrChange w:id="2125" w:author="Administrator" w:date="2014-02-13T12:54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$.Topic</w:t>
            </w:r>
          </w:p>
        </w:tc>
      </w:tr>
      <w:tr w:rsidR="00BB09DF" w:rsidRPr="005A5B1B" w:rsidTr="005937A1">
        <w:tc>
          <w:tcPr>
            <w:tcW w:w="817" w:type="dxa"/>
          </w:tcPr>
          <w:p w:rsidR="007C07C1" w:rsidRDefault="007C07C1" w:rsidP="00703EA0">
            <w:pPr>
              <w:pStyle w:val="a9"/>
              <w:numPr>
                <w:ilvl w:val="0"/>
                <w:numId w:val="24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126" w:author="Administrator" w:date="2014-02-13T12:54:00Z">
                <w:pPr>
                  <w:pStyle w:val="a9"/>
                  <w:numPr>
                    <w:numId w:val="24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351" w:type="dxa"/>
          </w:tcPr>
          <w:p w:rsidR="007C07C1" w:rsidRDefault="00BB09DF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127" w:author="Administrator" w:date="2014-02-13T12:54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Банковские реквизиты</w:t>
            </w:r>
          </w:p>
        </w:tc>
        <w:tc>
          <w:tcPr>
            <w:tcW w:w="1260" w:type="dxa"/>
          </w:tcPr>
          <w:p w:rsidR="007C07C1" w:rsidRDefault="00BB09DF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128" w:author="Administrator" w:date="2014-02-13T12:54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 xml:space="preserve">Категория </w:t>
            </w:r>
          </w:p>
        </w:tc>
        <w:tc>
          <w:tcPr>
            <w:tcW w:w="4860" w:type="dxa"/>
          </w:tcPr>
          <w:p w:rsidR="007C07C1" w:rsidRDefault="007C07C1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129" w:author="Administrator" w:date="2014-02-13T12:54:00Z">
                <w:pPr>
                  <w:spacing w:beforeLines="60" w:afterLines="60"/>
                </w:pPr>
              </w:pPrChange>
            </w:pPr>
          </w:p>
        </w:tc>
      </w:tr>
      <w:tr w:rsidR="00BB09DF" w:rsidRPr="005A5B1B" w:rsidTr="005937A1">
        <w:tc>
          <w:tcPr>
            <w:tcW w:w="817" w:type="dxa"/>
          </w:tcPr>
          <w:p w:rsidR="007C07C1" w:rsidRDefault="007C07C1" w:rsidP="00703EA0">
            <w:pPr>
              <w:pStyle w:val="a9"/>
              <w:numPr>
                <w:ilvl w:val="0"/>
                <w:numId w:val="24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130" w:author="Administrator" w:date="2014-02-13T12:54:00Z">
                <w:pPr>
                  <w:pStyle w:val="a9"/>
                  <w:numPr>
                    <w:numId w:val="24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351" w:type="dxa"/>
          </w:tcPr>
          <w:p w:rsidR="007C07C1" w:rsidRDefault="00BB09DF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131" w:author="Administrator" w:date="2014-02-13T12:54:00Z">
                <w:pPr>
                  <w:spacing w:beforeLines="60" w:afterLines="60"/>
                </w:pPr>
              </w:pPrChange>
            </w:pPr>
            <w:proofErr w:type="gramStart"/>
            <w:r w:rsidRPr="00937C78">
              <w:rPr>
                <w:rFonts w:ascii="Arial" w:hAnsi="Arial" w:cs="Arial"/>
                <w:sz w:val="20"/>
                <w:szCs w:val="20"/>
              </w:rPr>
              <w:t>Р</w:t>
            </w:r>
            <w:proofErr w:type="gramEnd"/>
            <w:r w:rsidRPr="00937C78">
              <w:rPr>
                <w:rFonts w:ascii="Arial" w:hAnsi="Arial" w:cs="Arial"/>
                <w:sz w:val="20"/>
                <w:szCs w:val="20"/>
              </w:rPr>
              <w:t>/счет</w:t>
            </w:r>
          </w:p>
        </w:tc>
        <w:tc>
          <w:tcPr>
            <w:tcW w:w="1260" w:type="dxa"/>
          </w:tcPr>
          <w:p w:rsidR="00BB09DF" w:rsidRDefault="00BB09DF" w:rsidP="005937A1"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4860" w:type="dxa"/>
          </w:tcPr>
          <w:p w:rsidR="00BB09DF" w:rsidRPr="0081245C" w:rsidRDefault="00BB09DF" w:rsidP="005937A1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$.Account</w:t>
            </w:r>
          </w:p>
        </w:tc>
      </w:tr>
      <w:tr w:rsidR="00BB09DF" w:rsidRPr="005A5B1B" w:rsidTr="005937A1">
        <w:tc>
          <w:tcPr>
            <w:tcW w:w="817" w:type="dxa"/>
          </w:tcPr>
          <w:p w:rsidR="007C07C1" w:rsidRDefault="007C07C1" w:rsidP="00703EA0">
            <w:pPr>
              <w:pStyle w:val="a9"/>
              <w:numPr>
                <w:ilvl w:val="0"/>
                <w:numId w:val="24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132" w:author="Administrator" w:date="2014-02-13T12:54:00Z">
                <w:pPr>
                  <w:pStyle w:val="a9"/>
                  <w:numPr>
                    <w:numId w:val="24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351" w:type="dxa"/>
          </w:tcPr>
          <w:p w:rsidR="007C07C1" w:rsidRDefault="00BB09DF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133" w:author="Administrator" w:date="2014-02-13T12:54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Банк</w:t>
            </w:r>
          </w:p>
        </w:tc>
        <w:tc>
          <w:tcPr>
            <w:tcW w:w="1260" w:type="dxa"/>
          </w:tcPr>
          <w:p w:rsidR="00BB09DF" w:rsidRDefault="00BB09DF" w:rsidP="005937A1"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4860" w:type="dxa"/>
          </w:tcPr>
          <w:p w:rsidR="00BB09DF" w:rsidRPr="0081245C" w:rsidRDefault="00BB09DF" w:rsidP="005937A1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$.Bank</w:t>
            </w:r>
          </w:p>
        </w:tc>
      </w:tr>
      <w:tr w:rsidR="00BB09DF" w:rsidRPr="005A5B1B" w:rsidTr="005937A1">
        <w:tc>
          <w:tcPr>
            <w:tcW w:w="817" w:type="dxa"/>
          </w:tcPr>
          <w:p w:rsidR="007C07C1" w:rsidRDefault="007C07C1" w:rsidP="00703EA0">
            <w:pPr>
              <w:pStyle w:val="a9"/>
              <w:numPr>
                <w:ilvl w:val="0"/>
                <w:numId w:val="24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134" w:author="Administrator" w:date="2014-02-13T12:54:00Z">
                <w:pPr>
                  <w:pStyle w:val="a9"/>
                  <w:numPr>
                    <w:numId w:val="24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351" w:type="dxa"/>
          </w:tcPr>
          <w:p w:rsidR="007C07C1" w:rsidRDefault="00BB09DF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135" w:author="Administrator" w:date="2014-02-13T12:54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ОКПО</w:t>
            </w:r>
          </w:p>
        </w:tc>
        <w:tc>
          <w:tcPr>
            <w:tcW w:w="1260" w:type="dxa"/>
          </w:tcPr>
          <w:p w:rsidR="00BB09DF" w:rsidRDefault="00BB09DF" w:rsidP="005937A1"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4860" w:type="dxa"/>
          </w:tcPr>
          <w:p w:rsidR="00BB09DF" w:rsidRPr="0081245C" w:rsidRDefault="00BB09DF" w:rsidP="005937A1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$.OKPO</w:t>
            </w:r>
          </w:p>
        </w:tc>
      </w:tr>
      <w:tr w:rsidR="00BB09DF" w:rsidRPr="005A5B1B" w:rsidTr="005937A1">
        <w:tc>
          <w:tcPr>
            <w:tcW w:w="817" w:type="dxa"/>
          </w:tcPr>
          <w:p w:rsidR="007C07C1" w:rsidRDefault="007C07C1" w:rsidP="00703EA0">
            <w:pPr>
              <w:pStyle w:val="a9"/>
              <w:numPr>
                <w:ilvl w:val="0"/>
                <w:numId w:val="24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136" w:author="Administrator" w:date="2014-02-13T12:54:00Z">
                <w:pPr>
                  <w:pStyle w:val="a9"/>
                  <w:numPr>
                    <w:numId w:val="24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351" w:type="dxa"/>
          </w:tcPr>
          <w:p w:rsidR="007C07C1" w:rsidRDefault="00BB09DF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137" w:author="Administrator" w:date="2014-02-13T12:54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ОКВЭД</w:t>
            </w:r>
          </w:p>
        </w:tc>
        <w:tc>
          <w:tcPr>
            <w:tcW w:w="1260" w:type="dxa"/>
          </w:tcPr>
          <w:p w:rsidR="00BB09DF" w:rsidRDefault="00BB09DF" w:rsidP="005937A1"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4860" w:type="dxa"/>
          </w:tcPr>
          <w:p w:rsidR="00BB09DF" w:rsidRPr="00F82565" w:rsidRDefault="00BB09DF" w:rsidP="005937A1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$.</w:t>
            </w:r>
            <w:r w:rsidRPr="00F82565">
              <w:rPr>
                <w:rFonts w:ascii="Arial" w:hAnsi="Arial" w:cs="Arial"/>
                <w:sz w:val="20"/>
                <w:szCs w:val="20"/>
                <w:lang w:val="en-US"/>
              </w:rPr>
              <w:t>OKONH</w:t>
            </w:r>
          </w:p>
        </w:tc>
      </w:tr>
      <w:tr w:rsidR="00BB09DF" w:rsidRPr="005A5B1B" w:rsidTr="005937A1">
        <w:tc>
          <w:tcPr>
            <w:tcW w:w="817" w:type="dxa"/>
          </w:tcPr>
          <w:p w:rsidR="007C07C1" w:rsidRDefault="007C07C1" w:rsidP="00703EA0">
            <w:pPr>
              <w:pStyle w:val="a9"/>
              <w:numPr>
                <w:ilvl w:val="0"/>
                <w:numId w:val="24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138" w:author="Administrator" w:date="2014-02-13T12:54:00Z">
                <w:pPr>
                  <w:pStyle w:val="a9"/>
                  <w:numPr>
                    <w:numId w:val="24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351" w:type="dxa"/>
          </w:tcPr>
          <w:p w:rsidR="007C07C1" w:rsidRDefault="00BB09DF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139" w:author="Administrator" w:date="2014-02-13T12:54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КПП</w:t>
            </w:r>
          </w:p>
        </w:tc>
        <w:tc>
          <w:tcPr>
            <w:tcW w:w="1260" w:type="dxa"/>
          </w:tcPr>
          <w:p w:rsidR="00BB09DF" w:rsidRDefault="00BB09DF" w:rsidP="005937A1"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4860" w:type="dxa"/>
          </w:tcPr>
          <w:p w:rsidR="00BB09DF" w:rsidRPr="00F82565" w:rsidRDefault="00BB09DF" w:rsidP="005937A1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$.KPP</w:t>
            </w:r>
          </w:p>
        </w:tc>
      </w:tr>
      <w:tr w:rsidR="00BB09DF" w:rsidRPr="005A5B1B" w:rsidTr="005937A1">
        <w:tc>
          <w:tcPr>
            <w:tcW w:w="817" w:type="dxa"/>
          </w:tcPr>
          <w:p w:rsidR="007C07C1" w:rsidRDefault="007C07C1" w:rsidP="00703EA0">
            <w:pPr>
              <w:pStyle w:val="a9"/>
              <w:numPr>
                <w:ilvl w:val="0"/>
                <w:numId w:val="24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140" w:author="Administrator" w:date="2014-02-13T12:54:00Z">
                <w:pPr>
                  <w:pStyle w:val="a9"/>
                  <w:numPr>
                    <w:numId w:val="24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351" w:type="dxa"/>
          </w:tcPr>
          <w:p w:rsidR="007C07C1" w:rsidRDefault="00BB09DF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141" w:author="Administrator" w:date="2014-02-13T12:54:00Z">
                <w:pPr>
                  <w:spacing w:beforeLines="60" w:afterLines="60"/>
                </w:pPr>
              </w:pPrChange>
            </w:pPr>
            <w:proofErr w:type="spellStart"/>
            <w:proofErr w:type="gramStart"/>
            <w:r w:rsidRPr="00937C78">
              <w:rPr>
                <w:rFonts w:ascii="Arial" w:hAnsi="Arial" w:cs="Arial"/>
                <w:sz w:val="20"/>
                <w:szCs w:val="20"/>
              </w:rPr>
              <w:t>Корр</w:t>
            </w:r>
            <w:proofErr w:type="spellEnd"/>
            <w:proofErr w:type="gramEnd"/>
            <w:r w:rsidRPr="00937C78">
              <w:rPr>
                <w:rFonts w:ascii="Arial" w:hAnsi="Arial" w:cs="Arial"/>
                <w:sz w:val="20"/>
                <w:szCs w:val="20"/>
              </w:rPr>
              <w:t xml:space="preserve"> с</w:t>
            </w:r>
            <w:r>
              <w:rPr>
                <w:rFonts w:ascii="Arial" w:hAnsi="Arial" w:cs="Arial"/>
                <w:sz w:val="20"/>
                <w:szCs w:val="20"/>
              </w:rPr>
              <w:t>ч</w:t>
            </w:r>
            <w:r w:rsidRPr="00937C78">
              <w:rPr>
                <w:rFonts w:ascii="Arial" w:hAnsi="Arial" w:cs="Arial"/>
                <w:sz w:val="20"/>
                <w:szCs w:val="20"/>
              </w:rPr>
              <w:t>ет</w:t>
            </w:r>
          </w:p>
        </w:tc>
        <w:tc>
          <w:tcPr>
            <w:tcW w:w="1260" w:type="dxa"/>
          </w:tcPr>
          <w:p w:rsidR="00BB09DF" w:rsidRDefault="00BB09DF" w:rsidP="005937A1"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4860" w:type="dxa"/>
          </w:tcPr>
          <w:p w:rsidR="00BB09DF" w:rsidRPr="00F82565" w:rsidRDefault="00BB09DF" w:rsidP="005937A1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$.</w:t>
            </w:r>
            <w:proofErr w:type="spellStart"/>
            <w:r w:rsidRPr="00F82565">
              <w:rPr>
                <w:rFonts w:ascii="Arial" w:hAnsi="Arial" w:cs="Arial"/>
                <w:sz w:val="20"/>
                <w:szCs w:val="20"/>
                <w:lang w:val="en-US"/>
              </w:rPr>
              <w:t>AccountCorr</w:t>
            </w:r>
            <w:proofErr w:type="spellEnd"/>
          </w:p>
        </w:tc>
      </w:tr>
      <w:tr w:rsidR="00BB09DF" w:rsidRPr="005A5B1B" w:rsidTr="005937A1">
        <w:tc>
          <w:tcPr>
            <w:tcW w:w="817" w:type="dxa"/>
          </w:tcPr>
          <w:p w:rsidR="007C07C1" w:rsidRDefault="007C07C1" w:rsidP="00703EA0">
            <w:pPr>
              <w:pStyle w:val="a9"/>
              <w:numPr>
                <w:ilvl w:val="0"/>
                <w:numId w:val="24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142" w:author="Administrator" w:date="2014-02-13T12:54:00Z">
                <w:pPr>
                  <w:pStyle w:val="a9"/>
                  <w:numPr>
                    <w:numId w:val="24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351" w:type="dxa"/>
          </w:tcPr>
          <w:p w:rsidR="007C07C1" w:rsidRDefault="00BB09DF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143" w:author="Administrator" w:date="2014-02-13T12:54:00Z">
                <w:pPr>
                  <w:spacing w:beforeLines="60" w:afterLines="60"/>
                </w:pPr>
              </w:pPrChange>
            </w:pPr>
            <w:proofErr w:type="spellStart"/>
            <w:proofErr w:type="gramStart"/>
            <w:r w:rsidRPr="00937C78">
              <w:rPr>
                <w:rFonts w:ascii="Arial" w:hAnsi="Arial" w:cs="Arial"/>
                <w:sz w:val="20"/>
                <w:szCs w:val="20"/>
              </w:rPr>
              <w:t>Корр</w:t>
            </w:r>
            <w:proofErr w:type="spellEnd"/>
            <w:proofErr w:type="gramEnd"/>
            <w:r w:rsidRPr="00937C78">
              <w:rPr>
                <w:rFonts w:ascii="Arial" w:hAnsi="Arial" w:cs="Arial"/>
                <w:sz w:val="20"/>
                <w:szCs w:val="20"/>
              </w:rPr>
              <w:t xml:space="preserve"> Банк</w:t>
            </w:r>
          </w:p>
        </w:tc>
        <w:tc>
          <w:tcPr>
            <w:tcW w:w="1260" w:type="dxa"/>
          </w:tcPr>
          <w:p w:rsidR="00BB09DF" w:rsidRDefault="00BB09DF" w:rsidP="005937A1"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4860" w:type="dxa"/>
          </w:tcPr>
          <w:p w:rsidR="00BB09DF" w:rsidRPr="0081245C" w:rsidRDefault="00BB09DF" w:rsidP="005937A1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$.</w:t>
            </w:r>
            <w:proofErr w:type="spellStart"/>
            <w:r w:rsidRPr="0081245C">
              <w:rPr>
                <w:rFonts w:ascii="Arial" w:hAnsi="Arial" w:cs="Arial"/>
                <w:sz w:val="20"/>
                <w:szCs w:val="20"/>
                <w:lang w:val="en-US"/>
              </w:rPr>
              <w:t>BankCorr</w:t>
            </w:r>
            <w:proofErr w:type="spellEnd"/>
          </w:p>
        </w:tc>
      </w:tr>
      <w:tr w:rsidR="00BB09DF" w:rsidRPr="005A5B1B" w:rsidTr="005937A1">
        <w:tc>
          <w:tcPr>
            <w:tcW w:w="817" w:type="dxa"/>
          </w:tcPr>
          <w:p w:rsidR="007C07C1" w:rsidRDefault="007C07C1" w:rsidP="00703EA0">
            <w:pPr>
              <w:pStyle w:val="a9"/>
              <w:numPr>
                <w:ilvl w:val="0"/>
                <w:numId w:val="24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144" w:author="Administrator" w:date="2014-02-13T12:54:00Z">
                <w:pPr>
                  <w:pStyle w:val="a9"/>
                  <w:numPr>
                    <w:numId w:val="24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351" w:type="dxa"/>
          </w:tcPr>
          <w:p w:rsidR="007C07C1" w:rsidRDefault="00BB09DF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145" w:author="Administrator" w:date="2014-02-13T12:54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БИК</w:t>
            </w:r>
          </w:p>
        </w:tc>
        <w:tc>
          <w:tcPr>
            <w:tcW w:w="1260" w:type="dxa"/>
          </w:tcPr>
          <w:p w:rsidR="00BB09DF" w:rsidRDefault="00BB09DF" w:rsidP="005937A1"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4860" w:type="dxa"/>
          </w:tcPr>
          <w:p w:rsidR="00BB09DF" w:rsidRPr="0081245C" w:rsidRDefault="00BB09DF" w:rsidP="005937A1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$.BIK</w:t>
            </w:r>
          </w:p>
        </w:tc>
      </w:tr>
      <w:tr w:rsidR="00BB09DF" w:rsidRPr="005A5B1B" w:rsidTr="005937A1">
        <w:tc>
          <w:tcPr>
            <w:tcW w:w="817" w:type="dxa"/>
          </w:tcPr>
          <w:p w:rsidR="007C07C1" w:rsidRDefault="007C07C1" w:rsidP="00703EA0">
            <w:pPr>
              <w:pStyle w:val="a9"/>
              <w:numPr>
                <w:ilvl w:val="0"/>
                <w:numId w:val="24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146" w:author="Administrator" w:date="2014-02-13T12:54:00Z">
                <w:pPr>
                  <w:pStyle w:val="a9"/>
                  <w:numPr>
                    <w:numId w:val="24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351" w:type="dxa"/>
          </w:tcPr>
          <w:p w:rsidR="007C07C1" w:rsidRDefault="00BB09DF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147" w:author="Administrator" w:date="2014-02-13T12:54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ИНН</w:t>
            </w:r>
          </w:p>
        </w:tc>
        <w:tc>
          <w:tcPr>
            <w:tcW w:w="1260" w:type="dxa"/>
          </w:tcPr>
          <w:p w:rsidR="00BB09DF" w:rsidRDefault="00BB09DF" w:rsidP="005937A1"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4860" w:type="dxa"/>
          </w:tcPr>
          <w:p w:rsidR="00BB09DF" w:rsidRPr="0081245C" w:rsidRDefault="00BB09DF" w:rsidP="005937A1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$.INN</w:t>
            </w:r>
          </w:p>
        </w:tc>
      </w:tr>
      <w:tr w:rsidR="00BB09DF" w:rsidRPr="005A5B1B" w:rsidTr="005937A1">
        <w:tc>
          <w:tcPr>
            <w:tcW w:w="817" w:type="dxa"/>
          </w:tcPr>
          <w:p w:rsidR="007C07C1" w:rsidRDefault="007C07C1" w:rsidP="00703EA0">
            <w:pPr>
              <w:pStyle w:val="a9"/>
              <w:numPr>
                <w:ilvl w:val="0"/>
                <w:numId w:val="24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148" w:author="Administrator" w:date="2014-02-13T12:54:00Z">
                <w:pPr>
                  <w:pStyle w:val="a9"/>
                  <w:numPr>
                    <w:numId w:val="24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351" w:type="dxa"/>
          </w:tcPr>
          <w:p w:rsidR="007C07C1" w:rsidRDefault="00BB09DF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149" w:author="Administrator" w:date="2014-02-13T12:54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СО</w:t>
            </w:r>
          </w:p>
        </w:tc>
        <w:tc>
          <w:tcPr>
            <w:tcW w:w="1260" w:type="dxa"/>
          </w:tcPr>
          <w:p w:rsidR="00BB09DF" w:rsidRDefault="00BB09DF" w:rsidP="005937A1"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4860" w:type="dxa"/>
          </w:tcPr>
          <w:p w:rsidR="00BB09DF" w:rsidRPr="00937C78" w:rsidRDefault="00BB09DF" w:rsidP="005937A1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BB09DF" w:rsidRPr="007C07C1" w:rsidTr="005937A1">
        <w:tc>
          <w:tcPr>
            <w:tcW w:w="817" w:type="dxa"/>
          </w:tcPr>
          <w:p w:rsidR="007C07C1" w:rsidRDefault="007C07C1" w:rsidP="00703EA0">
            <w:pPr>
              <w:pStyle w:val="a9"/>
              <w:numPr>
                <w:ilvl w:val="0"/>
                <w:numId w:val="24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150" w:author="Administrator" w:date="2014-02-13T12:54:00Z">
                <w:pPr>
                  <w:pStyle w:val="a9"/>
                  <w:numPr>
                    <w:numId w:val="24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351" w:type="dxa"/>
          </w:tcPr>
          <w:p w:rsidR="007C07C1" w:rsidRDefault="00BB09DF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151" w:author="Administrator" w:date="2014-02-13T12:54:00Z">
                <w:pPr>
                  <w:spacing w:beforeLines="60" w:afterLines="60"/>
                </w:pPr>
              </w:pPrChange>
            </w:pPr>
            <w:proofErr w:type="spellStart"/>
            <w:r w:rsidRPr="00937C78">
              <w:rPr>
                <w:rFonts w:ascii="Arial" w:hAnsi="Arial" w:cs="Arial"/>
                <w:sz w:val="20"/>
                <w:szCs w:val="20"/>
                <w:lang w:val="en-US"/>
              </w:rPr>
              <w:t>ReplicaID</w:t>
            </w:r>
            <w:proofErr w:type="spellEnd"/>
            <w:r w:rsidRPr="00937C78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37C78">
              <w:rPr>
                <w:rFonts w:ascii="Arial" w:hAnsi="Arial" w:cs="Arial"/>
                <w:sz w:val="20"/>
                <w:szCs w:val="20"/>
              </w:rPr>
              <w:t>БД Структура организации</w:t>
            </w:r>
          </w:p>
        </w:tc>
        <w:tc>
          <w:tcPr>
            <w:tcW w:w="1260" w:type="dxa"/>
          </w:tcPr>
          <w:p w:rsidR="00BB09DF" w:rsidRDefault="00BB09DF" w:rsidP="005937A1"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4860" w:type="dxa"/>
          </w:tcPr>
          <w:p w:rsidR="00BB09DF" w:rsidRPr="00E56051" w:rsidRDefault="00BB09DF" w:rsidP="005937A1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</w:rPr>
              <w:t>только</w:t>
            </w:r>
            <w:r w:rsidRPr="00E56051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для</w:t>
            </w:r>
            <w:r w:rsidRPr="00E56051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82565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SO</w:t>
            </w:r>
            <w:r w:rsidRPr="00E56051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_</w:t>
            </w:r>
            <w:r w:rsidRPr="00F82565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OrgDescription</w:t>
            </w:r>
            <w:r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S</w:t>
            </w:r>
            <w:r w:rsidRPr="00F82565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ys</w:t>
            </w:r>
            <w:proofErr w:type="spellEnd"/>
            <w:r w:rsidRPr="00E56051">
              <w:rPr>
                <w:rFonts w:ascii="Arial" w:hAnsi="Arial" w:cs="Arial"/>
                <w:sz w:val="20"/>
                <w:szCs w:val="20"/>
                <w:lang w:val="en-US"/>
              </w:rPr>
              <w:t xml:space="preserve">: </w:t>
            </w:r>
            <w:r>
              <w:rPr>
                <w:rFonts w:ascii="Arial" w:hAnsi="Arial" w:cs="Arial"/>
                <w:sz w:val="20"/>
                <w:szCs w:val="20"/>
              </w:rPr>
              <w:t>отображаем</w:t>
            </w:r>
            <w:r w:rsidRPr="00E56051">
              <w:rPr>
                <w:rFonts w:ascii="Arial" w:hAnsi="Arial" w:cs="Arial"/>
                <w:sz w:val="20"/>
                <w:szCs w:val="20"/>
                <w:lang w:val="en-US"/>
              </w:rPr>
              <w:t xml:space="preserve"> $.</w:t>
            </w:r>
            <w:proofErr w:type="spellStart"/>
            <w:r w:rsidRPr="00AC284B">
              <w:rPr>
                <w:rFonts w:ascii="Arial" w:hAnsi="Arial" w:cs="Arial"/>
                <w:sz w:val="20"/>
                <w:szCs w:val="20"/>
                <w:lang w:val="en-US"/>
              </w:rPr>
              <w:t>OrgSystem</w:t>
            </w:r>
            <w:r w:rsidRPr="00E56051">
              <w:rPr>
                <w:rFonts w:ascii="Arial" w:hAnsi="Arial" w:cs="Arial"/>
                <w:sz w:val="20"/>
                <w:szCs w:val="20"/>
                <w:lang w:val="en-US"/>
              </w:rPr>
              <w:t>.$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id.toStringRepresentation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n-US"/>
              </w:rPr>
              <w:t>()</w:t>
            </w:r>
          </w:p>
        </w:tc>
      </w:tr>
      <w:tr w:rsidR="00BB09DF" w:rsidRPr="005A5B1B" w:rsidTr="005937A1">
        <w:tc>
          <w:tcPr>
            <w:tcW w:w="817" w:type="dxa"/>
          </w:tcPr>
          <w:p w:rsidR="007C07C1" w:rsidRDefault="007C07C1" w:rsidP="00703EA0">
            <w:pPr>
              <w:pStyle w:val="a9"/>
              <w:numPr>
                <w:ilvl w:val="0"/>
                <w:numId w:val="24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  <w:lang w:val="en-US"/>
              </w:rPr>
              <w:pPrChange w:id="2152" w:author="Administrator" w:date="2014-02-13T12:54:00Z">
                <w:pPr>
                  <w:pStyle w:val="a9"/>
                  <w:numPr>
                    <w:numId w:val="24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351" w:type="dxa"/>
          </w:tcPr>
          <w:p w:rsidR="007C07C1" w:rsidRDefault="00BB09DF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153" w:author="Administrator" w:date="2014-02-13T12:54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Сотрудники организации</w:t>
            </w:r>
          </w:p>
        </w:tc>
        <w:tc>
          <w:tcPr>
            <w:tcW w:w="1260" w:type="dxa"/>
          </w:tcPr>
          <w:p w:rsidR="007C07C1" w:rsidRDefault="00BB09DF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154" w:author="Administrator" w:date="2014-02-13T12:54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 xml:space="preserve">Категория </w:t>
            </w:r>
          </w:p>
        </w:tc>
        <w:tc>
          <w:tcPr>
            <w:tcW w:w="4860" w:type="dxa"/>
          </w:tcPr>
          <w:p w:rsidR="007C07C1" w:rsidRDefault="007C07C1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155" w:author="Administrator" w:date="2014-02-13T12:54:00Z">
                <w:pPr>
                  <w:spacing w:beforeLines="60" w:afterLines="60"/>
                </w:pPr>
              </w:pPrChange>
            </w:pPr>
          </w:p>
        </w:tc>
      </w:tr>
      <w:tr w:rsidR="00BB09DF" w:rsidRPr="00AC284B" w:rsidTr="005937A1">
        <w:tc>
          <w:tcPr>
            <w:tcW w:w="817" w:type="dxa"/>
          </w:tcPr>
          <w:p w:rsidR="007C07C1" w:rsidRDefault="007C07C1" w:rsidP="00703EA0">
            <w:pPr>
              <w:pStyle w:val="a9"/>
              <w:numPr>
                <w:ilvl w:val="0"/>
                <w:numId w:val="24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156" w:author="Administrator" w:date="2014-02-13T12:54:00Z">
                <w:pPr>
                  <w:pStyle w:val="a9"/>
                  <w:numPr>
                    <w:numId w:val="24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351" w:type="dxa"/>
          </w:tcPr>
          <w:p w:rsidR="007C07C1" w:rsidRDefault="00BB09DF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157" w:author="Administrator" w:date="2014-02-13T12:54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 xml:space="preserve">Создание досье </w:t>
            </w:r>
          </w:p>
        </w:tc>
        <w:tc>
          <w:tcPr>
            <w:tcW w:w="1260" w:type="dxa"/>
          </w:tcPr>
          <w:p w:rsidR="007C07C1" w:rsidRDefault="00BB09DF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158" w:author="Administrator" w:date="2014-02-13T12:54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 xml:space="preserve">Кнопка </w:t>
            </w:r>
          </w:p>
        </w:tc>
        <w:tc>
          <w:tcPr>
            <w:tcW w:w="4860" w:type="dxa"/>
            <w:vMerge w:val="restart"/>
          </w:tcPr>
          <w:p w:rsidR="007C07C1" w:rsidRDefault="00BB09DF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  <w:lang w:val="en-US"/>
              </w:rPr>
              <w:pPrChange w:id="2159" w:author="Administrator" w:date="2014-02-13T12:54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отображаются</w:t>
            </w:r>
            <w:r w:rsidRPr="00F30F85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объекты</w:t>
            </w:r>
            <w:r w:rsidRPr="00F30F85">
              <w:rPr>
                <w:rFonts w:ascii="Arial" w:hAnsi="Arial" w:cs="Arial"/>
                <w:sz w:val="20"/>
                <w:szCs w:val="20"/>
                <w:lang w:val="en-US"/>
              </w:rPr>
              <w:t xml:space="preserve"> ($&lt;-</w:t>
            </w:r>
            <w:proofErr w:type="spellStart"/>
            <w:r w:rsidRPr="00AC284B">
              <w:rPr>
                <w:rFonts w:ascii="Arial" w:hAnsi="Arial" w:cs="Arial"/>
                <w:sz w:val="20"/>
                <w:szCs w:val="20"/>
                <w:lang w:val="en-US"/>
              </w:rPr>
              <w:t>SO</w:t>
            </w:r>
            <w:r w:rsidRPr="00F30F85">
              <w:rPr>
                <w:rFonts w:ascii="Arial" w:hAnsi="Arial" w:cs="Arial"/>
                <w:sz w:val="20"/>
                <w:szCs w:val="20"/>
                <w:lang w:val="en-US"/>
              </w:rPr>
              <w:t>_</w:t>
            </w:r>
            <w:r w:rsidRPr="00AC284B">
              <w:rPr>
                <w:rFonts w:ascii="Arial" w:hAnsi="Arial" w:cs="Arial"/>
                <w:sz w:val="20"/>
                <w:szCs w:val="20"/>
                <w:lang w:val="en-US"/>
              </w:rPr>
              <w:t>PersonNonsysOrg</w:t>
            </w:r>
            <w:r w:rsidRPr="00F30F85">
              <w:rPr>
                <w:rFonts w:ascii="Arial" w:hAnsi="Arial" w:cs="Arial"/>
                <w:sz w:val="20"/>
                <w:szCs w:val="20"/>
                <w:lang w:val="en-US"/>
              </w:rPr>
              <w:t>.</w:t>
            </w:r>
            <w:r w:rsidRPr="00AC284B">
              <w:rPr>
                <w:rFonts w:ascii="Arial" w:hAnsi="Arial" w:cs="Arial"/>
                <w:sz w:val="20"/>
                <w:szCs w:val="20"/>
                <w:lang w:val="en-US"/>
              </w:rPr>
              <w:t>Organization</w:t>
            </w:r>
            <w:proofErr w:type="spellEnd"/>
            <w:r w:rsidRPr="00F30F85">
              <w:rPr>
                <w:rFonts w:ascii="Arial" w:hAnsi="Arial" w:cs="Arial"/>
                <w:sz w:val="20"/>
                <w:szCs w:val="20"/>
                <w:lang w:val="en-US"/>
              </w:rPr>
              <w:t>)</w:t>
            </w:r>
          </w:p>
          <w:p w:rsidR="007C07C1" w:rsidRDefault="00BB09DF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160" w:author="Administrator" w:date="2014-02-13T12:54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можно добавлять новые</w:t>
            </w:r>
          </w:p>
        </w:tc>
      </w:tr>
      <w:tr w:rsidR="00BB09DF" w:rsidRPr="005A5B1B" w:rsidTr="005937A1">
        <w:tc>
          <w:tcPr>
            <w:tcW w:w="817" w:type="dxa"/>
          </w:tcPr>
          <w:p w:rsidR="007C07C1" w:rsidRDefault="007C07C1" w:rsidP="00703EA0">
            <w:pPr>
              <w:pStyle w:val="a9"/>
              <w:numPr>
                <w:ilvl w:val="0"/>
                <w:numId w:val="24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  <w:lang w:val="en-US"/>
              </w:rPr>
              <w:pPrChange w:id="2161" w:author="Administrator" w:date="2014-02-13T12:54:00Z">
                <w:pPr>
                  <w:pStyle w:val="a9"/>
                  <w:numPr>
                    <w:numId w:val="24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351" w:type="dxa"/>
          </w:tcPr>
          <w:p w:rsidR="007C07C1" w:rsidRDefault="00BB09DF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162" w:author="Administrator" w:date="2014-02-13T12:54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ФИО</w:t>
            </w:r>
          </w:p>
        </w:tc>
        <w:tc>
          <w:tcPr>
            <w:tcW w:w="1260" w:type="dxa"/>
          </w:tcPr>
          <w:p w:rsidR="007C07C1" w:rsidRDefault="00BB09DF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163" w:author="Administrator" w:date="2014-02-13T12:54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Колонка таблицы</w:t>
            </w:r>
          </w:p>
        </w:tc>
        <w:tc>
          <w:tcPr>
            <w:tcW w:w="4860" w:type="dxa"/>
            <w:vMerge/>
          </w:tcPr>
          <w:p w:rsidR="007C07C1" w:rsidRDefault="007C07C1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164" w:author="Administrator" w:date="2014-02-13T12:54:00Z">
                <w:pPr>
                  <w:spacing w:beforeLines="60" w:afterLines="60"/>
                </w:pPr>
              </w:pPrChange>
            </w:pPr>
          </w:p>
        </w:tc>
      </w:tr>
      <w:tr w:rsidR="00BB09DF" w:rsidRPr="005A5B1B" w:rsidTr="005937A1">
        <w:tc>
          <w:tcPr>
            <w:tcW w:w="817" w:type="dxa"/>
          </w:tcPr>
          <w:p w:rsidR="007C07C1" w:rsidRDefault="007C07C1" w:rsidP="00703EA0">
            <w:pPr>
              <w:pStyle w:val="a9"/>
              <w:numPr>
                <w:ilvl w:val="0"/>
                <w:numId w:val="24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165" w:author="Administrator" w:date="2014-02-13T12:54:00Z">
                <w:pPr>
                  <w:pStyle w:val="a9"/>
                  <w:numPr>
                    <w:numId w:val="24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351" w:type="dxa"/>
          </w:tcPr>
          <w:p w:rsidR="007C07C1" w:rsidRDefault="00BB09DF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166" w:author="Administrator" w:date="2014-02-13T12:54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Должность</w:t>
            </w:r>
          </w:p>
        </w:tc>
        <w:tc>
          <w:tcPr>
            <w:tcW w:w="1260" w:type="dxa"/>
          </w:tcPr>
          <w:p w:rsidR="007C07C1" w:rsidRDefault="00BB09DF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167" w:author="Administrator" w:date="2014-02-13T12:54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Колонка таблицы</w:t>
            </w:r>
          </w:p>
        </w:tc>
        <w:tc>
          <w:tcPr>
            <w:tcW w:w="4860" w:type="dxa"/>
            <w:vMerge/>
          </w:tcPr>
          <w:p w:rsidR="007C07C1" w:rsidRDefault="007C07C1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168" w:author="Administrator" w:date="2014-02-13T12:54:00Z">
                <w:pPr>
                  <w:spacing w:beforeLines="60" w:afterLines="60"/>
                </w:pPr>
              </w:pPrChange>
            </w:pPr>
          </w:p>
        </w:tc>
      </w:tr>
      <w:tr w:rsidR="00BB09DF" w:rsidRPr="005A5B1B" w:rsidTr="005937A1">
        <w:tc>
          <w:tcPr>
            <w:tcW w:w="817" w:type="dxa"/>
          </w:tcPr>
          <w:p w:rsidR="007C07C1" w:rsidRDefault="007C07C1" w:rsidP="00703EA0">
            <w:pPr>
              <w:pStyle w:val="a9"/>
              <w:numPr>
                <w:ilvl w:val="0"/>
                <w:numId w:val="24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169" w:author="Administrator" w:date="2014-02-13T12:54:00Z">
                <w:pPr>
                  <w:pStyle w:val="a9"/>
                  <w:numPr>
                    <w:numId w:val="24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351" w:type="dxa"/>
          </w:tcPr>
          <w:p w:rsidR="007C07C1" w:rsidRDefault="00BB09DF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170" w:author="Administrator" w:date="2014-02-13T12:54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Контакты</w:t>
            </w:r>
          </w:p>
        </w:tc>
        <w:tc>
          <w:tcPr>
            <w:tcW w:w="1260" w:type="dxa"/>
          </w:tcPr>
          <w:p w:rsidR="007C07C1" w:rsidRDefault="00BB09DF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171" w:author="Administrator" w:date="2014-02-13T12:54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Колонка таблицы</w:t>
            </w:r>
          </w:p>
        </w:tc>
        <w:tc>
          <w:tcPr>
            <w:tcW w:w="4860" w:type="dxa"/>
            <w:vMerge/>
          </w:tcPr>
          <w:p w:rsidR="007C07C1" w:rsidRDefault="007C07C1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172" w:author="Administrator" w:date="2014-02-13T12:54:00Z">
                <w:pPr>
                  <w:spacing w:beforeLines="60" w:afterLines="60"/>
                </w:pPr>
              </w:pPrChange>
            </w:pPr>
          </w:p>
        </w:tc>
      </w:tr>
      <w:tr w:rsidR="00BB09DF" w:rsidRPr="005A5B1B" w:rsidTr="005937A1">
        <w:tc>
          <w:tcPr>
            <w:tcW w:w="817" w:type="dxa"/>
          </w:tcPr>
          <w:p w:rsidR="007C07C1" w:rsidRDefault="007C07C1" w:rsidP="00703EA0">
            <w:pPr>
              <w:pStyle w:val="a9"/>
              <w:numPr>
                <w:ilvl w:val="0"/>
                <w:numId w:val="24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173" w:author="Administrator" w:date="2014-02-13T12:54:00Z">
                <w:pPr>
                  <w:pStyle w:val="a9"/>
                  <w:numPr>
                    <w:numId w:val="24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351" w:type="dxa"/>
          </w:tcPr>
          <w:p w:rsidR="007C07C1" w:rsidRDefault="00BB09DF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174" w:author="Administrator" w:date="2014-02-13T12:54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МЭДО</w:t>
            </w:r>
          </w:p>
        </w:tc>
        <w:tc>
          <w:tcPr>
            <w:tcW w:w="1260" w:type="dxa"/>
          </w:tcPr>
          <w:p w:rsidR="007C07C1" w:rsidRDefault="00BB09DF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175" w:author="Administrator" w:date="2014-02-13T12:54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Категория</w:t>
            </w:r>
          </w:p>
        </w:tc>
        <w:tc>
          <w:tcPr>
            <w:tcW w:w="4860" w:type="dxa"/>
          </w:tcPr>
          <w:p w:rsidR="007C07C1" w:rsidRDefault="00BB09DF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176" w:author="Administrator" w:date="2014-02-13T12:54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не поддерживаем</w:t>
            </w:r>
          </w:p>
        </w:tc>
      </w:tr>
      <w:tr w:rsidR="00BB09DF" w:rsidRPr="005A5B1B" w:rsidTr="005937A1">
        <w:tc>
          <w:tcPr>
            <w:tcW w:w="817" w:type="dxa"/>
          </w:tcPr>
          <w:p w:rsidR="007C07C1" w:rsidRDefault="007C07C1" w:rsidP="00703EA0">
            <w:pPr>
              <w:pStyle w:val="a9"/>
              <w:numPr>
                <w:ilvl w:val="0"/>
                <w:numId w:val="24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177" w:author="Administrator" w:date="2014-02-13T12:54:00Z">
                <w:pPr>
                  <w:pStyle w:val="a9"/>
                  <w:numPr>
                    <w:numId w:val="24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351" w:type="dxa"/>
          </w:tcPr>
          <w:p w:rsidR="007C07C1" w:rsidRDefault="00BB09DF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178" w:author="Administrator" w:date="2014-02-13T12:54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МЭДО идентификатор</w:t>
            </w:r>
          </w:p>
        </w:tc>
        <w:tc>
          <w:tcPr>
            <w:tcW w:w="1260" w:type="dxa"/>
          </w:tcPr>
          <w:p w:rsidR="00BB09DF" w:rsidRDefault="00BB09DF" w:rsidP="005937A1"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4860" w:type="dxa"/>
          </w:tcPr>
          <w:p w:rsidR="00BB09DF" w:rsidRPr="00937C78" w:rsidRDefault="00BB09DF" w:rsidP="005937A1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не поддерживаем</w:t>
            </w:r>
          </w:p>
        </w:tc>
      </w:tr>
      <w:tr w:rsidR="00BB09DF" w:rsidRPr="005A5B1B" w:rsidTr="005937A1">
        <w:tc>
          <w:tcPr>
            <w:tcW w:w="817" w:type="dxa"/>
          </w:tcPr>
          <w:p w:rsidR="007C07C1" w:rsidRDefault="007C07C1" w:rsidP="00703EA0">
            <w:pPr>
              <w:pStyle w:val="a9"/>
              <w:numPr>
                <w:ilvl w:val="0"/>
                <w:numId w:val="24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179" w:author="Administrator" w:date="2014-02-13T12:54:00Z">
                <w:pPr>
                  <w:pStyle w:val="a9"/>
                  <w:numPr>
                    <w:numId w:val="24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351" w:type="dxa"/>
          </w:tcPr>
          <w:p w:rsidR="007C07C1" w:rsidRDefault="00BB09DF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180" w:author="Administrator" w:date="2014-02-13T12:54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Электронный адрес в МЭДО</w:t>
            </w:r>
          </w:p>
        </w:tc>
        <w:tc>
          <w:tcPr>
            <w:tcW w:w="1260" w:type="dxa"/>
          </w:tcPr>
          <w:p w:rsidR="00BB09DF" w:rsidRDefault="00BB09DF" w:rsidP="005937A1"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4860" w:type="dxa"/>
          </w:tcPr>
          <w:p w:rsidR="00BB09DF" w:rsidRPr="00937C78" w:rsidRDefault="00BB09DF" w:rsidP="005937A1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не поддерживаем</w:t>
            </w:r>
          </w:p>
        </w:tc>
      </w:tr>
      <w:tr w:rsidR="00BB09DF" w:rsidRPr="005A5B1B" w:rsidTr="005937A1">
        <w:tc>
          <w:tcPr>
            <w:tcW w:w="817" w:type="dxa"/>
          </w:tcPr>
          <w:p w:rsidR="007C07C1" w:rsidRDefault="007C07C1" w:rsidP="00703EA0">
            <w:pPr>
              <w:pStyle w:val="a9"/>
              <w:numPr>
                <w:ilvl w:val="0"/>
                <w:numId w:val="24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181" w:author="Administrator" w:date="2014-02-13T12:54:00Z">
                <w:pPr>
                  <w:pStyle w:val="a9"/>
                  <w:numPr>
                    <w:numId w:val="24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351" w:type="dxa"/>
          </w:tcPr>
          <w:p w:rsidR="007C07C1" w:rsidRDefault="00BB09DF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182" w:author="Administrator" w:date="2014-02-13T12:54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Дополнительная информация</w:t>
            </w:r>
          </w:p>
        </w:tc>
        <w:tc>
          <w:tcPr>
            <w:tcW w:w="1260" w:type="dxa"/>
          </w:tcPr>
          <w:p w:rsidR="00BB09DF" w:rsidRDefault="00BB09DF" w:rsidP="005937A1"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4860" w:type="dxa"/>
          </w:tcPr>
          <w:p w:rsidR="00BB09DF" w:rsidRPr="00937C78" w:rsidRDefault="00BB09DF" w:rsidP="005937A1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BB09DF" w:rsidRPr="005A5B1B" w:rsidTr="005937A1">
        <w:tc>
          <w:tcPr>
            <w:tcW w:w="817" w:type="dxa"/>
          </w:tcPr>
          <w:p w:rsidR="007C07C1" w:rsidRDefault="007C07C1" w:rsidP="00703EA0">
            <w:pPr>
              <w:pStyle w:val="a9"/>
              <w:numPr>
                <w:ilvl w:val="0"/>
                <w:numId w:val="24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183" w:author="Administrator" w:date="2014-02-13T12:54:00Z">
                <w:pPr>
                  <w:pStyle w:val="a9"/>
                  <w:numPr>
                    <w:numId w:val="24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351" w:type="dxa"/>
          </w:tcPr>
          <w:p w:rsidR="007C07C1" w:rsidRDefault="00BB09DF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  <w:lang w:val="en-US"/>
              </w:rPr>
              <w:pPrChange w:id="2184" w:author="Administrator" w:date="2014-02-13T12:54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  <w:lang w:val="en-US"/>
              </w:rPr>
              <w:t>&lt;</w:t>
            </w:r>
            <w:r w:rsidRPr="00937C78">
              <w:rPr>
                <w:rFonts w:ascii="Arial" w:hAnsi="Arial" w:cs="Arial"/>
                <w:sz w:val="20"/>
                <w:szCs w:val="20"/>
              </w:rPr>
              <w:t>….</w:t>
            </w:r>
            <w:r w:rsidRPr="00937C78">
              <w:rPr>
                <w:rFonts w:ascii="Arial" w:hAnsi="Arial" w:cs="Arial"/>
                <w:sz w:val="20"/>
                <w:szCs w:val="20"/>
                <w:lang w:val="en-US"/>
              </w:rPr>
              <w:t>&gt;</w:t>
            </w:r>
          </w:p>
        </w:tc>
        <w:tc>
          <w:tcPr>
            <w:tcW w:w="1260" w:type="dxa"/>
          </w:tcPr>
          <w:p w:rsidR="00BB09DF" w:rsidRDefault="00BB09DF" w:rsidP="005937A1"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4860" w:type="dxa"/>
          </w:tcPr>
          <w:p w:rsidR="00BB09DF" w:rsidRPr="00AC284B" w:rsidRDefault="00BB09DF" w:rsidP="005937A1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$.Note</w:t>
            </w:r>
          </w:p>
        </w:tc>
      </w:tr>
      <w:tr w:rsidR="00BB09DF" w:rsidRPr="005A5B1B" w:rsidTr="005937A1">
        <w:tc>
          <w:tcPr>
            <w:tcW w:w="817" w:type="dxa"/>
          </w:tcPr>
          <w:p w:rsidR="007C07C1" w:rsidRDefault="007C07C1" w:rsidP="00703EA0">
            <w:pPr>
              <w:pStyle w:val="a9"/>
              <w:numPr>
                <w:ilvl w:val="0"/>
                <w:numId w:val="24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185" w:author="Administrator" w:date="2014-02-13T12:54:00Z">
                <w:pPr>
                  <w:pStyle w:val="a9"/>
                  <w:numPr>
                    <w:numId w:val="24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351" w:type="dxa"/>
          </w:tcPr>
          <w:p w:rsidR="007C07C1" w:rsidRDefault="00BB09DF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186" w:author="Administrator" w:date="2014-02-13T12:54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Факс-сервер</w:t>
            </w:r>
          </w:p>
        </w:tc>
        <w:tc>
          <w:tcPr>
            <w:tcW w:w="1260" w:type="dxa"/>
          </w:tcPr>
          <w:p w:rsidR="007C07C1" w:rsidRDefault="00BB09DF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187" w:author="Administrator" w:date="2014-02-13T12:54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Категория</w:t>
            </w:r>
          </w:p>
        </w:tc>
        <w:tc>
          <w:tcPr>
            <w:tcW w:w="4860" w:type="dxa"/>
          </w:tcPr>
          <w:p w:rsidR="007C07C1" w:rsidRDefault="00BB09DF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188" w:author="Administrator" w:date="2014-02-13T12:54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не поддерживаем</w:t>
            </w:r>
          </w:p>
        </w:tc>
      </w:tr>
      <w:tr w:rsidR="00BB09DF" w:rsidRPr="005A5B1B" w:rsidTr="005937A1">
        <w:tc>
          <w:tcPr>
            <w:tcW w:w="817" w:type="dxa"/>
          </w:tcPr>
          <w:p w:rsidR="007C07C1" w:rsidRDefault="007C07C1" w:rsidP="00703EA0">
            <w:pPr>
              <w:pStyle w:val="a9"/>
              <w:numPr>
                <w:ilvl w:val="0"/>
                <w:numId w:val="24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189" w:author="Administrator" w:date="2014-02-13T12:54:00Z">
                <w:pPr>
                  <w:pStyle w:val="a9"/>
                  <w:numPr>
                    <w:numId w:val="24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351" w:type="dxa"/>
          </w:tcPr>
          <w:p w:rsidR="007C07C1" w:rsidRDefault="00BB09DF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190" w:author="Administrator" w:date="2014-02-13T12:54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Распознавать входящие факсы</w:t>
            </w:r>
          </w:p>
        </w:tc>
        <w:tc>
          <w:tcPr>
            <w:tcW w:w="1260" w:type="dxa"/>
          </w:tcPr>
          <w:p w:rsidR="00BB09DF" w:rsidRDefault="00BB09DF" w:rsidP="005937A1"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4860" w:type="dxa"/>
          </w:tcPr>
          <w:p w:rsidR="00BB09DF" w:rsidRPr="00937C78" w:rsidRDefault="00BB09DF" w:rsidP="005937A1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не поддерживаем</w:t>
            </w:r>
          </w:p>
        </w:tc>
      </w:tr>
      <w:tr w:rsidR="00BB09DF" w:rsidRPr="005A5B1B" w:rsidTr="005937A1">
        <w:tc>
          <w:tcPr>
            <w:tcW w:w="817" w:type="dxa"/>
          </w:tcPr>
          <w:p w:rsidR="007C07C1" w:rsidRDefault="007C07C1" w:rsidP="00703EA0">
            <w:pPr>
              <w:pStyle w:val="a9"/>
              <w:numPr>
                <w:ilvl w:val="0"/>
                <w:numId w:val="24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191" w:author="Administrator" w:date="2014-02-13T12:54:00Z">
                <w:pPr>
                  <w:pStyle w:val="a9"/>
                  <w:numPr>
                    <w:numId w:val="24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351" w:type="dxa"/>
          </w:tcPr>
          <w:p w:rsidR="007C07C1" w:rsidRDefault="00BB09DF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192" w:author="Administrator" w:date="2014-02-13T12:54:00Z">
                <w:pPr>
                  <w:spacing w:beforeLines="60" w:afterLines="60"/>
                </w:pPr>
              </w:pPrChange>
            </w:pPr>
            <w:proofErr w:type="gramStart"/>
            <w:r w:rsidRPr="00937C78">
              <w:rPr>
                <w:rFonts w:ascii="Arial" w:hAnsi="Arial" w:cs="Arial"/>
                <w:sz w:val="20"/>
                <w:szCs w:val="20"/>
              </w:rPr>
              <w:t>Ответственные</w:t>
            </w:r>
            <w:proofErr w:type="gramEnd"/>
            <w:r w:rsidRPr="00937C78">
              <w:rPr>
                <w:rFonts w:ascii="Arial" w:hAnsi="Arial" w:cs="Arial"/>
                <w:sz w:val="20"/>
                <w:szCs w:val="20"/>
              </w:rPr>
              <w:t xml:space="preserve"> за работу с данной организацией</w:t>
            </w:r>
          </w:p>
        </w:tc>
        <w:tc>
          <w:tcPr>
            <w:tcW w:w="1260" w:type="dxa"/>
          </w:tcPr>
          <w:p w:rsidR="00BB09DF" w:rsidRDefault="00BB09DF" w:rsidP="005937A1"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4860" w:type="dxa"/>
          </w:tcPr>
          <w:p w:rsidR="00BB09DF" w:rsidRPr="00937C78" w:rsidRDefault="00BB09DF" w:rsidP="005937A1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не поддерживаем</w:t>
            </w:r>
          </w:p>
        </w:tc>
      </w:tr>
      <w:tr w:rsidR="00BB09DF" w:rsidRPr="005A5B1B" w:rsidTr="005937A1">
        <w:tc>
          <w:tcPr>
            <w:tcW w:w="817" w:type="dxa"/>
          </w:tcPr>
          <w:p w:rsidR="007C07C1" w:rsidRDefault="007C07C1" w:rsidP="00703EA0">
            <w:pPr>
              <w:pStyle w:val="a9"/>
              <w:numPr>
                <w:ilvl w:val="0"/>
                <w:numId w:val="24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193" w:author="Administrator" w:date="2014-02-13T12:54:00Z">
                <w:pPr>
                  <w:pStyle w:val="a9"/>
                  <w:numPr>
                    <w:numId w:val="24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351" w:type="dxa"/>
          </w:tcPr>
          <w:p w:rsidR="007C07C1" w:rsidRDefault="00BB09DF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194" w:author="Administrator" w:date="2014-02-13T12:54:00Z">
                <w:pPr>
                  <w:spacing w:beforeLines="60" w:afterLines="60"/>
                </w:pPr>
              </w:pPrChange>
            </w:pPr>
            <w:proofErr w:type="gramStart"/>
            <w:r w:rsidRPr="00937C78">
              <w:rPr>
                <w:rFonts w:ascii="Arial" w:hAnsi="Arial" w:cs="Arial"/>
                <w:sz w:val="20"/>
                <w:szCs w:val="20"/>
              </w:rPr>
              <w:t>Создана</w:t>
            </w:r>
            <w:proofErr w:type="gramEnd"/>
          </w:p>
        </w:tc>
        <w:tc>
          <w:tcPr>
            <w:tcW w:w="1260" w:type="dxa"/>
          </w:tcPr>
          <w:p w:rsidR="00BB09DF" w:rsidRDefault="00BB09DF" w:rsidP="005937A1"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4860" w:type="dxa"/>
          </w:tcPr>
          <w:p w:rsidR="00BB09DF" w:rsidRPr="00AC284B" w:rsidRDefault="00BB09DF" w:rsidP="005937A1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AC284B">
              <w:rPr>
                <w:rFonts w:ascii="Arial" w:hAnsi="Arial" w:cs="Arial"/>
                <w:sz w:val="20"/>
                <w:szCs w:val="20"/>
              </w:rPr>
              <w:t>$.$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created</w:t>
            </w:r>
          </w:p>
        </w:tc>
      </w:tr>
      <w:tr w:rsidR="00BB09DF" w:rsidRPr="005A5B1B" w:rsidTr="005937A1">
        <w:tc>
          <w:tcPr>
            <w:tcW w:w="817" w:type="dxa"/>
          </w:tcPr>
          <w:p w:rsidR="007C07C1" w:rsidRDefault="007C07C1" w:rsidP="00703EA0">
            <w:pPr>
              <w:pStyle w:val="a9"/>
              <w:numPr>
                <w:ilvl w:val="0"/>
                <w:numId w:val="24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195" w:author="Administrator" w:date="2014-02-13T12:54:00Z">
                <w:pPr>
                  <w:pStyle w:val="a9"/>
                  <w:numPr>
                    <w:numId w:val="24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351" w:type="dxa"/>
          </w:tcPr>
          <w:p w:rsidR="007C07C1" w:rsidRDefault="00BB09DF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196" w:author="Administrator" w:date="2014-02-13T12:54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Скопировать почтовый адрес</w:t>
            </w:r>
          </w:p>
        </w:tc>
        <w:tc>
          <w:tcPr>
            <w:tcW w:w="1260" w:type="dxa"/>
          </w:tcPr>
          <w:p w:rsidR="007C07C1" w:rsidRDefault="00BB09DF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197" w:author="Administrator" w:date="2014-02-13T12:54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 xml:space="preserve">Кнопка </w:t>
            </w:r>
          </w:p>
        </w:tc>
        <w:tc>
          <w:tcPr>
            <w:tcW w:w="4860" w:type="dxa"/>
          </w:tcPr>
          <w:p w:rsidR="007C07C1" w:rsidRDefault="007C07C1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198" w:author="Administrator" w:date="2014-02-13T12:54:00Z">
                <w:pPr>
                  <w:spacing w:beforeLines="60" w:afterLines="60"/>
                </w:pPr>
              </w:pPrChange>
            </w:pPr>
          </w:p>
        </w:tc>
      </w:tr>
      <w:tr w:rsidR="00BB09DF" w:rsidRPr="005A5B1B" w:rsidTr="005937A1">
        <w:tc>
          <w:tcPr>
            <w:tcW w:w="817" w:type="dxa"/>
          </w:tcPr>
          <w:p w:rsidR="007C07C1" w:rsidRDefault="007C07C1" w:rsidP="00703EA0">
            <w:pPr>
              <w:pStyle w:val="a9"/>
              <w:numPr>
                <w:ilvl w:val="0"/>
                <w:numId w:val="24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199" w:author="Administrator" w:date="2014-02-13T12:54:00Z">
                <w:pPr>
                  <w:pStyle w:val="a9"/>
                  <w:numPr>
                    <w:numId w:val="24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351" w:type="dxa"/>
          </w:tcPr>
          <w:p w:rsidR="00BB09DF" w:rsidRPr="00937C78" w:rsidRDefault="00BB09DF" w:rsidP="005937A1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Офис</w:t>
            </w:r>
          </w:p>
        </w:tc>
        <w:tc>
          <w:tcPr>
            <w:tcW w:w="1260" w:type="dxa"/>
          </w:tcPr>
          <w:p w:rsidR="007C07C1" w:rsidRDefault="00BB09DF" w:rsidP="00D84677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4860" w:type="dxa"/>
            <w:vMerge w:val="restart"/>
          </w:tcPr>
          <w:p w:rsidR="007C07C1" w:rsidRDefault="00BB09DF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r w:rsidRPr="00AC284B">
              <w:rPr>
                <w:rFonts w:ascii="Arial" w:hAnsi="Arial" w:cs="Arial"/>
                <w:sz w:val="20"/>
                <w:szCs w:val="20"/>
              </w:rPr>
              <w:t>($&lt;-</w:t>
            </w:r>
            <w:r w:rsidRPr="00AC284B">
              <w:rPr>
                <w:rFonts w:ascii="Arial" w:hAnsi="Arial" w:cs="Arial"/>
                <w:sz w:val="20"/>
                <w:szCs w:val="20"/>
                <w:lang w:val="en-US"/>
              </w:rPr>
              <w:t>SO</w:t>
            </w:r>
            <w:r w:rsidRPr="00AC284B">
              <w:rPr>
                <w:rFonts w:ascii="Arial" w:hAnsi="Arial" w:cs="Arial"/>
                <w:sz w:val="20"/>
                <w:szCs w:val="20"/>
              </w:rPr>
              <w:t>_</w:t>
            </w:r>
            <w:proofErr w:type="spellStart"/>
            <w:r w:rsidRPr="00AC284B">
              <w:rPr>
                <w:rFonts w:ascii="Arial" w:hAnsi="Arial" w:cs="Arial"/>
                <w:sz w:val="20"/>
                <w:szCs w:val="20"/>
                <w:lang w:val="en-US"/>
              </w:rPr>
              <w:t>AddressData</w:t>
            </w:r>
            <w:proofErr w:type="spellEnd"/>
            <w:r w:rsidRPr="00AC284B">
              <w:rPr>
                <w:rFonts w:ascii="Arial" w:hAnsi="Arial" w:cs="Arial"/>
                <w:sz w:val="20"/>
                <w:szCs w:val="20"/>
              </w:rPr>
              <w:t>_</w:t>
            </w:r>
            <w:r w:rsidRPr="00AC284B">
              <w:rPr>
                <w:rFonts w:ascii="Arial" w:hAnsi="Arial" w:cs="Arial"/>
                <w:sz w:val="20"/>
                <w:szCs w:val="20"/>
                <w:lang w:val="en-US"/>
              </w:rPr>
              <w:t>Org</w:t>
            </w:r>
            <w:r w:rsidRPr="00AC284B">
              <w:rPr>
                <w:rFonts w:ascii="Arial" w:hAnsi="Arial" w:cs="Arial"/>
                <w:sz w:val="20"/>
                <w:szCs w:val="20"/>
              </w:rPr>
              <w:t>_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J</w:t>
            </w:r>
            <w:r w:rsidRPr="00AC284B">
              <w:rPr>
                <w:rFonts w:ascii="Arial" w:hAnsi="Arial" w:cs="Arial"/>
                <w:sz w:val="20"/>
                <w:szCs w:val="20"/>
              </w:rPr>
              <w:t>)</w:t>
            </w:r>
          </w:p>
        </w:tc>
      </w:tr>
      <w:tr w:rsidR="00BB09DF" w:rsidRPr="005A5B1B" w:rsidTr="005937A1">
        <w:tc>
          <w:tcPr>
            <w:tcW w:w="817" w:type="dxa"/>
          </w:tcPr>
          <w:p w:rsidR="007C07C1" w:rsidRDefault="007C07C1" w:rsidP="00703EA0">
            <w:pPr>
              <w:pStyle w:val="a9"/>
              <w:numPr>
                <w:ilvl w:val="0"/>
                <w:numId w:val="24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200" w:author="Administrator" w:date="2014-02-13T12:54:00Z">
                <w:pPr>
                  <w:pStyle w:val="a9"/>
                  <w:numPr>
                    <w:numId w:val="24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351" w:type="dxa"/>
          </w:tcPr>
          <w:p w:rsidR="00BB09DF" w:rsidRPr="00937C78" w:rsidRDefault="00BB09DF" w:rsidP="005937A1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Улица</w:t>
            </w:r>
          </w:p>
        </w:tc>
        <w:tc>
          <w:tcPr>
            <w:tcW w:w="1260" w:type="dxa"/>
          </w:tcPr>
          <w:p w:rsidR="007C07C1" w:rsidRDefault="00BB09DF" w:rsidP="00D84677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4860" w:type="dxa"/>
            <w:vMerge/>
          </w:tcPr>
          <w:p w:rsidR="007C07C1" w:rsidRDefault="007C07C1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201" w:author="Administrator" w:date="2014-02-13T11:41:00Z">
                <w:pPr>
                  <w:spacing w:beforeLines="60" w:afterLines="60"/>
                </w:pPr>
              </w:pPrChange>
            </w:pPr>
          </w:p>
        </w:tc>
      </w:tr>
      <w:tr w:rsidR="00BB09DF" w:rsidRPr="005A5B1B" w:rsidTr="005937A1">
        <w:tc>
          <w:tcPr>
            <w:tcW w:w="817" w:type="dxa"/>
          </w:tcPr>
          <w:p w:rsidR="007C07C1" w:rsidRDefault="007C07C1" w:rsidP="00703EA0">
            <w:pPr>
              <w:pStyle w:val="a9"/>
              <w:numPr>
                <w:ilvl w:val="0"/>
                <w:numId w:val="24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202" w:author="Administrator" w:date="2014-02-13T12:54:00Z">
                <w:pPr>
                  <w:pStyle w:val="a9"/>
                  <w:numPr>
                    <w:numId w:val="24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351" w:type="dxa"/>
          </w:tcPr>
          <w:p w:rsidR="00BB09DF" w:rsidRPr="00937C78" w:rsidRDefault="00BB09DF" w:rsidP="005937A1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Корпус</w:t>
            </w:r>
          </w:p>
        </w:tc>
        <w:tc>
          <w:tcPr>
            <w:tcW w:w="1260" w:type="dxa"/>
          </w:tcPr>
          <w:p w:rsidR="007C07C1" w:rsidRDefault="00BB09DF" w:rsidP="00D84677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4860" w:type="dxa"/>
            <w:vMerge/>
          </w:tcPr>
          <w:p w:rsidR="007C07C1" w:rsidRDefault="007C07C1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203" w:author="Administrator" w:date="2014-02-13T11:41:00Z">
                <w:pPr>
                  <w:spacing w:beforeLines="60" w:afterLines="60"/>
                </w:pPr>
              </w:pPrChange>
            </w:pPr>
          </w:p>
        </w:tc>
      </w:tr>
      <w:tr w:rsidR="00BB09DF" w:rsidRPr="005A5B1B" w:rsidTr="005937A1">
        <w:tc>
          <w:tcPr>
            <w:tcW w:w="817" w:type="dxa"/>
          </w:tcPr>
          <w:p w:rsidR="007C07C1" w:rsidRDefault="007C07C1" w:rsidP="00703EA0">
            <w:pPr>
              <w:pStyle w:val="a9"/>
              <w:numPr>
                <w:ilvl w:val="0"/>
                <w:numId w:val="24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204" w:author="Administrator" w:date="2014-02-13T12:54:00Z">
                <w:pPr>
                  <w:pStyle w:val="a9"/>
                  <w:numPr>
                    <w:numId w:val="24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351" w:type="dxa"/>
          </w:tcPr>
          <w:p w:rsidR="00BB09DF" w:rsidRPr="00937C78" w:rsidRDefault="00BB09DF" w:rsidP="005937A1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Город</w:t>
            </w:r>
          </w:p>
        </w:tc>
        <w:tc>
          <w:tcPr>
            <w:tcW w:w="1260" w:type="dxa"/>
          </w:tcPr>
          <w:p w:rsidR="007C07C1" w:rsidRDefault="00BB09DF" w:rsidP="00D84677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4860" w:type="dxa"/>
            <w:vMerge/>
          </w:tcPr>
          <w:p w:rsidR="007C07C1" w:rsidRDefault="007C07C1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205" w:author="Administrator" w:date="2014-02-13T11:41:00Z">
                <w:pPr>
                  <w:spacing w:beforeLines="60" w:afterLines="60"/>
                </w:pPr>
              </w:pPrChange>
            </w:pPr>
          </w:p>
        </w:tc>
      </w:tr>
      <w:tr w:rsidR="00BB09DF" w:rsidRPr="005A5B1B" w:rsidTr="005937A1">
        <w:tc>
          <w:tcPr>
            <w:tcW w:w="817" w:type="dxa"/>
          </w:tcPr>
          <w:p w:rsidR="007C07C1" w:rsidRDefault="007C07C1" w:rsidP="00703EA0">
            <w:pPr>
              <w:pStyle w:val="a9"/>
              <w:numPr>
                <w:ilvl w:val="0"/>
                <w:numId w:val="24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206" w:author="Administrator" w:date="2014-02-13T12:54:00Z">
                <w:pPr>
                  <w:pStyle w:val="a9"/>
                  <w:numPr>
                    <w:numId w:val="24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351" w:type="dxa"/>
          </w:tcPr>
          <w:p w:rsidR="00BB09DF" w:rsidRPr="00937C78" w:rsidRDefault="00BB09DF" w:rsidP="005937A1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Дом</w:t>
            </w:r>
          </w:p>
        </w:tc>
        <w:tc>
          <w:tcPr>
            <w:tcW w:w="1260" w:type="dxa"/>
          </w:tcPr>
          <w:p w:rsidR="007C07C1" w:rsidRDefault="00BB09DF" w:rsidP="00D84677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4860" w:type="dxa"/>
            <w:vMerge/>
          </w:tcPr>
          <w:p w:rsidR="007C07C1" w:rsidRDefault="007C07C1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207" w:author="Administrator" w:date="2014-02-13T11:41:00Z">
                <w:pPr>
                  <w:spacing w:beforeLines="60" w:afterLines="60"/>
                </w:pPr>
              </w:pPrChange>
            </w:pPr>
          </w:p>
        </w:tc>
      </w:tr>
      <w:tr w:rsidR="00BB09DF" w:rsidRPr="005A5B1B" w:rsidTr="005937A1">
        <w:tc>
          <w:tcPr>
            <w:tcW w:w="817" w:type="dxa"/>
          </w:tcPr>
          <w:p w:rsidR="007C07C1" w:rsidRDefault="007C07C1" w:rsidP="00703EA0">
            <w:pPr>
              <w:pStyle w:val="a9"/>
              <w:numPr>
                <w:ilvl w:val="0"/>
                <w:numId w:val="24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208" w:author="Administrator" w:date="2014-02-13T12:54:00Z">
                <w:pPr>
                  <w:pStyle w:val="a9"/>
                  <w:numPr>
                    <w:numId w:val="24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351" w:type="dxa"/>
          </w:tcPr>
          <w:p w:rsidR="00BB09DF" w:rsidRPr="00937C78" w:rsidRDefault="00BB09DF" w:rsidP="005937A1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Почтовый индекс</w:t>
            </w:r>
          </w:p>
        </w:tc>
        <w:tc>
          <w:tcPr>
            <w:tcW w:w="1260" w:type="dxa"/>
          </w:tcPr>
          <w:p w:rsidR="007C07C1" w:rsidRDefault="00BB09DF" w:rsidP="00D84677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4860" w:type="dxa"/>
            <w:vMerge/>
          </w:tcPr>
          <w:p w:rsidR="007C07C1" w:rsidRDefault="007C07C1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209" w:author="Administrator" w:date="2014-02-13T11:41:00Z">
                <w:pPr>
                  <w:spacing w:beforeLines="60" w:afterLines="60"/>
                </w:pPr>
              </w:pPrChange>
            </w:pPr>
          </w:p>
        </w:tc>
      </w:tr>
      <w:tr w:rsidR="00BB09DF" w:rsidRPr="005A5B1B" w:rsidTr="005937A1">
        <w:tc>
          <w:tcPr>
            <w:tcW w:w="817" w:type="dxa"/>
          </w:tcPr>
          <w:p w:rsidR="007C07C1" w:rsidRDefault="007C07C1" w:rsidP="00703EA0">
            <w:pPr>
              <w:pStyle w:val="a9"/>
              <w:numPr>
                <w:ilvl w:val="0"/>
                <w:numId w:val="24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210" w:author="Administrator" w:date="2014-02-13T12:54:00Z">
                <w:pPr>
                  <w:pStyle w:val="a9"/>
                  <w:numPr>
                    <w:numId w:val="24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351" w:type="dxa"/>
          </w:tcPr>
          <w:p w:rsidR="00BB09DF" w:rsidRPr="00937C78" w:rsidRDefault="00BB09DF" w:rsidP="005937A1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Ликвидирована</w:t>
            </w:r>
          </w:p>
        </w:tc>
        <w:tc>
          <w:tcPr>
            <w:tcW w:w="1260" w:type="dxa"/>
          </w:tcPr>
          <w:p w:rsidR="007C07C1" w:rsidRDefault="00BB09DF" w:rsidP="00D84677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4860" w:type="dxa"/>
          </w:tcPr>
          <w:p w:rsidR="007C07C1" w:rsidRDefault="00BB09DF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не поддерживаем</w:t>
            </w:r>
          </w:p>
        </w:tc>
      </w:tr>
      <w:tr w:rsidR="00BB09DF" w:rsidRPr="005A5B1B" w:rsidTr="005937A1">
        <w:tc>
          <w:tcPr>
            <w:tcW w:w="817" w:type="dxa"/>
          </w:tcPr>
          <w:p w:rsidR="007C07C1" w:rsidRDefault="007C07C1" w:rsidP="00703EA0">
            <w:pPr>
              <w:pStyle w:val="a9"/>
              <w:numPr>
                <w:ilvl w:val="0"/>
                <w:numId w:val="24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211" w:author="Administrator" w:date="2014-02-13T12:54:00Z">
                <w:pPr>
                  <w:pStyle w:val="a9"/>
                  <w:numPr>
                    <w:numId w:val="24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351" w:type="dxa"/>
          </w:tcPr>
          <w:p w:rsidR="00BB09DF" w:rsidRPr="00937C78" w:rsidRDefault="00BB09DF" w:rsidP="005937A1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Устарела</w:t>
            </w:r>
          </w:p>
        </w:tc>
        <w:tc>
          <w:tcPr>
            <w:tcW w:w="1260" w:type="dxa"/>
          </w:tcPr>
          <w:p w:rsidR="007C07C1" w:rsidRDefault="00BB09DF" w:rsidP="00D84677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4860" w:type="dxa"/>
          </w:tcPr>
          <w:p w:rsidR="007C07C1" w:rsidRDefault="00BB09DF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не поддерживаем</w:t>
            </w:r>
          </w:p>
        </w:tc>
      </w:tr>
    </w:tbl>
    <w:p w:rsidR="00BB09DF" w:rsidRDefault="00BB09DF" w:rsidP="00BB09DF"/>
    <w:p w:rsidR="00BB09DF" w:rsidRPr="00BB09DF" w:rsidRDefault="00BB09DF" w:rsidP="00BB09DF"/>
    <w:p w:rsidR="00BE7330" w:rsidRDefault="00BE7330"/>
    <w:p w:rsidR="007C07C1" w:rsidRDefault="00233B15" w:rsidP="00D84677">
      <w:pPr>
        <w:pStyle w:val="a3"/>
        <w:numPr>
          <w:ilvl w:val="1"/>
          <w:numId w:val="1"/>
        </w:numPr>
        <w:spacing w:beforeLines="60" w:after="60"/>
        <w:rPr>
          <w:rFonts w:ascii="Times New Roman" w:hAnsi="Times New Roman" w:cs="Times New Roman"/>
          <w:b/>
          <w:color w:val="auto"/>
        </w:rPr>
      </w:pPr>
      <w:r>
        <w:rPr>
          <w:rFonts w:ascii="Times New Roman" w:hAnsi="Times New Roman" w:cs="Times New Roman"/>
          <w:b/>
          <w:color w:val="auto"/>
        </w:rPr>
        <w:t xml:space="preserve">Таблица представлений БД </w:t>
      </w:r>
      <w:proofErr w:type="spellStart"/>
      <w:r>
        <w:rPr>
          <w:rFonts w:ascii="Times New Roman" w:hAnsi="Times New Roman" w:cs="Times New Roman"/>
          <w:b/>
          <w:color w:val="auto"/>
        </w:rPr>
        <w:t>СпО</w:t>
      </w:r>
      <w:proofErr w:type="spellEnd"/>
      <w:r>
        <w:rPr>
          <w:rFonts w:ascii="Times New Roman" w:hAnsi="Times New Roman" w:cs="Times New Roman"/>
          <w:b/>
          <w:color w:val="auto"/>
        </w:rPr>
        <w:t xml:space="preserve"> (Все с заявками)</w:t>
      </w:r>
    </w:p>
    <w:p w:rsidR="00233B15" w:rsidRDefault="00233B15" w:rsidP="00233B15">
      <w:r>
        <w:rPr>
          <w:noProof/>
        </w:rPr>
        <w:drawing>
          <wp:inline distT="0" distB="0" distL="0" distR="0">
            <wp:extent cx="5011420" cy="1650365"/>
            <wp:effectExtent l="19050" t="19050" r="17780" b="2603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1420" cy="16503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33B15" w:rsidRPr="006022F7" w:rsidRDefault="00233B15" w:rsidP="00233B15">
      <w:pPr>
        <w:pStyle w:val="a7"/>
        <w:rPr>
          <w:rFonts w:ascii="Arial" w:hAnsi="Arial" w:cs="Arial"/>
          <w:color w:val="auto"/>
          <w:sz w:val="20"/>
          <w:szCs w:val="20"/>
        </w:rPr>
      </w:pPr>
      <w:r w:rsidRPr="00320C9C">
        <w:rPr>
          <w:color w:val="auto"/>
        </w:rPr>
        <w:t xml:space="preserve">Рисунок </w:t>
      </w:r>
      <w:r w:rsidR="006C0BE5" w:rsidRPr="00320C9C">
        <w:rPr>
          <w:color w:val="auto"/>
        </w:rPr>
        <w:fldChar w:fldCharType="begin"/>
      </w:r>
      <w:r w:rsidRPr="00320C9C">
        <w:rPr>
          <w:color w:val="auto"/>
        </w:rPr>
        <w:instrText xml:space="preserve"> SEQ Рисунок \* ARABIC </w:instrText>
      </w:r>
      <w:r w:rsidR="006C0BE5" w:rsidRPr="00320C9C">
        <w:rPr>
          <w:color w:val="auto"/>
        </w:rPr>
        <w:fldChar w:fldCharType="separate"/>
      </w:r>
      <w:r w:rsidR="00887424">
        <w:rPr>
          <w:noProof/>
          <w:color w:val="auto"/>
        </w:rPr>
        <w:t>78</w:t>
      </w:r>
      <w:r w:rsidR="006C0BE5" w:rsidRPr="00320C9C">
        <w:rPr>
          <w:color w:val="auto"/>
        </w:rPr>
        <w:fldChar w:fldCharType="end"/>
      </w:r>
      <w:r>
        <w:rPr>
          <w:color w:val="auto"/>
        </w:rPr>
        <w:t xml:space="preserve">. Таблица представлений </w:t>
      </w:r>
      <w:r w:rsidR="0010702B">
        <w:rPr>
          <w:color w:val="auto"/>
        </w:rPr>
        <w:t xml:space="preserve">БД </w:t>
      </w:r>
      <w:proofErr w:type="spellStart"/>
      <w:r w:rsidR="0010702B">
        <w:rPr>
          <w:color w:val="auto"/>
        </w:rPr>
        <w:t>СпО</w:t>
      </w:r>
      <w:proofErr w:type="spellEnd"/>
    </w:p>
    <w:p w:rsidR="00233B15" w:rsidRPr="007D79B8" w:rsidRDefault="00233B15" w:rsidP="00233B15">
      <w:pPr>
        <w:pStyle w:val="a7"/>
        <w:spacing w:after="0"/>
        <w:rPr>
          <w:rFonts w:ascii="Arial" w:hAnsi="Arial" w:cs="Arial"/>
          <w:color w:val="auto"/>
          <w:sz w:val="20"/>
          <w:szCs w:val="20"/>
        </w:rPr>
      </w:pPr>
      <w:r w:rsidRPr="007D79B8">
        <w:rPr>
          <w:rFonts w:ascii="Arial" w:hAnsi="Arial" w:cs="Arial"/>
          <w:color w:val="auto"/>
          <w:sz w:val="20"/>
          <w:szCs w:val="20"/>
        </w:rPr>
        <w:t xml:space="preserve">Таблица </w:t>
      </w:r>
      <w:r w:rsidR="006C0BE5" w:rsidRPr="007D79B8">
        <w:rPr>
          <w:rFonts w:ascii="Arial" w:hAnsi="Arial" w:cs="Arial"/>
          <w:color w:val="auto"/>
          <w:sz w:val="20"/>
          <w:szCs w:val="20"/>
        </w:rPr>
        <w:fldChar w:fldCharType="begin"/>
      </w:r>
      <w:r w:rsidRPr="007D79B8">
        <w:rPr>
          <w:rFonts w:ascii="Arial" w:hAnsi="Arial" w:cs="Arial"/>
          <w:color w:val="auto"/>
          <w:sz w:val="20"/>
          <w:szCs w:val="20"/>
        </w:rPr>
        <w:instrText xml:space="preserve"> SEQ Таблица \* ARABIC </w:instrText>
      </w:r>
      <w:r w:rsidR="006C0BE5" w:rsidRPr="007D79B8">
        <w:rPr>
          <w:rFonts w:ascii="Arial" w:hAnsi="Arial" w:cs="Arial"/>
          <w:color w:val="auto"/>
          <w:sz w:val="20"/>
          <w:szCs w:val="20"/>
        </w:rPr>
        <w:fldChar w:fldCharType="separate"/>
      </w:r>
      <w:r w:rsidR="00EF7C1D">
        <w:rPr>
          <w:rFonts w:ascii="Arial" w:hAnsi="Arial" w:cs="Arial"/>
          <w:noProof/>
          <w:color w:val="auto"/>
          <w:sz w:val="20"/>
          <w:szCs w:val="20"/>
        </w:rPr>
        <w:t>16</w:t>
      </w:r>
      <w:r w:rsidR="006C0BE5" w:rsidRPr="007D79B8">
        <w:rPr>
          <w:rFonts w:ascii="Arial" w:hAnsi="Arial" w:cs="Arial"/>
          <w:color w:val="auto"/>
          <w:sz w:val="20"/>
          <w:szCs w:val="20"/>
        </w:rPr>
        <w:fldChar w:fldCharType="end"/>
      </w:r>
      <w:r>
        <w:rPr>
          <w:rFonts w:ascii="Arial" w:hAnsi="Arial" w:cs="Arial"/>
          <w:color w:val="auto"/>
          <w:sz w:val="20"/>
          <w:szCs w:val="20"/>
        </w:rPr>
        <w:t xml:space="preserve">. </w:t>
      </w:r>
      <w:r w:rsidRPr="007D79B8">
        <w:rPr>
          <w:rFonts w:ascii="Arial" w:hAnsi="Arial" w:cs="Arial"/>
          <w:color w:val="auto"/>
          <w:sz w:val="20"/>
          <w:szCs w:val="20"/>
        </w:rPr>
        <w:t xml:space="preserve">Перечень элементов </w:t>
      </w:r>
      <w:r>
        <w:rPr>
          <w:rFonts w:ascii="Arial" w:hAnsi="Arial" w:cs="Arial"/>
          <w:color w:val="auto"/>
          <w:sz w:val="20"/>
          <w:szCs w:val="20"/>
        </w:rPr>
        <w:t>таблицы представлений</w:t>
      </w:r>
      <w:r w:rsidRPr="007D79B8">
        <w:rPr>
          <w:rFonts w:ascii="Arial" w:hAnsi="Arial" w:cs="Arial"/>
          <w:color w:val="auto"/>
          <w:sz w:val="20"/>
          <w:szCs w:val="20"/>
        </w:rPr>
        <w:t xml:space="preserve"> </w:t>
      </w:r>
      <w:r w:rsidR="0010702B">
        <w:rPr>
          <w:rFonts w:ascii="Arial" w:hAnsi="Arial" w:cs="Arial"/>
          <w:color w:val="auto"/>
          <w:sz w:val="20"/>
          <w:szCs w:val="20"/>
        </w:rPr>
        <w:t xml:space="preserve">БД </w:t>
      </w:r>
      <w:proofErr w:type="spellStart"/>
      <w:r w:rsidR="0010702B">
        <w:rPr>
          <w:rFonts w:ascii="Arial" w:hAnsi="Arial" w:cs="Arial"/>
          <w:color w:val="auto"/>
          <w:sz w:val="20"/>
          <w:szCs w:val="20"/>
        </w:rPr>
        <w:t>СпО</w:t>
      </w:r>
      <w:proofErr w:type="spellEnd"/>
    </w:p>
    <w:tbl>
      <w:tblPr>
        <w:tblStyle w:val="a8"/>
        <w:tblW w:w="0" w:type="auto"/>
        <w:tblLook w:val="04A0"/>
      </w:tblPr>
      <w:tblGrid>
        <w:gridCol w:w="817"/>
        <w:gridCol w:w="4253"/>
        <w:gridCol w:w="4501"/>
      </w:tblGrid>
      <w:tr w:rsidR="00233B15" w:rsidRPr="005A5B1B" w:rsidTr="004307BC">
        <w:tc>
          <w:tcPr>
            <w:tcW w:w="817" w:type="dxa"/>
          </w:tcPr>
          <w:p w:rsidR="007C07C1" w:rsidRDefault="007C07C1" w:rsidP="00703EA0">
            <w:pPr>
              <w:spacing w:beforeLines="60" w:afterLines="60"/>
              <w:rPr>
                <w:rFonts w:ascii="Arial" w:eastAsiaTheme="majorEastAsia" w:hAnsi="Arial" w:cs="Arial"/>
                <w:b/>
                <w:bCs/>
                <w:color w:val="365F91" w:themeColor="accent1" w:themeShade="BF"/>
                <w:sz w:val="20"/>
                <w:szCs w:val="20"/>
              </w:rPr>
              <w:pPrChange w:id="2212" w:author="Administrator" w:date="2014-02-13T12:54:00Z">
                <w:pPr>
                  <w:keepNext/>
                  <w:keepLines/>
                  <w:spacing w:beforeLines="60" w:afterLines="60"/>
                  <w:outlineLvl w:val="0"/>
                </w:pPr>
              </w:pPrChange>
            </w:pPr>
          </w:p>
        </w:tc>
        <w:tc>
          <w:tcPr>
            <w:tcW w:w="4253" w:type="dxa"/>
          </w:tcPr>
          <w:p w:rsidR="007C07C1" w:rsidRDefault="00233B15" w:rsidP="00703EA0">
            <w:pPr>
              <w:spacing w:beforeLines="60" w:afterLines="60"/>
              <w:rPr>
                <w:rFonts w:ascii="Arial" w:hAnsi="Arial" w:cs="Arial"/>
                <w:b/>
                <w:sz w:val="20"/>
                <w:szCs w:val="20"/>
              </w:rPr>
              <w:pPrChange w:id="2213" w:author="Administrator" w:date="2014-02-13T12:54:00Z">
                <w:pPr>
                  <w:spacing w:beforeLines="60" w:afterLines="60"/>
                </w:pPr>
              </w:pPrChange>
            </w:pPr>
            <w:r w:rsidRPr="005A5B1B">
              <w:rPr>
                <w:rFonts w:ascii="Arial" w:hAnsi="Arial" w:cs="Arial"/>
                <w:b/>
                <w:sz w:val="20"/>
                <w:szCs w:val="20"/>
              </w:rPr>
              <w:t xml:space="preserve">Наименование </w:t>
            </w:r>
          </w:p>
        </w:tc>
        <w:tc>
          <w:tcPr>
            <w:tcW w:w="4501" w:type="dxa"/>
          </w:tcPr>
          <w:p w:rsidR="007C07C1" w:rsidRDefault="00233B15" w:rsidP="00703EA0">
            <w:pPr>
              <w:spacing w:beforeLines="60" w:afterLines="60"/>
              <w:rPr>
                <w:rFonts w:ascii="Arial" w:hAnsi="Arial" w:cs="Arial"/>
                <w:b/>
                <w:sz w:val="20"/>
                <w:szCs w:val="20"/>
              </w:rPr>
              <w:pPrChange w:id="2214" w:author="Administrator" w:date="2014-02-13T12:54:00Z">
                <w:pPr>
                  <w:spacing w:beforeLines="60" w:afterLines="60"/>
                </w:pPr>
              </w:pPrChange>
            </w:pPr>
            <w:r w:rsidRPr="005A5B1B">
              <w:rPr>
                <w:rFonts w:ascii="Arial" w:hAnsi="Arial" w:cs="Arial"/>
                <w:b/>
                <w:sz w:val="20"/>
                <w:szCs w:val="20"/>
              </w:rPr>
              <w:t>Тип элемента</w:t>
            </w:r>
          </w:p>
        </w:tc>
      </w:tr>
      <w:tr w:rsidR="00233B15" w:rsidRPr="005A5B1B" w:rsidTr="004307BC">
        <w:tc>
          <w:tcPr>
            <w:tcW w:w="817" w:type="dxa"/>
          </w:tcPr>
          <w:p w:rsidR="007C07C1" w:rsidRDefault="007C07C1" w:rsidP="00703EA0">
            <w:pPr>
              <w:pStyle w:val="a9"/>
              <w:numPr>
                <w:ilvl w:val="0"/>
                <w:numId w:val="25"/>
              </w:num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215" w:author="Administrator" w:date="2014-02-13T12:54:00Z">
                <w:pPr>
                  <w:pStyle w:val="a9"/>
                  <w:numPr>
                    <w:numId w:val="25"/>
                  </w:numPr>
                  <w:spacing w:beforeLines="60" w:afterLines="60"/>
                  <w:ind w:hanging="360"/>
                </w:pPr>
              </w:pPrChange>
            </w:pPr>
          </w:p>
        </w:tc>
        <w:tc>
          <w:tcPr>
            <w:tcW w:w="4253" w:type="dxa"/>
          </w:tcPr>
          <w:p w:rsidR="007C07C1" w:rsidRDefault="00233B15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216" w:author="Administrator" w:date="2014-02-13T12:54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 xml:space="preserve">Создание </w:t>
            </w:r>
          </w:p>
        </w:tc>
        <w:tc>
          <w:tcPr>
            <w:tcW w:w="4501" w:type="dxa"/>
          </w:tcPr>
          <w:p w:rsidR="007C07C1" w:rsidRDefault="00233B15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217" w:author="Administrator" w:date="2014-02-13T12:54:00Z">
                <w:pPr>
                  <w:spacing w:beforeLines="60" w:afterLines="60"/>
                </w:pPr>
              </w:pPrChange>
            </w:pPr>
            <w:r w:rsidRPr="005A5B1B">
              <w:rPr>
                <w:rFonts w:ascii="Arial" w:hAnsi="Arial" w:cs="Arial"/>
                <w:sz w:val="20"/>
                <w:szCs w:val="20"/>
              </w:rPr>
              <w:t>Кнопка</w:t>
            </w:r>
          </w:p>
        </w:tc>
      </w:tr>
      <w:tr w:rsidR="00233B15" w:rsidRPr="005A5B1B" w:rsidTr="004307BC">
        <w:tc>
          <w:tcPr>
            <w:tcW w:w="817" w:type="dxa"/>
          </w:tcPr>
          <w:p w:rsidR="007C07C1" w:rsidRDefault="007C07C1" w:rsidP="00703EA0">
            <w:pPr>
              <w:pStyle w:val="a9"/>
              <w:numPr>
                <w:ilvl w:val="0"/>
                <w:numId w:val="25"/>
              </w:num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218" w:author="Administrator" w:date="2014-02-13T12:54:00Z">
                <w:pPr>
                  <w:pStyle w:val="a9"/>
                  <w:numPr>
                    <w:numId w:val="25"/>
                  </w:numPr>
                  <w:spacing w:beforeLines="60" w:afterLines="60"/>
                  <w:ind w:hanging="360"/>
                </w:pPr>
              </w:pPrChange>
            </w:pPr>
          </w:p>
        </w:tc>
        <w:tc>
          <w:tcPr>
            <w:tcW w:w="4253" w:type="dxa"/>
          </w:tcPr>
          <w:p w:rsidR="007C07C1" w:rsidRDefault="0010702B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219" w:author="Administrator" w:date="2014-02-13T12:54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 xml:space="preserve">Редактировать </w:t>
            </w:r>
          </w:p>
        </w:tc>
        <w:tc>
          <w:tcPr>
            <w:tcW w:w="4501" w:type="dxa"/>
          </w:tcPr>
          <w:p w:rsidR="007C07C1" w:rsidRDefault="00233B15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220" w:author="Administrator" w:date="2014-02-13T12:54:00Z">
                <w:pPr>
                  <w:spacing w:beforeLines="60" w:afterLines="60"/>
                </w:pPr>
              </w:pPrChange>
            </w:pPr>
            <w:r w:rsidRPr="009A7A20">
              <w:rPr>
                <w:rFonts w:ascii="Arial" w:hAnsi="Arial" w:cs="Arial"/>
                <w:sz w:val="20"/>
                <w:szCs w:val="20"/>
              </w:rPr>
              <w:t>Кнопка</w:t>
            </w:r>
          </w:p>
        </w:tc>
      </w:tr>
      <w:tr w:rsidR="00960561" w:rsidRPr="005A5B1B" w:rsidTr="004307BC">
        <w:tc>
          <w:tcPr>
            <w:tcW w:w="817" w:type="dxa"/>
          </w:tcPr>
          <w:p w:rsidR="007C07C1" w:rsidRDefault="007C07C1" w:rsidP="00703EA0">
            <w:pPr>
              <w:pStyle w:val="a9"/>
              <w:numPr>
                <w:ilvl w:val="0"/>
                <w:numId w:val="25"/>
              </w:num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221" w:author="Administrator" w:date="2014-02-13T12:54:00Z">
                <w:pPr>
                  <w:pStyle w:val="a9"/>
                  <w:numPr>
                    <w:numId w:val="25"/>
                  </w:numPr>
                  <w:spacing w:beforeLines="60" w:afterLines="60"/>
                  <w:ind w:hanging="360"/>
                </w:pPr>
              </w:pPrChange>
            </w:pPr>
          </w:p>
        </w:tc>
        <w:tc>
          <w:tcPr>
            <w:tcW w:w="4253" w:type="dxa"/>
          </w:tcPr>
          <w:p w:rsidR="007C07C1" w:rsidRDefault="00960561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222" w:author="Administrator" w:date="2014-02-13T12:54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Краткое Название</w:t>
            </w:r>
          </w:p>
        </w:tc>
        <w:tc>
          <w:tcPr>
            <w:tcW w:w="4501" w:type="dxa"/>
          </w:tcPr>
          <w:p w:rsidR="007C07C1" w:rsidRDefault="00960561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223" w:author="Administrator" w:date="2014-02-13T12:54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см. Таблицу-15, п.9</w:t>
            </w:r>
          </w:p>
        </w:tc>
      </w:tr>
      <w:tr w:rsidR="00960561" w:rsidRPr="005A5B1B" w:rsidTr="004307BC">
        <w:tc>
          <w:tcPr>
            <w:tcW w:w="817" w:type="dxa"/>
          </w:tcPr>
          <w:p w:rsidR="007C07C1" w:rsidRDefault="007C07C1" w:rsidP="00703EA0">
            <w:pPr>
              <w:pStyle w:val="a9"/>
              <w:numPr>
                <w:ilvl w:val="0"/>
                <w:numId w:val="25"/>
              </w:num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224" w:author="Administrator" w:date="2014-02-13T12:54:00Z">
                <w:pPr>
                  <w:pStyle w:val="a9"/>
                  <w:numPr>
                    <w:numId w:val="25"/>
                  </w:numPr>
                  <w:spacing w:beforeLines="60" w:afterLines="60"/>
                  <w:ind w:hanging="360"/>
                </w:pPr>
              </w:pPrChange>
            </w:pPr>
          </w:p>
        </w:tc>
        <w:tc>
          <w:tcPr>
            <w:tcW w:w="4253" w:type="dxa"/>
          </w:tcPr>
          <w:p w:rsidR="007C07C1" w:rsidRDefault="00960561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225" w:author="Administrator" w:date="2014-02-13T12:54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Полное название</w:t>
            </w:r>
          </w:p>
        </w:tc>
        <w:tc>
          <w:tcPr>
            <w:tcW w:w="4501" w:type="dxa"/>
          </w:tcPr>
          <w:p w:rsidR="007C07C1" w:rsidRDefault="00960561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226" w:author="Administrator" w:date="2014-02-13T12:54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см. Таблицу-15, п.8</w:t>
            </w:r>
          </w:p>
        </w:tc>
      </w:tr>
      <w:tr w:rsidR="00960561" w:rsidRPr="005A5B1B" w:rsidTr="004307BC">
        <w:tc>
          <w:tcPr>
            <w:tcW w:w="817" w:type="dxa"/>
          </w:tcPr>
          <w:p w:rsidR="007C07C1" w:rsidRDefault="007C07C1" w:rsidP="00703EA0">
            <w:pPr>
              <w:pStyle w:val="a9"/>
              <w:numPr>
                <w:ilvl w:val="0"/>
                <w:numId w:val="25"/>
              </w:num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227" w:author="Administrator" w:date="2014-02-13T12:54:00Z">
                <w:pPr>
                  <w:pStyle w:val="a9"/>
                  <w:numPr>
                    <w:numId w:val="25"/>
                  </w:numPr>
                  <w:spacing w:beforeLines="60" w:afterLines="60"/>
                  <w:ind w:hanging="360"/>
                </w:pPr>
              </w:pPrChange>
            </w:pPr>
          </w:p>
        </w:tc>
        <w:tc>
          <w:tcPr>
            <w:tcW w:w="4253" w:type="dxa"/>
          </w:tcPr>
          <w:p w:rsidR="007C07C1" w:rsidRDefault="00960561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228" w:author="Administrator" w:date="2014-02-13T12:54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Почтовый адрес</w:t>
            </w:r>
          </w:p>
        </w:tc>
        <w:tc>
          <w:tcPr>
            <w:tcW w:w="4501" w:type="dxa"/>
          </w:tcPr>
          <w:p w:rsidR="007C07C1" w:rsidRDefault="00960561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229" w:author="Administrator" w:date="2014-02-13T12:54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см. Таблицу-15, п.14-19</w:t>
            </w:r>
          </w:p>
        </w:tc>
      </w:tr>
    </w:tbl>
    <w:p w:rsidR="00233B15" w:rsidRDefault="00233B15" w:rsidP="00233B15"/>
    <w:p w:rsidR="007C07C1" w:rsidRDefault="00233B15" w:rsidP="00D84677">
      <w:pPr>
        <w:pStyle w:val="a3"/>
        <w:numPr>
          <w:ilvl w:val="0"/>
          <w:numId w:val="1"/>
        </w:numPr>
        <w:spacing w:beforeLines="60" w:after="60"/>
        <w:rPr>
          <w:rFonts w:ascii="Times New Roman" w:hAnsi="Times New Roman" w:cs="Times New Roman"/>
          <w:b/>
          <w:i w:val="0"/>
          <w:color w:val="auto"/>
        </w:rPr>
      </w:pPr>
      <w:r>
        <w:rPr>
          <w:rFonts w:ascii="Times New Roman" w:hAnsi="Times New Roman" w:cs="Times New Roman"/>
          <w:b/>
          <w:i w:val="0"/>
          <w:color w:val="auto"/>
        </w:rPr>
        <w:t xml:space="preserve">БД </w:t>
      </w:r>
      <w:r w:rsidR="007665F2">
        <w:rPr>
          <w:rFonts w:ascii="Times New Roman" w:hAnsi="Times New Roman" w:cs="Times New Roman"/>
          <w:b/>
          <w:i w:val="0"/>
          <w:color w:val="auto"/>
        </w:rPr>
        <w:t>Нумератор: Счетчик</w:t>
      </w:r>
    </w:p>
    <w:p w:rsidR="007C07C1" w:rsidRDefault="00233B15" w:rsidP="00703EA0">
      <w:pPr>
        <w:pStyle w:val="a3"/>
        <w:numPr>
          <w:ilvl w:val="1"/>
          <w:numId w:val="1"/>
        </w:numPr>
        <w:spacing w:beforeLines="60" w:after="60"/>
        <w:rPr>
          <w:rFonts w:ascii="Times New Roman" w:hAnsi="Times New Roman" w:cs="Times New Roman"/>
          <w:b/>
          <w:color w:val="auto"/>
        </w:rPr>
      </w:pPr>
      <w:r>
        <w:rPr>
          <w:rFonts w:ascii="Times New Roman" w:hAnsi="Times New Roman" w:cs="Times New Roman"/>
          <w:b/>
          <w:color w:val="auto"/>
        </w:rPr>
        <w:t xml:space="preserve">Форма </w:t>
      </w:r>
      <w:r w:rsidR="002250D0">
        <w:rPr>
          <w:rFonts w:ascii="Times New Roman" w:hAnsi="Times New Roman" w:cs="Times New Roman"/>
          <w:b/>
          <w:color w:val="auto"/>
        </w:rPr>
        <w:t>Счетчика</w:t>
      </w:r>
    </w:p>
    <w:p w:rsidR="00233B15" w:rsidRDefault="00FB777F" w:rsidP="00233B15">
      <w:r>
        <w:rPr>
          <w:noProof/>
        </w:rPr>
        <w:drawing>
          <wp:inline distT="0" distB="0" distL="0" distR="0">
            <wp:extent cx="664845" cy="379730"/>
            <wp:effectExtent l="19050" t="19050" r="20955" b="2032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" cy="3797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33B15" w:rsidRPr="006022F7" w:rsidRDefault="00233B15" w:rsidP="00233B15">
      <w:pPr>
        <w:pStyle w:val="a7"/>
        <w:rPr>
          <w:rFonts w:ascii="Arial" w:hAnsi="Arial" w:cs="Arial"/>
          <w:color w:val="auto"/>
          <w:sz w:val="20"/>
          <w:szCs w:val="20"/>
        </w:rPr>
      </w:pPr>
      <w:r w:rsidRPr="00320C9C">
        <w:rPr>
          <w:color w:val="auto"/>
        </w:rPr>
        <w:t xml:space="preserve">Рисунок </w:t>
      </w:r>
      <w:r w:rsidR="006C0BE5" w:rsidRPr="00320C9C">
        <w:rPr>
          <w:color w:val="auto"/>
        </w:rPr>
        <w:fldChar w:fldCharType="begin"/>
      </w:r>
      <w:r w:rsidRPr="00320C9C">
        <w:rPr>
          <w:color w:val="auto"/>
        </w:rPr>
        <w:instrText xml:space="preserve"> SEQ Рисунок \* ARABIC </w:instrText>
      </w:r>
      <w:r w:rsidR="006C0BE5" w:rsidRPr="00320C9C">
        <w:rPr>
          <w:color w:val="auto"/>
        </w:rPr>
        <w:fldChar w:fldCharType="separate"/>
      </w:r>
      <w:r w:rsidR="00887424">
        <w:rPr>
          <w:noProof/>
          <w:color w:val="auto"/>
        </w:rPr>
        <w:t>79</w:t>
      </w:r>
      <w:r w:rsidR="006C0BE5" w:rsidRPr="00320C9C">
        <w:rPr>
          <w:color w:val="auto"/>
        </w:rPr>
        <w:fldChar w:fldCharType="end"/>
      </w:r>
      <w:r>
        <w:rPr>
          <w:color w:val="auto"/>
        </w:rPr>
        <w:t xml:space="preserve">. Кнопки формы </w:t>
      </w:r>
      <w:r w:rsidR="002250D0">
        <w:rPr>
          <w:color w:val="auto"/>
        </w:rPr>
        <w:t>Счетчика</w:t>
      </w:r>
      <w:r w:rsidR="004963FC">
        <w:rPr>
          <w:color w:val="auto"/>
        </w:rPr>
        <w:t>, режим чтения</w:t>
      </w:r>
    </w:p>
    <w:p w:rsidR="00233B15" w:rsidRDefault="00FB777F" w:rsidP="00233B15">
      <w:r>
        <w:rPr>
          <w:noProof/>
        </w:rPr>
        <w:drawing>
          <wp:inline distT="0" distB="0" distL="0" distR="0">
            <wp:extent cx="700405" cy="368300"/>
            <wp:effectExtent l="19050" t="19050" r="23495" b="1270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0405" cy="368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33B15" w:rsidRPr="006022F7" w:rsidRDefault="00233B15" w:rsidP="00233B15">
      <w:pPr>
        <w:pStyle w:val="a7"/>
        <w:rPr>
          <w:rFonts w:ascii="Arial" w:hAnsi="Arial" w:cs="Arial"/>
          <w:color w:val="auto"/>
          <w:sz w:val="20"/>
          <w:szCs w:val="20"/>
        </w:rPr>
      </w:pPr>
      <w:r w:rsidRPr="00320C9C">
        <w:rPr>
          <w:color w:val="auto"/>
        </w:rPr>
        <w:t xml:space="preserve">Рисунок </w:t>
      </w:r>
      <w:r w:rsidR="006C0BE5" w:rsidRPr="00320C9C">
        <w:rPr>
          <w:color w:val="auto"/>
        </w:rPr>
        <w:fldChar w:fldCharType="begin"/>
      </w:r>
      <w:r w:rsidRPr="00320C9C">
        <w:rPr>
          <w:color w:val="auto"/>
        </w:rPr>
        <w:instrText xml:space="preserve"> SEQ Рисунок \* ARABIC </w:instrText>
      </w:r>
      <w:r w:rsidR="006C0BE5" w:rsidRPr="00320C9C">
        <w:rPr>
          <w:color w:val="auto"/>
        </w:rPr>
        <w:fldChar w:fldCharType="separate"/>
      </w:r>
      <w:r w:rsidR="00887424">
        <w:rPr>
          <w:noProof/>
          <w:color w:val="auto"/>
        </w:rPr>
        <w:t>80</w:t>
      </w:r>
      <w:r w:rsidR="006C0BE5" w:rsidRPr="00320C9C">
        <w:rPr>
          <w:color w:val="auto"/>
        </w:rPr>
        <w:fldChar w:fldCharType="end"/>
      </w:r>
      <w:r>
        <w:rPr>
          <w:color w:val="auto"/>
        </w:rPr>
        <w:t xml:space="preserve">. Кнопки формы </w:t>
      </w:r>
      <w:r w:rsidR="002250D0">
        <w:rPr>
          <w:color w:val="auto"/>
        </w:rPr>
        <w:t>Счетчика</w:t>
      </w:r>
      <w:r w:rsidR="004963FC">
        <w:rPr>
          <w:color w:val="auto"/>
        </w:rPr>
        <w:t>, режим редактирования</w:t>
      </w:r>
    </w:p>
    <w:p w:rsidR="00233B15" w:rsidRDefault="00FB777F">
      <w:r>
        <w:rPr>
          <w:noProof/>
        </w:rPr>
        <w:lastRenderedPageBreak/>
        <w:drawing>
          <wp:inline distT="0" distB="0" distL="0" distR="0">
            <wp:extent cx="5937885" cy="7635875"/>
            <wp:effectExtent l="19050" t="19050" r="24765" b="2222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76358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250D0" w:rsidRPr="006022F7" w:rsidRDefault="002250D0" w:rsidP="002250D0">
      <w:pPr>
        <w:pStyle w:val="a7"/>
        <w:rPr>
          <w:rFonts w:ascii="Arial" w:hAnsi="Arial" w:cs="Arial"/>
          <w:color w:val="auto"/>
          <w:sz w:val="20"/>
          <w:szCs w:val="20"/>
        </w:rPr>
      </w:pPr>
      <w:r w:rsidRPr="00320C9C">
        <w:rPr>
          <w:color w:val="auto"/>
        </w:rPr>
        <w:t xml:space="preserve">Рисунок </w:t>
      </w:r>
      <w:r w:rsidR="006C0BE5" w:rsidRPr="00320C9C">
        <w:rPr>
          <w:color w:val="auto"/>
        </w:rPr>
        <w:fldChar w:fldCharType="begin"/>
      </w:r>
      <w:r w:rsidRPr="00320C9C">
        <w:rPr>
          <w:color w:val="auto"/>
        </w:rPr>
        <w:instrText xml:space="preserve"> SEQ Рисунок \* ARABIC </w:instrText>
      </w:r>
      <w:r w:rsidR="006C0BE5" w:rsidRPr="00320C9C">
        <w:rPr>
          <w:color w:val="auto"/>
        </w:rPr>
        <w:fldChar w:fldCharType="separate"/>
      </w:r>
      <w:r w:rsidR="00887424">
        <w:rPr>
          <w:noProof/>
          <w:color w:val="auto"/>
        </w:rPr>
        <w:t>81</w:t>
      </w:r>
      <w:r w:rsidR="006C0BE5" w:rsidRPr="00320C9C">
        <w:rPr>
          <w:color w:val="auto"/>
        </w:rPr>
        <w:fldChar w:fldCharType="end"/>
      </w:r>
      <w:r>
        <w:rPr>
          <w:color w:val="auto"/>
        </w:rPr>
        <w:t>. Форма Счетчика</w:t>
      </w:r>
    </w:p>
    <w:p w:rsidR="002250D0" w:rsidRPr="007D79B8" w:rsidRDefault="002250D0" w:rsidP="002250D0">
      <w:pPr>
        <w:pStyle w:val="a7"/>
        <w:spacing w:after="0"/>
        <w:rPr>
          <w:rFonts w:ascii="Arial" w:hAnsi="Arial" w:cs="Arial"/>
          <w:color w:val="auto"/>
          <w:sz w:val="20"/>
          <w:szCs w:val="20"/>
        </w:rPr>
      </w:pPr>
      <w:r w:rsidRPr="007D79B8">
        <w:rPr>
          <w:rFonts w:ascii="Arial" w:hAnsi="Arial" w:cs="Arial"/>
          <w:color w:val="auto"/>
          <w:sz w:val="20"/>
          <w:szCs w:val="20"/>
        </w:rPr>
        <w:t xml:space="preserve">Таблица </w:t>
      </w:r>
      <w:r w:rsidR="006C0BE5" w:rsidRPr="007D79B8">
        <w:rPr>
          <w:rFonts w:ascii="Arial" w:hAnsi="Arial" w:cs="Arial"/>
          <w:color w:val="auto"/>
          <w:sz w:val="20"/>
          <w:szCs w:val="20"/>
        </w:rPr>
        <w:fldChar w:fldCharType="begin"/>
      </w:r>
      <w:r w:rsidRPr="007D79B8">
        <w:rPr>
          <w:rFonts w:ascii="Arial" w:hAnsi="Arial" w:cs="Arial"/>
          <w:color w:val="auto"/>
          <w:sz w:val="20"/>
          <w:szCs w:val="20"/>
        </w:rPr>
        <w:instrText xml:space="preserve"> SEQ Таблица \* ARABIC </w:instrText>
      </w:r>
      <w:r w:rsidR="006C0BE5" w:rsidRPr="007D79B8">
        <w:rPr>
          <w:rFonts w:ascii="Arial" w:hAnsi="Arial" w:cs="Arial"/>
          <w:color w:val="auto"/>
          <w:sz w:val="20"/>
          <w:szCs w:val="20"/>
        </w:rPr>
        <w:fldChar w:fldCharType="separate"/>
      </w:r>
      <w:r w:rsidR="00EF7C1D">
        <w:rPr>
          <w:rFonts w:ascii="Arial" w:hAnsi="Arial" w:cs="Arial"/>
          <w:noProof/>
          <w:color w:val="auto"/>
          <w:sz w:val="20"/>
          <w:szCs w:val="20"/>
        </w:rPr>
        <w:t>17</w:t>
      </w:r>
      <w:r w:rsidR="006C0BE5" w:rsidRPr="007D79B8">
        <w:rPr>
          <w:rFonts w:ascii="Arial" w:hAnsi="Arial" w:cs="Arial"/>
          <w:color w:val="auto"/>
          <w:sz w:val="20"/>
          <w:szCs w:val="20"/>
        </w:rPr>
        <w:fldChar w:fldCharType="end"/>
      </w:r>
      <w:r>
        <w:rPr>
          <w:rFonts w:ascii="Arial" w:hAnsi="Arial" w:cs="Arial"/>
          <w:color w:val="auto"/>
          <w:sz w:val="20"/>
          <w:szCs w:val="20"/>
        </w:rPr>
        <w:t xml:space="preserve">. </w:t>
      </w:r>
      <w:r w:rsidRPr="007D79B8">
        <w:rPr>
          <w:rFonts w:ascii="Arial" w:hAnsi="Arial" w:cs="Arial"/>
          <w:color w:val="auto"/>
          <w:sz w:val="20"/>
          <w:szCs w:val="20"/>
        </w:rPr>
        <w:t xml:space="preserve">Перечень элементов формы </w:t>
      </w:r>
      <w:r>
        <w:rPr>
          <w:rFonts w:ascii="Arial" w:hAnsi="Arial" w:cs="Arial"/>
          <w:color w:val="auto"/>
          <w:sz w:val="20"/>
          <w:szCs w:val="20"/>
        </w:rPr>
        <w:t>Счетчика</w:t>
      </w:r>
    </w:p>
    <w:p w:rsidR="00233B15" w:rsidRDefault="00233B15"/>
    <w:tbl>
      <w:tblPr>
        <w:tblW w:w="0" w:type="auto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817"/>
        <w:gridCol w:w="2711"/>
        <w:gridCol w:w="1260"/>
        <w:gridCol w:w="4500"/>
      </w:tblGrid>
      <w:tr w:rsidR="00960561" w:rsidRPr="005A5B1B" w:rsidTr="005937A1">
        <w:tc>
          <w:tcPr>
            <w:tcW w:w="817" w:type="dxa"/>
          </w:tcPr>
          <w:p w:rsidR="007C07C1" w:rsidRDefault="007C07C1" w:rsidP="00703EA0">
            <w:pPr>
              <w:spacing w:beforeLines="60" w:afterLines="60"/>
              <w:rPr>
                <w:rFonts w:ascii="Arial" w:eastAsiaTheme="majorEastAsia" w:hAnsi="Arial" w:cs="Arial"/>
                <w:b/>
                <w:bCs/>
                <w:color w:val="365F91" w:themeColor="accent1" w:themeShade="BF"/>
                <w:sz w:val="20"/>
                <w:szCs w:val="20"/>
              </w:rPr>
              <w:pPrChange w:id="2230" w:author="Administrator" w:date="2014-02-13T12:54:00Z">
                <w:pPr>
                  <w:keepNext/>
                  <w:keepLines/>
                  <w:spacing w:beforeLines="60" w:afterLines="60"/>
                  <w:outlineLvl w:val="0"/>
                </w:pPr>
              </w:pPrChange>
            </w:pPr>
          </w:p>
        </w:tc>
        <w:tc>
          <w:tcPr>
            <w:tcW w:w="2711" w:type="dxa"/>
          </w:tcPr>
          <w:p w:rsidR="007C07C1" w:rsidRDefault="00960561" w:rsidP="00703EA0">
            <w:pPr>
              <w:spacing w:beforeLines="60" w:afterLines="6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37C78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Наименование </w:t>
            </w:r>
          </w:p>
        </w:tc>
        <w:tc>
          <w:tcPr>
            <w:tcW w:w="1260" w:type="dxa"/>
          </w:tcPr>
          <w:p w:rsidR="007C07C1" w:rsidRDefault="00960561" w:rsidP="00703EA0">
            <w:pPr>
              <w:spacing w:beforeLines="60" w:afterLines="60"/>
              <w:rPr>
                <w:rFonts w:ascii="Arial" w:hAnsi="Arial" w:cs="Arial"/>
                <w:b/>
                <w:bCs/>
                <w:sz w:val="20"/>
                <w:szCs w:val="20"/>
              </w:rPr>
              <w:pPrChange w:id="2231" w:author="Administrator" w:date="2014-02-13T12:54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b/>
                <w:bCs/>
                <w:sz w:val="20"/>
                <w:szCs w:val="20"/>
              </w:rPr>
              <w:t>Тип элемента</w:t>
            </w:r>
          </w:p>
        </w:tc>
        <w:tc>
          <w:tcPr>
            <w:tcW w:w="4500" w:type="dxa"/>
          </w:tcPr>
          <w:p w:rsidR="007C07C1" w:rsidRDefault="00960561" w:rsidP="00703EA0">
            <w:pPr>
              <w:spacing w:beforeLines="60" w:afterLines="60"/>
              <w:rPr>
                <w:rFonts w:ascii="Arial" w:hAnsi="Arial" w:cs="Arial"/>
                <w:b/>
                <w:bCs/>
                <w:sz w:val="20"/>
                <w:szCs w:val="20"/>
              </w:rPr>
              <w:pPrChange w:id="2232" w:author="Administrator" w:date="2014-02-13T12:54:00Z">
                <w:pPr>
                  <w:spacing w:beforeLines="60" w:afterLines="60"/>
                </w:pPr>
              </w:pPrChange>
            </w:pPr>
            <w:r w:rsidRPr="006A4D9B">
              <w:rPr>
                <w:rFonts w:ascii="Arial" w:hAnsi="Arial" w:cs="Arial"/>
                <w:sz w:val="20"/>
                <w:szCs w:val="20"/>
              </w:rPr>
              <w:t xml:space="preserve">относительно </w:t>
            </w:r>
            <w:proofErr w:type="spellStart"/>
            <w:r w:rsidRPr="006A4D9B">
              <w:rPr>
                <w:rFonts w:ascii="Arial" w:hAnsi="Arial" w:cs="Arial"/>
                <w:b/>
                <w:bCs/>
                <w:sz w:val="20"/>
                <w:szCs w:val="20"/>
              </w:rPr>
              <w:t>Num_Counter</w:t>
            </w:r>
            <w:proofErr w:type="spellEnd"/>
          </w:p>
        </w:tc>
      </w:tr>
      <w:tr w:rsidR="00960561" w:rsidRPr="005A5B1B" w:rsidTr="005937A1">
        <w:tc>
          <w:tcPr>
            <w:tcW w:w="817" w:type="dxa"/>
          </w:tcPr>
          <w:p w:rsidR="007C07C1" w:rsidRDefault="007C07C1" w:rsidP="00D84677">
            <w:pPr>
              <w:pStyle w:val="a9"/>
              <w:numPr>
                <w:ilvl w:val="0"/>
                <w:numId w:val="26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711" w:type="dxa"/>
          </w:tcPr>
          <w:p w:rsidR="007C07C1" w:rsidRDefault="00960561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Выйти</w:t>
            </w:r>
          </w:p>
        </w:tc>
        <w:tc>
          <w:tcPr>
            <w:tcW w:w="1260" w:type="dxa"/>
          </w:tcPr>
          <w:p w:rsidR="007C07C1" w:rsidRDefault="00960561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233" w:author="Administrator" w:date="2014-02-13T12:54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Кнопка</w:t>
            </w:r>
          </w:p>
        </w:tc>
        <w:tc>
          <w:tcPr>
            <w:tcW w:w="4500" w:type="dxa"/>
          </w:tcPr>
          <w:p w:rsidR="007C07C1" w:rsidRDefault="007C07C1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234" w:author="Administrator" w:date="2014-02-13T12:54:00Z">
                <w:pPr>
                  <w:spacing w:beforeLines="60" w:afterLines="60"/>
                </w:pPr>
              </w:pPrChange>
            </w:pPr>
          </w:p>
        </w:tc>
      </w:tr>
      <w:tr w:rsidR="00960561" w:rsidRPr="005A5B1B" w:rsidTr="005937A1">
        <w:tc>
          <w:tcPr>
            <w:tcW w:w="817" w:type="dxa"/>
          </w:tcPr>
          <w:p w:rsidR="007C07C1" w:rsidRDefault="007C07C1" w:rsidP="00703EA0">
            <w:pPr>
              <w:pStyle w:val="a9"/>
              <w:numPr>
                <w:ilvl w:val="0"/>
                <w:numId w:val="26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235" w:author="Administrator" w:date="2014-02-13T12:54:00Z">
                <w:pPr>
                  <w:pStyle w:val="a9"/>
                  <w:numPr>
                    <w:numId w:val="26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711" w:type="dxa"/>
          </w:tcPr>
          <w:p w:rsidR="007C07C1" w:rsidRDefault="00960561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236" w:author="Administrator" w:date="2014-02-13T12:54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Редактировать</w:t>
            </w:r>
          </w:p>
        </w:tc>
        <w:tc>
          <w:tcPr>
            <w:tcW w:w="1260" w:type="dxa"/>
          </w:tcPr>
          <w:p w:rsidR="007C07C1" w:rsidRDefault="00960561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237" w:author="Administrator" w:date="2014-02-13T12:54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Кнопка</w:t>
            </w:r>
          </w:p>
        </w:tc>
        <w:tc>
          <w:tcPr>
            <w:tcW w:w="4500" w:type="dxa"/>
          </w:tcPr>
          <w:p w:rsidR="007C07C1" w:rsidRDefault="007C07C1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238" w:author="Administrator" w:date="2014-02-13T12:54:00Z">
                <w:pPr>
                  <w:spacing w:beforeLines="60" w:afterLines="60"/>
                </w:pPr>
              </w:pPrChange>
            </w:pPr>
          </w:p>
        </w:tc>
      </w:tr>
      <w:tr w:rsidR="00960561" w:rsidRPr="005A5B1B" w:rsidTr="005937A1">
        <w:tc>
          <w:tcPr>
            <w:tcW w:w="817" w:type="dxa"/>
          </w:tcPr>
          <w:p w:rsidR="007C07C1" w:rsidRDefault="007C07C1" w:rsidP="00703EA0">
            <w:pPr>
              <w:pStyle w:val="a9"/>
              <w:numPr>
                <w:ilvl w:val="0"/>
                <w:numId w:val="26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239" w:author="Administrator" w:date="2014-02-13T12:54:00Z">
                <w:pPr>
                  <w:pStyle w:val="a9"/>
                  <w:numPr>
                    <w:numId w:val="26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711" w:type="dxa"/>
          </w:tcPr>
          <w:p w:rsidR="007C07C1" w:rsidRDefault="00960561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240" w:author="Administrator" w:date="2014-02-13T12:54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Выйти</w:t>
            </w:r>
          </w:p>
        </w:tc>
        <w:tc>
          <w:tcPr>
            <w:tcW w:w="1260" w:type="dxa"/>
          </w:tcPr>
          <w:p w:rsidR="007C07C1" w:rsidRDefault="00960561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241" w:author="Administrator" w:date="2014-02-13T12:54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Кнопка</w:t>
            </w:r>
          </w:p>
        </w:tc>
        <w:tc>
          <w:tcPr>
            <w:tcW w:w="4500" w:type="dxa"/>
          </w:tcPr>
          <w:p w:rsidR="007C07C1" w:rsidRDefault="007C07C1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242" w:author="Administrator" w:date="2014-02-13T12:54:00Z">
                <w:pPr>
                  <w:spacing w:beforeLines="60" w:afterLines="60"/>
                </w:pPr>
              </w:pPrChange>
            </w:pPr>
          </w:p>
        </w:tc>
      </w:tr>
      <w:tr w:rsidR="00960561" w:rsidRPr="005A5B1B" w:rsidTr="005937A1">
        <w:tc>
          <w:tcPr>
            <w:tcW w:w="817" w:type="dxa"/>
          </w:tcPr>
          <w:p w:rsidR="007C07C1" w:rsidRDefault="007C07C1" w:rsidP="00703EA0">
            <w:pPr>
              <w:pStyle w:val="a9"/>
              <w:numPr>
                <w:ilvl w:val="0"/>
                <w:numId w:val="26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243" w:author="Administrator" w:date="2014-02-13T12:54:00Z">
                <w:pPr>
                  <w:pStyle w:val="a9"/>
                  <w:numPr>
                    <w:numId w:val="26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711" w:type="dxa"/>
          </w:tcPr>
          <w:p w:rsidR="007C07C1" w:rsidRDefault="00960561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244" w:author="Administrator" w:date="2014-02-13T12:54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Сохранить</w:t>
            </w:r>
          </w:p>
        </w:tc>
        <w:tc>
          <w:tcPr>
            <w:tcW w:w="1260" w:type="dxa"/>
          </w:tcPr>
          <w:p w:rsidR="007C07C1" w:rsidRDefault="00960561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245" w:author="Administrator" w:date="2014-02-13T12:54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Кнопка</w:t>
            </w:r>
          </w:p>
        </w:tc>
        <w:tc>
          <w:tcPr>
            <w:tcW w:w="4500" w:type="dxa"/>
          </w:tcPr>
          <w:p w:rsidR="007C07C1" w:rsidRDefault="007C07C1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246" w:author="Administrator" w:date="2014-02-13T12:54:00Z">
                <w:pPr>
                  <w:spacing w:beforeLines="60" w:afterLines="60"/>
                </w:pPr>
              </w:pPrChange>
            </w:pPr>
          </w:p>
        </w:tc>
      </w:tr>
      <w:tr w:rsidR="00960561" w:rsidRPr="005A5B1B" w:rsidTr="005937A1">
        <w:tc>
          <w:tcPr>
            <w:tcW w:w="817" w:type="dxa"/>
          </w:tcPr>
          <w:p w:rsidR="007C07C1" w:rsidRDefault="007C07C1" w:rsidP="00703EA0">
            <w:pPr>
              <w:pStyle w:val="a9"/>
              <w:numPr>
                <w:ilvl w:val="0"/>
                <w:numId w:val="26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247" w:author="Administrator" w:date="2014-02-13T12:54:00Z">
                <w:pPr>
                  <w:pStyle w:val="a9"/>
                  <w:numPr>
                    <w:numId w:val="26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711" w:type="dxa"/>
          </w:tcPr>
          <w:p w:rsidR="007C07C1" w:rsidRDefault="00960561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  <w:lang w:val="en-US"/>
              </w:rPr>
              <w:pPrChange w:id="2248" w:author="Administrator" w:date="2014-02-13T12:54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  <w:lang w:val="en-US"/>
              </w:rPr>
              <w:t>&lt;</w:t>
            </w:r>
            <w:r w:rsidRPr="00937C78">
              <w:rPr>
                <w:rFonts w:ascii="Arial" w:hAnsi="Arial" w:cs="Arial"/>
                <w:sz w:val="20"/>
                <w:szCs w:val="20"/>
              </w:rPr>
              <w:t>…</w:t>
            </w:r>
            <w:r w:rsidRPr="00937C78">
              <w:rPr>
                <w:rFonts w:ascii="Arial" w:hAnsi="Arial" w:cs="Arial"/>
                <w:sz w:val="20"/>
                <w:szCs w:val="20"/>
                <w:lang w:val="en-US"/>
              </w:rPr>
              <w:t>&gt;</w:t>
            </w:r>
          </w:p>
        </w:tc>
        <w:tc>
          <w:tcPr>
            <w:tcW w:w="1260" w:type="dxa"/>
          </w:tcPr>
          <w:p w:rsidR="007C07C1" w:rsidRDefault="007C07C1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249" w:author="Administrator" w:date="2014-02-13T12:54:00Z">
                <w:pPr>
                  <w:spacing w:beforeLines="60" w:afterLines="60"/>
                </w:pPr>
              </w:pPrChange>
            </w:pPr>
          </w:p>
        </w:tc>
        <w:tc>
          <w:tcPr>
            <w:tcW w:w="4500" w:type="dxa"/>
          </w:tcPr>
          <w:p w:rsidR="007C07C1" w:rsidRDefault="007C07C1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250" w:author="Administrator" w:date="2014-02-13T12:54:00Z">
                <w:pPr>
                  <w:spacing w:beforeLines="60" w:afterLines="60"/>
                </w:pPr>
              </w:pPrChange>
            </w:pPr>
          </w:p>
        </w:tc>
      </w:tr>
      <w:tr w:rsidR="00960561" w:rsidRPr="005A5B1B" w:rsidTr="005937A1">
        <w:tc>
          <w:tcPr>
            <w:tcW w:w="817" w:type="dxa"/>
          </w:tcPr>
          <w:p w:rsidR="007C07C1" w:rsidRDefault="007C07C1" w:rsidP="00703EA0">
            <w:pPr>
              <w:pStyle w:val="a9"/>
              <w:numPr>
                <w:ilvl w:val="0"/>
                <w:numId w:val="26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251" w:author="Administrator" w:date="2014-02-13T12:54:00Z">
                <w:pPr>
                  <w:pStyle w:val="a9"/>
                  <w:numPr>
                    <w:numId w:val="26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711" w:type="dxa"/>
          </w:tcPr>
          <w:p w:rsidR="007C07C1" w:rsidRDefault="00960561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252" w:author="Administrator" w:date="2014-02-13T12:54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Счетчик</w:t>
            </w:r>
          </w:p>
        </w:tc>
        <w:tc>
          <w:tcPr>
            <w:tcW w:w="1260" w:type="dxa"/>
          </w:tcPr>
          <w:p w:rsidR="007C07C1" w:rsidRDefault="007C07C1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253" w:author="Administrator" w:date="2014-02-13T12:54:00Z">
                <w:pPr>
                  <w:spacing w:beforeLines="60" w:afterLines="60"/>
                </w:pPr>
              </w:pPrChange>
            </w:pPr>
          </w:p>
        </w:tc>
        <w:tc>
          <w:tcPr>
            <w:tcW w:w="4500" w:type="dxa"/>
          </w:tcPr>
          <w:p w:rsidR="007C07C1" w:rsidRDefault="007C07C1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254" w:author="Administrator" w:date="2014-02-13T12:54:00Z">
                <w:pPr>
                  <w:spacing w:beforeLines="60" w:afterLines="60"/>
                </w:pPr>
              </w:pPrChange>
            </w:pPr>
          </w:p>
        </w:tc>
      </w:tr>
      <w:tr w:rsidR="00960561" w:rsidRPr="005A5B1B" w:rsidTr="005937A1">
        <w:tc>
          <w:tcPr>
            <w:tcW w:w="817" w:type="dxa"/>
          </w:tcPr>
          <w:p w:rsidR="007C07C1" w:rsidRDefault="007C07C1" w:rsidP="00703EA0">
            <w:pPr>
              <w:pStyle w:val="a9"/>
              <w:numPr>
                <w:ilvl w:val="0"/>
                <w:numId w:val="26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255" w:author="Administrator" w:date="2014-02-13T12:54:00Z">
                <w:pPr>
                  <w:pStyle w:val="a9"/>
                  <w:numPr>
                    <w:numId w:val="26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711" w:type="dxa"/>
          </w:tcPr>
          <w:p w:rsidR="007C07C1" w:rsidRDefault="00960561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256" w:author="Administrator" w:date="2014-02-13T12:54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Программа</w:t>
            </w:r>
          </w:p>
        </w:tc>
        <w:tc>
          <w:tcPr>
            <w:tcW w:w="1260" w:type="dxa"/>
          </w:tcPr>
          <w:p w:rsidR="007C07C1" w:rsidRDefault="00960561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257" w:author="Administrator" w:date="2014-02-13T12:54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4500" w:type="dxa"/>
          </w:tcPr>
          <w:p w:rsidR="007C07C1" w:rsidRDefault="00960561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  <w:lang w:val="en-US"/>
              </w:rPr>
              <w:pPrChange w:id="2258" w:author="Administrator" w:date="2014-02-13T12:54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$.</w:t>
            </w:r>
            <w:proofErr w:type="spellStart"/>
            <w:r w:rsidRPr="006A4D9B">
              <w:rPr>
                <w:rFonts w:ascii="Arial" w:hAnsi="Arial" w:cs="Arial"/>
                <w:sz w:val="20"/>
                <w:szCs w:val="20"/>
                <w:lang w:val="en-US"/>
              </w:rPr>
              <w:t>UsedForModule</w:t>
            </w:r>
            <w:proofErr w:type="spellEnd"/>
          </w:p>
        </w:tc>
      </w:tr>
      <w:tr w:rsidR="00960561" w:rsidRPr="005A5B1B" w:rsidTr="005937A1">
        <w:tc>
          <w:tcPr>
            <w:tcW w:w="817" w:type="dxa"/>
          </w:tcPr>
          <w:p w:rsidR="007C07C1" w:rsidRDefault="007C07C1" w:rsidP="00703EA0">
            <w:pPr>
              <w:pStyle w:val="a9"/>
              <w:numPr>
                <w:ilvl w:val="0"/>
                <w:numId w:val="26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259" w:author="Administrator" w:date="2014-02-13T12:54:00Z">
                <w:pPr>
                  <w:pStyle w:val="a9"/>
                  <w:numPr>
                    <w:numId w:val="26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711" w:type="dxa"/>
          </w:tcPr>
          <w:p w:rsidR="007C07C1" w:rsidRDefault="00960561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260" w:author="Administrator" w:date="2014-02-13T12:54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Работа локально</w:t>
            </w:r>
          </w:p>
        </w:tc>
        <w:tc>
          <w:tcPr>
            <w:tcW w:w="1260" w:type="dxa"/>
          </w:tcPr>
          <w:p w:rsidR="007C07C1" w:rsidRDefault="00960561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261" w:author="Administrator" w:date="2014-02-13T12:54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4500" w:type="dxa"/>
          </w:tcPr>
          <w:p w:rsidR="007C07C1" w:rsidRDefault="00960561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262" w:author="Administrator" w:date="2014-02-13T12:54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не поддерживаем</w:t>
            </w:r>
          </w:p>
        </w:tc>
      </w:tr>
      <w:tr w:rsidR="00960561" w:rsidRPr="005A5B1B" w:rsidTr="005937A1">
        <w:tc>
          <w:tcPr>
            <w:tcW w:w="817" w:type="dxa"/>
          </w:tcPr>
          <w:p w:rsidR="007C07C1" w:rsidRDefault="007C07C1" w:rsidP="00703EA0">
            <w:pPr>
              <w:pStyle w:val="a9"/>
              <w:numPr>
                <w:ilvl w:val="0"/>
                <w:numId w:val="26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263" w:author="Administrator" w:date="2014-02-13T12:54:00Z">
                <w:pPr>
                  <w:pStyle w:val="a9"/>
                  <w:numPr>
                    <w:numId w:val="26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711" w:type="dxa"/>
          </w:tcPr>
          <w:p w:rsidR="00960561" w:rsidRPr="00937C78" w:rsidRDefault="00960561" w:rsidP="005937A1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Имя сервера</w:t>
            </w:r>
          </w:p>
        </w:tc>
        <w:tc>
          <w:tcPr>
            <w:tcW w:w="1260" w:type="dxa"/>
          </w:tcPr>
          <w:p w:rsidR="007C07C1" w:rsidRDefault="00960561" w:rsidP="00D84677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4500" w:type="dxa"/>
          </w:tcPr>
          <w:p w:rsidR="007C07C1" w:rsidRDefault="00960561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не поддерживаем</w:t>
            </w:r>
          </w:p>
        </w:tc>
      </w:tr>
      <w:tr w:rsidR="00960561" w:rsidRPr="005A5B1B" w:rsidTr="005937A1">
        <w:tc>
          <w:tcPr>
            <w:tcW w:w="817" w:type="dxa"/>
          </w:tcPr>
          <w:p w:rsidR="007C07C1" w:rsidRDefault="007C07C1" w:rsidP="00703EA0">
            <w:pPr>
              <w:pStyle w:val="a9"/>
              <w:numPr>
                <w:ilvl w:val="0"/>
                <w:numId w:val="26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264" w:author="Administrator" w:date="2014-02-13T12:54:00Z">
                <w:pPr>
                  <w:pStyle w:val="a9"/>
                  <w:numPr>
                    <w:numId w:val="26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711" w:type="dxa"/>
          </w:tcPr>
          <w:p w:rsidR="00960561" w:rsidRPr="00937C78" w:rsidRDefault="00960561" w:rsidP="005937A1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Используется кластер</w:t>
            </w:r>
          </w:p>
        </w:tc>
        <w:tc>
          <w:tcPr>
            <w:tcW w:w="1260" w:type="dxa"/>
          </w:tcPr>
          <w:p w:rsidR="007C07C1" w:rsidRDefault="00960561" w:rsidP="00D84677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4500" w:type="dxa"/>
          </w:tcPr>
          <w:p w:rsidR="007C07C1" w:rsidRDefault="00960561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не поддерживаем</w:t>
            </w:r>
          </w:p>
        </w:tc>
      </w:tr>
      <w:tr w:rsidR="00960561" w:rsidRPr="005A5B1B" w:rsidTr="005937A1">
        <w:tc>
          <w:tcPr>
            <w:tcW w:w="817" w:type="dxa"/>
          </w:tcPr>
          <w:p w:rsidR="007C07C1" w:rsidRDefault="007C07C1" w:rsidP="00703EA0">
            <w:pPr>
              <w:pStyle w:val="a9"/>
              <w:numPr>
                <w:ilvl w:val="0"/>
                <w:numId w:val="26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265" w:author="Administrator" w:date="2014-02-13T12:54:00Z">
                <w:pPr>
                  <w:pStyle w:val="a9"/>
                  <w:numPr>
                    <w:numId w:val="26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711" w:type="dxa"/>
          </w:tcPr>
          <w:p w:rsidR="00960561" w:rsidRPr="00937C78" w:rsidRDefault="00960561" w:rsidP="005937A1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Ведущий сервер кластера</w:t>
            </w:r>
          </w:p>
        </w:tc>
        <w:tc>
          <w:tcPr>
            <w:tcW w:w="1260" w:type="dxa"/>
          </w:tcPr>
          <w:p w:rsidR="007C07C1" w:rsidRDefault="00960561" w:rsidP="00D84677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4500" w:type="dxa"/>
          </w:tcPr>
          <w:p w:rsidR="007C07C1" w:rsidRDefault="00960561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не поддерживаем</w:t>
            </w:r>
          </w:p>
        </w:tc>
      </w:tr>
      <w:tr w:rsidR="00960561" w:rsidRPr="006A4D9B" w:rsidTr="005937A1">
        <w:tc>
          <w:tcPr>
            <w:tcW w:w="817" w:type="dxa"/>
          </w:tcPr>
          <w:p w:rsidR="007C07C1" w:rsidRDefault="007C07C1" w:rsidP="00703EA0">
            <w:pPr>
              <w:pStyle w:val="a9"/>
              <w:numPr>
                <w:ilvl w:val="0"/>
                <w:numId w:val="26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266" w:author="Administrator" w:date="2014-02-13T12:54:00Z">
                <w:pPr>
                  <w:pStyle w:val="a9"/>
                  <w:numPr>
                    <w:numId w:val="26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711" w:type="dxa"/>
          </w:tcPr>
          <w:p w:rsidR="00960561" w:rsidRPr="00937C78" w:rsidRDefault="00960561" w:rsidP="005937A1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Подразделение</w:t>
            </w:r>
          </w:p>
        </w:tc>
        <w:tc>
          <w:tcPr>
            <w:tcW w:w="1260" w:type="dxa"/>
          </w:tcPr>
          <w:p w:rsidR="007C07C1" w:rsidRDefault="00960561" w:rsidP="00D84677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4500" w:type="dxa"/>
          </w:tcPr>
          <w:p w:rsidR="007C07C1" w:rsidRDefault="00960561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</w:rPr>
              <w:t>отображаем</w:t>
            </w:r>
            <w:r w:rsidRPr="006A4D9B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($&lt;-</w:t>
            </w:r>
            <w:proofErr w:type="spellStart"/>
            <w:r w:rsidRPr="006A4D9B">
              <w:rPr>
                <w:rFonts w:ascii="Arial" w:hAnsi="Arial" w:cs="Arial"/>
                <w:sz w:val="20"/>
                <w:szCs w:val="20"/>
                <w:lang w:val="en-US"/>
              </w:rPr>
              <w:t>Num_SoObject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.Owner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n-US"/>
              </w:rPr>
              <w:t>).Object</w:t>
            </w:r>
          </w:p>
          <w:p w:rsidR="007C07C1" w:rsidRDefault="00960561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267" w:author="Administrator" w:date="2014-02-13T12:54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 xml:space="preserve">кнопки </w:t>
            </w:r>
            <w:proofErr w:type="gramStart"/>
            <w:r>
              <w:rPr>
                <w:rFonts w:ascii="Arial" w:hAnsi="Arial" w:cs="Arial"/>
                <w:sz w:val="20"/>
                <w:szCs w:val="20"/>
              </w:rPr>
              <w:t>добавляют</w:t>
            </w:r>
            <w:proofErr w:type="gramEnd"/>
            <w:r>
              <w:rPr>
                <w:rFonts w:ascii="Arial" w:hAnsi="Arial" w:cs="Arial"/>
                <w:sz w:val="20"/>
                <w:szCs w:val="20"/>
              </w:rPr>
              <w:t xml:space="preserve"> / удаляют элемент(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ы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)</w:t>
            </w:r>
          </w:p>
        </w:tc>
      </w:tr>
      <w:tr w:rsidR="00960561" w:rsidRPr="005A5B1B" w:rsidTr="005937A1">
        <w:tc>
          <w:tcPr>
            <w:tcW w:w="817" w:type="dxa"/>
          </w:tcPr>
          <w:p w:rsidR="007C07C1" w:rsidRDefault="007C07C1" w:rsidP="00703EA0">
            <w:pPr>
              <w:pStyle w:val="a9"/>
              <w:numPr>
                <w:ilvl w:val="0"/>
                <w:numId w:val="26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268" w:author="Administrator" w:date="2014-02-13T12:54:00Z">
                <w:pPr>
                  <w:pStyle w:val="a9"/>
                  <w:numPr>
                    <w:numId w:val="26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711" w:type="dxa"/>
          </w:tcPr>
          <w:p w:rsidR="00960561" w:rsidRPr="00937C78" w:rsidRDefault="00960561" w:rsidP="005937A1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 xml:space="preserve">Номенклатурный индекс подразделения </w:t>
            </w:r>
          </w:p>
        </w:tc>
        <w:tc>
          <w:tcPr>
            <w:tcW w:w="1260" w:type="dxa"/>
          </w:tcPr>
          <w:p w:rsidR="007C07C1" w:rsidRDefault="00960561" w:rsidP="00D84677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4500" w:type="dxa"/>
          </w:tcPr>
          <w:p w:rsidR="007C07C1" w:rsidRDefault="00960561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$.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US"/>
              </w:rPr>
              <w:t>NdIndex</w:t>
            </w:r>
            <w:proofErr w:type="spellEnd"/>
          </w:p>
        </w:tc>
      </w:tr>
      <w:tr w:rsidR="00960561" w:rsidRPr="005A5B1B" w:rsidTr="005937A1">
        <w:tc>
          <w:tcPr>
            <w:tcW w:w="817" w:type="dxa"/>
          </w:tcPr>
          <w:p w:rsidR="007C07C1" w:rsidRDefault="007C07C1" w:rsidP="00703EA0">
            <w:pPr>
              <w:pStyle w:val="a9"/>
              <w:numPr>
                <w:ilvl w:val="0"/>
                <w:numId w:val="26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269" w:author="Administrator" w:date="2014-02-13T12:54:00Z">
                <w:pPr>
                  <w:pStyle w:val="a9"/>
                  <w:numPr>
                    <w:numId w:val="26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711" w:type="dxa"/>
          </w:tcPr>
          <w:p w:rsidR="00960561" w:rsidRPr="00937C78" w:rsidRDefault="00960561" w:rsidP="005937A1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Вид документа</w:t>
            </w:r>
          </w:p>
        </w:tc>
        <w:tc>
          <w:tcPr>
            <w:tcW w:w="1260" w:type="dxa"/>
          </w:tcPr>
          <w:p w:rsidR="007C07C1" w:rsidRDefault="00960561" w:rsidP="00D84677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4500" w:type="dxa"/>
          </w:tcPr>
          <w:p w:rsidR="007C07C1" w:rsidRDefault="00960561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$.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US"/>
              </w:rPr>
              <w:t>DocType</w:t>
            </w:r>
            <w:proofErr w:type="spellEnd"/>
          </w:p>
        </w:tc>
      </w:tr>
      <w:tr w:rsidR="00960561" w:rsidRPr="005A5B1B" w:rsidTr="005937A1">
        <w:tc>
          <w:tcPr>
            <w:tcW w:w="817" w:type="dxa"/>
          </w:tcPr>
          <w:p w:rsidR="007C07C1" w:rsidRDefault="007C07C1" w:rsidP="00703EA0">
            <w:pPr>
              <w:pStyle w:val="a9"/>
              <w:numPr>
                <w:ilvl w:val="0"/>
                <w:numId w:val="26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270" w:author="Administrator" w:date="2014-02-13T12:54:00Z">
                <w:pPr>
                  <w:pStyle w:val="a9"/>
                  <w:numPr>
                    <w:numId w:val="26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711" w:type="dxa"/>
          </w:tcPr>
          <w:p w:rsidR="00960561" w:rsidRPr="00937C78" w:rsidRDefault="00960561" w:rsidP="005937A1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Последний использованный номер</w:t>
            </w:r>
          </w:p>
        </w:tc>
        <w:tc>
          <w:tcPr>
            <w:tcW w:w="1260" w:type="dxa"/>
          </w:tcPr>
          <w:p w:rsidR="007C07C1" w:rsidRDefault="00960561" w:rsidP="00D84677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4500" w:type="dxa"/>
          </w:tcPr>
          <w:p w:rsidR="007C07C1" w:rsidRDefault="00960561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$.</w:t>
            </w:r>
            <w:proofErr w:type="spellStart"/>
            <w:r w:rsidRPr="006A4D9B">
              <w:rPr>
                <w:rFonts w:ascii="Arial" w:hAnsi="Arial" w:cs="Arial"/>
                <w:sz w:val="20"/>
                <w:szCs w:val="20"/>
                <w:lang w:val="en-US"/>
              </w:rPr>
              <w:t>LastRegNumber</w:t>
            </w:r>
            <w:proofErr w:type="spellEnd"/>
          </w:p>
        </w:tc>
      </w:tr>
      <w:tr w:rsidR="00960561" w:rsidRPr="005A5B1B" w:rsidTr="005937A1">
        <w:tc>
          <w:tcPr>
            <w:tcW w:w="817" w:type="dxa"/>
          </w:tcPr>
          <w:p w:rsidR="007C07C1" w:rsidRDefault="007C07C1" w:rsidP="00703EA0">
            <w:pPr>
              <w:pStyle w:val="a9"/>
              <w:numPr>
                <w:ilvl w:val="0"/>
                <w:numId w:val="26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271" w:author="Administrator" w:date="2014-02-13T12:54:00Z">
                <w:pPr>
                  <w:pStyle w:val="a9"/>
                  <w:numPr>
                    <w:numId w:val="26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711" w:type="dxa"/>
          </w:tcPr>
          <w:p w:rsidR="00960561" w:rsidRPr="00937C78" w:rsidRDefault="00960561" w:rsidP="005937A1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Ключ счетчика</w:t>
            </w:r>
          </w:p>
        </w:tc>
        <w:tc>
          <w:tcPr>
            <w:tcW w:w="1260" w:type="dxa"/>
          </w:tcPr>
          <w:p w:rsidR="007C07C1" w:rsidRDefault="00960561" w:rsidP="00D84677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4500" w:type="dxa"/>
          </w:tcPr>
          <w:p w:rsidR="007C07C1" w:rsidRDefault="007C07C1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960561" w:rsidRPr="005A5B1B" w:rsidTr="005937A1">
        <w:tc>
          <w:tcPr>
            <w:tcW w:w="817" w:type="dxa"/>
          </w:tcPr>
          <w:p w:rsidR="007C07C1" w:rsidRDefault="007C07C1" w:rsidP="00703EA0">
            <w:pPr>
              <w:pStyle w:val="a9"/>
              <w:numPr>
                <w:ilvl w:val="0"/>
                <w:numId w:val="26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272" w:author="Administrator" w:date="2014-02-13T12:54:00Z">
                <w:pPr>
                  <w:pStyle w:val="a9"/>
                  <w:numPr>
                    <w:numId w:val="26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711" w:type="dxa"/>
          </w:tcPr>
          <w:p w:rsidR="00960561" w:rsidRPr="00937C78" w:rsidRDefault="00960561" w:rsidP="005937A1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Формула</w:t>
            </w:r>
          </w:p>
        </w:tc>
        <w:tc>
          <w:tcPr>
            <w:tcW w:w="1260" w:type="dxa"/>
          </w:tcPr>
          <w:p w:rsidR="007C07C1" w:rsidRDefault="00960561" w:rsidP="00D84677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4500" w:type="dxa"/>
          </w:tcPr>
          <w:p w:rsidR="007C07C1" w:rsidRDefault="00960561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$.</w:t>
            </w:r>
            <w:proofErr w:type="spellStart"/>
            <w:r w:rsidRPr="006A4D9B">
              <w:rPr>
                <w:rFonts w:ascii="Arial" w:hAnsi="Arial" w:cs="Arial"/>
                <w:sz w:val="20"/>
                <w:szCs w:val="20"/>
                <w:lang w:val="en-US"/>
              </w:rPr>
              <w:t>KeyFormula</w:t>
            </w:r>
            <w:proofErr w:type="spellEnd"/>
          </w:p>
        </w:tc>
      </w:tr>
      <w:tr w:rsidR="00960561" w:rsidRPr="005A5B1B" w:rsidTr="005937A1">
        <w:tc>
          <w:tcPr>
            <w:tcW w:w="817" w:type="dxa"/>
          </w:tcPr>
          <w:p w:rsidR="007C07C1" w:rsidRDefault="007C07C1" w:rsidP="00703EA0">
            <w:pPr>
              <w:pStyle w:val="a9"/>
              <w:numPr>
                <w:ilvl w:val="0"/>
                <w:numId w:val="26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273" w:author="Administrator" w:date="2014-02-13T12:54:00Z">
                <w:pPr>
                  <w:pStyle w:val="a9"/>
                  <w:numPr>
                    <w:numId w:val="26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711" w:type="dxa"/>
          </w:tcPr>
          <w:p w:rsidR="00960561" w:rsidRPr="00937C78" w:rsidRDefault="00960561" w:rsidP="005937A1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Комментарий</w:t>
            </w:r>
          </w:p>
        </w:tc>
        <w:tc>
          <w:tcPr>
            <w:tcW w:w="1260" w:type="dxa"/>
          </w:tcPr>
          <w:p w:rsidR="007C07C1" w:rsidRDefault="00960561" w:rsidP="00D84677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4500" w:type="dxa"/>
          </w:tcPr>
          <w:p w:rsidR="007C07C1" w:rsidRDefault="00960561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не поддерживаем</w:t>
            </w:r>
          </w:p>
        </w:tc>
      </w:tr>
      <w:tr w:rsidR="00960561" w:rsidRPr="005A5B1B" w:rsidTr="005937A1">
        <w:tc>
          <w:tcPr>
            <w:tcW w:w="817" w:type="dxa"/>
          </w:tcPr>
          <w:p w:rsidR="007C07C1" w:rsidRDefault="007C07C1" w:rsidP="00703EA0">
            <w:pPr>
              <w:pStyle w:val="a9"/>
              <w:numPr>
                <w:ilvl w:val="0"/>
                <w:numId w:val="26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274" w:author="Administrator" w:date="2014-02-13T12:54:00Z">
                <w:pPr>
                  <w:pStyle w:val="a9"/>
                  <w:numPr>
                    <w:numId w:val="26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711" w:type="dxa"/>
          </w:tcPr>
          <w:p w:rsidR="00960561" w:rsidRPr="00937C78" w:rsidRDefault="00960561" w:rsidP="005937A1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Значение формулы</w:t>
            </w:r>
          </w:p>
        </w:tc>
        <w:tc>
          <w:tcPr>
            <w:tcW w:w="1260" w:type="dxa"/>
          </w:tcPr>
          <w:p w:rsidR="007C07C1" w:rsidRDefault="00960561" w:rsidP="00D84677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4500" w:type="dxa"/>
            <w:vMerge w:val="restart"/>
          </w:tcPr>
          <w:p w:rsidR="007C07C1" w:rsidRDefault="00960561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отображаем </w:t>
            </w:r>
            <w:r w:rsidRPr="00960561">
              <w:rPr>
                <w:rFonts w:ascii="Arial" w:hAnsi="Arial" w:cs="Arial"/>
                <w:sz w:val="20"/>
                <w:szCs w:val="20"/>
              </w:rPr>
              <w:t>($&lt;-</w:t>
            </w:r>
            <w:r w:rsidRPr="006A4D9B">
              <w:rPr>
                <w:rFonts w:ascii="Arial" w:hAnsi="Arial" w:cs="Arial"/>
                <w:sz w:val="20"/>
                <w:szCs w:val="20"/>
                <w:lang w:val="en-US"/>
              </w:rPr>
              <w:t>Num</w:t>
            </w:r>
            <w:r w:rsidRPr="00960561">
              <w:rPr>
                <w:rFonts w:ascii="Arial" w:hAnsi="Arial" w:cs="Arial"/>
                <w:sz w:val="20"/>
                <w:szCs w:val="20"/>
              </w:rPr>
              <w:t>_</w:t>
            </w:r>
            <w:proofErr w:type="spellStart"/>
            <w:r w:rsidRPr="006A4D9B">
              <w:rPr>
                <w:rFonts w:ascii="Arial" w:hAnsi="Arial" w:cs="Arial"/>
                <w:sz w:val="20"/>
                <w:szCs w:val="20"/>
                <w:lang w:val="en-US"/>
              </w:rPr>
              <w:t>KeyValue</w:t>
            </w:r>
            <w:proofErr w:type="spellEnd"/>
            <w:r w:rsidRPr="00960561">
              <w:rPr>
                <w:rFonts w:ascii="Arial" w:hAnsi="Arial" w:cs="Arial"/>
                <w:sz w:val="20"/>
                <w:szCs w:val="20"/>
              </w:rPr>
              <w:t>.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Owner</w:t>
            </w:r>
            <w:r w:rsidRPr="00960561">
              <w:rPr>
                <w:rFonts w:ascii="Arial" w:hAnsi="Arial" w:cs="Arial"/>
                <w:sz w:val="20"/>
                <w:szCs w:val="20"/>
              </w:rPr>
              <w:t>).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Value</w:t>
            </w:r>
          </w:p>
          <w:p w:rsidR="007C07C1" w:rsidRDefault="00960561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275" w:author="Administrator" w:date="2014-02-13T12:54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 xml:space="preserve">при модификации данного </w:t>
            </w:r>
            <w:proofErr w:type="gramStart"/>
            <w:r>
              <w:rPr>
                <w:rFonts w:ascii="Arial" w:hAnsi="Arial" w:cs="Arial"/>
                <w:sz w:val="20"/>
                <w:szCs w:val="20"/>
              </w:rPr>
              <w:t>ДОП</w:t>
            </w:r>
            <w:proofErr w:type="gramEnd"/>
            <w:r>
              <w:rPr>
                <w:rFonts w:ascii="Arial" w:hAnsi="Arial" w:cs="Arial"/>
                <w:sz w:val="20"/>
                <w:szCs w:val="20"/>
              </w:rPr>
              <w:t xml:space="preserve"> список этих связанных ДОП должен актуализироваться</w:t>
            </w:r>
          </w:p>
        </w:tc>
      </w:tr>
      <w:tr w:rsidR="00960561" w:rsidRPr="005A5B1B" w:rsidTr="005937A1">
        <w:tc>
          <w:tcPr>
            <w:tcW w:w="817" w:type="dxa"/>
          </w:tcPr>
          <w:p w:rsidR="007C07C1" w:rsidRDefault="007C07C1" w:rsidP="00703EA0">
            <w:pPr>
              <w:pStyle w:val="a9"/>
              <w:numPr>
                <w:ilvl w:val="0"/>
                <w:numId w:val="26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276" w:author="Administrator" w:date="2014-02-13T12:54:00Z">
                <w:pPr>
                  <w:pStyle w:val="a9"/>
                  <w:numPr>
                    <w:numId w:val="26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711" w:type="dxa"/>
          </w:tcPr>
          <w:p w:rsidR="00960561" w:rsidRPr="00937C78" w:rsidRDefault="00960561" w:rsidP="005937A1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Вычислить</w:t>
            </w:r>
          </w:p>
        </w:tc>
        <w:tc>
          <w:tcPr>
            <w:tcW w:w="1260" w:type="dxa"/>
          </w:tcPr>
          <w:p w:rsidR="007C07C1" w:rsidRDefault="00960561" w:rsidP="00D84677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 xml:space="preserve">Кнопка </w:t>
            </w:r>
          </w:p>
        </w:tc>
        <w:tc>
          <w:tcPr>
            <w:tcW w:w="4500" w:type="dxa"/>
            <w:vMerge/>
          </w:tcPr>
          <w:p w:rsidR="007C07C1" w:rsidRDefault="007C07C1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277" w:author="Administrator" w:date="2014-02-13T11:41:00Z">
                <w:pPr>
                  <w:spacing w:beforeLines="60" w:afterLines="60"/>
                </w:pPr>
              </w:pPrChange>
            </w:pPr>
          </w:p>
        </w:tc>
      </w:tr>
      <w:tr w:rsidR="00960561" w:rsidRPr="005A5B1B" w:rsidTr="005937A1">
        <w:tc>
          <w:tcPr>
            <w:tcW w:w="817" w:type="dxa"/>
          </w:tcPr>
          <w:p w:rsidR="007C07C1" w:rsidRDefault="007C07C1" w:rsidP="00703EA0">
            <w:pPr>
              <w:pStyle w:val="a9"/>
              <w:numPr>
                <w:ilvl w:val="0"/>
                <w:numId w:val="26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278" w:author="Administrator" w:date="2014-02-13T12:54:00Z">
                <w:pPr>
                  <w:pStyle w:val="a9"/>
                  <w:numPr>
                    <w:numId w:val="26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711" w:type="dxa"/>
          </w:tcPr>
          <w:p w:rsidR="00960561" w:rsidRPr="00937C78" w:rsidRDefault="00960561" w:rsidP="005937A1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Конструктор номера документа</w:t>
            </w:r>
          </w:p>
        </w:tc>
        <w:tc>
          <w:tcPr>
            <w:tcW w:w="1260" w:type="dxa"/>
          </w:tcPr>
          <w:p w:rsidR="007C07C1" w:rsidRDefault="00960561" w:rsidP="00D84677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4500" w:type="dxa"/>
            <w:vMerge w:val="restart"/>
          </w:tcPr>
          <w:p w:rsidR="007C07C1" w:rsidRDefault="00960561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отображаем </w:t>
            </w:r>
            <w:r w:rsidRPr="006A4D9B">
              <w:rPr>
                <w:rFonts w:ascii="Arial" w:hAnsi="Arial" w:cs="Arial"/>
                <w:sz w:val="20"/>
                <w:szCs w:val="20"/>
              </w:rPr>
              <w:t>($&lt;-</w:t>
            </w:r>
            <w:r w:rsidRPr="006A4D9B">
              <w:rPr>
                <w:rFonts w:ascii="Arial" w:hAnsi="Arial" w:cs="Arial"/>
                <w:sz w:val="20"/>
                <w:szCs w:val="20"/>
                <w:lang w:val="en-US"/>
              </w:rPr>
              <w:t>Num</w:t>
            </w:r>
            <w:r w:rsidRPr="006A4D9B">
              <w:rPr>
                <w:rFonts w:ascii="Arial" w:hAnsi="Arial" w:cs="Arial"/>
                <w:sz w:val="20"/>
                <w:szCs w:val="20"/>
              </w:rPr>
              <w:t>_</w:t>
            </w:r>
            <w:r w:rsidRPr="006A4D9B">
              <w:rPr>
                <w:rFonts w:ascii="Arial" w:hAnsi="Arial" w:cs="Arial"/>
                <w:sz w:val="20"/>
                <w:szCs w:val="20"/>
                <w:lang w:val="en-US"/>
              </w:rPr>
              <w:t>Part</w:t>
            </w:r>
            <w:r w:rsidRPr="006A4D9B">
              <w:rPr>
                <w:rFonts w:ascii="Arial" w:hAnsi="Arial" w:cs="Arial"/>
                <w:sz w:val="20"/>
                <w:szCs w:val="20"/>
              </w:rPr>
              <w:t>.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Owner</w:t>
            </w:r>
            <w:r w:rsidRPr="006A4D9B">
              <w:rPr>
                <w:rFonts w:ascii="Arial" w:hAnsi="Arial" w:cs="Arial"/>
                <w:sz w:val="20"/>
                <w:szCs w:val="20"/>
              </w:rPr>
              <w:t>)</w:t>
            </w:r>
            <w:r>
              <w:rPr>
                <w:rFonts w:ascii="Arial" w:hAnsi="Arial" w:cs="Arial"/>
                <w:sz w:val="20"/>
                <w:szCs w:val="20"/>
              </w:rPr>
              <w:t xml:space="preserve"> в порядке возрастания </w:t>
            </w:r>
            <w:r w:rsidRPr="006A4D9B">
              <w:rPr>
                <w:rFonts w:ascii="Arial" w:hAnsi="Arial" w:cs="Arial"/>
                <w:sz w:val="20"/>
                <w:szCs w:val="20"/>
              </w:rPr>
              <w:t>.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US"/>
              </w:rPr>
              <w:t>Idx</w:t>
            </w:r>
            <w:proofErr w:type="spellEnd"/>
            <w:proofErr w:type="gramStart"/>
            <w:r w:rsidRPr="006A4D9B">
              <w:rPr>
                <w:rFonts w:ascii="Arial" w:hAnsi="Arial" w:cs="Arial"/>
                <w:sz w:val="20"/>
                <w:szCs w:val="20"/>
              </w:rPr>
              <w:t xml:space="preserve"> :</w:t>
            </w:r>
            <w:proofErr w:type="gramEnd"/>
          </w:p>
          <w:p w:rsidR="007C07C1" w:rsidRDefault="00960561" w:rsidP="00703EA0">
            <w:pPr>
              <w:numPr>
                <w:ilvl w:val="0"/>
                <w:numId w:val="44"/>
              </w:num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279" w:author="Administrator" w:date="2014-02-13T12:54:00Z">
                <w:pPr>
                  <w:numPr>
                    <w:numId w:val="44"/>
                  </w:numPr>
                  <w:tabs>
                    <w:tab w:val="num" w:pos="720"/>
                  </w:tabs>
                  <w:spacing w:beforeLines="60" w:afterLines="60"/>
                  <w:ind w:left="720" w:hanging="3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[.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US"/>
              </w:rPr>
              <w:t>Idx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n-US"/>
              </w:rPr>
              <w:t xml:space="preserve"> &lt; </w:t>
            </w:r>
            <w:proofErr w:type="gramStart"/>
            <w:r>
              <w:rPr>
                <w:rFonts w:ascii="Arial" w:hAnsi="Arial" w:cs="Arial"/>
                <w:sz w:val="20"/>
                <w:szCs w:val="20"/>
                <w:lang w:val="en-US"/>
              </w:rPr>
              <w:t>0 ?</w:t>
            </w:r>
            <w:proofErr w:type="gramEnd"/>
            <w:r>
              <w:rPr>
                <w:rFonts w:ascii="Arial" w:hAnsi="Arial" w:cs="Arial"/>
                <w:sz w:val="20"/>
                <w:szCs w:val="20"/>
                <w:lang w:val="en-US"/>
              </w:rPr>
              <w:t xml:space="preserve"> “</w:t>
            </w:r>
            <w:r>
              <w:rPr>
                <w:rFonts w:ascii="Arial" w:hAnsi="Arial" w:cs="Arial"/>
                <w:sz w:val="20"/>
                <w:szCs w:val="20"/>
              </w:rPr>
              <w:t>ПРЕФИКС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” : “</w:t>
            </w:r>
            <w:r>
              <w:rPr>
                <w:rFonts w:ascii="Arial" w:hAnsi="Arial" w:cs="Arial"/>
                <w:sz w:val="20"/>
                <w:szCs w:val="20"/>
              </w:rPr>
              <w:t>СУФФИКС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”]</w:t>
            </w:r>
          </w:p>
          <w:p w:rsidR="007C07C1" w:rsidRDefault="00960561" w:rsidP="00703EA0">
            <w:pPr>
              <w:numPr>
                <w:ilvl w:val="0"/>
                <w:numId w:val="44"/>
              </w:num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280" w:author="Administrator" w:date="2014-02-13T12:54:00Z">
                <w:pPr>
                  <w:numPr>
                    <w:numId w:val="44"/>
                  </w:numPr>
                  <w:tabs>
                    <w:tab w:val="num" w:pos="720"/>
                  </w:tabs>
                  <w:spacing w:beforeLines="60" w:afterLines="60"/>
                  <w:ind w:left="720" w:hanging="360"/>
                </w:pPr>
              </w:pPrChange>
            </w:pPr>
            <w:r w:rsidRPr="006A4D9B">
              <w:rPr>
                <w:rFonts w:ascii="Arial" w:hAnsi="Arial" w:cs="Arial"/>
                <w:sz w:val="20"/>
                <w:szCs w:val="20"/>
              </w:rPr>
              <w:t>.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Type</w:t>
            </w:r>
            <w:r w:rsidRPr="006A4D9B">
              <w:rPr>
                <w:rFonts w:ascii="Arial" w:hAnsi="Arial" w:cs="Arial"/>
                <w:sz w:val="20"/>
                <w:szCs w:val="20"/>
              </w:rPr>
              <w:t xml:space="preserve"> (</w:t>
            </w:r>
            <w:r>
              <w:rPr>
                <w:rFonts w:ascii="Arial" w:hAnsi="Arial" w:cs="Arial"/>
                <w:sz w:val="20"/>
                <w:szCs w:val="20"/>
              </w:rPr>
              <w:t xml:space="preserve">см. описание значений в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конфиге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gramStart"/>
            <w:r>
              <w:rPr>
                <w:rFonts w:ascii="Arial" w:hAnsi="Arial" w:cs="Arial"/>
                <w:sz w:val="20"/>
                <w:szCs w:val="20"/>
              </w:rPr>
              <w:t>ДОП</w:t>
            </w:r>
            <w:proofErr w:type="gramEnd"/>
            <w:r w:rsidRPr="006A4D9B">
              <w:rPr>
                <w:rFonts w:ascii="Arial" w:hAnsi="Arial" w:cs="Arial"/>
                <w:sz w:val="20"/>
                <w:szCs w:val="20"/>
              </w:rPr>
              <w:t>)</w:t>
            </w:r>
          </w:p>
          <w:p w:rsidR="007C07C1" w:rsidRDefault="00960561" w:rsidP="00703EA0">
            <w:pPr>
              <w:numPr>
                <w:ilvl w:val="0"/>
                <w:numId w:val="44"/>
              </w:num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281" w:author="Administrator" w:date="2014-02-13T12:54:00Z">
                <w:pPr>
                  <w:numPr>
                    <w:numId w:val="44"/>
                  </w:numPr>
                  <w:tabs>
                    <w:tab w:val="num" w:pos="720"/>
                  </w:tabs>
                  <w:spacing w:beforeLines="60" w:afterLines="60"/>
                  <w:ind w:left="720" w:hanging="3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 xml:space="preserve">.Formula – </w:t>
            </w:r>
            <w:r>
              <w:rPr>
                <w:rFonts w:ascii="Arial" w:hAnsi="Arial" w:cs="Arial"/>
                <w:sz w:val="20"/>
                <w:szCs w:val="20"/>
              </w:rPr>
              <w:t xml:space="preserve">только для 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.Type = {1, 7}</w:t>
            </w:r>
          </w:p>
          <w:p w:rsidR="007C07C1" w:rsidRDefault="00960561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282" w:author="Administrator" w:date="2014-02-13T12:54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можно добавлять / удалять элементы</w:t>
            </w:r>
          </w:p>
          <w:p w:rsidR="007C07C1" w:rsidRDefault="00960561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283" w:author="Administrator" w:date="2014-02-13T12:54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также можно модифицировать имеющиеся элементы</w:t>
            </w:r>
          </w:p>
        </w:tc>
      </w:tr>
      <w:tr w:rsidR="00960561" w:rsidRPr="005A5B1B" w:rsidTr="005937A1">
        <w:tc>
          <w:tcPr>
            <w:tcW w:w="817" w:type="dxa"/>
          </w:tcPr>
          <w:p w:rsidR="007C07C1" w:rsidRDefault="007C07C1" w:rsidP="00703EA0">
            <w:pPr>
              <w:pStyle w:val="a9"/>
              <w:numPr>
                <w:ilvl w:val="0"/>
                <w:numId w:val="26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284" w:author="Administrator" w:date="2014-02-13T12:54:00Z">
                <w:pPr>
                  <w:pStyle w:val="a9"/>
                  <w:numPr>
                    <w:numId w:val="26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711" w:type="dxa"/>
          </w:tcPr>
          <w:p w:rsidR="00960561" w:rsidRPr="00937C78" w:rsidRDefault="00960561" w:rsidP="005937A1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Поле 1</w:t>
            </w:r>
          </w:p>
        </w:tc>
        <w:tc>
          <w:tcPr>
            <w:tcW w:w="1260" w:type="dxa"/>
          </w:tcPr>
          <w:p w:rsidR="007C07C1" w:rsidRDefault="00960561" w:rsidP="00D84677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4500" w:type="dxa"/>
            <w:vMerge/>
          </w:tcPr>
          <w:p w:rsidR="007C07C1" w:rsidRDefault="007C07C1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285" w:author="Administrator" w:date="2014-02-13T11:41:00Z">
                <w:pPr>
                  <w:spacing w:beforeLines="60" w:afterLines="60"/>
                </w:pPr>
              </w:pPrChange>
            </w:pPr>
          </w:p>
        </w:tc>
      </w:tr>
      <w:tr w:rsidR="00960561" w:rsidRPr="005A5B1B" w:rsidTr="005937A1">
        <w:tc>
          <w:tcPr>
            <w:tcW w:w="817" w:type="dxa"/>
          </w:tcPr>
          <w:p w:rsidR="007C07C1" w:rsidRDefault="007C07C1" w:rsidP="00703EA0">
            <w:pPr>
              <w:pStyle w:val="a9"/>
              <w:numPr>
                <w:ilvl w:val="0"/>
                <w:numId w:val="26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286" w:author="Administrator" w:date="2014-02-13T12:54:00Z">
                <w:pPr>
                  <w:pStyle w:val="a9"/>
                  <w:numPr>
                    <w:numId w:val="26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711" w:type="dxa"/>
          </w:tcPr>
          <w:p w:rsidR="007C07C1" w:rsidRDefault="00960561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287" w:author="Administrator" w:date="2014-02-13T12:54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Раздел 1</w:t>
            </w:r>
          </w:p>
        </w:tc>
        <w:tc>
          <w:tcPr>
            <w:tcW w:w="1260" w:type="dxa"/>
          </w:tcPr>
          <w:p w:rsidR="007C07C1" w:rsidRDefault="00960561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288" w:author="Administrator" w:date="2014-02-13T12:54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4500" w:type="dxa"/>
            <w:vMerge/>
          </w:tcPr>
          <w:p w:rsidR="007C07C1" w:rsidRDefault="007C07C1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289" w:author="Administrator" w:date="2014-02-13T12:54:00Z">
                <w:pPr>
                  <w:spacing w:beforeLines="60" w:afterLines="60"/>
                </w:pPr>
              </w:pPrChange>
            </w:pPr>
          </w:p>
        </w:tc>
      </w:tr>
      <w:tr w:rsidR="00960561" w:rsidRPr="005A5B1B" w:rsidTr="005937A1">
        <w:tc>
          <w:tcPr>
            <w:tcW w:w="817" w:type="dxa"/>
          </w:tcPr>
          <w:p w:rsidR="007C07C1" w:rsidRDefault="007C07C1" w:rsidP="00703EA0">
            <w:pPr>
              <w:pStyle w:val="a9"/>
              <w:numPr>
                <w:ilvl w:val="0"/>
                <w:numId w:val="26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290" w:author="Administrator" w:date="2014-02-13T12:54:00Z">
                <w:pPr>
                  <w:pStyle w:val="a9"/>
                  <w:numPr>
                    <w:numId w:val="26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711" w:type="dxa"/>
          </w:tcPr>
          <w:p w:rsidR="00960561" w:rsidRPr="00937C78" w:rsidRDefault="00960561" w:rsidP="005937A1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Поле 2</w:t>
            </w:r>
          </w:p>
        </w:tc>
        <w:tc>
          <w:tcPr>
            <w:tcW w:w="1260" w:type="dxa"/>
          </w:tcPr>
          <w:p w:rsidR="00960561" w:rsidRDefault="00960561" w:rsidP="005937A1"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4500" w:type="dxa"/>
            <w:vMerge/>
          </w:tcPr>
          <w:p w:rsidR="00960561" w:rsidRPr="00937C78" w:rsidRDefault="00960561" w:rsidP="005937A1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960561" w:rsidRPr="005A5B1B" w:rsidTr="005937A1">
        <w:tc>
          <w:tcPr>
            <w:tcW w:w="817" w:type="dxa"/>
          </w:tcPr>
          <w:p w:rsidR="007C07C1" w:rsidRDefault="007C07C1" w:rsidP="00703EA0">
            <w:pPr>
              <w:pStyle w:val="a9"/>
              <w:numPr>
                <w:ilvl w:val="0"/>
                <w:numId w:val="26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291" w:author="Administrator" w:date="2014-02-13T12:54:00Z">
                <w:pPr>
                  <w:pStyle w:val="a9"/>
                  <w:numPr>
                    <w:numId w:val="26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711" w:type="dxa"/>
          </w:tcPr>
          <w:p w:rsidR="007C07C1" w:rsidRDefault="00960561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292" w:author="Administrator" w:date="2014-02-13T12:54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Раздел 2</w:t>
            </w:r>
          </w:p>
        </w:tc>
        <w:tc>
          <w:tcPr>
            <w:tcW w:w="1260" w:type="dxa"/>
          </w:tcPr>
          <w:p w:rsidR="00960561" w:rsidRDefault="00960561" w:rsidP="005937A1"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4500" w:type="dxa"/>
            <w:vMerge/>
          </w:tcPr>
          <w:p w:rsidR="00960561" w:rsidRPr="00937C78" w:rsidRDefault="00960561" w:rsidP="005937A1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960561" w:rsidRPr="005A5B1B" w:rsidTr="005937A1">
        <w:tc>
          <w:tcPr>
            <w:tcW w:w="817" w:type="dxa"/>
          </w:tcPr>
          <w:p w:rsidR="007C07C1" w:rsidRDefault="007C07C1" w:rsidP="00703EA0">
            <w:pPr>
              <w:pStyle w:val="a9"/>
              <w:numPr>
                <w:ilvl w:val="0"/>
                <w:numId w:val="26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293" w:author="Administrator" w:date="2014-02-13T12:54:00Z">
                <w:pPr>
                  <w:pStyle w:val="a9"/>
                  <w:numPr>
                    <w:numId w:val="26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711" w:type="dxa"/>
          </w:tcPr>
          <w:p w:rsidR="00960561" w:rsidRPr="00937C78" w:rsidRDefault="00960561" w:rsidP="005937A1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Поле 3</w:t>
            </w:r>
          </w:p>
        </w:tc>
        <w:tc>
          <w:tcPr>
            <w:tcW w:w="1260" w:type="dxa"/>
          </w:tcPr>
          <w:p w:rsidR="00960561" w:rsidRDefault="00960561" w:rsidP="005937A1"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4500" w:type="dxa"/>
            <w:vMerge/>
          </w:tcPr>
          <w:p w:rsidR="00960561" w:rsidRPr="00937C78" w:rsidRDefault="00960561" w:rsidP="005937A1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960561" w:rsidRPr="005A5B1B" w:rsidTr="005937A1">
        <w:tc>
          <w:tcPr>
            <w:tcW w:w="817" w:type="dxa"/>
          </w:tcPr>
          <w:p w:rsidR="007C07C1" w:rsidRDefault="007C07C1" w:rsidP="00703EA0">
            <w:pPr>
              <w:pStyle w:val="a9"/>
              <w:numPr>
                <w:ilvl w:val="0"/>
                <w:numId w:val="26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294" w:author="Administrator" w:date="2014-02-13T12:54:00Z">
                <w:pPr>
                  <w:pStyle w:val="a9"/>
                  <w:numPr>
                    <w:numId w:val="26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711" w:type="dxa"/>
          </w:tcPr>
          <w:p w:rsidR="007C07C1" w:rsidRDefault="00960561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295" w:author="Administrator" w:date="2014-02-13T12:54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Раздел 3</w:t>
            </w:r>
          </w:p>
        </w:tc>
        <w:tc>
          <w:tcPr>
            <w:tcW w:w="1260" w:type="dxa"/>
          </w:tcPr>
          <w:p w:rsidR="00960561" w:rsidRDefault="00960561" w:rsidP="005937A1"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4500" w:type="dxa"/>
            <w:vMerge/>
          </w:tcPr>
          <w:p w:rsidR="00960561" w:rsidRPr="00937C78" w:rsidRDefault="00960561" w:rsidP="005937A1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960561" w:rsidRPr="005A5B1B" w:rsidTr="005937A1">
        <w:tc>
          <w:tcPr>
            <w:tcW w:w="817" w:type="dxa"/>
          </w:tcPr>
          <w:p w:rsidR="007C07C1" w:rsidRDefault="007C07C1" w:rsidP="00703EA0">
            <w:pPr>
              <w:pStyle w:val="a9"/>
              <w:numPr>
                <w:ilvl w:val="0"/>
                <w:numId w:val="26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296" w:author="Administrator" w:date="2014-02-13T12:54:00Z">
                <w:pPr>
                  <w:pStyle w:val="a9"/>
                  <w:numPr>
                    <w:numId w:val="26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711" w:type="dxa"/>
          </w:tcPr>
          <w:p w:rsidR="00960561" w:rsidRPr="00937C78" w:rsidRDefault="00960561" w:rsidP="005937A1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Поле 4</w:t>
            </w:r>
          </w:p>
        </w:tc>
        <w:tc>
          <w:tcPr>
            <w:tcW w:w="1260" w:type="dxa"/>
          </w:tcPr>
          <w:p w:rsidR="00960561" w:rsidRDefault="00960561" w:rsidP="005937A1"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4500" w:type="dxa"/>
            <w:vMerge/>
          </w:tcPr>
          <w:p w:rsidR="00960561" w:rsidRPr="00937C78" w:rsidRDefault="00960561" w:rsidP="005937A1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960561" w:rsidRPr="005A5B1B" w:rsidTr="005937A1">
        <w:tc>
          <w:tcPr>
            <w:tcW w:w="817" w:type="dxa"/>
          </w:tcPr>
          <w:p w:rsidR="007C07C1" w:rsidRDefault="007C07C1" w:rsidP="00703EA0">
            <w:pPr>
              <w:pStyle w:val="a9"/>
              <w:numPr>
                <w:ilvl w:val="0"/>
                <w:numId w:val="26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297" w:author="Administrator" w:date="2014-02-13T12:54:00Z">
                <w:pPr>
                  <w:pStyle w:val="a9"/>
                  <w:numPr>
                    <w:numId w:val="26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711" w:type="dxa"/>
          </w:tcPr>
          <w:p w:rsidR="007C07C1" w:rsidRDefault="00960561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298" w:author="Administrator" w:date="2014-02-13T12:54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Раздел 4</w:t>
            </w:r>
          </w:p>
        </w:tc>
        <w:tc>
          <w:tcPr>
            <w:tcW w:w="1260" w:type="dxa"/>
          </w:tcPr>
          <w:p w:rsidR="00960561" w:rsidRDefault="00960561" w:rsidP="005937A1"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4500" w:type="dxa"/>
            <w:vMerge/>
          </w:tcPr>
          <w:p w:rsidR="00960561" w:rsidRPr="00937C78" w:rsidRDefault="00960561" w:rsidP="005937A1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960561" w:rsidRPr="005A5B1B" w:rsidTr="005937A1">
        <w:tc>
          <w:tcPr>
            <w:tcW w:w="817" w:type="dxa"/>
          </w:tcPr>
          <w:p w:rsidR="007C07C1" w:rsidRDefault="007C07C1" w:rsidP="00703EA0">
            <w:pPr>
              <w:pStyle w:val="a9"/>
              <w:numPr>
                <w:ilvl w:val="0"/>
                <w:numId w:val="26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299" w:author="Administrator" w:date="2014-02-13T12:54:00Z">
                <w:pPr>
                  <w:pStyle w:val="a9"/>
                  <w:numPr>
                    <w:numId w:val="26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711" w:type="dxa"/>
          </w:tcPr>
          <w:p w:rsidR="007C07C1" w:rsidRDefault="00960561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300" w:author="Administrator" w:date="2014-02-13T12:54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Использование номера</w:t>
            </w:r>
          </w:p>
        </w:tc>
        <w:tc>
          <w:tcPr>
            <w:tcW w:w="1260" w:type="dxa"/>
          </w:tcPr>
          <w:p w:rsidR="007C07C1" w:rsidRDefault="00960561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301" w:author="Administrator" w:date="2014-02-13T12:54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Закладка</w:t>
            </w:r>
          </w:p>
        </w:tc>
        <w:tc>
          <w:tcPr>
            <w:tcW w:w="4500" w:type="dxa"/>
          </w:tcPr>
          <w:p w:rsidR="007C07C1" w:rsidRDefault="007C07C1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302" w:author="Administrator" w:date="2014-02-13T12:54:00Z">
                <w:pPr>
                  <w:spacing w:beforeLines="60" w:afterLines="60"/>
                </w:pPr>
              </w:pPrChange>
            </w:pPr>
          </w:p>
        </w:tc>
      </w:tr>
      <w:tr w:rsidR="00960561" w:rsidRPr="005A5B1B" w:rsidTr="005937A1">
        <w:tc>
          <w:tcPr>
            <w:tcW w:w="817" w:type="dxa"/>
          </w:tcPr>
          <w:p w:rsidR="007C07C1" w:rsidRDefault="007C07C1" w:rsidP="00703EA0">
            <w:pPr>
              <w:pStyle w:val="a9"/>
              <w:numPr>
                <w:ilvl w:val="0"/>
                <w:numId w:val="26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303" w:author="Administrator" w:date="2014-02-13T12:54:00Z">
                <w:pPr>
                  <w:pStyle w:val="a9"/>
                  <w:numPr>
                    <w:numId w:val="26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711" w:type="dxa"/>
          </w:tcPr>
          <w:p w:rsidR="002065B3" w:rsidRDefault="002065B3" w:rsidP="002065B3">
            <w:pPr>
              <w:autoSpaceDE w:val="0"/>
              <w:autoSpaceDN w:val="0"/>
              <w:adjustRightInd w:val="0"/>
              <w:rPr>
                <w:ins w:id="2304" w:author="Administrator" w:date="2014-02-12T12:17:00Z"/>
                <w:rFonts w:ascii="Arial CYR" w:hAnsi="Arial CYR" w:cs="Arial CYR"/>
                <w:b/>
                <w:bCs/>
                <w:color w:val="FF0000"/>
                <w:sz w:val="20"/>
                <w:szCs w:val="20"/>
              </w:rPr>
            </w:pPr>
            <w:ins w:id="2305" w:author="Administrator" w:date="2014-02-12T12:17:00Z">
              <w:r>
                <w:rPr>
                  <w:rFonts w:ascii="Arial CYR" w:hAnsi="Arial CYR" w:cs="Arial CYR"/>
                  <w:b/>
                  <w:bCs/>
                  <w:color w:val="FF0000"/>
                  <w:sz w:val="20"/>
                  <w:szCs w:val="20"/>
                  <w:u w:val="single"/>
                </w:rPr>
                <w:t>ВНИМАНИЕ!</w:t>
              </w:r>
              <w:r>
                <w:rPr>
                  <w:rFonts w:ascii="Arial CYR" w:hAnsi="Arial CYR" w:cs="Arial CYR"/>
                  <w:b/>
                  <w:bCs/>
                  <w:color w:val="FF0000"/>
                  <w:sz w:val="20"/>
                  <w:szCs w:val="20"/>
                </w:rPr>
                <w:t xml:space="preserve"> Поле заполняется автоматически. Редактировать только при нештатных ситуациях и </w:t>
              </w:r>
              <w:proofErr w:type="spellStart"/>
              <w:r>
                <w:rPr>
                  <w:rFonts w:ascii="Arial CYR" w:hAnsi="Arial CYR" w:cs="Arial CYR"/>
                  <w:b/>
                  <w:bCs/>
                  <w:color w:val="FF0000"/>
                  <w:sz w:val="20"/>
                  <w:szCs w:val="20"/>
                </w:rPr>
                <w:t>апгрейде</w:t>
              </w:r>
              <w:proofErr w:type="spellEnd"/>
              <w:r>
                <w:rPr>
                  <w:rFonts w:ascii="Arial CYR" w:hAnsi="Arial CYR" w:cs="Arial CYR"/>
                  <w:b/>
                  <w:bCs/>
                  <w:color w:val="FF0000"/>
                  <w:sz w:val="20"/>
                  <w:szCs w:val="20"/>
                </w:rPr>
                <w:t>.</w:t>
              </w:r>
            </w:ins>
          </w:p>
          <w:p w:rsidR="002065B3" w:rsidRDefault="002065B3" w:rsidP="002065B3">
            <w:pPr>
              <w:autoSpaceDE w:val="0"/>
              <w:autoSpaceDN w:val="0"/>
              <w:adjustRightInd w:val="0"/>
              <w:rPr>
                <w:ins w:id="2306" w:author="Administrator" w:date="2014-02-12T12:17:00Z"/>
                <w:rFonts w:ascii="Arial" w:hAnsi="Arial" w:cs="Arial"/>
                <w:color w:val="808080"/>
                <w:sz w:val="16"/>
                <w:szCs w:val="16"/>
              </w:rPr>
            </w:pPr>
            <w:ins w:id="2307" w:author="Administrator" w:date="2014-02-12T12:17:00Z">
              <w:r>
                <w:rPr>
                  <w:rFonts w:ascii="Arial" w:hAnsi="Arial" w:cs="Arial"/>
                  <w:color w:val="808080"/>
                  <w:sz w:val="16"/>
                  <w:szCs w:val="16"/>
                </w:rPr>
                <w:t>Использованные номера определяются непрерывными диапазонами натуральных чисел. Диапазоны должны</w:t>
              </w:r>
            </w:ins>
          </w:p>
          <w:p w:rsidR="002065B3" w:rsidRDefault="002065B3" w:rsidP="002065B3">
            <w:pPr>
              <w:autoSpaceDE w:val="0"/>
              <w:autoSpaceDN w:val="0"/>
              <w:adjustRightInd w:val="0"/>
              <w:rPr>
                <w:ins w:id="2308" w:author="Administrator" w:date="2014-02-12T12:17:00Z"/>
                <w:rFonts w:ascii="Tahoma" w:hAnsi="Tahoma" w:cs="Tahoma"/>
                <w:color w:val="000000"/>
                <w:sz w:val="16"/>
                <w:szCs w:val="16"/>
              </w:rPr>
            </w:pPr>
            <w:ins w:id="2309" w:author="Administrator" w:date="2014-02-12T12:17:00Z">
              <w:r>
                <w:rPr>
                  <w:rFonts w:ascii="Arial" w:hAnsi="Arial" w:cs="Arial"/>
                  <w:color w:val="808080"/>
                  <w:sz w:val="16"/>
                  <w:szCs w:val="16"/>
                </w:rPr>
                <w:t xml:space="preserve">- задаваться в формате </w:t>
              </w:r>
              <w:r>
                <w:rPr>
                  <w:rFonts w:ascii="Tahoma" w:hAnsi="Tahoma" w:cs="Tahoma"/>
                  <w:color w:val="000000"/>
                  <w:sz w:val="16"/>
                  <w:szCs w:val="16"/>
                </w:rPr>
                <w:t>[</w:t>
              </w:r>
              <w:r>
                <w:rPr>
                  <w:rFonts w:ascii="Tahoma" w:hAnsi="Tahoma" w:cs="Tahoma"/>
                  <w:i/>
                  <w:iCs/>
                  <w:color w:val="000000"/>
                  <w:sz w:val="16"/>
                  <w:szCs w:val="16"/>
                </w:rPr>
                <w:t xml:space="preserve">&lt;меньшее число&gt;-&lt;большее число&gt; </w:t>
              </w:r>
              <w:r>
                <w:rPr>
                  <w:rFonts w:ascii="Tahoma" w:hAnsi="Tahoma" w:cs="Tahoma"/>
                  <w:color w:val="000000"/>
                  <w:sz w:val="16"/>
                  <w:szCs w:val="16"/>
                </w:rPr>
                <w:t>|</w:t>
              </w:r>
              <w:r>
                <w:rPr>
                  <w:rFonts w:ascii="Tahoma" w:hAnsi="Tahoma" w:cs="Tahoma"/>
                  <w:i/>
                  <w:iCs/>
                  <w:color w:val="000000"/>
                  <w:sz w:val="16"/>
                  <w:szCs w:val="16"/>
                </w:rPr>
                <w:t xml:space="preserve"> &lt;</w:t>
              </w:r>
              <w:proofErr w:type="gramStart"/>
              <w:r>
                <w:rPr>
                  <w:rFonts w:ascii="Tahoma" w:hAnsi="Tahoma" w:cs="Tahoma"/>
                  <w:i/>
                  <w:iCs/>
                  <w:color w:val="000000"/>
                  <w:sz w:val="16"/>
                  <w:szCs w:val="16"/>
                </w:rPr>
                <w:t>число</w:t>
              </w:r>
              <w:proofErr w:type="gramEnd"/>
              <w:r>
                <w:rPr>
                  <w:rFonts w:ascii="Tahoma" w:hAnsi="Tahoma" w:cs="Tahoma"/>
                  <w:i/>
                  <w:iCs/>
                  <w:color w:val="000000"/>
                  <w:sz w:val="16"/>
                  <w:szCs w:val="16"/>
                </w:rPr>
                <w:t>&gt;</w:t>
              </w:r>
              <w:r>
                <w:rPr>
                  <w:rFonts w:ascii="Tahoma" w:hAnsi="Tahoma" w:cs="Tahoma"/>
                  <w:color w:val="000000"/>
                  <w:sz w:val="16"/>
                  <w:szCs w:val="16"/>
                </w:rPr>
                <w:t>][</w:t>
              </w:r>
              <w:r>
                <w:rPr>
                  <w:rFonts w:ascii="Tahoma" w:hAnsi="Tahoma" w:cs="Tahoma"/>
                  <w:i/>
                  <w:iCs/>
                  <w:color w:val="000000"/>
                  <w:sz w:val="16"/>
                  <w:szCs w:val="16"/>
                </w:rPr>
                <w:t>;...</w:t>
              </w:r>
              <w:r>
                <w:rPr>
                  <w:rFonts w:ascii="Tahoma" w:hAnsi="Tahoma" w:cs="Tahoma"/>
                  <w:color w:val="000000"/>
                  <w:sz w:val="16"/>
                  <w:szCs w:val="16"/>
                </w:rPr>
                <w:t>]</w:t>
              </w:r>
            </w:ins>
          </w:p>
          <w:p w:rsidR="002065B3" w:rsidRDefault="002065B3" w:rsidP="002065B3">
            <w:pPr>
              <w:autoSpaceDE w:val="0"/>
              <w:autoSpaceDN w:val="0"/>
              <w:adjustRightInd w:val="0"/>
              <w:rPr>
                <w:ins w:id="2310" w:author="Administrator" w:date="2014-02-12T12:17:00Z"/>
                <w:rFonts w:ascii="Arial" w:hAnsi="Arial" w:cs="Arial"/>
                <w:color w:val="808080"/>
                <w:sz w:val="16"/>
                <w:szCs w:val="16"/>
              </w:rPr>
            </w:pPr>
            <w:ins w:id="2311" w:author="Administrator" w:date="2014-02-12T12:17:00Z">
              <w:r>
                <w:rPr>
                  <w:rFonts w:ascii="Arial" w:hAnsi="Arial" w:cs="Arial"/>
                  <w:color w:val="808080"/>
                  <w:sz w:val="16"/>
                  <w:szCs w:val="16"/>
                </w:rPr>
                <w:t>- не пересекаться,</w:t>
              </w:r>
            </w:ins>
          </w:p>
          <w:p w:rsidR="002065B3" w:rsidRDefault="002065B3" w:rsidP="002065B3">
            <w:pPr>
              <w:autoSpaceDE w:val="0"/>
              <w:autoSpaceDN w:val="0"/>
              <w:adjustRightInd w:val="0"/>
              <w:rPr>
                <w:ins w:id="2312" w:author="Administrator" w:date="2014-02-12T12:17:00Z"/>
                <w:rFonts w:ascii="Arial" w:hAnsi="Arial" w:cs="Arial"/>
                <w:color w:val="808080"/>
                <w:sz w:val="16"/>
                <w:szCs w:val="16"/>
              </w:rPr>
            </w:pPr>
            <w:ins w:id="2313" w:author="Administrator" w:date="2014-02-12T12:17:00Z">
              <w:r>
                <w:rPr>
                  <w:rFonts w:ascii="Arial" w:hAnsi="Arial" w:cs="Arial"/>
                  <w:color w:val="808080"/>
                  <w:sz w:val="16"/>
                  <w:szCs w:val="16"/>
                </w:rPr>
                <w:t>- быть отсортированными по возрастанию,</w:t>
              </w:r>
            </w:ins>
          </w:p>
          <w:p w:rsidR="00960561" w:rsidRPr="00937C78" w:rsidRDefault="002065B3" w:rsidP="002065B3">
            <w:pPr>
              <w:autoSpaceDE w:val="0"/>
              <w:autoSpaceDN w:val="0"/>
              <w:adjustRightInd w:val="0"/>
              <w:rPr>
                <w:rFonts w:ascii="Arial" w:hAnsi="Arial" w:cs="Arial"/>
                <w:color w:val="808080"/>
                <w:sz w:val="16"/>
                <w:szCs w:val="16"/>
              </w:rPr>
            </w:pPr>
            <w:ins w:id="2314" w:author="Administrator" w:date="2014-02-12T12:17:00Z">
              <w:r>
                <w:rPr>
                  <w:rFonts w:ascii="Arial" w:hAnsi="Arial" w:cs="Arial"/>
                  <w:color w:val="808080"/>
                  <w:sz w:val="16"/>
                  <w:szCs w:val="16"/>
                </w:rPr>
                <w:t>- не касаться, т.е. не включать соседние числа.</w:t>
              </w:r>
            </w:ins>
          </w:p>
        </w:tc>
        <w:tc>
          <w:tcPr>
            <w:tcW w:w="1260" w:type="dxa"/>
          </w:tcPr>
          <w:p w:rsidR="007C07C1" w:rsidRDefault="00960561" w:rsidP="00D84677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 xml:space="preserve">Поле </w:t>
            </w:r>
          </w:p>
        </w:tc>
        <w:tc>
          <w:tcPr>
            <w:tcW w:w="4500" w:type="dxa"/>
          </w:tcPr>
          <w:p w:rsidR="007C07C1" w:rsidRDefault="00960561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не поддерживаем</w:t>
            </w:r>
          </w:p>
        </w:tc>
      </w:tr>
      <w:tr w:rsidR="00960561" w:rsidRPr="005A5B1B" w:rsidTr="005937A1">
        <w:tc>
          <w:tcPr>
            <w:tcW w:w="817" w:type="dxa"/>
          </w:tcPr>
          <w:p w:rsidR="007C07C1" w:rsidRDefault="007C07C1" w:rsidP="00703EA0">
            <w:pPr>
              <w:pStyle w:val="a9"/>
              <w:numPr>
                <w:ilvl w:val="0"/>
                <w:numId w:val="26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315" w:author="Administrator" w:date="2014-02-13T12:54:00Z">
                <w:pPr>
                  <w:pStyle w:val="a9"/>
                  <w:numPr>
                    <w:numId w:val="26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711" w:type="dxa"/>
          </w:tcPr>
          <w:p w:rsidR="007C07C1" w:rsidRDefault="00960561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316" w:author="Administrator" w:date="2014-02-13T12:54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Считать из БД</w:t>
            </w:r>
          </w:p>
        </w:tc>
        <w:tc>
          <w:tcPr>
            <w:tcW w:w="1260" w:type="dxa"/>
          </w:tcPr>
          <w:p w:rsidR="007C07C1" w:rsidRDefault="00960561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317" w:author="Administrator" w:date="2014-02-13T12:54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 xml:space="preserve">Поле </w:t>
            </w:r>
          </w:p>
        </w:tc>
        <w:tc>
          <w:tcPr>
            <w:tcW w:w="4500" w:type="dxa"/>
          </w:tcPr>
          <w:p w:rsidR="007C07C1" w:rsidRDefault="00960561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318" w:author="Administrator" w:date="2014-02-13T12:54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не поддерживаем</w:t>
            </w:r>
          </w:p>
        </w:tc>
      </w:tr>
    </w:tbl>
    <w:p w:rsidR="00960561" w:rsidRDefault="00960561"/>
    <w:p w:rsidR="007C07C1" w:rsidRDefault="00CA0142" w:rsidP="00D84677">
      <w:pPr>
        <w:pStyle w:val="a3"/>
        <w:numPr>
          <w:ilvl w:val="1"/>
          <w:numId w:val="1"/>
        </w:numPr>
        <w:spacing w:beforeLines="60" w:after="60"/>
        <w:rPr>
          <w:rFonts w:ascii="Times New Roman" w:hAnsi="Times New Roman" w:cs="Times New Roman"/>
          <w:b/>
          <w:color w:val="auto"/>
        </w:rPr>
      </w:pPr>
      <w:r>
        <w:rPr>
          <w:rFonts w:ascii="Times New Roman" w:hAnsi="Times New Roman" w:cs="Times New Roman"/>
          <w:b/>
          <w:color w:val="auto"/>
        </w:rPr>
        <w:t>Таблица представлений БД Нумератор (По типу БД)</w:t>
      </w:r>
    </w:p>
    <w:p w:rsidR="00CA0142" w:rsidRDefault="00CA0142" w:rsidP="00CA0142">
      <w:r>
        <w:rPr>
          <w:noProof/>
        </w:rPr>
        <w:drawing>
          <wp:inline distT="0" distB="0" distL="0" distR="0">
            <wp:extent cx="4987925" cy="2541270"/>
            <wp:effectExtent l="19050" t="19050" r="22225" b="1143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7925" cy="25412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A0142" w:rsidRPr="006022F7" w:rsidRDefault="00CA0142" w:rsidP="00CA0142">
      <w:pPr>
        <w:pStyle w:val="a7"/>
        <w:rPr>
          <w:rFonts w:ascii="Arial" w:hAnsi="Arial" w:cs="Arial"/>
          <w:color w:val="auto"/>
          <w:sz w:val="20"/>
          <w:szCs w:val="20"/>
        </w:rPr>
      </w:pPr>
      <w:r w:rsidRPr="00320C9C">
        <w:rPr>
          <w:color w:val="auto"/>
        </w:rPr>
        <w:t xml:space="preserve">Рисунок </w:t>
      </w:r>
      <w:r w:rsidR="006C0BE5" w:rsidRPr="00320C9C">
        <w:rPr>
          <w:color w:val="auto"/>
        </w:rPr>
        <w:fldChar w:fldCharType="begin"/>
      </w:r>
      <w:r w:rsidRPr="00320C9C">
        <w:rPr>
          <w:color w:val="auto"/>
        </w:rPr>
        <w:instrText xml:space="preserve"> SEQ Рисунок \* ARABIC </w:instrText>
      </w:r>
      <w:r w:rsidR="006C0BE5" w:rsidRPr="00320C9C">
        <w:rPr>
          <w:color w:val="auto"/>
        </w:rPr>
        <w:fldChar w:fldCharType="separate"/>
      </w:r>
      <w:r w:rsidR="00887424">
        <w:rPr>
          <w:noProof/>
          <w:color w:val="auto"/>
        </w:rPr>
        <w:t>82</w:t>
      </w:r>
      <w:r w:rsidR="006C0BE5" w:rsidRPr="00320C9C">
        <w:rPr>
          <w:color w:val="auto"/>
        </w:rPr>
        <w:fldChar w:fldCharType="end"/>
      </w:r>
      <w:r>
        <w:rPr>
          <w:color w:val="auto"/>
        </w:rPr>
        <w:t>. Таблица представлений Нумератор</w:t>
      </w:r>
      <w:proofErr w:type="gramStart"/>
      <w:r>
        <w:rPr>
          <w:color w:val="auto"/>
        </w:rPr>
        <w:t xml:space="preserve"> / П</w:t>
      </w:r>
      <w:proofErr w:type="gramEnd"/>
      <w:r>
        <w:rPr>
          <w:color w:val="auto"/>
        </w:rPr>
        <w:t>о типу БД</w:t>
      </w:r>
    </w:p>
    <w:p w:rsidR="00CA0142" w:rsidRPr="007D79B8" w:rsidRDefault="00CA0142" w:rsidP="00CA0142">
      <w:pPr>
        <w:pStyle w:val="a7"/>
        <w:spacing w:after="0"/>
        <w:rPr>
          <w:rFonts w:ascii="Arial" w:hAnsi="Arial" w:cs="Arial"/>
          <w:color w:val="auto"/>
          <w:sz w:val="20"/>
          <w:szCs w:val="20"/>
        </w:rPr>
      </w:pPr>
      <w:r w:rsidRPr="007D79B8">
        <w:rPr>
          <w:rFonts w:ascii="Arial" w:hAnsi="Arial" w:cs="Arial"/>
          <w:color w:val="auto"/>
          <w:sz w:val="20"/>
          <w:szCs w:val="20"/>
        </w:rPr>
        <w:t xml:space="preserve">Таблица </w:t>
      </w:r>
      <w:r w:rsidR="006C0BE5" w:rsidRPr="007D79B8">
        <w:rPr>
          <w:rFonts w:ascii="Arial" w:hAnsi="Arial" w:cs="Arial"/>
          <w:color w:val="auto"/>
          <w:sz w:val="20"/>
          <w:szCs w:val="20"/>
        </w:rPr>
        <w:fldChar w:fldCharType="begin"/>
      </w:r>
      <w:r w:rsidRPr="007D79B8">
        <w:rPr>
          <w:rFonts w:ascii="Arial" w:hAnsi="Arial" w:cs="Arial"/>
          <w:color w:val="auto"/>
          <w:sz w:val="20"/>
          <w:szCs w:val="20"/>
        </w:rPr>
        <w:instrText xml:space="preserve"> SEQ Таблица \* ARABIC </w:instrText>
      </w:r>
      <w:r w:rsidR="006C0BE5" w:rsidRPr="007D79B8">
        <w:rPr>
          <w:rFonts w:ascii="Arial" w:hAnsi="Arial" w:cs="Arial"/>
          <w:color w:val="auto"/>
          <w:sz w:val="20"/>
          <w:szCs w:val="20"/>
        </w:rPr>
        <w:fldChar w:fldCharType="separate"/>
      </w:r>
      <w:r w:rsidR="00EF7C1D">
        <w:rPr>
          <w:rFonts w:ascii="Arial" w:hAnsi="Arial" w:cs="Arial"/>
          <w:noProof/>
          <w:color w:val="auto"/>
          <w:sz w:val="20"/>
          <w:szCs w:val="20"/>
        </w:rPr>
        <w:t>18</w:t>
      </w:r>
      <w:r w:rsidR="006C0BE5" w:rsidRPr="007D79B8">
        <w:rPr>
          <w:rFonts w:ascii="Arial" w:hAnsi="Arial" w:cs="Arial"/>
          <w:color w:val="auto"/>
          <w:sz w:val="20"/>
          <w:szCs w:val="20"/>
        </w:rPr>
        <w:fldChar w:fldCharType="end"/>
      </w:r>
      <w:r>
        <w:rPr>
          <w:rFonts w:ascii="Arial" w:hAnsi="Arial" w:cs="Arial"/>
          <w:color w:val="auto"/>
          <w:sz w:val="20"/>
          <w:szCs w:val="20"/>
        </w:rPr>
        <w:t xml:space="preserve">. </w:t>
      </w:r>
      <w:r w:rsidRPr="007D79B8">
        <w:rPr>
          <w:rFonts w:ascii="Arial" w:hAnsi="Arial" w:cs="Arial"/>
          <w:color w:val="auto"/>
          <w:sz w:val="20"/>
          <w:szCs w:val="20"/>
        </w:rPr>
        <w:t xml:space="preserve">Перечень элементов </w:t>
      </w:r>
      <w:r>
        <w:rPr>
          <w:rFonts w:ascii="Arial" w:hAnsi="Arial" w:cs="Arial"/>
          <w:color w:val="auto"/>
          <w:sz w:val="20"/>
          <w:szCs w:val="20"/>
        </w:rPr>
        <w:t>таблицы представлений</w:t>
      </w:r>
      <w:r w:rsidRPr="007D79B8">
        <w:rPr>
          <w:rFonts w:ascii="Arial" w:hAnsi="Arial" w:cs="Arial"/>
          <w:color w:val="auto"/>
          <w:sz w:val="20"/>
          <w:szCs w:val="20"/>
        </w:rPr>
        <w:t xml:space="preserve"> </w:t>
      </w:r>
      <w:r w:rsidRPr="00CA0142">
        <w:rPr>
          <w:rFonts w:ascii="Arial" w:hAnsi="Arial" w:cs="Arial"/>
          <w:color w:val="auto"/>
          <w:sz w:val="20"/>
          <w:szCs w:val="20"/>
        </w:rPr>
        <w:t>Нумератор</w:t>
      </w:r>
      <w:proofErr w:type="gramStart"/>
      <w:r w:rsidRPr="00CA0142">
        <w:rPr>
          <w:rFonts w:ascii="Arial" w:hAnsi="Arial" w:cs="Arial"/>
          <w:color w:val="auto"/>
          <w:sz w:val="20"/>
          <w:szCs w:val="20"/>
        </w:rPr>
        <w:t xml:space="preserve"> / </w:t>
      </w:r>
      <w:r>
        <w:rPr>
          <w:rFonts w:ascii="Arial" w:hAnsi="Arial" w:cs="Arial"/>
          <w:color w:val="auto"/>
          <w:sz w:val="20"/>
          <w:szCs w:val="20"/>
        </w:rPr>
        <w:t>П</w:t>
      </w:r>
      <w:proofErr w:type="gramEnd"/>
      <w:r>
        <w:rPr>
          <w:rFonts w:ascii="Arial" w:hAnsi="Arial" w:cs="Arial"/>
          <w:color w:val="auto"/>
          <w:sz w:val="20"/>
          <w:szCs w:val="20"/>
        </w:rPr>
        <w:t>о типу БД</w:t>
      </w:r>
    </w:p>
    <w:tbl>
      <w:tblPr>
        <w:tblStyle w:val="a8"/>
        <w:tblW w:w="0" w:type="auto"/>
        <w:tblLook w:val="04A0"/>
      </w:tblPr>
      <w:tblGrid>
        <w:gridCol w:w="817"/>
        <w:gridCol w:w="4253"/>
        <w:gridCol w:w="4501"/>
      </w:tblGrid>
      <w:tr w:rsidR="00CA0142" w:rsidRPr="005A5B1B" w:rsidTr="004307BC">
        <w:tc>
          <w:tcPr>
            <w:tcW w:w="817" w:type="dxa"/>
          </w:tcPr>
          <w:p w:rsidR="007C07C1" w:rsidRDefault="007C07C1" w:rsidP="00703EA0">
            <w:pPr>
              <w:spacing w:beforeLines="60" w:afterLines="60"/>
              <w:rPr>
                <w:rFonts w:ascii="Arial" w:eastAsiaTheme="majorEastAsia" w:hAnsi="Arial" w:cs="Arial"/>
                <w:b/>
                <w:bCs/>
                <w:color w:val="365F91" w:themeColor="accent1" w:themeShade="BF"/>
                <w:sz w:val="20"/>
                <w:szCs w:val="20"/>
              </w:rPr>
              <w:pPrChange w:id="2319" w:author="Administrator" w:date="2014-02-13T12:54:00Z">
                <w:pPr>
                  <w:keepNext/>
                  <w:keepLines/>
                  <w:spacing w:beforeLines="60" w:afterLines="60"/>
                  <w:outlineLvl w:val="0"/>
                </w:pPr>
              </w:pPrChange>
            </w:pPr>
          </w:p>
        </w:tc>
        <w:tc>
          <w:tcPr>
            <w:tcW w:w="4253" w:type="dxa"/>
          </w:tcPr>
          <w:p w:rsidR="007C07C1" w:rsidRDefault="00CA0142" w:rsidP="00703EA0">
            <w:pPr>
              <w:spacing w:beforeLines="60" w:afterLines="60"/>
              <w:rPr>
                <w:rFonts w:ascii="Arial" w:hAnsi="Arial" w:cs="Arial"/>
                <w:b/>
                <w:sz w:val="20"/>
                <w:szCs w:val="20"/>
              </w:rPr>
              <w:pPrChange w:id="2320" w:author="Administrator" w:date="2014-02-13T12:54:00Z">
                <w:pPr>
                  <w:spacing w:beforeLines="60" w:afterLines="60"/>
                </w:pPr>
              </w:pPrChange>
            </w:pPr>
            <w:r w:rsidRPr="005A5B1B">
              <w:rPr>
                <w:rFonts w:ascii="Arial" w:hAnsi="Arial" w:cs="Arial"/>
                <w:b/>
                <w:sz w:val="20"/>
                <w:szCs w:val="20"/>
              </w:rPr>
              <w:t xml:space="preserve">Наименование </w:t>
            </w:r>
          </w:p>
        </w:tc>
        <w:tc>
          <w:tcPr>
            <w:tcW w:w="4501" w:type="dxa"/>
          </w:tcPr>
          <w:p w:rsidR="007C07C1" w:rsidRDefault="00CA0142" w:rsidP="00703EA0">
            <w:pPr>
              <w:spacing w:beforeLines="60" w:afterLines="60"/>
              <w:rPr>
                <w:rFonts w:ascii="Arial" w:hAnsi="Arial" w:cs="Arial"/>
                <w:b/>
                <w:sz w:val="20"/>
                <w:szCs w:val="20"/>
              </w:rPr>
              <w:pPrChange w:id="2321" w:author="Administrator" w:date="2014-02-13T12:54:00Z">
                <w:pPr>
                  <w:spacing w:beforeLines="60" w:afterLines="60"/>
                </w:pPr>
              </w:pPrChange>
            </w:pPr>
            <w:r w:rsidRPr="005A5B1B">
              <w:rPr>
                <w:rFonts w:ascii="Arial" w:hAnsi="Arial" w:cs="Arial"/>
                <w:b/>
                <w:sz w:val="20"/>
                <w:szCs w:val="20"/>
              </w:rPr>
              <w:t>Тип элемента</w:t>
            </w:r>
          </w:p>
        </w:tc>
      </w:tr>
      <w:tr w:rsidR="00CA0142" w:rsidRPr="005A5B1B" w:rsidTr="004307BC">
        <w:tc>
          <w:tcPr>
            <w:tcW w:w="817" w:type="dxa"/>
          </w:tcPr>
          <w:p w:rsidR="007C07C1" w:rsidRDefault="007C07C1" w:rsidP="00703EA0">
            <w:pPr>
              <w:pStyle w:val="a9"/>
              <w:numPr>
                <w:ilvl w:val="0"/>
                <w:numId w:val="27"/>
              </w:num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322" w:author="Administrator" w:date="2014-02-13T12:54:00Z">
                <w:pPr>
                  <w:pStyle w:val="a9"/>
                  <w:numPr>
                    <w:numId w:val="27"/>
                  </w:numPr>
                  <w:spacing w:beforeLines="60" w:afterLines="60"/>
                  <w:ind w:hanging="360"/>
                </w:pPr>
              </w:pPrChange>
            </w:pPr>
          </w:p>
        </w:tc>
        <w:tc>
          <w:tcPr>
            <w:tcW w:w="4253" w:type="dxa"/>
          </w:tcPr>
          <w:p w:rsidR="007C07C1" w:rsidRDefault="00152CC9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323" w:author="Administrator" w:date="2014-02-13T12:54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Создать счетчик</w:t>
            </w:r>
          </w:p>
        </w:tc>
        <w:tc>
          <w:tcPr>
            <w:tcW w:w="4501" w:type="dxa"/>
          </w:tcPr>
          <w:p w:rsidR="007C07C1" w:rsidRDefault="00CA0142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324" w:author="Administrator" w:date="2014-02-13T12:54:00Z">
                <w:pPr>
                  <w:spacing w:beforeLines="60" w:afterLines="60"/>
                </w:pPr>
              </w:pPrChange>
            </w:pPr>
            <w:r w:rsidRPr="005A5B1B">
              <w:rPr>
                <w:rFonts w:ascii="Arial" w:hAnsi="Arial" w:cs="Arial"/>
                <w:sz w:val="20"/>
                <w:szCs w:val="20"/>
              </w:rPr>
              <w:t>Кнопка</w:t>
            </w:r>
          </w:p>
        </w:tc>
      </w:tr>
      <w:tr w:rsidR="00CA0142" w:rsidRPr="005A5B1B" w:rsidTr="004307BC">
        <w:tc>
          <w:tcPr>
            <w:tcW w:w="817" w:type="dxa"/>
          </w:tcPr>
          <w:p w:rsidR="007C07C1" w:rsidRDefault="007C07C1" w:rsidP="00703EA0">
            <w:pPr>
              <w:pStyle w:val="a9"/>
              <w:numPr>
                <w:ilvl w:val="0"/>
                <w:numId w:val="27"/>
              </w:num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325" w:author="Administrator" w:date="2014-02-13T12:54:00Z">
                <w:pPr>
                  <w:pStyle w:val="a9"/>
                  <w:numPr>
                    <w:numId w:val="27"/>
                  </w:numPr>
                  <w:spacing w:beforeLines="60" w:afterLines="60"/>
                  <w:ind w:hanging="360"/>
                </w:pPr>
              </w:pPrChange>
            </w:pPr>
          </w:p>
        </w:tc>
        <w:tc>
          <w:tcPr>
            <w:tcW w:w="4253" w:type="dxa"/>
          </w:tcPr>
          <w:p w:rsidR="007C07C1" w:rsidRDefault="00152CC9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326" w:author="Administrator" w:date="2014-02-13T12:54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На удаление</w:t>
            </w:r>
          </w:p>
        </w:tc>
        <w:tc>
          <w:tcPr>
            <w:tcW w:w="4501" w:type="dxa"/>
          </w:tcPr>
          <w:p w:rsidR="007C07C1" w:rsidRDefault="00CA0142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327" w:author="Administrator" w:date="2014-02-13T12:54:00Z">
                <w:pPr>
                  <w:spacing w:beforeLines="60" w:afterLines="60"/>
                </w:pPr>
              </w:pPrChange>
            </w:pPr>
            <w:r w:rsidRPr="009A7A20">
              <w:rPr>
                <w:rFonts w:ascii="Arial" w:hAnsi="Arial" w:cs="Arial"/>
                <w:sz w:val="20"/>
                <w:szCs w:val="20"/>
              </w:rPr>
              <w:t>Кнопка</w:t>
            </w:r>
          </w:p>
        </w:tc>
      </w:tr>
      <w:tr w:rsidR="002065B3" w:rsidRPr="005A5B1B" w:rsidTr="004307BC">
        <w:tc>
          <w:tcPr>
            <w:tcW w:w="817" w:type="dxa"/>
          </w:tcPr>
          <w:p w:rsidR="007C07C1" w:rsidRDefault="007C07C1" w:rsidP="00703EA0">
            <w:pPr>
              <w:pStyle w:val="a9"/>
              <w:numPr>
                <w:ilvl w:val="0"/>
                <w:numId w:val="27"/>
              </w:num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328" w:author="Administrator" w:date="2014-02-13T12:54:00Z">
                <w:pPr>
                  <w:pStyle w:val="a9"/>
                  <w:numPr>
                    <w:numId w:val="27"/>
                  </w:numPr>
                  <w:spacing w:beforeLines="60" w:afterLines="60"/>
                  <w:ind w:hanging="360"/>
                </w:pPr>
              </w:pPrChange>
            </w:pPr>
          </w:p>
        </w:tc>
        <w:tc>
          <w:tcPr>
            <w:tcW w:w="4253" w:type="dxa"/>
          </w:tcPr>
          <w:p w:rsidR="007C07C1" w:rsidRDefault="002065B3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329" w:author="Administrator" w:date="2014-02-13T12:54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Подразделение</w:t>
            </w:r>
          </w:p>
        </w:tc>
        <w:tc>
          <w:tcPr>
            <w:tcW w:w="4501" w:type="dxa"/>
          </w:tcPr>
          <w:p w:rsidR="007C07C1" w:rsidRDefault="002065B3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330" w:author="Administrator" w:date="2014-02-13T12:54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см. Таблицу-17, п.12</w:t>
            </w:r>
          </w:p>
        </w:tc>
      </w:tr>
      <w:tr w:rsidR="002065B3" w:rsidRPr="005A5B1B" w:rsidTr="004307BC">
        <w:tc>
          <w:tcPr>
            <w:tcW w:w="817" w:type="dxa"/>
          </w:tcPr>
          <w:p w:rsidR="007C07C1" w:rsidRDefault="007C07C1" w:rsidP="00703EA0">
            <w:pPr>
              <w:pStyle w:val="a9"/>
              <w:numPr>
                <w:ilvl w:val="0"/>
                <w:numId w:val="27"/>
              </w:num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331" w:author="Administrator" w:date="2014-02-13T12:54:00Z">
                <w:pPr>
                  <w:pStyle w:val="a9"/>
                  <w:numPr>
                    <w:numId w:val="27"/>
                  </w:numPr>
                  <w:spacing w:beforeLines="60" w:afterLines="60"/>
                  <w:ind w:hanging="360"/>
                </w:pPr>
              </w:pPrChange>
            </w:pPr>
          </w:p>
        </w:tc>
        <w:tc>
          <w:tcPr>
            <w:tcW w:w="4253" w:type="dxa"/>
          </w:tcPr>
          <w:p w:rsidR="007C07C1" w:rsidRDefault="002065B3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332" w:author="Administrator" w:date="2014-02-13T12:54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Тип документа</w:t>
            </w:r>
          </w:p>
        </w:tc>
        <w:tc>
          <w:tcPr>
            <w:tcW w:w="4501" w:type="dxa"/>
          </w:tcPr>
          <w:p w:rsidR="007C07C1" w:rsidRDefault="002065B3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333" w:author="Administrator" w:date="2014-02-13T12:54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см. Таблицу-17, п.14</w:t>
            </w:r>
          </w:p>
        </w:tc>
      </w:tr>
      <w:tr w:rsidR="002065B3" w:rsidRPr="005A5B1B" w:rsidTr="004307BC">
        <w:tc>
          <w:tcPr>
            <w:tcW w:w="817" w:type="dxa"/>
          </w:tcPr>
          <w:p w:rsidR="007C07C1" w:rsidRDefault="007C07C1" w:rsidP="00703EA0">
            <w:pPr>
              <w:pStyle w:val="a9"/>
              <w:numPr>
                <w:ilvl w:val="0"/>
                <w:numId w:val="27"/>
              </w:num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334" w:author="Administrator" w:date="2014-02-13T12:54:00Z">
                <w:pPr>
                  <w:pStyle w:val="a9"/>
                  <w:numPr>
                    <w:numId w:val="27"/>
                  </w:numPr>
                  <w:spacing w:beforeLines="60" w:afterLines="60"/>
                  <w:ind w:hanging="360"/>
                </w:pPr>
              </w:pPrChange>
            </w:pPr>
          </w:p>
        </w:tc>
        <w:tc>
          <w:tcPr>
            <w:tcW w:w="4253" w:type="dxa"/>
          </w:tcPr>
          <w:p w:rsidR="007C07C1" w:rsidRDefault="002065B3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335" w:author="Administrator" w:date="2014-02-13T12:54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№</w:t>
            </w:r>
          </w:p>
        </w:tc>
        <w:tc>
          <w:tcPr>
            <w:tcW w:w="4501" w:type="dxa"/>
          </w:tcPr>
          <w:p w:rsidR="007C07C1" w:rsidRDefault="002065B3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336" w:author="Administrator" w:date="2014-02-13T12:54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см. Таблицу-17, п.15</w:t>
            </w:r>
          </w:p>
        </w:tc>
      </w:tr>
      <w:tr w:rsidR="002065B3" w:rsidRPr="005A5B1B" w:rsidTr="004307BC">
        <w:tc>
          <w:tcPr>
            <w:tcW w:w="817" w:type="dxa"/>
          </w:tcPr>
          <w:p w:rsidR="007C07C1" w:rsidRDefault="007C07C1" w:rsidP="00D84677">
            <w:pPr>
              <w:pStyle w:val="a9"/>
              <w:numPr>
                <w:ilvl w:val="0"/>
                <w:numId w:val="27"/>
              </w:num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4253" w:type="dxa"/>
          </w:tcPr>
          <w:p w:rsidR="007C07C1" w:rsidRDefault="002065B3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Ключ счетчика</w:t>
            </w:r>
          </w:p>
        </w:tc>
        <w:tc>
          <w:tcPr>
            <w:tcW w:w="4501" w:type="dxa"/>
          </w:tcPr>
          <w:p w:rsidR="007C07C1" w:rsidRDefault="002065B3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337" w:author="Administrator" w:date="2014-02-13T12:54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см. Таблицу-17, п.17</w:t>
            </w:r>
          </w:p>
        </w:tc>
      </w:tr>
      <w:tr w:rsidR="002065B3" w:rsidRPr="005A5B1B" w:rsidTr="004307BC">
        <w:tc>
          <w:tcPr>
            <w:tcW w:w="817" w:type="dxa"/>
          </w:tcPr>
          <w:p w:rsidR="007C07C1" w:rsidRDefault="007C07C1" w:rsidP="00D84677">
            <w:pPr>
              <w:pStyle w:val="a9"/>
              <w:numPr>
                <w:ilvl w:val="0"/>
                <w:numId w:val="27"/>
              </w:num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4253" w:type="dxa"/>
          </w:tcPr>
          <w:p w:rsidR="007C07C1" w:rsidRDefault="002065B3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Значение ключа</w:t>
            </w:r>
          </w:p>
        </w:tc>
        <w:tc>
          <w:tcPr>
            <w:tcW w:w="4501" w:type="dxa"/>
          </w:tcPr>
          <w:p w:rsidR="007C07C1" w:rsidRDefault="002065B3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338" w:author="Administrator" w:date="2014-02-13T12:54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см. Таблицу-17, п.19</w:t>
            </w:r>
          </w:p>
        </w:tc>
      </w:tr>
    </w:tbl>
    <w:p w:rsidR="00233B15" w:rsidRDefault="00233B15"/>
    <w:p w:rsidR="007C07C1" w:rsidRDefault="004963FC" w:rsidP="00D84677">
      <w:pPr>
        <w:pStyle w:val="a3"/>
        <w:numPr>
          <w:ilvl w:val="0"/>
          <w:numId w:val="1"/>
        </w:numPr>
        <w:spacing w:beforeLines="60" w:after="60"/>
        <w:rPr>
          <w:rFonts w:ascii="Times New Roman" w:hAnsi="Times New Roman" w:cs="Times New Roman"/>
          <w:b/>
          <w:i w:val="0"/>
          <w:color w:val="auto"/>
        </w:rPr>
      </w:pPr>
      <w:r>
        <w:rPr>
          <w:rFonts w:ascii="Times New Roman" w:hAnsi="Times New Roman" w:cs="Times New Roman"/>
          <w:b/>
          <w:i w:val="0"/>
          <w:color w:val="auto"/>
        </w:rPr>
        <w:t>БД Портал: Иерархические профили</w:t>
      </w:r>
    </w:p>
    <w:p w:rsidR="007C07C1" w:rsidRDefault="004963FC" w:rsidP="00703EA0">
      <w:pPr>
        <w:pStyle w:val="a3"/>
        <w:numPr>
          <w:ilvl w:val="1"/>
          <w:numId w:val="1"/>
        </w:numPr>
        <w:spacing w:beforeLines="60" w:after="60"/>
        <w:rPr>
          <w:rFonts w:ascii="Times New Roman" w:hAnsi="Times New Roman" w:cs="Times New Roman"/>
          <w:b/>
          <w:color w:val="auto"/>
        </w:rPr>
      </w:pPr>
      <w:r>
        <w:rPr>
          <w:rFonts w:ascii="Times New Roman" w:hAnsi="Times New Roman" w:cs="Times New Roman"/>
          <w:b/>
          <w:color w:val="auto"/>
        </w:rPr>
        <w:t>Форма Иерархического профиля</w:t>
      </w:r>
    </w:p>
    <w:p w:rsidR="004963FC" w:rsidRDefault="00AB1400" w:rsidP="004963FC">
      <w:r>
        <w:rPr>
          <w:noProof/>
        </w:rPr>
        <w:drawing>
          <wp:inline distT="0" distB="0" distL="0" distR="0">
            <wp:extent cx="2672080" cy="332740"/>
            <wp:effectExtent l="19050" t="19050" r="13970" b="1016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2080" cy="3327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963FC" w:rsidRPr="006022F7" w:rsidRDefault="004963FC" w:rsidP="004963FC">
      <w:pPr>
        <w:pStyle w:val="a7"/>
        <w:rPr>
          <w:rFonts w:ascii="Arial" w:hAnsi="Arial" w:cs="Arial"/>
          <w:color w:val="auto"/>
          <w:sz w:val="20"/>
          <w:szCs w:val="20"/>
        </w:rPr>
      </w:pPr>
      <w:r w:rsidRPr="00320C9C">
        <w:rPr>
          <w:color w:val="auto"/>
        </w:rPr>
        <w:t xml:space="preserve">Рисунок </w:t>
      </w:r>
      <w:r w:rsidR="006C0BE5" w:rsidRPr="00320C9C">
        <w:rPr>
          <w:color w:val="auto"/>
        </w:rPr>
        <w:fldChar w:fldCharType="begin"/>
      </w:r>
      <w:r w:rsidRPr="00320C9C">
        <w:rPr>
          <w:color w:val="auto"/>
        </w:rPr>
        <w:instrText xml:space="preserve"> SEQ Рисунок \* ARABIC </w:instrText>
      </w:r>
      <w:r w:rsidR="006C0BE5" w:rsidRPr="00320C9C">
        <w:rPr>
          <w:color w:val="auto"/>
        </w:rPr>
        <w:fldChar w:fldCharType="separate"/>
      </w:r>
      <w:r w:rsidR="00887424">
        <w:rPr>
          <w:noProof/>
          <w:color w:val="auto"/>
        </w:rPr>
        <w:t>83</w:t>
      </w:r>
      <w:r w:rsidR="006C0BE5" w:rsidRPr="00320C9C">
        <w:rPr>
          <w:color w:val="auto"/>
        </w:rPr>
        <w:fldChar w:fldCharType="end"/>
      </w:r>
      <w:r>
        <w:rPr>
          <w:color w:val="auto"/>
        </w:rPr>
        <w:t>. Кнопки формы Иерархического профиля, режим чтения</w:t>
      </w:r>
    </w:p>
    <w:p w:rsidR="004963FC" w:rsidRDefault="00AB1400" w:rsidP="004963FC">
      <w:r>
        <w:rPr>
          <w:noProof/>
        </w:rPr>
        <w:drawing>
          <wp:inline distT="0" distB="0" distL="0" distR="0">
            <wp:extent cx="2647950" cy="273050"/>
            <wp:effectExtent l="19050" t="19050" r="19050" b="1270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2730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963FC" w:rsidRPr="006022F7" w:rsidRDefault="004963FC" w:rsidP="004963FC">
      <w:pPr>
        <w:pStyle w:val="a7"/>
        <w:rPr>
          <w:rFonts w:ascii="Arial" w:hAnsi="Arial" w:cs="Arial"/>
          <w:color w:val="auto"/>
          <w:sz w:val="20"/>
          <w:szCs w:val="20"/>
        </w:rPr>
      </w:pPr>
      <w:r w:rsidRPr="00320C9C">
        <w:rPr>
          <w:color w:val="auto"/>
        </w:rPr>
        <w:t xml:space="preserve">Рисунок </w:t>
      </w:r>
      <w:r w:rsidR="006C0BE5" w:rsidRPr="00320C9C">
        <w:rPr>
          <w:color w:val="auto"/>
        </w:rPr>
        <w:fldChar w:fldCharType="begin"/>
      </w:r>
      <w:r w:rsidRPr="00320C9C">
        <w:rPr>
          <w:color w:val="auto"/>
        </w:rPr>
        <w:instrText xml:space="preserve"> SEQ Рисунок \* ARABIC </w:instrText>
      </w:r>
      <w:r w:rsidR="006C0BE5" w:rsidRPr="00320C9C">
        <w:rPr>
          <w:color w:val="auto"/>
        </w:rPr>
        <w:fldChar w:fldCharType="separate"/>
      </w:r>
      <w:r w:rsidR="00887424">
        <w:rPr>
          <w:noProof/>
          <w:color w:val="auto"/>
        </w:rPr>
        <w:t>84</w:t>
      </w:r>
      <w:r w:rsidR="006C0BE5" w:rsidRPr="00320C9C">
        <w:rPr>
          <w:color w:val="auto"/>
        </w:rPr>
        <w:fldChar w:fldCharType="end"/>
      </w:r>
      <w:r>
        <w:rPr>
          <w:color w:val="auto"/>
        </w:rPr>
        <w:t>. Кнопки формы Иерархического профиля, режим редактирования</w:t>
      </w:r>
    </w:p>
    <w:p w:rsidR="00233B15" w:rsidRDefault="00AB1400">
      <w:r>
        <w:rPr>
          <w:noProof/>
        </w:rPr>
        <w:lastRenderedPageBreak/>
        <w:drawing>
          <wp:inline distT="0" distB="0" distL="0" distR="0">
            <wp:extent cx="5407025" cy="7851775"/>
            <wp:effectExtent l="19050" t="19050" r="22225" b="1587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025" cy="78517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B1400" w:rsidRPr="006022F7" w:rsidRDefault="00AB1400" w:rsidP="00AB1400">
      <w:pPr>
        <w:pStyle w:val="a7"/>
        <w:rPr>
          <w:rFonts w:ascii="Arial" w:hAnsi="Arial" w:cs="Arial"/>
          <w:color w:val="auto"/>
          <w:sz w:val="20"/>
          <w:szCs w:val="20"/>
        </w:rPr>
      </w:pPr>
      <w:r w:rsidRPr="00320C9C">
        <w:rPr>
          <w:color w:val="auto"/>
        </w:rPr>
        <w:t xml:space="preserve">Рисунок </w:t>
      </w:r>
      <w:r w:rsidR="006C0BE5" w:rsidRPr="00320C9C">
        <w:rPr>
          <w:color w:val="auto"/>
        </w:rPr>
        <w:fldChar w:fldCharType="begin"/>
      </w:r>
      <w:r w:rsidRPr="00320C9C">
        <w:rPr>
          <w:color w:val="auto"/>
        </w:rPr>
        <w:instrText xml:space="preserve"> SEQ Рисунок \* ARABIC </w:instrText>
      </w:r>
      <w:r w:rsidR="006C0BE5" w:rsidRPr="00320C9C">
        <w:rPr>
          <w:color w:val="auto"/>
        </w:rPr>
        <w:fldChar w:fldCharType="separate"/>
      </w:r>
      <w:r w:rsidR="00887424">
        <w:rPr>
          <w:noProof/>
          <w:color w:val="auto"/>
        </w:rPr>
        <w:t>85</w:t>
      </w:r>
      <w:r w:rsidR="006C0BE5" w:rsidRPr="00320C9C">
        <w:rPr>
          <w:color w:val="auto"/>
        </w:rPr>
        <w:fldChar w:fldCharType="end"/>
      </w:r>
      <w:r>
        <w:rPr>
          <w:color w:val="auto"/>
        </w:rPr>
        <w:t>. Форма Иерархического профиля</w:t>
      </w:r>
    </w:p>
    <w:p w:rsidR="00AB1400" w:rsidRPr="007D79B8" w:rsidRDefault="00AB1400" w:rsidP="00AB1400">
      <w:pPr>
        <w:pStyle w:val="a7"/>
        <w:spacing w:after="0"/>
        <w:rPr>
          <w:rFonts w:ascii="Arial" w:hAnsi="Arial" w:cs="Arial"/>
          <w:color w:val="auto"/>
          <w:sz w:val="20"/>
          <w:szCs w:val="20"/>
        </w:rPr>
      </w:pPr>
      <w:r w:rsidRPr="007D79B8">
        <w:rPr>
          <w:rFonts w:ascii="Arial" w:hAnsi="Arial" w:cs="Arial"/>
          <w:color w:val="auto"/>
          <w:sz w:val="20"/>
          <w:szCs w:val="20"/>
        </w:rPr>
        <w:t xml:space="preserve">Таблица </w:t>
      </w:r>
      <w:r w:rsidR="006C0BE5" w:rsidRPr="007D79B8">
        <w:rPr>
          <w:rFonts w:ascii="Arial" w:hAnsi="Arial" w:cs="Arial"/>
          <w:color w:val="auto"/>
          <w:sz w:val="20"/>
          <w:szCs w:val="20"/>
        </w:rPr>
        <w:fldChar w:fldCharType="begin"/>
      </w:r>
      <w:r w:rsidRPr="007D79B8">
        <w:rPr>
          <w:rFonts w:ascii="Arial" w:hAnsi="Arial" w:cs="Arial"/>
          <w:color w:val="auto"/>
          <w:sz w:val="20"/>
          <w:szCs w:val="20"/>
        </w:rPr>
        <w:instrText xml:space="preserve"> SEQ Таблица \* ARABIC </w:instrText>
      </w:r>
      <w:r w:rsidR="006C0BE5" w:rsidRPr="007D79B8">
        <w:rPr>
          <w:rFonts w:ascii="Arial" w:hAnsi="Arial" w:cs="Arial"/>
          <w:color w:val="auto"/>
          <w:sz w:val="20"/>
          <w:szCs w:val="20"/>
        </w:rPr>
        <w:fldChar w:fldCharType="separate"/>
      </w:r>
      <w:r w:rsidR="00EF7C1D">
        <w:rPr>
          <w:rFonts w:ascii="Arial" w:hAnsi="Arial" w:cs="Arial"/>
          <w:noProof/>
          <w:color w:val="auto"/>
          <w:sz w:val="20"/>
          <w:szCs w:val="20"/>
        </w:rPr>
        <w:t>19</w:t>
      </w:r>
      <w:r w:rsidR="006C0BE5" w:rsidRPr="007D79B8">
        <w:rPr>
          <w:rFonts w:ascii="Arial" w:hAnsi="Arial" w:cs="Arial"/>
          <w:color w:val="auto"/>
          <w:sz w:val="20"/>
          <w:szCs w:val="20"/>
        </w:rPr>
        <w:fldChar w:fldCharType="end"/>
      </w:r>
      <w:r>
        <w:rPr>
          <w:rFonts w:ascii="Arial" w:hAnsi="Arial" w:cs="Arial"/>
          <w:color w:val="auto"/>
          <w:sz w:val="20"/>
          <w:szCs w:val="20"/>
        </w:rPr>
        <w:t xml:space="preserve">. </w:t>
      </w:r>
      <w:r w:rsidRPr="007D79B8">
        <w:rPr>
          <w:rFonts w:ascii="Arial" w:hAnsi="Arial" w:cs="Arial"/>
          <w:color w:val="auto"/>
          <w:sz w:val="20"/>
          <w:szCs w:val="20"/>
        </w:rPr>
        <w:t xml:space="preserve">Перечень элементов формы </w:t>
      </w:r>
      <w:r w:rsidRPr="00AB1400">
        <w:rPr>
          <w:rFonts w:ascii="Arial" w:hAnsi="Arial" w:cs="Arial"/>
          <w:color w:val="auto"/>
          <w:sz w:val="20"/>
          <w:szCs w:val="20"/>
        </w:rPr>
        <w:t>Иерархического профиля</w:t>
      </w:r>
    </w:p>
    <w:tbl>
      <w:tblPr>
        <w:tblStyle w:val="a8"/>
        <w:tblW w:w="0" w:type="auto"/>
        <w:tblLook w:val="04A0"/>
      </w:tblPr>
      <w:tblGrid>
        <w:gridCol w:w="817"/>
        <w:gridCol w:w="4253"/>
        <w:gridCol w:w="4501"/>
      </w:tblGrid>
      <w:tr w:rsidR="00AB1400" w:rsidRPr="005A5B1B" w:rsidTr="004307BC">
        <w:tc>
          <w:tcPr>
            <w:tcW w:w="817" w:type="dxa"/>
          </w:tcPr>
          <w:p w:rsidR="007C07C1" w:rsidRDefault="007C07C1" w:rsidP="00703EA0">
            <w:pPr>
              <w:spacing w:beforeLines="60" w:afterLines="60"/>
              <w:rPr>
                <w:rFonts w:ascii="Arial" w:eastAsiaTheme="majorEastAsia" w:hAnsi="Arial" w:cs="Arial"/>
                <w:b/>
                <w:bCs/>
                <w:color w:val="365F91" w:themeColor="accent1" w:themeShade="BF"/>
                <w:sz w:val="20"/>
                <w:szCs w:val="20"/>
              </w:rPr>
              <w:pPrChange w:id="2339" w:author="Administrator" w:date="2014-02-13T12:54:00Z">
                <w:pPr>
                  <w:keepNext/>
                  <w:keepLines/>
                  <w:spacing w:beforeLines="60" w:afterLines="60"/>
                  <w:outlineLvl w:val="0"/>
                </w:pPr>
              </w:pPrChange>
            </w:pPr>
          </w:p>
        </w:tc>
        <w:tc>
          <w:tcPr>
            <w:tcW w:w="4253" w:type="dxa"/>
          </w:tcPr>
          <w:p w:rsidR="007C07C1" w:rsidRDefault="00AB1400" w:rsidP="00703EA0">
            <w:pPr>
              <w:spacing w:beforeLines="60" w:afterLines="60"/>
              <w:rPr>
                <w:rFonts w:ascii="Arial" w:hAnsi="Arial" w:cs="Arial"/>
                <w:b/>
                <w:sz w:val="20"/>
                <w:szCs w:val="20"/>
              </w:rPr>
            </w:pPr>
            <w:r w:rsidRPr="005A5B1B">
              <w:rPr>
                <w:rFonts w:ascii="Arial" w:hAnsi="Arial" w:cs="Arial"/>
                <w:b/>
                <w:sz w:val="20"/>
                <w:szCs w:val="20"/>
              </w:rPr>
              <w:t xml:space="preserve">Наименование </w:t>
            </w:r>
          </w:p>
        </w:tc>
        <w:tc>
          <w:tcPr>
            <w:tcW w:w="4501" w:type="dxa"/>
          </w:tcPr>
          <w:p w:rsidR="007C07C1" w:rsidRDefault="00AB1400" w:rsidP="00703EA0">
            <w:pPr>
              <w:spacing w:beforeLines="60" w:afterLines="60"/>
              <w:rPr>
                <w:rFonts w:ascii="Arial" w:hAnsi="Arial" w:cs="Arial"/>
                <w:b/>
                <w:sz w:val="20"/>
                <w:szCs w:val="20"/>
              </w:rPr>
              <w:pPrChange w:id="2340" w:author="Administrator" w:date="2014-02-13T12:54:00Z">
                <w:pPr>
                  <w:spacing w:beforeLines="60" w:afterLines="60"/>
                </w:pPr>
              </w:pPrChange>
            </w:pPr>
            <w:r w:rsidRPr="005A5B1B">
              <w:rPr>
                <w:rFonts w:ascii="Arial" w:hAnsi="Arial" w:cs="Arial"/>
                <w:b/>
                <w:sz w:val="20"/>
                <w:szCs w:val="20"/>
              </w:rPr>
              <w:t>Тип элемента</w:t>
            </w:r>
          </w:p>
        </w:tc>
      </w:tr>
      <w:tr w:rsidR="00AB1400" w:rsidRPr="005A5B1B" w:rsidTr="004307BC">
        <w:tc>
          <w:tcPr>
            <w:tcW w:w="817" w:type="dxa"/>
          </w:tcPr>
          <w:p w:rsidR="007C07C1" w:rsidRDefault="007C07C1" w:rsidP="00D84677">
            <w:pPr>
              <w:pStyle w:val="a9"/>
              <w:numPr>
                <w:ilvl w:val="0"/>
                <w:numId w:val="29"/>
              </w:num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4253" w:type="dxa"/>
          </w:tcPr>
          <w:p w:rsidR="007C07C1" w:rsidRDefault="00AB1400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r w:rsidRPr="005A5B1B">
              <w:rPr>
                <w:rFonts w:ascii="Arial" w:hAnsi="Arial" w:cs="Arial"/>
                <w:sz w:val="20"/>
                <w:szCs w:val="20"/>
              </w:rPr>
              <w:t>Выйти</w:t>
            </w:r>
          </w:p>
        </w:tc>
        <w:tc>
          <w:tcPr>
            <w:tcW w:w="4501" w:type="dxa"/>
          </w:tcPr>
          <w:p w:rsidR="007C07C1" w:rsidRDefault="00AB1400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341" w:author="Administrator" w:date="2014-02-13T12:54:00Z">
                <w:pPr>
                  <w:spacing w:beforeLines="60" w:afterLines="60"/>
                </w:pPr>
              </w:pPrChange>
            </w:pPr>
            <w:r w:rsidRPr="005A5B1B">
              <w:rPr>
                <w:rFonts w:ascii="Arial" w:hAnsi="Arial" w:cs="Arial"/>
                <w:sz w:val="20"/>
                <w:szCs w:val="20"/>
              </w:rPr>
              <w:t>Кнопка</w:t>
            </w:r>
          </w:p>
        </w:tc>
      </w:tr>
      <w:tr w:rsidR="00AB1400" w:rsidRPr="005A5B1B" w:rsidTr="004307BC">
        <w:tc>
          <w:tcPr>
            <w:tcW w:w="817" w:type="dxa"/>
          </w:tcPr>
          <w:p w:rsidR="007C07C1" w:rsidRDefault="007C07C1" w:rsidP="00703EA0">
            <w:pPr>
              <w:pStyle w:val="a9"/>
              <w:numPr>
                <w:ilvl w:val="0"/>
                <w:numId w:val="29"/>
              </w:num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342" w:author="Administrator" w:date="2014-02-13T12:54:00Z">
                <w:pPr>
                  <w:pStyle w:val="a9"/>
                  <w:numPr>
                    <w:numId w:val="29"/>
                  </w:numPr>
                  <w:spacing w:beforeLines="60" w:afterLines="60"/>
                  <w:ind w:hanging="360"/>
                </w:pPr>
              </w:pPrChange>
            </w:pPr>
          </w:p>
        </w:tc>
        <w:tc>
          <w:tcPr>
            <w:tcW w:w="4253" w:type="dxa"/>
          </w:tcPr>
          <w:p w:rsidR="007C07C1" w:rsidRDefault="00AB1400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343" w:author="Administrator" w:date="2014-02-13T12:54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Редактировать</w:t>
            </w:r>
          </w:p>
        </w:tc>
        <w:tc>
          <w:tcPr>
            <w:tcW w:w="4501" w:type="dxa"/>
          </w:tcPr>
          <w:p w:rsidR="007C07C1" w:rsidRDefault="00AB1400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344" w:author="Administrator" w:date="2014-02-13T12:54:00Z">
                <w:pPr>
                  <w:spacing w:beforeLines="60" w:afterLines="60"/>
                </w:pPr>
              </w:pPrChange>
            </w:pPr>
            <w:r w:rsidRPr="009A7A20">
              <w:rPr>
                <w:rFonts w:ascii="Arial" w:hAnsi="Arial" w:cs="Arial"/>
                <w:sz w:val="20"/>
                <w:szCs w:val="20"/>
              </w:rPr>
              <w:t>Кнопка</w:t>
            </w:r>
          </w:p>
        </w:tc>
      </w:tr>
      <w:tr w:rsidR="004307BC" w:rsidRPr="005A5B1B" w:rsidTr="004307BC">
        <w:tc>
          <w:tcPr>
            <w:tcW w:w="817" w:type="dxa"/>
          </w:tcPr>
          <w:p w:rsidR="007C07C1" w:rsidRDefault="007C07C1" w:rsidP="00703EA0">
            <w:pPr>
              <w:pStyle w:val="a9"/>
              <w:numPr>
                <w:ilvl w:val="0"/>
                <w:numId w:val="29"/>
              </w:num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345" w:author="Administrator" w:date="2014-02-13T12:54:00Z">
                <w:pPr>
                  <w:pStyle w:val="a9"/>
                  <w:numPr>
                    <w:numId w:val="29"/>
                  </w:numPr>
                  <w:spacing w:beforeLines="60" w:afterLines="60"/>
                  <w:ind w:hanging="360"/>
                </w:pPr>
              </w:pPrChange>
            </w:pPr>
          </w:p>
        </w:tc>
        <w:tc>
          <w:tcPr>
            <w:tcW w:w="4253" w:type="dxa"/>
          </w:tcPr>
          <w:p w:rsidR="007C07C1" w:rsidRDefault="004307BC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346" w:author="Administrator" w:date="2014-02-13T12:54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Новый иерархический профиль</w:t>
            </w:r>
          </w:p>
        </w:tc>
        <w:tc>
          <w:tcPr>
            <w:tcW w:w="4501" w:type="dxa"/>
          </w:tcPr>
          <w:p w:rsidR="007C07C1" w:rsidRDefault="004307BC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347" w:author="Administrator" w:date="2014-02-13T12:54:00Z">
                <w:pPr>
                  <w:spacing w:beforeLines="60" w:afterLines="60"/>
                </w:pPr>
              </w:pPrChange>
            </w:pPr>
            <w:r w:rsidRPr="009A7A20">
              <w:rPr>
                <w:rFonts w:ascii="Arial" w:hAnsi="Arial" w:cs="Arial"/>
                <w:sz w:val="20"/>
                <w:szCs w:val="20"/>
              </w:rPr>
              <w:t>Кнопка</w:t>
            </w:r>
          </w:p>
        </w:tc>
      </w:tr>
      <w:tr w:rsidR="00AB1400" w:rsidRPr="005A5B1B" w:rsidTr="004307BC">
        <w:tc>
          <w:tcPr>
            <w:tcW w:w="817" w:type="dxa"/>
          </w:tcPr>
          <w:p w:rsidR="007C07C1" w:rsidRDefault="007C07C1" w:rsidP="00703EA0">
            <w:pPr>
              <w:pStyle w:val="a9"/>
              <w:numPr>
                <w:ilvl w:val="0"/>
                <w:numId w:val="29"/>
              </w:num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348" w:author="Administrator" w:date="2014-02-13T12:54:00Z">
                <w:pPr>
                  <w:pStyle w:val="a9"/>
                  <w:numPr>
                    <w:numId w:val="29"/>
                  </w:numPr>
                  <w:spacing w:beforeLines="60" w:afterLines="60"/>
                  <w:ind w:hanging="360"/>
                </w:pPr>
              </w:pPrChange>
            </w:pPr>
          </w:p>
        </w:tc>
        <w:tc>
          <w:tcPr>
            <w:tcW w:w="4253" w:type="dxa"/>
          </w:tcPr>
          <w:p w:rsidR="007C07C1" w:rsidRDefault="00AB1400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349" w:author="Administrator" w:date="2014-02-13T12:54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Выйти</w:t>
            </w:r>
          </w:p>
        </w:tc>
        <w:tc>
          <w:tcPr>
            <w:tcW w:w="4501" w:type="dxa"/>
          </w:tcPr>
          <w:p w:rsidR="007C07C1" w:rsidRDefault="00AB1400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350" w:author="Administrator" w:date="2014-02-13T12:54:00Z">
                <w:pPr>
                  <w:spacing w:beforeLines="60" w:afterLines="60"/>
                </w:pPr>
              </w:pPrChange>
            </w:pPr>
            <w:r w:rsidRPr="009A7A20">
              <w:rPr>
                <w:rFonts w:ascii="Arial" w:hAnsi="Arial" w:cs="Arial"/>
                <w:sz w:val="20"/>
                <w:szCs w:val="20"/>
              </w:rPr>
              <w:t>Кнопка</w:t>
            </w:r>
          </w:p>
        </w:tc>
      </w:tr>
      <w:tr w:rsidR="00AB1400" w:rsidRPr="005A5B1B" w:rsidTr="004307BC">
        <w:tc>
          <w:tcPr>
            <w:tcW w:w="817" w:type="dxa"/>
          </w:tcPr>
          <w:p w:rsidR="007C07C1" w:rsidRDefault="007C07C1" w:rsidP="00703EA0">
            <w:pPr>
              <w:pStyle w:val="a9"/>
              <w:numPr>
                <w:ilvl w:val="0"/>
                <w:numId w:val="29"/>
              </w:num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351" w:author="Administrator" w:date="2014-02-13T12:54:00Z">
                <w:pPr>
                  <w:pStyle w:val="a9"/>
                  <w:numPr>
                    <w:numId w:val="29"/>
                  </w:numPr>
                  <w:spacing w:beforeLines="60" w:afterLines="60"/>
                  <w:ind w:hanging="360"/>
                </w:pPr>
              </w:pPrChange>
            </w:pPr>
          </w:p>
        </w:tc>
        <w:tc>
          <w:tcPr>
            <w:tcW w:w="4253" w:type="dxa"/>
          </w:tcPr>
          <w:p w:rsidR="007C07C1" w:rsidRDefault="00AB1400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352" w:author="Administrator" w:date="2014-02-13T12:54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Сохранить</w:t>
            </w:r>
          </w:p>
        </w:tc>
        <w:tc>
          <w:tcPr>
            <w:tcW w:w="4501" w:type="dxa"/>
          </w:tcPr>
          <w:p w:rsidR="007C07C1" w:rsidRDefault="00AB1400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353" w:author="Administrator" w:date="2014-02-13T12:54:00Z">
                <w:pPr>
                  <w:spacing w:beforeLines="60" w:afterLines="60"/>
                </w:pPr>
              </w:pPrChange>
            </w:pPr>
            <w:r w:rsidRPr="009A7A20">
              <w:rPr>
                <w:rFonts w:ascii="Arial" w:hAnsi="Arial" w:cs="Arial"/>
                <w:sz w:val="20"/>
                <w:szCs w:val="20"/>
              </w:rPr>
              <w:t>Кнопка</w:t>
            </w:r>
          </w:p>
        </w:tc>
      </w:tr>
      <w:tr w:rsidR="00AB1400" w:rsidRPr="005A5B1B" w:rsidTr="004307BC">
        <w:tc>
          <w:tcPr>
            <w:tcW w:w="817" w:type="dxa"/>
          </w:tcPr>
          <w:p w:rsidR="007C07C1" w:rsidRDefault="007C07C1" w:rsidP="00703EA0">
            <w:pPr>
              <w:pStyle w:val="a9"/>
              <w:numPr>
                <w:ilvl w:val="0"/>
                <w:numId w:val="29"/>
              </w:num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354" w:author="Administrator" w:date="2014-02-13T12:54:00Z">
                <w:pPr>
                  <w:pStyle w:val="a9"/>
                  <w:numPr>
                    <w:numId w:val="29"/>
                  </w:numPr>
                  <w:spacing w:beforeLines="60" w:afterLines="60"/>
                  <w:ind w:hanging="360"/>
                </w:pPr>
              </w:pPrChange>
            </w:pPr>
          </w:p>
        </w:tc>
        <w:tc>
          <w:tcPr>
            <w:tcW w:w="4253" w:type="dxa"/>
          </w:tcPr>
          <w:p w:rsidR="007C07C1" w:rsidRDefault="004307BC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355" w:author="Administrator" w:date="2014-02-13T12:54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Иерархический профиль – верхний уровень</w:t>
            </w:r>
          </w:p>
        </w:tc>
        <w:tc>
          <w:tcPr>
            <w:tcW w:w="4501" w:type="dxa"/>
          </w:tcPr>
          <w:p w:rsidR="007C07C1" w:rsidRDefault="007C07C1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356" w:author="Administrator" w:date="2014-02-13T12:54:00Z">
                <w:pPr>
                  <w:spacing w:beforeLines="60" w:afterLines="60"/>
                </w:pPr>
              </w:pPrChange>
            </w:pPr>
          </w:p>
        </w:tc>
      </w:tr>
      <w:tr w:rsidR="00AB1400" w:rsidRPr="005A5B1B" w:rsidTr="004307BC">
        <w:tc>
          <w:tcPr>
            <w:tcW w:w="817" w:type="dxa"/>
          </w:tcPr>
          <w:p w:rsidR="007C07C1" w:rsidRDefault="007C07C1" w:rsidP="00703EA0">
            <w:pPr>
              <w:pStyle w:val="a9"/>
              <w:numPr>
                <w:ilvl w:val="0"/>
                <w:numId w:val="29"/>
              </w:num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357" w:author="Administrator" w:date="2014-02-13T12:54:00Z">
                <w:pPr>
                  <w:pStyle w:val="a9"/>
                  <w:numPr>
                    <w:numId w:val="29"/>
                  </w:numPr>
                  <w:spacing w:beforeLines="60" w:afterLines="60"/>
                  <w:ind w:hanging="360"/>
                </w:pPr>
              </w:pPrChange>
            </w:pPr>
          </w:p>
        </w:tc>
        <w:tc>
          <w:tcPr>
            <w:tcW w:w="4253" w:type="dxa"/>
          </w:tcPr>
          <w:p w:rsidR="007C07C1" w:rsidRDefault="00890F7E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358" w:author="Administrator" w:date="2014-02-13T12:54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Название</w:t>
            </w:r>
          </w:p>
        </w:tc>
        <w:tc>
          <w:tcPr>
            <w:tcW w:w="4501" w:type="dxa"/>
          </w:tcPr>
          <w:p w:rsidR="007C07C1" w:rsidRDefault="00AB1400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359" w:author="Administrator" w:date="2014-02-13T12:54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</w:tr>
      <w:tr w:rsidR="00AB1400" w:rsidRPr="005A5B1B" w:rsidTr="004307BC">
        <w:tc>
          <w:tcPr>
            <w:tcW w:w="817" w:type="dxa"/>
          </w:tcPr>
          <w:p w:rsidR="007C07C1" w:rsidRDefault="007C07C1" w:rsidP="00703EA0">
            <w:pPr>
              <w:pStyle w:val="a9"/>
              <w:numPr>
                <w:ilvl w:val="0"/>
                <w:numId w:val="29"/>
              </w:num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360" w:author="Administrator" w:date="2014-02-13T12:54:00Z">
                <w:pPr>
                  <w:pStyle w:val="a9"/>
                  <w:numPr>
                    <w:numId w:val="29"/>
                  </w:numPr>
                  <w:spacing w:beforeLines="60" w:afterLines="60"/>
                  <w:ind w:hanging="360"/>
                </w:pPr>
              </w:pPrChange>
            </w:pPr>
          </w:p>
        </w:tc>
        <w:tc>
          <w:tcPr>
            <w:tcW w:w="4253" w:type="dxa"/>
          </w:tcPr>
          <w:p w:rsidR="007C07C1" w:rsidRDefault="00890F7E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361" w:author="Administrator" w:date="2014-02-13T12:54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Может наследоваться только из одного иерархического профиля</w:t>
            </w:r>
          </w:p>
        </w:tc>
        <w:tc>
          <w:tcPr>
            <w:tcW w:w="4501" w:type="dxa"/>
          </w:tcPr>
          <w:p w:rsidR="007C07C1" w:rsidRDefault="007C07C1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362" w:author="Administrator" w:date="2014-02-13T12:54:00Z">
                <w:pPr>
                  <w:spacing w:beforeLines="60" w:afterLines="60"/>
                </w:pPr>
              </w:pPrChange>
            </w:pPr>
          </w:p>
        </w:tc>
      </w:tr>
      <w:tr w:rsidR="00890F7E" w:rsidRPr="005A5B1B" w:rsidTr="004307BC">
        <w:tc>
          <w:tcPr>
            <w:tcW w:w="817" w:type="dxa"/>
          </w:tcPr>
          <w:p w:rsidR="007C07C1" w:rsidRDefault="007C07C1" w:rsidP="00703EA0">
            <w:pPr>
              <w:pStyle w:val="a9"/>
              <w:numPr>
                <w:ilvl w:val="0"/>
                <w:numId w:val="29"/>
              </w:num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363" w:author="Administrator" w:date="2014-02-13T12:54:00Z">
                <w:pPr>
                  <w:pStyle w:val="a9"/>
                  <w:numPr>
                    <w:numId w:val="29"/>
                  </w:numPr>
                  <w:spacing w:beforeLines="60" w:afterLines="60"/>
                  <w:ind w:hanging="360"/>
                </w:pPr>
              </w:pPrChange>
            </w:pPr>
          </w:p>
        </w:tc>
        <w:tc>
          <w:tcPr>
            <w:tcW w:w="4253" w:type="dxa"/>
          </w:tcPr>
          <w:p w:rsidR="00890F7E" w:rsidRPr="00736F2F" w:rsidRDefault="00890F7E" w:rsidP="008F56D7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736F2F">
              <w:rPr>
                <w:rFonts w:ascii="Arial" w:hAnsi="Arial" w:cs="Arial"/>
                <w:sz w:val="20"/>
                <w:szCs w:val="20"/>
                <w:lang w:val="en-US"/>
              </w:rPr>
              <w:t>ReplicaID</w:t>
            </w:r>
            <w:proofErr w:type="spellEnd"/>
            <w:r w:rsidRPr="00736F2F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736F2F">
              <w:rPr>
                <w:rFonts w:ascii="Arial" w:hAnsi="Arial" w:cs="Arial"/>
                <w:sz w:val="20"/>
                <w:szCs w:val="20"/>
              </w:rPr>
              <w:t>СО</w:t>
            </w:r>
          </w:p>
        </w:tc>
        <w:tc>
          <w:tcPr>
            <w:tcW w:w="4501" w:type="dxa"/>
          </w:tcPr>
          <w:p w:rsidR="007C07C1" w:rsidRDefault="00890F7E" w:rsidP="00D84677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</w:tr>
      <w:tr w:rsidR="00890F7E" w:rsidRPr="005A5B1B" w:rsidTr="004307BC">
        <w:tc>
          <w:tcPr>
            <w:tcW w:w="817" w:type="dxa"/>
          </w:tcPr>
          <w:p w:rsidR="007C07C1" w:rsidRDefault="007C07C1" w:rsidP="00703EA0">
            <w:pPr>
              <w:pStyle w:val="a9"/>
              <w:numPr>
                <w:ilvl w:val="0"/>
                <w:numId w:val="29"/>
              </w:num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364" w:author="Administrator" w:date="2014-02-13T12:54:00Z">
                <w:pPr>
                  <w:pStyle w:val="a9"/>
                  <w:numPr>
                    <w:numId w:val="29"/>
                  </w:numPr>
                  <w:spacing w:beforeLines="60" w:afterLines="60"/>
                  <w:ind w:hanging="360"/>
                </w:pPr>
              </w:pPrChange>
            </w:pPr>
          </w:p>
        </w:tc>
        <w:tc>
          <w:tcPr>
            <w:tcW w:w="4253" w:type="dxa"/>
          </w:tcPr>
          <w:p w:rsidR="00890F7E" w:rsidRPr="00736F2F" w:rsidRDefault="00890F7E" w:rsidP="008F56D7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736F2F">
              <w:rPr>
                <w:rFonts w:ascii="Arial" w:hAnsi="Arial" w:cs="Arial"/>
                <w:sz w:val="20"/>
                <w:szCs w:val="20"/>
                <w:lang w:val="en-US"/>
              </w:rPr>
              <w:t>ReplicaID</w:t>
            </w:r>
            <w:proofErr w:type="spellEnd"/>
            <w:r w:rsidRPr="00736F2F">
              <w:rPr>
                <w:rFonts w:ascii="Arial" w:hAnsi="Arial" w:cs="Arial"/>
                <w:sz w:val="20"/>
                <w:szCs w:val="20"/>
              </w:rPr>
              <w:t xml:space="preserve"> СС</w:t>
            </w:r>
          </w:p>
        </w:tc>
        <w:tc>
          <w:tcPr>
            <w:tcW w:w="4501" w:type="dxa"/>
          </w:tcPr>
          <w:p w:rsidR="007C07C1" w:rsidRDefault="00890F7E" w:rsidP="00D84677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r w:rsidRPr="00A619CE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</w:tr>
      <w:tr w:rsidR="00890F7E" w:rsidRPr="005A5B1B" w:rsidTr="004307BC">
        <w:tc>
          <w:tcPr>
            <w:tcW w:w="817" w:type="dxa"/>
          </w:tcPr>
          <w:p w:rsidR="007C07C1" w:rsidRDefault="007C07C1" w:rsidP="00703EA0">
            <w:pPr>
              <w:pStyle w:val="a9"/>
              <w:numPr>
                <w:ilvl w:val="0"/>
                <w:numId w:val="29"/>
              </w:num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365" w:author="Administrator" w:date="2014-02-13T12:54:00Z">
                <w:pPr>
                  <w:pStyle w:val="a9"/>
                  <w:numPr>
                    <w:numId w:val="29"/>
                  </w:numPr>
                  <w:spacing w:beforeLines="60" w:afterLines="60"/>
                  <w:ind w:hanging="360"/>
                </w:pPr>
              </w:pPrChange>
            </w:pPr>
          </w:p>
        </w:tc>
        <w:tc>
          <w:tcPr>
            <w:tcW w:w="4253" w:type="dxa"/>
          </w:tcPr>
          <w:p w:rsidR="00890F7E" w:rsidRPr="00736F2F" w:rsidRDefault="00890F7E" w:rsidP="008F56D7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736F2F">
              <w:rPr>
                <w:rFonts w:ascii="Arial" w:hAnsi="Arial" w:cs="Arial"/>
                <w:sz w:val="20"/>
                <w:szCs w:val="20"/>
                <w:lang w:val="en-US"/>
              </w:rPr>
              <w:t>ReplicaID</w:t>
            </w:r>
            <w:proofErr w:type="spellEnd"/>
            <w:r w:rsidRPr="00736F2F">
              <w:rPr>
                <w:rFonts w:ascii="Arial" w:hAnsi="Arial" w:cs="Arial"/>
                <w:sz w:val="20"/>
                <w:szCs w:val="20"/>
              </w:rPr>
              <w:t xml:space="preserve"> Уведомления</w:t>
            </w:r>
          </w:p>
        </w:tc>
        <w:tc>
          <w:tcPr>
            <w:tcW w:w="4501" w:type="dxa"/>
          </w:tcPr>
          <w:p w:rsidR="007C07C1" w:rsidRDefault="00890F7E" w:rsidP="00D84677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r w:rsidRPr="00A619CE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</w:tr>
      <w:tr w:rsidR="00890F7E" w:rsidRPr="005A5B1B" w:rsidTr="004307BC">
        <w:tc>
          <w:tcPr>
            <w:tcW w:w="817" w:type="dxa"/>
          </w:tcPr>
          <w:p w:rsidR="007C07C1" w:rsidRDefault="007C07C1" w:rsidP="00703EA0">
            <w:pPr>
              <w:pStyle w:val="a9"/>
              <w:numPr>
                <w:ilvl w:val="0"/>
                <w:numId w:val="29"/>
              </w:num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366" w:author="Administrator" w:date="2014-02-13T12:54:00Z">
                <w:pPr>
                  <w:pStyle w:val="a9"/>
                  <w:numPr>
                    <w:numId w:val="29"/>
                  </w:numPr>
                  <w:spacing w:beforeLines="60" w:afterLines="60"/>
                  <w:ind w:hanging="360"/>
                </w:pPr>
              </w:pPrChange>
            </w:pPr>
          </w:p>
        </w:tc>
        <w:tc>
          <w:tcPr>
            <w:tcW w:w="4253" w:type="dxa"/>
          </w:tcPr>
          <w:p w:rsidR="00890F7E" w:rsidRPr="00736F2F" w:rsidRDefault="00890F7E" w:rsidP="008F56D7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736F2F">
              <w:rPr>
                <w:rFonts w:ascii="Arial" w:hAnsi="Arial" w:cs="Arial"/>
                <w:sz w:val="20"/>
                <w:szCs w:val="20"/>
              </w:rPr>
              <w:t xml:space="preserve">Навигатор </w:t>
            </w:r>
            <w:r w:rsidRPr="00736F2F">
              <w:rPr>
                <w:rFonts w:ascii="Arial" w:hAnsi="Arial" w:cs="Arial"/>
                <w:sz w:val="20"/>
                <w:szCs w:val="20"/>
                <w:lang w:val="en-US"/>
              </w:rPr>
              <w:t>Web-</w:t>
            </w:r>
            <w:r w:rsidRPr="00736F2F">
              <w:rPr>
                <w:rFonts w:ascii="Arial" w:hAnsi="Arial" w:cs="Arial"/>
                <w:sz w:val="20"/>
                <w:szCs w:val="20"/>
              </w:rPr>
              <w:t>клиента</w:t>
            </w:r>
          </w:p>
        </w:tc>
        <w:tc>
          <w:tcPr>
            <w:tcW w:w="4501" w:type="dxa"/>
          </w:tcPr>
          <w:p w:rsidR="007C07C1" w:rsidRDefault="00890F7E" w:rsidP="00D84677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r w:rsidRPr="00A619CE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</w:tr>
      <w:tr w:rsidR="00890F7E" w:rsidRPr="005A5B1B" w:rsidTr="004307BC">
        <w:tc>
          <w:tcPr>
            <w:tcW w:w="817" w:type="dxa"/>
          </w:tcPr>
          <w:p w:rsidR="007C07C1" w:rsidRDefault="007C07C1" w:rsidP="00703EA0">
            <w:pPr>
              <w:pStyle w:val="a9"/>
              <w:numPr>
                <w:ilvl w:val="0"/>
                <w:numId w:val="29"/>
              </w:num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367" w:author="Administrator" w:date="2014-02-13T12:54:00Z">
                <w:pPr>
                  <w:pStyle w:val="a9"/>
                  <w:numPr>
                    <w:numId w:val="29"/>
                  </w:numPr>
                  <w:spacing w:beforeLines="60" w:afterLines="60"/>
                  <w:ind w:hanging="360"/>
                </w:pPr>
              </w:pPrChange>
            </w:pPr>
          </w:p>
        </w:tc>
        <w:tc>
          <w:tcPr>
            <w:tcW w:w="4253" w:type="dxa"/>
          </w:tcPr>
          <w:p w:rsidR="00890F7E" w:rsidRPr="00736F2F" w:rsidRDefault="00890F7E" w:rsidP="008F56D7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736F2F">
              <w:rPr>
                <w:rFonts w:ascii="Arial" w:hAnsi="Arial" w:cs="Arial"/>
                <w:sz w:val="20"/>
                <w:szCs w:val="20"/>
              </w:rPr>
              <w:t>Корневая папка «Избранное» в БД «Персональные настройки»</w:t>
            </w:r>
          </w:p>
        </w:tc>
        <w:tc>
          <w:tcPr>
            <w:tcW w:w="4501" w:type="dxa"/>
          </w:tcPr>
          <w:p w:rsidR="007C07C1" w:rsidRDefault="00890F7E" w:rsidP="00D84677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r w:rsidRPr="00A619CE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</w:tr>
      <w:tr w:rsidR="00890F7E" w:rsidRPr="005A5B1B" w:rsidTr="004307BC">
        <w:tc>
          <w:tcPr>
            <w:tcW w:w="817" w:type="dxa"/>
          </w:tcPr>
          <w:p w:rsidR="007C07C1" w:rsidRDefault="007C07C1" w:rsidP="00703EA0">
            <w:pPr>
              <w:pStyle w:val="a9"/>
              <w:numPr>
                <w:ilvl w:val="0"/>
                <w:numId w:val="29"/>
              </w:num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368" w:author="Administrator" w:date="2014-02-13T12:54:00Z">
                <w:pPr>
                  <w:pStyle w:val="a9"/>
                  <w:numPr>
                    <w:numId w:val="29"/>
                  </w:numPr>
                  <w:spacing w:beforeLines="60" w:afterLines="60"/>
                  <w:ind w:hanging="360"/>
                </w:pPr>
              </w:pPrChange>
            </w:pPr>
          </w:p>
        </w:tc>
        <w:tc>
          <w:tcPr>
            <w:tcW w:w="4253" w:type="dxa"/>
          </w:tcPr>
          <w:p w:rsidR="00890F7E" w:rsidRPr="00736F2F" w:rsidRDefault="00890F7E" w:rsidP="008F56D7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Папка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стикеров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в БД «Персональные настройки»</w:t>
            </w:r>
          </w:p>
        </w:tc>
        <w:tc>
          <w:tcPr>
            <w:tcW w:w="4501" w:type="dxa"/>
          </w:tcPr>
          <w:p w:rsidR="007C07C1" w:rsidRDefault="00890F7E" w:rsidP="00D84677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r w:rsidRPr="00A619CE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</w:tr>
      <w:tr w:rsidR="00890F7E" w:rsidRPr="005A5B1B" w:rsidTr="004307BC">
        <w:tc>
          <w:tcPr>
            <w:tcW w:w="817" w:type="dxa"/>
          </w:tcPr>
          <w:p w:rsidR="007C07C1" w:rsidRDefault="007C07C1" w:rsidP="00703EA0">
            <w:pPr>
              <w:pStyle w:val="a9"/>
              <w:numPr>
                <w:ilvl w:val="0"/>
                <w:numId w:val="29"/>
              </w:num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369" w:author="Administrator" w:date="2014-02-13T12:54:00Z">
                <w:pPr>
                  <w:pStyle w:val="a9"/>
                  <w:numPr>
                    <w:numId w:val="29"/>
                  </w:numPr>
                  <w:spacing w:beforeLines="60" w:afterLines="60"/>
                  <w:ind w:hanging="360"/>
                </w:pPr>
              </w:pPrChange>
            </w:pPr>
          </w:p>
        </w:tc>
        <w:tc>
          <w:tcPr>
            <w:tcW w:w="4253" w:type="dxa"/>
          </w:tcPr>
          <w:p w:rsidR="00890F7E" w:rsidRPr="00736F2F" w:rsidRDefault="00890F7E" w:rsidP="008F56D7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Шаблон личной папка 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Notes</w:t>
            </w:r>
            <w:r w:rsidRPr="00736F2F">
              <w:rPr>
                <w:rFonts w:ascii="Arial" w:hAnsi="Arial" w:cs="Arial"/>
                <w:sz w:val="20"/>
                <w:szCs w:val="20"/>
              </w:rPr>
              <w:t>-</w:t>
            </w:r>
            <w:r>
              <w:rPr>
                <w:rFonts w:ascii="Arial" w:hAnsi="Arial" w:cs="Arial"/>
                <w:sz w:val="20"/>
                <w:szCs w:val="20"/>
              </w:rPr>
              <w:t>клиента</w:t>
            </w:r>
          </w:p>
        </w:tc>
        <w:tc>
          <w:tcPr>
            <w:tcW w:w="4501" w:type="dxa"/>
          </w:tcPr>
          <w:p w:rsidR="007C07C1" w:rsidRDefault="00890F7E" w:rsidP="00D84677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r w:rsidRPr="00A619CE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</w:tr>
      <w:tr w:rsidR="00890F7E" w:rsidRPr="005A5B1B" w:rsidTr="004307BC">
        <w:tc>
          <w:tcPr>
            <w:tcW w:w="817" w:type="dxa"/>
          </w:tcPr>
          <w:p w:rsidR="007C07C1" w:rsidRDefault="007C07C1" w:rsidP="00703EA0">
            <w:pPr>
              <w:pStyle w:val="a9"/>
              <w:numPr>
                <w:ilvl w:val="0"/>
                <w:numId w:val="29"/>
              </w:num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370" w:author="Administrator" w:date="2014-02-13T12:54:00Z">
                <w:pPr>
                  <w:pStyle w:val="a9"/>
                  <w:numPr>
                    <w:numId w:val="29"/>
                  </w:numPr>
                  <w:spacing w:beforeLines="60" w:afterLines="60"/>
                  <w:ind w:hanging="360"/>
                </w:pPr>
              </w:pPrChange>
            </w:pPr>
          </w:p>
        </w:tc>
        <w:tc>
          <w:tcPr>
            <w:tcW w:w="4253" w:type="dxa"/>
          </w:tcPr>
          <w:p w:rsidR="00890F7E" w:rsidRPr="003A722F" w:rsidRDefault="00890F7E" w:rsidP="004307BC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Может наследоваться из </w:t>
            </w:r>
            <w:proofErr w:type="gramStart"/>
            <w:r>
              <w:rPr>
                <w:rFonts w:ascii="Arial" w:hAnsi="Arial" w:cs="Arial"/>
                <w:sz w:val="20"/>
                <w:szCs w:val="20"/>
              </w:rPr>
              <w:t>иерархического</w:t>
            </w:r>
            <w:proofErr w:type="gramEnd"/>
            <w:r>
              <w:rPr>
                <w:rFonts w:ascii="Arial" w:hAnsi="Arial" w:cs="Arial"/>
                <w:sz w:val="20"/>
                <w:szCs w:val="20"/>
              </w:rPr>
              <w:t xml:space="preserve"> и групповых профилей</w:t>
            </w:r>
          </w:p>
        </w:tc>
        <w:tc>
          <w:tcPr>
            <w:tcW w:w="4501" w:type="dxa"/>
          </w:tcPr>
          <w:p w:rsidR="007C07C1" w:rsidRDefault="007C07C1" w:rsidP="00D84677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890F7E" w:rsidRPr="005A5B1B" w:rsidTr="004307BC">
        <w:tc>
          <w:tcPr>
            <w:tcW w:w="817" w:type="dxa"/>
          </w:tcPr>
          <w:p w:rsidR="007C07C1" w:rsidRDefault="007C07C1" w:rsidP="00703EA0">
            <w:pPr>
              <w:pStyle w:val="a9"/>
              <w:numPr>
                <w:ilvl w:val="0"/>
                <w:numId w:val="29"/>
              </w:num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371" w:author="Administrator" w:date="2014-02-13T12:54:00Z">
                <w:pPr>
                  <w:pStyle w:val="a9"/>
                  <w:numPr>
                    <w:numId w:val="29"/>
                  </w:numPr>
                  <w:spacing w:beforeLines="60" w:afterLines="60"/>
                  <w:ind w:hanging="360"/>
                </w:pPr>
              </w:pPrChange>
            </w:pPr>
          </w:p>
        </w:tc>
        <w:tc>
          <w:tcPr>
            <w:tcW w:w="4253" w:type="dxa"/>
          </w:tcPr>
          <w:p w:rsidR="00890F7E" w:rsidRDefault="00890F7E" w:rsidP="004307BC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Добавляемые элементы</w:t>
            </w:r>
          </w:p>
        </w:tc>
        <w:tc>
          <w:tcPr>
            <w:tcW w:w="4501" w:type="dxa"/>
          </w:tcPr>
          <w:p w:rsidR="007C07C1" w:rsidRDefault="007C07C1" w:rsidP="00D84677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890F7E" w:rsidRPr="005A5B1B" w:rsidTr="004307BC">
        <w:tc>
          <w:tcPr>
            <w:tcW w:w="817" w:type="dxa"/>
          </w:tcPr>
          <w:p w:rsidR="007C07C1" w:rsidRDefault="007C07C1" w:rsidP="00703EA0">
            <w:pPr>
              <w:pStyle w:val="a9"/>
              <w:numPr>
                <w:ilvl w:val="0"/>
                <w:numId w:val="29"/>
              </w:num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372" w:author="Administrator" w:date="2014-02-13T12:54:00Z">
                <w:pPr>
                  <w:pStyle w:val="a9"/>
                  <w:numPr>
                    <w:numId w:val="29"/>
                  </w:numPr>
                  <w:spacing w:beforeLines="60" w:afterLines="60"/>
                  <w:ind w:hanging="360"/>
                </w:pPr>
              </w:pPrChange>
            </w:pPr>
          </w:p>
        </w:tc>
        <w:tc>
          <w:tcPr>
            <w:tcW w:w="4253" w:type="dxa"/>
          </w:tcPr>
          <w:p w:rsidR="00890F7E" w:rsidRPr="00736F2F" w:rsidRDefault="00890F7E" w:rsidP="008F56D7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Каталоги папок, доступные для создания документов в 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Notes</w:t>
            </w:r>
            <w:r w:rsidRPr="00736F2F">
              <w:rPr>
                <w:rFonts w:ascii="Arial" w:hAnsi="Arial" w:cs="Arial"/>
                <w:sz w:val="20"/>
                <w:szCs w:val="20"/>
              </w:rPr>
              <w:t>-</w:t>
            </w:r>
            <w:r>
              <w:rPr>
                <w:rFonts w:ascii="Arial" w:hAnsi="Arial" w:cs="Arial"/>
                <w:sz w:val="20"/>
                <w:szCs w:val="20"/>
              </w:rPr>
              <w:t>клиенте</w:t>
            </w:r>
          </w:p>
        </w:tc>
        <w:tc>
          <w:tcPr>
            <w:tcW w:w="4501" w:type="dxa"/>
          </w:tcPr>
          <w:p w:rsidR="007C07C1" w:rsidRDefault="00890F7E" w:rsidP="00D84677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r w:rsidRPr="0058540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</w:tr>
      <w:tr w:rsidR="00890F7E" w:rsidRPr="005A5B1B" w:rsidTr="004307BC">
        <w:tc>
          <w:tcPr>
            <w:tcW w:w="817" w:type="dxa"/>
          </w:tcPr>
          <w:p w:rsidR="007C07C1" w:rsidRDefault="007C07C1" w:rsidP="00703EA0">
            <w:pPr>
              <w:pStyle w:val="a9"/>
              <w:numPr>
                <w:ilvl w:val="0"/>
                <w:numId w:val="29"/>
              </w:num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373" w:author="Administrator" w:date="2014-02-13T12:54:00Z">
                <w:pPr>
                  <w:pStyle w:val="a9"/>
                  <w:numPr>
                    <w:numId w:val="29"/>
                  </w:numPr>
                  <w:spacing w:beforeLines="60" w:afterLines="60"/>
                  <w:ind w:hanging="360"/>
                </w:pPr>
              </w:pPrChange>
            </w:pPr>
          </w:p>
        </w:tc>
        <w:tc>
          <w:tcPr>
            <w:tcW w:w="4253" w:type="dxa"/>
          </w:tcPr>
          <w:p w:rsidR="00890F7E" w:rsidRPr="00736F2F" w:rsidRDefault="00890F7E" w:rsidP="008F56D7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Типы документов, доступные для поиска в 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Notes</w:t>
            </w:r>
            <w:r w:rsidRPr="00736F2F">
              <w:rPr>
                <w:rFonts w:ascii="Arial" w:hAnsi="Arial" w:cs="Arial"/>
                <w:sz w:val="20"/>
                <w:szCs w:val="20"/>
              </w:rPr>
              <w:t>-</w:t>
            </w:r>
            <w:r>
              <w:rPr>
                <w:rFonts w:ascii="Arial" w:hAnsi="Arial" w:cs="Arial"/>
                <w:sz w:val="20"/>
                <w:szCs w:val="20"/>
              </w:rPr>
              <w:t xml:space="preserve">и 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Web</w:t>
            </w:r>
            <w:r w:rsidRPr="00736F2F">
              <w:rPr>
                <w:rFonts w:ascii="Arial" w:hAnsi="Arial" w:cs="Arial"/>
                <w:sz w:val="20"/>
                <w:szCs w:val="20"/>
              </w:rPr>
              <w:t>-</w:t>
            </w:r>
            <w:r>
              <w:rPr>
                <w:rFonts w:ascii="Arial" w:hAnsi="Arial" w:cs="Arial"/>
                <w:sz w:val="20"/>
                <w:szCs w:val="20"/>
              </w:rPr>
              <w:t>клиентах</w:t>
            </w:r>
          </w:p>
        </w:tc>
        <w:tc>
          <w:tcPr>
            <w:tcW w:w="4501" w:type="dxa"/>
          </w:tcPr>
          <w:p w:rsidR="007C07C1" w:rsidRDefault="00890F7E" w:rsidP="00D84677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r w:rsidRPr="0058540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</w:tr>
      <w:tr w:rsidR="00890F7E" w:rsidRPr="005A5B1B" w:rsidTr="004307BC">
        <w:tc>
          <w:tcPr>
            <w:tcW w:w="817" w:type="dxa"/>
          </w:tcPr>
          <w:p w:rsidR="007C07C1" w:rsidRDefault="007C07C1" w:rsidP="00703EA0">
            <w:pPr>
              <w:pStyle w:val="a9"/>
              <w:numPr>
                <w:ilvl w:val="0"/>
                <w:numId w:val="29"/>
              </w:num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374" w:author="Administrator" w:date="2014-02-13T12:54:00Z">
                <w:pPr>
                  <w:pStyle w:val="a9"/>
                  <w:numPr>
                    <w:numId w:val="29"/>
                  </w:numPr>
                  <w:spacing w:beforeLines="60" w:afterLines="60"/>
                  <w:ind w:hanging="360"/>
                </w:pPr>
              </w:pPrChange>
            </w:pPr>
          </w:p>
        </w:tc>
        <w:tc>
          <w:tcPr>
            <w:tcW w:w="4253" w:type="dxa"/>
          </w:tcPr>
          <w:p w:rsidR="00890F7E" w:rsidRDefault="00890F7E" w:rsidP="008F56D7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890F7E">
              <w:rPr>
                <w:rFonts w:ascii="Arial" w:hAnsi="Arial" w:cs="Arial"/>
                <w:sz w:val="20"/>
                <w:szCs w:val="20"/>
              </w:rPr>
              <w:t xml:space="preserve">Типы документов, доступные для поиска  в </w:t>
            </w:r>
            <w:proofErr w:type="spellStart"/>
            <w:r w:rsidRPr="00890F7E">
              <w:rPr>
                <w:rFonts w:ascii="Arial" w:hAnsi="Arial" w:cs="Arial"/>
                <w:sz w:val="20"/>
                <w:szCs w:val="20"/>
              </w:rPr>
              <w:t>Notes</w:t>
            </w:r>
            <w:proofErr w:type="spellEnd"/>
            <w:r w:rsidRPr="00890F7E">
              <w:rPr>
                <w:rFonts w:ascii="Arial" w:hAnsi="Arial" w:cs="Arial"/>
                <w:sz w:val="20"/>
                <w:szCs w:val="20"/>
              </w:rPr>
              <w:t xml:space="preserve"> и WEB-клиентах:</w:t>
            </w:r>
          </w:p>
        </w:tc>
        <w:tc>
          <w:tcPr>
            <w:tcW w:w="4501" w:type="dxa"/>
          </w:tcPr>
          <w:p w:rsidR="007C07C1" w:rsidRDefault="00890F7E" w:rsidP="00D84677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r w:rsidRPr="0058540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</w:tr>
      <w:tr w:rsidR="00890F7E" w:rsidRPr="005A5B1B" w:rsidTr="004307BC">
        <w:tc>
          <w:tcPr>
            <w:tcW w:w="817" w:type="dxa"/>
          </w:tcPr>
          <w:p w:rsidR="007C07C1" w:rsidRDefault="007C07C1" w:rsidP="00703EA0">
            <w:pPr>
              <w:pStyle w:val="a9"/>
              <w:numPr>
                <w:ilvl w:val="0"/>
                <w:numId w:val="29"/>
              </w:num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375" w:author="Administrator" w:date="2014-02-13T12:54:00Z">
                <w:pPr>
                  <w:pStyle w:val="a9"/>
                  <w:numPr>
                    <w:numId w:val="29"/>
                  </w:numPr>
                  <w:spacing w:beforeLines="60" w:afterLines="60"/>
                  <w:ind w:hanging="360"/>
                </w:pPr>
              </w:pPrChange>
            </w:pPr>
          </w:p>
        </w:tc>
        <w:tc>
          <w:tcPr>
            <w:tcW w:w="4253" w:type="dxa"/>
          </w:tcPr>
          <w:p w:rsidR="00890F7E" w:rsidRPr="00736F2F" w:rsidRDefault="00890F7E" w:rsidP="008F56D7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Области поиска, доступные для поиска документов</w:t>
            </w:r>
          </w:p>
        </w:tc>
        <w:tc>
          <w:tcPr>
            <w:tcW w:w="4501" w:type="dxa"/>
          </w:tcPr>
          <w:p w:rsidR="007C07C1" w:rsidRDefault="00890F7E" w:rsidP="00D84677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r w:rsidRPr="0058540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</w:tr>
      <w:tr w:rsidR="00890F7E" w:rsidRPr="005A5B1B" w:rsidTr="004307BC">
        <w:tc>
          <w:tcPr>
            <w:tcW w:w="817" w:type="dxa"/>
          </w:tcPr>
          <w:p w:rsidR="007C07C1" w:rsidRDefault="007C07C1" w:rsidP="00703EA0">
            <w:pPr>
              <w:pStyle w:val="a9"/>
              <w:numPr>
                <w:ilvl w:val="0"/>
                <w:numId w:val="29"/>
              </w:num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376" w:author="Administrator" w:date="2014-02-13T12:54:00Z">
                <w:pPr>
                  <w:pStyle w:val="a9"/>
                  <w:numPr>
                    <w:numId w:val="29"/>
                  </w:numPr>
                  <w:spacing w:beforeLines="60" w:afterLines="60"/>
                  <w:ind w:hanging="360"/>
                </w:pPr>
              </w:pPrChange>
            </w:pPr>
          </w:p>
        </w:tc>
        <w:tc>
          <w:tcPr>
            <w:tcW w:w="4253" w:type="dxa"/>
          </w:tcPr>
          <w:p w:rsidR="00890F7E" w:rsidRPr="00736F2F" w:rsidRDefault="00890F7E" w:rsidP="008F56D7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Базы, доступные для создания документов в 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Notes</w:t>
            </w:r>
            <w:r w:rsidRPr="00736F2F">
              <w:rPr>
                <w:rFonts w:ascii="Arial" w:hAnsi="Arial" w:cs="Arial"/>
                <w:sz w:val="20"/>
                <w:szCs w:val="20"/>
              </w:rPr>
              <w:t>-</w:t>
            </w:r>
            <w:r>
              <w:rPr>
                <w:rFonts w:ascii="Arial" w:hAnsi="Arial" w:cs="Arial"/>
                <w:sz w:val="20"/>
                <w:szCs w:val="20"/>
              </w:rPr>
              <w:t>клиенте</w:t>
            </w:r>
          </w:p>
        </w:tc>
        <w:tc>
          <w:tcPr>
            <w:tcW w:w="4501" w:type="dxa"/>
          </w:tcPr>
          <w:p w:rsidR="007C07C1" w:rsidRDefault="00890F7E" w:rsidP="00D84677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Кнопка </w:t>
            </w:r>
          </w:p>
        </w:tc>
      </w:tr>
      <w:tr w:rsidR="00890F7E" w:rsidRPr="005A5B1B" w:rsidTr="004307BC">
        <w:tc>
          <w:tcPr>
            <w:tcW w:w="817" w:type="dxa"/>
          </w:tcPr>
          <w:p w:rsidR="007C07C1" w:rsidRDefault="007C07C1" w:rsidP="00703EA0">
            <w:pPr>
              <w:pStyle w:val="a9"/>
              <w:numPr>
                <w:ilvl w:val="0"/>
                <w:numId w:val="29"/>
              </w:num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377" w:author="Administrator" w:date="2014-02-13T12:54:00Z">
                <w:pPr>
                  <w:pStyle w:val="a9"/>
                  <w:numPr>
                    <w:numId w:val="29"/>
                  </w:numPr>
                  <w:spacing w:beforeLines="60" w:afterLines="60"/>
                  <w:ind w:hanging="360"/>
                </w:pPr>
              </w:pPrChange>
            </w:pPr>
          </w:p>
        </w:tc>
        <w:tc>
          <w:tcPr>
            <w:tcW w:w="4253" w:type="dxa"/>
          </w:tcPr>
          <w:p w:rsidR="00890F7E" w:rsidRPr="00736F2F" w:rsidRDefault="00890F7E" w:rsidP="008F56D7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Часто создаваемые документы в 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Notes</w:t>
            </w:r>
            <w:r w:rsidRPr="00736F2F">
              <w:rPr>
                <w:rFonts w:ascii="Arial" w:hAnsi="Arial" w:cs="Arial"/>
                <w:sz w:val="20"/>
                <w:szCs w:val="20"/>
              </w:rPr>
              <w:t>-</w:t>
            </w:r>
            <w:r>
              <w:rPr>
                <w:rFonts w:ascii="Arial" w:hAnsi="Arial" w:cs="Arial"/>
                <w:sz w:val="20"/>
                <w:szCs w:val="20"/>
              </w:rPr>
              <w:t>клиенте</w:t>
            </w:r>
          </w:p>
        </w:tc>
        <w:tc>
          <w:tcPr>
            <w:tcW w:w="4501" w:type="dxa"/>
          </w:tcPr>
          <w:p w:rsidR="007C07C1" w:rsidRDefault="00890F7E" w:rsidP="00D84677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r w:rsidRPr="0058540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</w:tr>
      <w:tr w:rsidR="00890F7E" w:rsidRPr="005A5B1B" w:rsidTr="004307BC">
        <w:tc>
          <w:tcPr>
            <w:tcW w:w="817" w:type="dxa"/>
          </w:tcPr>
          <w:p w:rsidR="007C07C1" w:rsidRDefault="007C07C1" w:rsidP="00703EA0">
            <w:pPr>
              <w:pStyle w:val="a9"/>
              <w:numPr>
                <w:ilvl w:val="0"/>
                <w:numId w:val="29"/>
              </w:num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378" w:author="Administrator" w:date="2014-02-13T12:54:00Z">
                <w:pPr>
                  <w:pStyle w:val="a9"/>
                  <w:numPr>
                    <w:numId w:val="29"/>
                  </w:numPr>
                  <w:spacing w:beforeLines="60" w:afterLines="60"/>
                  <w:ind w:hanging="360"/>
                </w:pPr>
              </w:pPrChange>
            </w:pPr>
          </w:p>
        </w:tc>
        <w:tc>
          <w:tcPr>
            <w:tcW w:w="4253" w:type="dxa"/>
          </w:tcPr>
          <w:p w:rsidR="00890F7E" w:rsidRPr="00736F2F" w:rsidRDefault="00890F7E" w:rsidP="008F56D7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Должностная подписка в 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Notes</w:t>
            </w:r>
            <w:r w:rsidRPr="00736F2F">
              <w:rPr>
                <w:rFonts w:ascii="Arial" w:hAnsi="Arial" w:cs="Arial"/>
                <w:sz w:val="20"/>
                <w:szCs w:val="20"/>
              </w:rPr>
              <w:t>-</w:t>
            </w:r>
            <w:r>
              <w:rPr>
                <w:rFonts w:ascii="Arial" w:hAnsi="Arial" w:cs="Arial"/>
                <w:sz w:val="20"/>
                <w:szCs w:val="20"/>
              </w:rPr>
              <w:t>клиенте</w:t>
            </w:r>
          </w:p>
        </w:tc>
        <w:tc>
          <w:tcPr>
            <w:tcW w:w="4501" w:type="dxa"/>
          </w:tcPr>
          <w:p w:rsidR="007C07C1" w:rsidRDefault="00890F7E" w:rsidP="00D84677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r w:rsidRPr="0058540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</w:tr>
      <w:tr w:rsidR="00890F7E" w:rsidRPr="005A5B1B" w:rsidTr="004307BC">
        <w:tc>
          <w:tcPr>
            <w:tcW w:w="817" w:type="dxa"/>
          </w:tcPr>
          <w:p w:rsidR="007C07C1" w:rsidRDefault="007C07C1" w:rsidP="00703EA0">
            <w:pPr>
              <w:pStyle w:val="a9"/>
              <w:numPr>
                <w:ilvl w:val="0"/>
                <w:numId w:val="29"/>
              </w:num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379" w:author="Administrator" w:date="2014-02-13T12:54:00Z">
                <w:pPr>
                  <w:pStyle w:val="a9"/>
                  <w:numPr>
                    <w:numId w:val="29"/>
                  </w:numPr>
                  <w:spacing w:beforeLines="60" w:afterLines="60"/>
                  <w:ind w:hanging="360"/>
                </w:pPr>
              </w:pPrChange>
            </w:pPr>
          </w:p>
        </w:tc>
        <w:tc>
          <w:tcPr>
            <w:tcW w:w="4253" w:type="dxa"/>
          </w:tcPr>
          <w:p w:rsidR="00890F7E" w:rsidRPr="00736F2F" w:rsidRDefault="00890F7E" w:rsidP="008F56D7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Роли</w:t>
            </w:r>
          </w:p>
        </w:tc>
        <w:tc>
          <w:tcPr>
            <w:tcW w:w="4501" w:type="dxa"/>
          </w:tcPr>
          <w:p w:rsidR="007C07C1" w:rsidRDefault="00890F7E" w:rsidP="00D84677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r w:rsidRPr="0058540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</w:tr>
      <w:tr w:rsidR="00890F7E" w:rsidRPr="005A5B1B" w:rsidTr="004307BC">
        <w:tc>
          <w:tcPr>
            <w:tcW w:w="817" w:type="dxa"/>
          </w:tcPr>
          <w:p w:rsidR="007C07C1" w:rsidRDefault="007C07C1" w:rsidP="00703EA0">
            <w:pPr>
              <w:pStyle w:val="a9"/>
              <w:numPr>
                <w:ilvl w:val="0"/>
                <w:numId w:val="29"/>
              </w:num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380" w:author="Administrator" w:date="2014-02-13T12:54:00Z">
                <w:pPr>
                  <w:pStyle w:val="a9"/>
                  <w:numPr>
                    <w:numId w:val="29"/>
                  </w:numPr>
                  <w:spacing w:beforeLines="60" w:afterLines="60"/>
                  <w:ind w:hanging="360"/>
                </w:pPr>
              </w:pPrChange>
            </w:pPr>
          </w:p>
        </w:tc>
        <w:tc>
          <w:tcPr>
            <w:tcW w:w="4253" w:type="dxa"/>
          </w:tcPr>
          <w:p w:rsidR="00890F7E" w:rsidRDefault="00890F7E" w:rsidP="004307BC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Нижняя часть главной страницы в 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Notes</w:t>
            </w:r>
            <w:r w:rsidRPr="00736F2F">
              <w:rPr>
                <w:rFonts w:ascii="Arial" w:hAnsi="Arial" w:cs="Arial"/>
                <w:sz w:val="20"/>
                <w:szCs w:val="20"/>
              </w:rPr>
              <w:t>-</w:t>
            </w:r>
            <w:r>
              <w:rPr>
                <w:rFonts w:ascii="Arial" w:hAnsi="Arial" w:cs="Arial"/>
                <w:sz w:val="20"/>
                <w:szCs w:val="20"/>
              </w:rPr>
              <w:t>клиенте</w:t>
            </w:r>
          </w:p>
        </w:tc>
        <w:tc>
          <w:tcPr>
            <w:tcW w:w="4501" w:type="dxa"/>
          </w:tcPr>
          <w:p w:rsidR="00890F7E" w:rsidRDefault="00890F7E" w:rsidP="004307BC"/>
        </w:tc>
      </w:tr>
      <w:tr w:rsidR="00890F7E" w:rsidRPr="005A5B1B" w:rsidTr="004307BC">
        <w:tc>
          <w:tcPr>
            <w:tcW w:w="817" w:type="dxa"/>
          </w:tcPr>
          <w:p w:rsidR="007C07C1" w:rsidRDefault="007C07C1" w:rsidP="00703EA0">
            <w:pPr>
              <w:pStyle w:val="a9"/>
              <w:numPr>
                <w:ilvl w:val="0"/>
                <w:numId w:val="29"/>
              </w:num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381" w:author="Administrator" w:date="2014-02-13T12:54:00Z">
                <w:pPr>
                  <w:pStyle w:val="a9"/>
                  <w:numPr>
                    <w:numId w:val="29"/>
                  </w:numPr>
                  <w:spacing w:beforeLines="60" w:afterLines="60"/>
                  <w:ind w:hanging="360"/>
                </w:pPr>
              </w:pPrChange>
            </w:pPr>
          </w:p>
        </w:tc>
        <w:tc>
          <w:tcPr>
            <w:tcW w:w="4253" w:type="dxa"/>
          </w:tcPr>
          <w:p w:rsidR="00890F7E" w:rsidRPr="00736F2F" w:rsidRDefault="00890F7E" w:rsidP="008F56D7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Левая часть</w:t>
            </w:r>
          </w:p>
        </w:tc>
        <w:tc>
          <w:tcPr>
            <w:tcW w:w="4501" w:type="dxa"/>
          </w:tcPr>
          <w:p w:rsidR="00890F7E" w:rsidRDefault="00890F7E" w:rsidP="004307BC">
            <w:r w:rsidRPr="00FA0ACC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</w:tr>
      <w:tr w:rsidR="00890F7E" w:rsidRPr="005A5B1B" w:rsidTr="004307BC">
        <w:tc>
          <w:tcPr>
            <w:tcW w:w="817" w:type="dxa"/>
          </w:tcPr>
          <w:p w:rsidR="007C07C1" w:rsidRDefault="007C07C1" w:rsidP="00703EA0">
            <w:pPr>
              <w:pStyle w:val="a9"/>
              <w:numPr>
                <w:ilvl w:val="0"/>
                <w:numId w:val="29"/>
              </w:num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382" w:author="Administrator" w:date="2014-02-13T12:54:00Z">
                <w:pPr>
                  <w:pStyle w:val="a9"/>
                  <w:numPr>
                    <w:numId w:val="29"/>
                  </w:numPr>
                  <w:spacing w:beforeLines="60" w:afterLines="60"/>
                  <w:ind w:hanging="360"/>
                </w:pPr>
              </w:pPrChange>
            </w:pPr>
          </w:p>
        </w:tc>
        <w:tc>
          <w:tcPr>
            <w:tcW w:w="4253" w:type="dxa"/>
          </w:tcPr>
          <w:p w:rsidR="00890F7E" w:rsidRPr="00736F2F" w:rsidRDefault="00890F7E" w:rsidP="008F56D7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Средняя часть</w:t>
            </w:r>
          </w:p>
        </w:tc>
        <w:tc>
          <w:tcPr>
            <w:tcW w:w="4501" w:type="dxa"/>
          </w:tcPr>
          <w:p w:rsidR="00890F7E" w:rsidRDefault="00890F7E" w:rsidP="004307BC">
            <w:r w:rsidRPr="00FA0ACC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</w:tr>
      <w:tr w:rsidR="00890F7E" w:rsidRPr="005A5B1B" w:rsidTr="004307BC">
        <w:tc>
          <w:tcPr>
            <w:tcW w:w="817" w:type="dxa"/>
          </w:tcPr>
          <w:p w:rsidR="007C07C1" w:rsidRDefault="007C07C1" w:rsidP="00703EA0">
            <w:pPr>
              <w:pStyle w:val="a9"/>
              <w:numPr>
                <w:ilvl w:val="0"/>
                <w:numId w:val="29"/>
              </w:num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383" w:author="Administrator" w:date="2014-02-13T12:54:00Z">
                <w:pPr>
                  <w:pStyle w:val="a9"/>
                  <w:numPr>
                    <w:numId w:val="29"/>
                  </w:numPr>
                  <w:spacing w:beforeLines="60" w:afterLines="60"/>
                  <w:ind w:hanging="360"/>
                </w:pPr>
              </w:pPrChange>
            </w:pPr>
          </w:p>
        </w:tc>
        <w:tc>
          <w:tcPr>
            <w:tcW w:w="4253" w:type="dxa"/>
          </w:tcPr>
          <w:p w:rsidR="00890F7E" w:rsidRPr="00736F2F" w:rsidRDefault="00890F7E" w:rsidP="008F56D7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Правая часть</w:t>
            </w:r>
          </w:p>
        </w:tc>
        <w:tc>
          <w:tcPr>
            <w:tcW w:w="4501" w:type="dxa"/>
          </w:tcPr>
          <w:p w:rsidR="00890F7E" w:rsidRDefault="00890F7E" w:rsidP="004307BC">
            <w:r w:rsidRPr="00FA0ACC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</w:tr>
    </w:tbl>
    <w:p w:rsidR="00AB1400" w:rsidRDefault="00AB1400"/>
    <w:p w:rsidR="007C07C1" w:rsidRDefault="002055D5" w:rsidP="00D84677">
      <w:pPr>
        <w:pStyle w:val="a3"/>
        <w:numPr>
          <w:ilvl w:val="1"/>
          <w:numId w:val="1"/>
        </w:numPr>
        <w:spacing w:beforeLines="60" w:after="60"/>
        <w:rPr>
          <w:rFonts w:ascii="Times New Roman" w:hAnsi="Times New Roman" w:cs="Times New Roman"/>
          <w:b/>
          <w:color w:val="auto"/>
        </w:rPr>
      </w:pPr>
      <w:r>
        <w:rPr>
          <w:rFonts w:ascii="Times New Roman" w:hAnsi="Times New Roman" w:cs="Times New Roman"/>
          <w:b/>
          <w:color w:val="auto"/>
        </w:rPr>
        <w:t>Таблица представлений БД Портал (Иерархические профили)</w:t>
      </w:r>
    </w:p>
    <w:p w:rsidR="002055D5" w:rsidRDefault="002055D5" w:rsidP="002055D5">
      <w:r>
        <w:rPr>
          <w:noProof/>
        </w:rPr>
        <w:drawing>
          <wp:inline distT="0" distB="0" distL="0" distR="0">
            <wp:extent cx="2614295" cy="1063625"/>
            <wp:effectExtent l="19050" t="19050" r="14605" b="2222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4295" cy="10636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055D5" w:rsidRPr="006022F7" w:rsidRDefault="002055D5" w:rsidP="002055D5">
      <w:pPr>
        <w:pStyle w:val="a7"/>
        <w:rPr>
          <w:rFonts w:ascii="Arial" w:hAnsi="Arial" w:cs="Arial"/>
          <w:color w:val="auto"/>
          <w:sz w:val="20"/>
          <w:szCs w:val="20"/>
        </w:rPr>
      </w:pPr>
      <w:r w:rsidRPr="00320C9C">
        <w:rPr>
          <w:color w:val="auto"/>
        </w:rPr>
        <w:t xml:space="preserve">Рисунок </w:t>
      </w:r>
      <w:r w:rsidR="006C0BE5" w:rsidRPr="00320C9C">
        <w:rPr>
          <w:color w:val="auto"/>
        </w:rPr>
        <w:fldChar w:fldCharType="begin"/>
      </w:r>
      <w:r w:rsidRPr="00320C9C">
        <w:rPr>
          <w:color w:val="auto"/>
        </w:rPr>
        <w:instrText xml:space="preserve"> SEQ Рисунок \* ARABIC </w:instrText>
      </w:r>
      <w:r w:rsidR="006C0BE5" w:rsidRPr="00320C9C">
        <w:rPr>
          <w:color w:val="auto"/>
        </w:rPr>
        <w:fldChar w:fldCharType="separate"/>
      </w:r>
      <w:r w:rsidR="00887424">
        <w:rPr>
          <w:noProof/>
          <w:color w:val="auto"/>
        </w:rPr>
        <w:t>86</w:t>
      </w:r>
      <w:r w:rsidR="006C0BE5" w:rsidRPr="00320C9C">
        <w:rPr>
          <w:color w:val="auto"/>
        </w:rPr>
        <w:fldChar w:fldCharType="end"/>
      </w:r>
      <w:r>
        <w:rPr>
          <w:color w:val="auto"/>
        </w:rPr>
        <w:t>. Таблица представлений БД Портал / Иерархические профили</w:t>
      </w:r>
    </w:p>
    <w:p w:rsidR="002055D5" w:rsidRPr="007D79B8" w:rsidRDefault="002055D5" w:rsidP="002055D5">
      <w:pPr>
        <w:pStyle w:val="a7"/>
        <w:spacing w:after="0"/>
        <w:rPr>
          <w:rFonts w:ascii="Arial" w:hAnsi="Arial" w:cs="Arial"/>
          <w:color w:val="auto"/>
          <w:sz w:val="20"/>
          <w:szCs w:val="20"/>
        </w:rPr>
      </w:pPr>
      <w:r w:rsidRPr="007D79B8">
        <w:rPr>
          <w:rFonts w:ascii="Arial" w:hAnsi="Arial" w:cs="Arial"/>
          <w:color w:val="auto"/>
          <w:sz w:val="20"/>
          <w:szCs w:val="20"/>
        </w:rPr>
        <w:t xml:space="preserve">Таблица </w:t>
      </w:r>
      <w:r w:rsidR="006C0BE5" w:rsidRPr="007D79B8">
        <w:rPr>
          <w:rFonts w:ascii="Arial" w:hAnsi="Arial" w:cs="Arial"/>
          <w:color w:val="auto"/>
          <w:sz w:val="20"/>
          <w:szCs w:val="20"/>
        </w:rPr>
        <w:fldChar w:fldCharType="begin"/>
      </w:r>
      <w:r w:rsidRPr="007D79B8">
        <w:rPr>
          <w:rFonts w:ascii="Arial" w:hAnsi="Arial" w:cs="Arial"/>
          <w:color w:val="auto"/>
          <w:sz w:val="20"/>
          <w:szCs w:val="20"/>
        </w:rPr>
        <w:instrText xml:space="preserve"> SEQ Таблица \* ARABIC </w:instrText>
      </w:r>
      <w:r w:rsidR="006C0BE5" w:rsidRPr="007D79B8">
        <w:rPr>
          <w:rFonts w:ascii="Arial" w:hAnsi="Arial" w:cs="Arial"/>
          <w:color w:val="auto"/>
          <w:sz w:val="20"/>
          <w:szCs w:val="20"/>
        </w:rPr>
        <w:fldChar w:fldCharType="separate"/>
      </w:r>
      <w:r w:rsidR="00EF7C1D">
        <w:rPr>
          <w:rFonts w:ascii="Arial" w:hAnsi="Arial" w:cs="Arial"/>
          <w:noProof/>
          <w:color w:val="auto"/>
          <w:sz w:val="20"/>
          <w:szCs w:val="20"/>
        </w:rPr>
        <w:t>20</w:t>
      </w:r>
      <w:r w:rsidR="006C0BE5" w:rsidRPr="007D79B8">
        <w:rPr>
          <w:rFonts w:ascii="Arial" w:hAnsi="Arial" w:cs="Arial"/>
          <w:color w:val="auto"/>
          <w:sz w:val="20"/>
          <w:szCs w:val="20"/>
        </w:rPr>
        <w:fldChar w:fldCharType="end"/>
      </w:r>
      <w:r>
        <w:rPr>
          <w:rFonts w:ascii="Arial" w:hAnsi="Arial" w:cs="Arial"/>
          <w:color w:val="auto"/>
          <w:sz w:val="20"/>
          <w:szCs w:val="20"/>
        </w:rPr>
        <w:t xml:space="preserve">. </w:t>
      </w:r>
      <w:r w:rsidRPr="007D79B8">
        <w:rPr>
          <w:rFonts w:ascii="Arial" w:hAnsi="Arial" w:cs="Arial"/>
          <w:color w:val="auto"/>
          <w:sz w:val="20"/>
          <w:szCs w:val="20"/>
        </w:rPr>
        <w:t xml:space="preserve">Перечень элементов </w:t>
      </w:r>
      <w:r>
        <w:rPr>
          <w:rFonts w:ascii="Arial" w:hAnsi="Arial" w:cs="Arial"/>
          <w:color w:val="auto"/>
          <w:sz w:val="20"/>
          <w:szCs w:val="20"/>
        </w:rPr>
        <w:t>таблицы представлений</w:t>
      </w:r>
      <w:r w:rsidRPr="007D79B8">
        <w:rPr>
          <w:rFonts w:ascii="Arial" w:hAnsi="Arial" w:cs="Arial"/>
          <w:color w:val="auto"/>
          <w:sz w:val="20"/>
          <w:szCs w:val="20"/>
        </w:rPr>
        <w:t xml:space="preserve"> </w:t>
      </w:r>
      <w:r w:rsidRPr="002055D5">
        <w:rPr>
          <w:rFonts w:ascii="Arial" w:hAnsi="Arial" w:cs="Arial"/>
          <w:color w:val="auto"/>
          <w:sz w:val="20"/>
          <w:szCs w:val="20"/>
        </w:rPr>
        <w:t>БД Портал / Иерархические профили</w:t>
      </w:r>
    </w:p>
    <w:tbl>
      <w:tblPr>
        <w:tblStyle w:val="a8"/>
        <w:tblW w:w="0" w:type="auto"/>
        <w:tblLook w:val="04A0"/>
      </w:tblPr>
      <w:tblGrid>
        <w:gridCol w:w="817"/>
        <w:gridCol w:w="4253"/>
        <w:gridCol w:w="4501"/>
      </w:tblGrid>
      <w:tr w:rsidR="002055D5" w:rsidRPr="005A5B1B" w:rsidTr="008F56D7">
        <w:tc>
          <w:tcPr>
            <w:tcW w:w="817" w:type="dxa"/>
          </w:tcPr>
          <w:p w:rsidR="007C07C1" w:rsidRDefault="007C07C1" w:rsidP="00703EA0">
            <w:pPr>
              <w:spacing w:beforeLines="60" w:afterLines="60"/>
              <w:rPr>
                <w:rFonts w:ascii="Arial" w:eastAsiaTheme="majorEastAsia" w:hAnsi="Arial" w:cs="Arial"/>
                <w:b/>
                <w:bCs/>
                <w:color w:val="365F91" w:themeColor="accent1" w:themeShade="BF"/>
                <w:sz w:val="20"/>
                <w:szCs w:val="20"/>
              </w:rPr>
              <w:pPrChange w:id="2384" w:author="Administrator" w:date="2014-02-13T12:54:00Z">
                <w:pPr>
                  <w:keepNext/>
                  <w:keepLines/>
                  <w:spacing w:beforeLines="60" w:afterLines="60"/>
                  <w:outlineLvl w:val="0"/>
                </w:pPr>
              </w:pPrChange>
            </w:pPr>
          </w:p>
        </w:tc>
        <w:tc>
          <w:tcPr>
            <w:tcW w:w="4253" w:type="dxa"/>
          </w:tcPr>
          <w:p w:rsidR="007C07C1" w:rsidRDefault="002055D5" w:rsidP="00703EA0">
            <w:pPr>
              <w:spacing w:beforeLines="60" w:afterLines="60"/>
              <w:rPr>
                <w:rFonts w:ascii="Arial" w:hAnsi="Arial" w:cs="Arial"/>
                <w:b/>
                <w:sz w:val="20"/>
                <w:szCs w:val="20"/>
              </w:rPr>
              <w:pPrChange w:id="2385" w:author="Administrator" w:date="2014-02-13T12:54:00Z">
                <w:pPr>
                  <w:spacing w:beforeLines="60" w:afterLines="60"/>
                </w:pPr>
              </w:pPrChange>
            </w:pPr>
            <w:r w:rsidRPr="005A5B1B">
              <w:rPr>
                <w:rFonts w:ascii="Arial" w:hAnsi="Arial" w:cs="Arial"/>
                <w:b/>
                <w:sz w:val="20"/>
                <w:szCs w:val="20"/>
              </w:rPr>
              <w:t xml:space="preserve">Наименование </w:t>
            </w:r>
          </w:p>
        </w:tc>
        <w:tc>
          <w:tcPr>
            <w:tcW w:w="4501" w:type="dxa"/>
          </w:tcPr>
          <w:p w:rsidR="007C07C1" w:rsidRDefault="002055D5" w:rsidP="00703EA0">
            <w:pPr>
              <w:spacing w:beforeLines="60" w:afterLines="60"/>
              <w:rPr>
                <w:rFonts w:ascii="Arial" w:hAnsi="Arial" w:cs="Arial"/>
                <w:b/>
                <w:sz w:val="20"/>
                <w:szCs w:val="20"/>
              </w:rPr>
              <w:pPrChange w:id="2386" w:author="Administrator" w:date="2014-02-13T12:54:00Z">
                <w:pPr>
                  <w:spacing w:beforeLines="60" w:afterLines="60"/>
                </w:pPr>
              </w:pPrChange>
            </w:pPr>
            <w:r w:rsidRPr="005A5B1B">
              <w:rPr>
                <w:rFonts w:ascii="Arial" w:hAnsi="Arial" w:cs="Arial"/>
                <w:b/>
                <w:sz w:val="20"/>
                <w:szCs w:val="20"/>
              </w:rPr>
              <w:t>Тип элемента</w:t>
            </w:r>
          </w:p>
        </w:tc>
      </w:tr>
      <w:tr w:rsidR="002055D5" w:rsidRPr="005A5B1B" w:rsidTr="008F56D7">
        <w:tc>
          <w:tcPr>
            <w:tcW w:w="817" w:type="dxa"/>
          </w:tcPr>
          <w:p w:rsidR="007C07C1" w:rsidRDefault="007C07C1" w:rsidP="00703EA0">
            <w:pPr>
              <w:pStyle w:val="a9"/>
              <w:numPr>
                <w:ilvl w:val="0"/>
                <w:numId w:val="30"/>
              </w:num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387" w:author="Administrator" w:date="2014-02-13T12:54:00Z">
                <w:pPr>
                  <w:pStyle w:val="a9"/>
                  <w:numPr>
                    <w:numId w:val="30"/>
                  </w:numPr>
                  <w:spacing w:beforeLines="60" w:afterLines="60"/>
                  <w:ind w:hanging="360"/>
                </w:pPr>
              </w:pPrChange>
            </w:pPr>
          </w:p>
        </w:tc>
        <w:tc>
          <w:tcPr>
            <w:tcW w:w="4253" w:type="dxa"/>
          </w:tcPr>
          <w:p w:rsidR="007C07C1" w:rsidRDefault="002055D5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388" w:author="Administrator" w:date="2014-02-13T12:54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 xml:space="preserve">Создать </w:t>
            </w:r>
            <w:r w:rsidR="00AC1A48">
              <w:rPr>
                <w:rFonts w:ascii="Arial" w:hAnsi="Arial" w:cs="Arial"/>
                <w:sz w:val="20"/>
                <w:szCs w:val="20"/>
              </w:rPr>
              <w:t>профиль</w:t>
            </w:r>
          </w:p>
        </w:tc>
        <w:tc>
          <w:tcPr>
            <w:tcW w:w="4501" w:type="dxa"/>
          </w:tcPr>
          <w:p w:rsidR="007C07C1" w:rsidRDefault="002055D5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389" w:author="Administrator" w:date="2014-02-13T12:54:00Z">
                <w:pPr>
                  <w:spacing w:beforeLines="60" w:afterLines="60"/>
                </w:pPr>
              </w:pPrChange>
            </w:pPr>
            <w:r w:rsidRPr="005A5B1B">
              <w:rPr>
                <w:rFonts w:ascii="Arial" w:hAnsi="Arial" w:cs="Arial"/>
                <w:sz w:val="20"/>
                <w:szCs w:val="20"/>
              </w:rPr>
              <w:t>Кнопка</w:t>
            </w:r>
          </w:p>
        </w:tc>
      </w:tr>
      <w:tr w:rsidR="002055D5" w:rsidRPr="005A5B1B" w:rsidTr="008F56D7">
        <w:tc>
          <w:tcPr>
            <w:tcW w:w="817" w:type="dxa"/>
          </w:tcPr>
          <w:p w:rsidR="007C07C1" w:rsidRDefault="007C07C1" w:rsidP="00703EA0">
            <w:pPr>
              <w:pStyle w:val="a9"/>
              <w:numPr>
                <w:ilvl w:val="0"/>
                <w:numId w:val="30"/>
              </w:num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390" w:author="Administrator" w:date="2014-02-13T12:54:00Z">
                <w:pPr>
                  <w:pStyle w:val="a9"/>
                  <w:numPr>
                    <w:numId w:val="30"/>
                  </w:numPr>
                  <w:spacing w:beforeLines="60" w:afterLines="60"/>
                  <w:ind w:hanging="360"/>
                </w:pPr>
              </w:pPrChange>
            </w:pPr>
          </w:p>
        </w:tc>
        <w:tc>
          <w:tcPr>
            <w:tcW w:w="4253" w:type="dxa"/>
          </w:tcPr>
          <w:p w:rsidR="007C07C1" w:rsidRDefault="00AC1A48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391" w:author="Administrator" w:date="2014-02-13T12:54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Название</w:t>
            </w:r>
          </w:p>
        </w:tc>
        <w:tc>
          <w:tcPr>
            <w:tcW w:w="4501" w:type="dxa"/>
          </w:tcPr>
          <w:p w:rsidR="007C07C1" w:rsidRDefault="002055D5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392" w:author="Administrator" w:date="2014-02-13T12:54:00Z">
                <w:pPr>
                  <w:spacing w:beforeLines="60" w:afterLines="60"/>
                </w:pPr>
              </w:pPrChange>
            </w:pPr>
            <w:r w:rsidRPr="000F6CBD">
              <w:rPr>
                <w:rFonts w:ascii="Arial" w:hAnsi="Arial" w:cs="Arial"/>
                <w:sz w:val="20"/>
                <w:szCs w:val="20"/>
              </w:rPr>
              <w:t>Колонка таблицы</w:t>
            </w:r>
          </w:p>
        </w:tc>
      </w:tr>
    </w:tbl>
    <w:p w:rsidR="002055D5" w:rsidRDefault="00DD0846">
      <w:r>
        <w:t xml:space="preserve"> </w:t>
      </w:r>
    </w:p>
    <w:p w:rsidR="00233B15" w:rsidRDefault="00233B15"/>
    <w:p w:rsidR="00BE7330" w:rsidRDefault="00BE7330" w:rsidP="00BE7330">
      <w:r>
        <w:t>БД Портал</w:t>
      </w:r>
    </w:p>
    <w:p w:rsidR="00BE7330" w:rsidRDefault="00BE7330" w:rsidP="00BE7330">
      <w:r>
        <w:t xml:space="preserve">  Иерархические профили</w:t>
      </w:r>
    </w:p>
    <w:p w:rsidR="00BE7330" w:rsidRDefault="00BE7330" w:rsidP="00BE7330">
      <w:r>
        <w:t xml:space="preserve">  </w:t>
      </w:r>
      <w:r w:rsidRPr="00BD76D1">
        <w:rPr>
          <w:highlight w:val="red"/>
        </w:rPr>
        <w:t>Персональные профили (только «ПЕРСОНАЛЬНЫЙ ПРОФИЛЬ»)</w:t>
      </w:r>
    </w:p>
    <w:p w:rsidR="00BE7330" w:rsidRDefault="00BE7330" w:rsidP="00BE7330">
      <w:r>
        <w:t>БД Каталог</w:t>
      </w:r>
    </w:p>
    <w:p w:rsidR="00BE7330" w:rsidRDefault="00BE7330" w:rsidP="00BE7330">
      <w:r>
        <w:t xml:space="preserve">  Папки</w:t>
      </w:r>
    </w:p>
    <w:p w:rsidR="00DD0846" w:rsidRDefault="00DD0846" w:rsidP="00DD0846"/>
    <w:p w:rsidR="007C07C1" w:rsidRDefault="00DD0846" w:rsidP="00D84677">
      <w:pPr>
        <w:pStyle w:val="a3"/>
        <w:numPr>
          <w:ilvl w:val="0"/>
          <w:numId w:val="1"/>
        </w:numPr>
        <w:spacing w:beforeLines="60" w:after="60"/>
        <w:rPr>
          <w:rFonts w:ascii="Times New Roman" w:hAnsi="Times New Roman" w:cs="Times New Roman"/>
          <w:b/>
          <w:i w:val="0"/>
          <w:color w:val="auto"/>
        </w:rPr>
      </w:pPr>
      <w:r>
        <w:rPr>
          <w:rFonts w:ascii="Times New Roman" w:hAnsi="Times New Roman" w:cs="Times New Roman"/>
          <w:b/>
          <w:i w:val="0"/>
          <w:color w:val="auto"/>
        </w:rPr>
        <w:t>БД Каталог: Папки</w:t>
      </w:r>
    </w:p>
    <w:p w:rsidR="007C07C1" w:rsidRDefault="00DD0846" w:rsidP="00703EA0">
      <w:pPr>
        <w:pStyle w:val="a3"/>
        <w:numPr>
          <w:ilvl w:val="1"/>
          <w:numId w:val="1"/>
        </w:numPr>
        <w:spacing w:beforeLines="60" w:after="60"/>
        <w:rPr>
          <w:rFonts w:ascii="Times New Roman" w:hAnsi="Times New Roman" w:cs="Times New Roman"/>
          <w:b/>
          <w:color w:val="auto"/>
        </w:rPr>
      </w:pPr>
      <w:r>
        <w:rPr>
          <w:rFonts w:ascii="Times New Roman" w:hAnsi="Times New Roman" w:cs="Times New Roman"/>
          <w:b/>
          <w:color w:val="auto"/>
        </w:rPr>
        <w:t>Форма Папки</w:t>
      </w:r>
    </w:p>
    <w:p w:rsidR="00DD0846" w:rsidRDefault="00DD0846" w:rsidP="00DD0846">
      <w:r>
        <w:rPr>
          <w:noProof/>
        </w:rPr>
        <w:drawing>
          <wp:inline distT="0" distB="0" distL="0" distR="0">
            <wp:extent cx="2647950" cy="308610"/>
            <wp:effectExtent l="19050" t="19050" r="19050" b="1524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9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3086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D0846" w:rsidRPr="006022F7" w:rsidRDefault="00DD0846" w:rsidP="00DD0846">
      <w:pPr>
        <w:pStyle w:val="a7"/>
        <w:rPr>
          <w:rFonts w:ascii="Arial" w:hAnsi="Arial" w:cs="Arial"/>
          <w:color w:val="auto"/>
          <w:sz w:val="20"/>
          <w:szCs w:val="20"/>
        </w:rPr>
      </w:pPr>
      <w:r w:rsidRPr="00320C9C">
        <w:rPr>
          <w:color w:val="auto"/>
        </w:rPr>
        <w:t xml:space="preserve">Рисунок </w:t>
      </w:r>
      <w:r w:rsidR="006C0BE5" w:rsidRPr="00320C9C">
        <w:rPr>
          <w:color w:val="auto"/>
        </w:rPr>
        <w:fldChar w:fldCharType="begin"/>
      </w:r>
      <w:r w:rsidRPr="00320C9C">
        <w:rPr>
          <w:color w:val="auto"/>
        </w:rPr>
        <w:instrText xml:space="preserve"> SEQ Рисунок \* ARABIC </w:instrText>
      </w:r>
      <w:r w:rsidR="006C0BE5" w:rsidRPr="00320C9C">
        <w:rPr>
          <w:color w:val="auto"/>
        </w:rPr>
        <w:fldChar w:fldCharType="separate"/>
      </w:r>
      <w:r w:rsidR="00887424">
        <w:rPr>
          <w:noProof/>
          <w:color w:val="auto"/>
        </w:rPr>
        <w:t>87</w:t>
      </w:r>
      <w:r w:rsidR="006C0BE5" w:rsidRPr="00320C9C">
        <w:rPr>
          <w:color w:val="auto"/>
        </w:rPr>
        <w:fldChar w:fldCharType="end"/>
      </w:r>
      <w:r>
        <w:rPr>
          <w:color w:val="auto"/>
        </w:rPr>
        <w:t>. Кнопки формы Папки, режим чтения</w:t>
      </w:r>
    </w:p>
    <w:p w:rsidR="00DD0846" w:rsidRDefault="00DD0846" w:rsidP="00DD0846">
      <w:r>
        <w:rPr>
          <w:noProof/>
        </w:rPr>
        <w:drawing>
          <wp:inline distT="0" distB="0" distL="0" distR="0">
            <wp:extent cx="2695575" cy="308610"/>
            <wp:effectExtent l="19050" t="19050" r="28575" b="1524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3086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D0846" w:rsidRPr="006022F7" w:rsidRDefault="00DD0846" w:rsidP="00DD0846">
      <w:pPr>
        <w:pStyle w:val="a7"/>
        <w:rPr>
          <w:rFonts w:ascii="Arial" w:hAnsi="Arial" w:cs="Arial"/>
          <w:color w:val="auto"/>
          <w:sz w:val="20"/>
          <w:szCs w:val="20"/>
        </w:rPr>
      </w:pPr>
      <w:r w:rsidRPr="00320C9C">
        <w:rPr>
          <w:color w:val="auto"/>
        </w:rPr>
        <w:t xml:space="preserve">Рисунок </w:t>
      </w:r>
      <w:r w:rsidR="006C0BE5" w:rsidRPr="00320C9C">
        <w:rPr>
          <w:color w:val="auto"/>
        </w:rPr>
        <w:fldChar w:fldCharType="begin"/>
      </w:r>
      <w:r w:rsidRPr="00320C9C">
        <w:rPr>
          <w:color w:val="auto"/>
        </w:rPr>
        <w:instrText xml:space="preserve"> SEQ Рисунок \* ARABIC </w:instrText>
      </w:r>
      <w:r w:rsidR="006C0BE5" w:rsidRPr="00320C9C">
        <w:rPr>
          <w:color w:val="auto"/>
        </w:rPr>
        <w:fldChar w:fldCharType="separate"/>
      </w:r>
      <w:r w:rsidR="00887424">
        <w:rPr>
          <w:noProof/>
          <w:color w:val="auto"/>
        </w:rPr>
        <w:t>88</w:t>
      </w:r>
      <w:r w:rsidR="006C0BE5" w:rsidRPr="00320C9C">
        <w:rPr>
          <w:color w:val="auto"/>
        </w:rPr>
        <w:fldChar w:fldCharType="end"/>
      </w:r>
      <w:r>
        <w:rPr>
          <w:color w:val="auto"/>
        </w:rPr>
        <w:t>. Кнопки формы Папки, режим редактирования</w:t>
      </w:r>
    </w:p>
    <w:p w:rsidR="00DD0846" w:rsidRDefault="00DD0846" w:rsidP="00BE7330">
      <w:r>
        <w:rPr>
          <w:noProof/>
        </w:rPr>
        <w:lastRenderedPageBreak/>
        <w:drawing>
          <wp:inline distT="0" distB="0" distL="0" distR="0">
            <wp:extent cx="5943600" cy="4561840"/>
            <wp:effectExtent l="19050" t="19050" r="19050" b="1016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9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618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D0846" w:rsidRPr="006022F7" w:rsidRDefault="00DD0846" w:rsidP="00DD0846">
      <w:pPr>
        <w:pStyle w:val="a7"/>
        <w:rPr>
          <w:rFonts w:ascii="Arial" w:hAnsi="Arial" w:cs="Arial"/>
          <w:color w:val="auto"/>
          <w:sz w:val="20"/>
          <w:szCs w:val="20"/>
        </w:rPr>
      </w:pPr>
      <w:r w:rsidRPr="00320C9C">
        <w:rPr>
          <w:color w:val="auto"/>
        </w:rPr>
        <w:t xml:space="preserve">Рисунок </w:t>
      </w:r>
      <w:r w:rsidR="006C0BE5" w:rsidRPr="00320C9C">
        <w:rPr>
          <w:color w:val="auto"/>
        </w:rPr>
        <w:fldChar w:fldCharType="begin"/>
      </w:r>
      <w:r w:rsidRPr="00320C9C">
        <w:rPr>
          <w:color w:val="auto"/>
        </w:rPr>
        <w:instrText xml:space="preserve"> SEQ Рисунок \* ARABIC </w:instrText>
      </w:r>
      <w:r w:rsidR="006C0BE5" w:rsidRPr="00320C9C">
        <w:rPr>
          <w:color w:val="auto"/>
        </w:rPr>
        <w:fldChar w:fldCharType="separate"/>
      </w:r>
      <w:r w:rsidR="00887424">
        <w:rPr>
          <w:noProof/>
          <w:color w:val="auto"/>
        </w:rPr>
        <w:t>89</w:t>
      </w:r>
      <w:r w:rsidR="006C0BE5" w:rsidRPr="00320C9C">
        <w:rPr>
          <w:color w:val="auto"/>
        </w:rPr>
        <w:fldChar w:fldCharType="end"/>
      </w:r>
      <w:r>
        <w:rPr>
          <w:color w:val="auto"/>
        </w:rPr>
        <w:t>. Форма Папки</w:t>
      </w:r>
    </w:p>
    <w:p w:rsidR="00DD0846" w:rsidRDefault="00DD0846" w:rsidP="00BE7330">
      <w:r>
        <w:rPr>
          <w:noProof/>
        </w:rPr>
        <w:drawing>
          <wp:inline distT="0" distB="0" distL="0" distR="0">
            <wp:extent cx="5937885" cy="3681095"/>
            <wp:effectExtent l="19050" t="19050" r="24765" b="14605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6810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D0846" w:rsidRDefault="00DD0846" w:rsidP="00DD0846">
      <w:pPr>
        <w:pStyle w:val="a7"/>
        <w:rPr>
          <w:color w:val="auto"/>
        </w:rPr>
      </w:pPr>
      <w:r w:rsidRPr="00320C9C">
        <w:rPr>
          <w:color w:val="auto"/>
        </w:rPr>
        <w:t xml:space="preserve">Рисунок </w:t>
      </w:r>
      <w:r w:rsidR="006C0BE5" w:rsidRPr="00320C9C">
        <w:rPr>
          <w:color w:val="auto"/>
        </w:rPr>
        <w:fldChar w:fldCharType="begin"/>
      </w:r>
      <w:r w:rsidRPr="00320C9C">
        <w:rPr>
          <w:color w:val="auto"/>
        </w:rPr>
        <w:instrText xml:space="preserve"> SEQ Рисунок \* ARABIC </w:instrText>
      </w:r>
      <w:r w:rsidR="006C0BE5" w:rsidRPr="00320C9C">
        <w:rPr>
          <w:color w:val="auto"/>
        </w:rPr>
        <w:fldChar w:fldCharType="separate"/>
      </w:r>
      <w:r w:rsidR="00887424">
        <w:rPr>
          <w:noProof/>
          <w:color w:val="auto"/>
        </w:rPr>
        <w:t>90</w:t>
      </w:r>
      <w:r w:rsidR="006C0BE5" w:rsidRPr="00320C9C">
        <w:rPr>
          <w:color w:val="auto"/>
        </w:rPr>
        <w:fldChar w:fldCharType="end"/>
      </w:r>
      <w:r>
        <w:rPr>
          <w:color w:val="auto"/>
        </w:rPr>
        <w:t>. Форма Папки, продолжение</w:t>
      </w:r>
    </w:p>
    <w:p w:rsidR="00D22238" w:rsidRDefault="00D22238" w:rsidP="00D22238"/>
    <w:p w:rsidR="00D22238" w:rsidRPr="00D22238" w:rsidRDefault="00D22238" w:rsidP="00D22238"/>
    <w:p w:rsidR="00D22238" w:rsidRPr="007D79B8" w:rsidRDefault="00D22238" w:rsidP="00D22238">
      <w:pPr>
        <w:pStyle w:val="a7"/>
        <w:spacing w:after="0"/>
        <w:rPr>
          <w:rFonts w:ascii="Arial" w:hAnsi="Arial" w:cs="Arial"/>
          <w:color w:val="auto"/>
          <w:sz w:val="20"/>
          <w:szCs w:val="20"/>
        </w:rPr>
      </w:pPr>
      <w:r w:rsidRPr="007D79B8">
        <w:rPr>
          <w:rFonts w:ascii="Arial" w:hAnsi="Arial" w:cs="Arial"/>
          <w:color w:val="auto"/>
          <w:sz w:val="20"/>
          <w:szCs w:val="20"/>
        </w:rPr>
        <w:lastRenderedPageBreak/>
        <w:t xml:space="preserve">Таблица </w:t>
      </w:r>
      <w:r w:rsidR="006C0BE5" w:rsidRPr="007D79B8">
        <w:rPr>
          <w:rFonts w:ascii="Arial" w:hAnsi="Arial" w:cs="Arial"/>
          <w:color w:val="auto"/>
          <w:sz w:val="20"/>
          <w:szCs w:val="20"/>
        </w:rPr>
        <w:fldChar w:fldCharType="begin"/>
      </w:r>
      <w:r w:rsidRPr="007D79B8">
        <w:rPr>
          <w:rFonts w:ascii="Arial" w:hAnsi="Arial" w:cs="Arial"/>
          <w:color w:val="auto"/>
          <w:sz w:val="20"/>
          <w:szCs w:val="20"/>
        </w:rPr>
        <w:instrText xml:space="preserve"> SEQ Таблица \* ARABIC </w:instrText>
      </w:r>
      <w:r w:rsidR="006C0BE5" w:rsidRPr="007D79B8">
        <w:rPr>
          <w:rFonts w:ascii="Arial" w:hAnsi="Arial" w:cs="Arial"/>
          <w:color w:val="auto"/>
          <w:sz w:val="20"/>
          <w:szCs w:val="20"/>
        </w:rPr>
        <w:fldChar w:fldCharType="separate"/>
      </w:r>
      <w:r w:rsidR="00EF7C1D">
        <w:rPr>
          <w:rFonts w:ascii="Arial" w:hAnsi="Arial" w:cs="Arial"/>
          <w:noProof/>
          <w:color w:val="auto"/>
          <w:sz w:val="20"/>
          <w:szCs w:val="20"/>
        </w:rPr>
        <w:t>21</w:t>
      </w:r>
      <w:r w:rsidR="006C0BE5" w:rsidRPr="007D79B8">
        <w:rPr>
          <w:rFonts w:ascii="Arial" w:hAnsi="Arial" w:cs="Arial"/>
          <w:color w:val="auto"/>
          <w:sz w:val="20"/>
          <w:szCs w:val="20"/>
        </w:rPr>
        <w:fldChar w:fldCharType="end"/>
      </w:r>
      <w:r>
        <w:rPr>
          <w:rFonts w:ascii="Arial" w:hAnsi="Arial" w:cs="Arial"/>
          <w:color w:val="auto"/>
          <w:sz w:val="20"/>
          <w:szCs w:val="20"/>
        </w:rPr>
        <w:t xml:space="preserve">. </w:t>
      </w:r>
      <w:r w:rsidRPr="007D79B8">
        <w:rPr>
          <w:rFonts w:ascii="Arial" w:hAnsi="Arial" w:cs="Arial"/>
          <w:color w:val="auto"/>
          <w:sz w:val="20"/>
          <w:szCs w:val="20"/>
        </w:rPr>
        <w:t xml:space="preserve">Перечень элементов формы </w:t>
      </w:r>
      <w:r w:rsidRPr="00AB1400">
        <w:rPr>
          <w:rFonts w:ascii="Arial" w:hAnsi="Arial" w:cs="Arial"/>
          <w:color w:val="auto"/>
          <w:sz w:val="20"/>
          <w:szCs w:val="20"/>
        </w:rPr>
        <w:t>Иерархического профиля</w:t>
      </w:r>
    </w:p>
    <w:tbl>
      <w:tblPr>
        <w:tblStyle w:val="a8"/>
        <w:tblW w:w="0" w:type="auto"/>
        <w:tblLook w:val="04A0"/>
      </w:tblPr>
      <w:tblGrid>
        <w:gridCol w:w="817"/>
        <w:gridCol w:w="4253"/>
        <w:gridCol w:w="4501"/>
      </w:tblGrid>
      <w:tr w:rsidR="00D22238" w:rsidRPr="005A5B1B" w:rsidTr="008F56D7">
        <w:tc>
          <w:tcPr>
            <w:tcW w:w="817" w:type="dxa"/>
          </w:tcPr>
          <w:p w:rsidR="007C07C1" w:rsidRDefault="007C07C1" w:rsidP="00703EA0">
            <w:pPr>
              <w:spacing w:beforeLines="60" w:afterLines="60"/>
              <w:rPr>
                <w:rFonts w:ascii="Arial" w:eastAsiaTheme="majorEastAsia" w:hAnsi="Arial" w:cs="Arial"/>
                <w:b/>
                <w:bCs/>
                <w:color w:val="365F91" w:themeColor="accent1" w:themeShade="BF"/>
                <w:sz w:val="20"/>
                <w:szCs w:val="20"/>
              </w:rPr>
              <w:pPrChange w:id="2393" w:author="Administrator" w:date="2014-02-13T12:54:00Z">
                <w:pPr>
                  <w:keepNext/>
                  <w:keepLines/>
                  <w:spacing w:beforeLines="60" w:afterLines="60"/>
                  <w:outlineLvl w:val="0"/>
                </w:pPr>
              </w:pPrChange>
            </w:pPr>
          </w:p>
        </w:tc>
        <w:tc>
          <w:tcPr>
            <w:tcW w:w="4253" w:type="dxa"/>
          </w:tcPr>
          <w:p w:rsidR="007C07C1" w:rsidRDefault="00D22238" w:rsidP="00703EA0">
            <w:pPr>
              <w:spacing w:beforeLines="60" w:afterLines="60"/>
              <w:rPr>
                <w:rFonts w:ascii="Arial" w:hAnsi="Arial" w:cs="Arial"/>
                <w:b/>
                <w:sz w:val="20"/>
                <w:szCs w:val="20"/>
              </w:rPr>
              <w:pPrChange w:id="2394" w:author="Administrator" w:date="2014-02-13T12:54:00Z">
                <w:pPr>
                  <w:spacing w:beforeLines="60" w:afterLines="60"/>
                </w:pPr>
              </w:pPrChange>
            </w:pPr>
            <w:r w:rsidRPr="005A5B1B">
              <w:rPr>
                <w:rFonts w:ascii="Arial" w:hAnsi="Arial" w:cs="Arial"/>
                <w:b/>
                <w:sz w:val="20"/>
                <w:szCs w:val="20"/>
              </w:rPr>
              <w:t xml:space="preserve">Наименование </w:t>
            </w:r>
          </w:p>
        </w:tc>
        <w:tc>
          <w:tcPr>
            <w:tcW w:w="4501" w:type="dxa"/>
          </w:tcPr>
          <w:p w:rsidR="007C07C1" w:rsidRDefault="00D22238" w:rsidP="00703EA0">
            <w:pPr>
              <w:spacing w:beforeLines="60" w:afterLines="60"/>
              <w:rPr>
                <w:rFonts w:ascii="Arial" w:hAnsi="Arial" w:cs="Arial"/>
                <w:b/>
                <w:sz w:val="20"/>
                <w:szCs w:val="20"/>
              </w:rPr>
              <w:pPrChange w:id="2395" w:author="Administrator" w:date="2014-02-13T12:54:00Z">
                <w:pPr>
                  <w:spacing w:beforeLines="60" w:afterLines="60"/>
                </w:pPr>
              </w:pPrChange>
            </w:pPr>
            <w:r w:rsidRPr="005A5B1B">
              <w:rPr>
                <w:rFonts w:ascii="Arial" w:hAnsi="Arial" w:cs="Arial"/>
                <w:b/>
                <w:sz w:val="20"/>
                <w:szCs w:val="20"/>
              </w:rPr>
              <w:t>Тип элемента</w:t>
            </w:r>
          </w:p>
        </w:tc>
      </w:tr>
      <w:tr w:rsidR="00D22238" w:rsidRPr="005A5B1B" w:rsidTr="008F56D7">
        <w:tc>
          <w:tcPr>
            <w:tcW w:w="817" w:type="dxa"/>
          </w:tcPr>
          <w:p w:rsidR="007C07C1" w:rsidRDefault="007C07C1" w:rsidP="00703EA0">
            <w:pPr>
              <w:pStyle w:val="a9"/>
              <w:numPr>
                <w:ilvl w:val="0"/>
                <w:numId w:val="32"/>
              </w:num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396" w:author="Administrator" w:date="2014-02-13T12:54:00Z">
                <w:pPr>
                  <w:pStyle w:val="a9"/>
                  <w:numPr>
                    <w:numId w:val="32"/>
                  </w:numPr>
                  <w:spacing w:beforeLines="60" w:afterLines="60"/>
                  <w:ind w:hanging="360"/>
                </w:pPr>
              </w:pPrChange>
            </w:pPr>
          </w:p>
        </w:tc>
        <w:tc>
          <w:tcPr>
            <w:tcW w:w="4253" w:type="dxa"/>
          </w:tcPr>
          <w:p w:rsidR="007C07C1" w:rsidRDefault="00D22238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397" w:author="Administrator" w:date="2014-02-13T12:54:00Z">
                <w:pPr>
                  <w:spacing w:beforeLines="60" w:afterLines="60"/>
                </w:pPr>
              </w:pPrChange>
            </w:pPr>
            <w:r w:rsidRPr="005A5B1B">
              <w:rPr>
                <w:rFonts w:ascii="Arial" w:hAnsi="Arial" w:cs="Arial"/>
                <w:sz w:val="20"/>
                <w:szCs w:val="20"/>
              </w:rPr>
              <w:t>Выйти</w:t>
            </w:r>
          </w:p>
        </w:tc>
        <w:tc>
          <w:tcPr>
            <w:tcW w:w="4501" w:type="dxa"/>
          </w:tcPr>
          <w:p w:rsidR="007C07C1" w:rsidRDefault="00D22238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398" w:author="Administrator" w:date="2014-02-13T12:54:00Z">
                <w:pPr>
                  <w:spacing w:beforeLines="60" w:afterLines="60"/>
                </w:pPr>
              </w:pPrChange>
            </w:pPr>
            <w:r w:rsidRPr="005A5B1B">
              <w:rPr>
                <w:rFonts w:ascii="Arial" w:hAnsi="Arial" w:cs="Arial"/>
                <w:sz w:val="20"/>
                <w:szCs w:val="20"/>
              </w:rPr>
              <w:t>Кнопка</w:t>
            </w:r>
          </w:p>
        </w:tc>
      </w:tr>
      <w:tr w:rsidR="00D22238" w:rsidRPr="005A5B1B" w:rsidTr="008F56D7">
        <w:tc>
          <w:tcPr>
            <w:tcW w:w="817" w:type="dxa"/>
          </w:tcPr>
          <w:p w:rsidR="007C07C1" w:rsidRDefault="007C07C1" w:rsidP="00703EA0">
            <w:pPr>
              <w:pStyle w:val="a9"/>
              <w:numPr>
                <w:ilvl w:val="0"/>
                <w:numId w:val="32"/>
              </w:num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399" w:author="Administrator" w:date="2014-02-13T12:54:00Z">
                <w:pPr>
                  <w:pStyle w:val="a9"/>
                  <w:numPr>
                    <w:numId w:val="32"/>
                  </w:numPr>
                  <w:spacing w:beforeLines="60" w:afterLines="60"/>
                  <w:ind w:hanging="360"/>
                </w:pPr>
              </w:pPrChange>
            </w:pPr>
          </w:p>
        </w:tc>
        <w:tc>
          <w:tcPr>
            <w:tcW w:w="4253" w:type="dxa"/>
          </w:tcPr>
          <w:p w:rsidR="007C07C1" w:rsidRDefault="00D22238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400" w:author="Administrator" w:date="2014-02-13T12:54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Редактировать</w:t>
            </w:r>
          </w:p>
        </w:tc>
        <w:tc>
          <w:tcPr>
            <w:tcW w:w="4501" w:type="dxa"/>
          </w:tcPr>
          <w:p w:rsidR="007C07C1" w:rsidRDefault="00D22238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401" w:author="Administrator" w:date="2014-02-13T12:54:00Z">
                <w:pPr>
                  <w:spacing w:beforeLines="60" w:afterLines="60"/>
                </w:pPr>
              </w:pPrChange>
            </w:pPr>
            <w:r w:rsidRPr="009A7A20">
              <w:rPr>
                <w:rFonts w:ascii="Arial" w:hAnsi="Arial" w:cs="Arial"/>
                <w:sz w:val="20"/>
                <w:szCs w:val="20"/>
              </w:rPr>
              <w:t>Кнопка</w:t>
            </w:r>
          </w:p>
        </w:tc>
      </w:tr>
      <w:tr w:rsidR="00D22238" w:rsidRPr="005A5B1B" w:rsidTr="008F56D7">
        <w:tc>
          <w:tcPr>
            <w:tcW w:w="817" w:type="dxa"/>
          </w:tcPr>
          <w:p w:rsidR="007C07C1" w:rsidRDefault="007C07C1" w:rsidP="00703EA0">
            <w:pPr>
              <w:pStyle w:val="a9"/>
              <w:numPr>
                <w:ilvl w:val="0"/>
                <w:numId w:val="32"/>
              </w:num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402" w:author="Administrator" w:date="2014-02-13T12:54:00Z">
                <w:pPr>
                  <w:pStyle w:val="a9"/>
                  <w:numPr>
                    <w:numId w:val="32"/>
                  </w:numPr>
                  <w:spacing w:beforeLines="60" w:afterLines="60"/>
                  <w:ind w:hanging="360"/>
                </w:pPr>
              </w:pPrChange>
            </w:pPr>
          </w:p>
        </w:tc>
        <w:tc>
          <w:tcPr>
            <w:tcW w:w="4253" w:type="dxa"/>
          </w:tcPr>
          <w:p w:rsidR="007C07C1" w:rsidRDefault="00D22238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403" w:author="Administrator" w:date="2014-02-13T12:54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Создать папку</w:t>
            </w:r>
          </w:p>
        </w:tc>
        <w:tc>
          <w:tcPr>
            <w:tcW w:w="4501" w:type="dxa"/>
          </w:tcPr>
          <w:p w:rsidR="007C07C1" w:rsidRDefault="00D22238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404" w:author="Administrator" w:date="2014-02-13T12:54:00Z">
                <w:pPr>
                  <w:spacing w:beforeLines="60" w:afterLines="60"/>
                </w:pPr>
              </w:pPrChange>
            </w:pPr>
            <w:r w:rsidRPr="009A7A20">
              <w:rPr>
                <w:rFonts w:ascii="Arial" w:hAnsi="Arial" w:cs="Arial"/>
                <w:sz w:val="20"/>
                <w:szCs w:val="20"/>
              </w:rPr>
              <w:t>Кнопка</w:t>
            </w:r>
          </w:p>
        </w:tc>
      </w:tr>
      <w:tr w:rsidR="00D22238" w:rsidRPr="005A5B1B" w:rsidTr="008F56D7">
        <w:tc>
          <w:tcPr>
            <w:tcW w:w="817" w:type="dxa"/>
          </w:tcPr>
          <w:p w:rsidR="007C07C1" w:rsidRDefault="007C07C1" w:rsidP="00703EA0">
            <w:pPr>
              <w:pStyle w:val="a9"/>
              <w:numPr>
                <w:ilvl w:val="0"/>
                <w:numId w:val="32"/>
              </w:num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405" w:author="Administrator" w:date="2014-02-13T12:54:00Z">
                <w:pPr>
                  <w:pStyle w:val="a9"/>
                  <w:numPr>
                    <w:numId w:val="32"/>
                  </w:numPr>
                  <w:spacing w:beforeLines="60" w:afterLines="60"/>
                  <w:ind w:hanging="360"/>
                </w:pPr>
              </w:pPrChange>
            </w:pPr>
          </w:p>
        </w:tc>
        <w:tc>
          <w:tcPr>
            <w:tcW w:w="4253" w:type="dxa"/>
          </w:tcPr>
          <w:p w:rsidR="007C07C1" w:rsidRDefault="00D22238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406" w:author="Administrator" w:date="2014-02-13T12:54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Открыть</w:t>
            </w:r>
          </w:p>
        </w:tc>
        <w:tc>
          <w:tcPr>
            <w:tcW w:w="4501" w:type="dxa"/>
          </w:tcPr>
          <w:p w:rsidR="007C07C1" w:rsidRDefault="00D22238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407" w:author="Administrator" w:date="2014-02-13T12:54:00Z">
                <w:pPr>
                  <w:spacing w:beforeLines="60" w:afterLines="60"/>
                </w:pPr>
              </w:pPrChange>
            </w:pPr>
            <w:r w:rsidRPr="009A7A20">
              <w:rPr>
                <w:rFonts w:ascii="Arial" w:hAnsi="Arial" w:cs="Arial"/>
                <w:sz w:val="20"/>
                <w:szCs w:val="20"/>
              </w:rPr>
              <w:t>Кнопка</w:t>
            </w:r>
          </w:p>
        </w:tc>
      </w:tr>
      <w:tr w:rsidR="00D22238" w:rsidRPr="005A5B1B" w:rsidTr="008F56D7">
        <w:tc>
          <w:tcPr>
            <w:tcW w:w="817" w:type="dxa"/>
          </w:tcPr>
          <w:p w:rsidR="007C07C1" w:rsidRDefault="007C07C1" w:rsidP="00703EA0">
            <w:pPr>
              <w:pStyle w:val="a9"/>
              <w:numPr>
                <w:ilvl w:val="0"/>
                <w:numId w:val="32"/>
              </w:num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408" w:author="Administrator" w:date="2014-02-13T12:54:00Z">
                <w:pPr>
                  <w:pStyle w:val="a9"/>
                  <w:numPr>
                    <w:numId w:val="32"/>
                  </w:numPr>
                  <w:spacing w:beforeLines="60" w:afterLines="60"/>
                  <w:ind w:hanging="360"/>
                </w:pPr>
              </w:pPrChange>
            </w:pPr>
          </w:p>
        </w:tc>
        <w:tc>
          <w:tcPr>
            <w:tcW w:w="4253" w:type="dxa"/>
          </w:tcPr>
          <w:p w:rsidR="007C07C1" w:rsidRDefault="00D22238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409" w:author="Administrator" w:date="2014-02-13T12:54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Выйти</w:t>
            </w:r>
          </w:p>
        </w:tc>
        <w:tc>
          <w:tcPr>
            <w:tcW w:w="4501" w:type="dxa"/>
          </w:tcPr>
          <w:p w:rsidR="007C07C1" w:rsidRDefault="00D22238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410" w:author="Administrator" w:date="2014-02-13T12:54:00Z">
                <w:pPr>
                  <w:spacing w:beforeLines="60" w:afterLines="60"/>
                </w:pPr>
              </w:pPrChange>
            </w:pPr>
            <w:r w:rsidRPr="009A7A20">
              <w:rPr>
                <w:rFonts w:ascii="Arial" w:hAnsi="Arial" w:cs="Arial"/>
                <w:sz w:val="20"/>
                <w:szCs w:val="20"/>
              </w:rPr>
              <w:t>Кнопка</w:t>
            </w:r>
          </w:p>
        </w:tc>
      </w:tr>
      <w:tr w:rsidR="00D22238" w:rsidRPr="005A5B1B" w:rsidTr="008F56D7">
        <w:tc>
          <w:tcPr>
            <w:tcW w:w="817" w:type="dxa"/>
          </w:tcPr>
          <w:p w:rsidR="007C07C1" w:rsidRDefault="007C07C1" w:rsidP="00703EA0">
            <w:pPr>
              <w:pStyle w:val="a9"/>
              <w:numPr>
                <w:ilvl w:val="0"/>
                <w:numId w:val="32"/>
              </w:num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411" w:author="Administrator" w:date="2014-02-13T12:54:00Z">
                <w:pPr>
                  <w:pStyle w:val="a9"/>
                  <w:numPr>
                    <w:numId w:val="32"/>
                  </w:numPr>
                  <w:spacing w:beforeLines="60" w:afterLines="60"/>
                  <w:ind w:hanging="360"/>
                </w:pPr>
              </w:pPrChange>
            </w:pPr>
          </w:p>
        </w:tc>
        <w:tc>
          <w:tcPr>
            <w:tcW w:w="4253" w:type="dxa"/>
          </w:tcPr>
          <w:p w:rsidR="007C07C1" w:rsidRDefault="00D22238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412" w:author="Administrator" w:date="2014-02-13T12:54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Сохранить</w:t>
            </w:r>
          </w:p>
        </w:tc>
        <w:tc>
          <w:tcPr>
            <w:tcW w:w="4501" w:type="dxa"/>
          </w:tcPr>
          <w:p w:rsidR="007C07C1" w:rsidRDefault="00D22238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413" w:author="Administrator" w:date="2014-02-13T12:54:00Z">
                <w:pPr>
                  <w:spacing w:beforeLines="60" w:afterLines="60"/>
                </w:pPr>
              </w:pPrChange>
            </w:pPr>
            <w:r w:rsidRPr="009A7A20">
              <w:rPr>
                <w:rFonts w:ascii="Arial" w:hAnsi="Arial" w:cs="Arial"/>
                <w:sz w:val="20"/>
                <w:szCs w:val="20"/>
              </w:rPr>
              <w:t>Кнопка</w:t>
            </w:r>
          </w:p>
        </w:tc>
      </w:tr>
      <w:tr w:rsidR="00D22238" w:rsidRPr="005A5B1B" w:rsidTr="008F56D7">
        <w:tc>
          <w:tcPr>
            <w:tcW w:w="817" w:type="dxa"/>
          </w:tcPr>
          <w:p w:rsidR="007C07C1" w:rsidRDefault="007C07C1" w:rsidP="00703EA0">
            <w:pPr>
              <w:pStyle w:val="a9"/>
              <w:numPr>
                <w:ilvl w:val="0"/>
                <w:numId w:val="32"/>
              </w:num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414" w:author="Administrator" w:date="2014-02-13T12:54:00Z">
                <w:pPr>
                  <w:pStyle w:val="a9"/>
                  <w:numPr>
                    <w:numId w:val="32"/>
                  </w:numPr>
                  <w:spacing w:beforeLines="60" w:afterLines="60"/>
                  <w:ind w:hanging="360"/>
                </w:pPr>
              </w:pPrChange>
            </w:pPr>
          </w:p>
        </w:tc>
        <w:tc>
          <w:tcPr>
            <w:tcW w:w="4253" w:type="dxa"/>
          </w:tcPr>
          <w:p w:rsidR="007C07C1" w:rsidRDefault="00D22238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415" w:author="Administrator" w:date="2014-02-13T12:54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Папка – основная / Папка - вложенная</w:t>
            </w:r>
          </w:p>
        </w:tc>
        <w:tc>
          <w:tcPr>
            <w:tcW w:w="4501" w:type="dxa"/>
          </w:tcPr>
          <w:p w:rsidR="007C07C1" w:rsidRDefault="007C07C1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416" w:author="Administrator" w:date="2014-02-13T12:54:00Z">
                <w:pPr>
                  <w:spacing w:beforeLines="60" w:afterLines="60"/>
                </w:pPr>
              </w:pPrChange>
            </w:pPr>
          </w:p>
        </w:tc>
      </w:tr>
      <w:tr w:rsidR="00D22238" w:rsidRPr="005A5B1B" w:rsidTr="008F56D7">
        <w:tc>
          <w:tcPr>
            <w:tcW w:w="817" w:type="dxa"/>
          </w:tcPr>
          <w:p w:rsidR="007C07C1" w:rsidRDefault="007C07C1" w:rsidP="00703EA0">
            <w:pPr>
              <w:pStyle w:val="a9"/>
              <w:numPr>
                <w:ilvl w:val="0"/>
                <w:numId w:val="32"/>
              </w:num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417" w:author="Administrator" w:date="2014-02-13T12:54:00Z">
                <w:pPr>
                  <w:pStyle w:val="a9"/>
                  <w:numPr>
                    <w:numId w:val="32"/>
                  </w:numPr>
                  <w:spacing w:beforeLines="60" w:afterLines="60"/>
                  <w:ind w:hanging="360"/>
                </w:pPr>
              </w:pPrChange>
            </w:pPr>
          </w:p>
        </w:tc>
        <w:tc>
          <w:tcPr>
            <w:tcW w:w="4253" w:type="dxa"/>
          </w:tcPr>
          <w:p w:rsidR="007C07C1" w:rsidRDefault="00D22238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418" w:author="Administrator" w:date="2014-02-13T12:54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Название</w:t>
            </w:r>
          </w:p>
        </w:tc>
        <w:tc>
          <w:tcPr>
            <w:tcW w:w="4501" w:type="dxa"/>
          </w:tcPr>
          <w:p w:rsidR="007C07C1" w:rsidRDefault="00D22238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419" w:author="Administrator" w:date="2014-02-13T12:54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</w:tr>
      <w:tr w:rsidR="00D22238" w:rsidRPr="005A5B1B" w:rsidTr="008F56D7">
        <w:tc>
          <w:tcPr>
            <w:tcW w:w="817" w:type="dxa"/>
          </w:tcPr>
          <w:p w:rsidR="007C07C1" w:rsidRDefault="007C07C1" w:rsidP="00703EA0">
            <w:pPr>
              <w:pStyle w:val="a9"/>
              <w:numPr>
                <w:ilvl w:val="0"/>
                <w:numId w:val="32"/>
              </w:num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420" w:author="Administrator" w:date="2014-02-13T12:54:00Z">
                <w:pPr>
                  <w:pStyle w:val="a9"/>
                  <w:numPr>
                    <w:numId w:val="32"/>
                  </w:numPr>
                  <w:spacing w:beforeLines="60" w:afterLines="60"/>
                  <w:ind w:hanging="360"/>
                </w:pPr>
              </w:pPrChange>
            </w:pPr>
          </w:p>
        </w:tc>
        <w:tc>
          <w:tcPr>
            <w:tcW w:w="4253" w:type="dxa"/>
          </w:tcPr>
          <w:p w:rsidR="00D22238" w:rsidRPr="00617872" w:rsidRDefault="00D22238" w:rsidP="008F56D7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Alias</w:t>
            </w:r>
          </w:p>
        </w:tc>
        <w:tc>
          <w:tcPr>
            <w:tcW w:w="4501" w:type="dxa"/>
          </w:tcPr>
          <w:p w:rsidR="007C07C1" w:rsidRDefault="00E33CD4" w:rsidP="00D84677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r w:rsidRPr="00A619CE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</w:tr>
      <w:tr w:rsidR="00D22238" w:rsidRPr="005A5B1B" w:rsidTr="008F56D7">
        <w:tc>
          <w:tcPr>
            <w:tcW w:w="817" w:type="dxa"/>
          </w:tcPr>
          <w:p w:rsidR="007C07C1" w:rsidRDefault="007C07C1" w:rsidP="00703EA0">
            <w:pPr>
              <w:pStyle w:val="a9"/>
              <w:numPr>
                <w:ilvl w:val="0"/>
                <w:numId w:val="32"/>
              </w:num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421" w:author="Administrator" w:date="2014-02-13T12:54:00Z">
                <w:pPr>
                  <w:pStyle w:val="a9"/>
                  <w:numPr>
                    <w:numId w:val="32"/>
                  </w:numPr>
                  <w:spacing w:beforeLines="60" w:afterLines="60"/>
                  <w:ind w:hanging="360"/>
                </w:pPr>
              </w:pPrChange>
            </w:pPr>
          </w:p>
        </w:tc>
        <w:tc>
          <w:tcPr>
            <w:tcW w:w="4253" w:type="dxa"/>
          </w:tcPr>
          <w:p w:rsidR="00D22238" w:rsidRPr="004F5202" w:rsidRDefault="00D22238" w:rsidP="008F56D7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  <w:highlight w:val="yellow"/>
              </w:rPr>
            </w:pPr>
            <w:r>
              <w:rPr>
                <w:rFonts w:ascii="Arial" w:hAnsi="Arial" w:cs="Arial"/>
                <w:sz w:val="20"/>
                <w:szCs w:val="20"/>
              </w:rPr>
              <w:t>Путь</w:t>
            </w:r>
          </w:p>
        </w:tc>
        <w:tc>
          <w:tcPr>
            <w:tcW w:w="4501" w:type="dxa"/>
          </w:tcPr>
          <w:p w:rsidR="007C07C1" w:rsidRDefault="00D22238" w:rsidP="00D84677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</w:tr>
      <w:tr w:rsidR="00D22238" w:rsidRPr="005A5B1B" w:rsidTr="008F56D7">
        <w:tc>
          <w:tcPr>
            <w:tcW w:w="817" w:type="dxa"/>
          </w:tcPr>
          <w:p w:rsidR="007C07C1" w:rsidRDefault="007C07C1" w:rsidP="00703EA0">
            <w:pPr>
              <w:pStyle w:val="a9"/>
              <w:numPr>
                <w:ilvl w:val="0"/>
                <w:numId w:val="32"/>
              </w:num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422" w:author="Administrator" w:date="2014-02-13T12:54:00Z">
                <w:pPr>
                  <w:pStyle w:val="a9"/>
                  <w:numPr>
                    <w:numId w:val="32"/>
                  </w:numPr>
                  <w:spacing w:beforeLines="60" w:afterLines="60"/>
                  <w:ind w:hanging="360"/>
                </w:pPr>
              </w:pPrChange>
            </w:pPr>
          </w:p>
        </w:tc>
        <w:tc>
          <w:tcPr>
            <w:tcW w:w="4253" w:type="dxa"/>
          </w:tcPr>
          <w:p w:rsidR="00D22238" w:rsidRPr="00617872" w:rsidRDefault="00D22238" w:rsidP="008F56D7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 xml:space="preserve">Id </w:t>
            </w:r>
            <w:r>
              <w:rPr>
                <w:rFonts w:ascii="Arial" w:hAnsi="Arial" w:cs="Arial"/>
                <w:sz w:val="20"/>
                <w:szCs w:val="20"/>
              </w:rPr>
              <w:t>каталога папок</w:t>
            </w:r>
          </w:p>
        </w:tc>
        <w:tc>
          <w:tcPr>
            <w:tcW w:w="4501" w:type="dxa"/>
          </w:tcPr>
          <w:p w:rsidR="007C07C1" w:rsidRDefault="00D22238" w:rsidP="00D84677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r w:rsidRPr="00A619CE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</w:tr>
      <w:tr w:rsidR="00E33CD4" w:rsidRPr="005A5B1B" w:rsidTr="008F56D7">
        <w:tc>
          <w:tcPr>
            <w:tcW w:w="817" w:type="dxa"/>
          </w:tcPr>
          <w:p w:rsidR="007C07C1" w:rsidRDefault="007C07C1" w:rsidP="00703EA0">
            <w:pPr>
              <w:pStyle w:val="a9"/>
              <w:numPr>
                <w:ilvl w:val="0"/>
                <w:numId w:val="32"/>
              </w:num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423" w:author="Administrator" w:date="2014-02-13T12:54:00Z">
                <w:pPr>
                  <w:pStyle w:val="a9"/>
                  <w:numPr>
                    <w:numId w:val="32"/>
                  </w:numPr>
                  <w:spacing w:beforeLines="60" w:afterLines="60"/>
                  <w:ind w:hanging="360"/>
                </w:pPr>
              </w:pPrChange>
            </w:pPr>
          </w:p>
        </w:tc>
        <w:tc>
          <w:tcPr>
            <w:tcW w:w="4253" w:type="dxa"/>
          </w:tcPr>
          <w:p w:rsidR="00E33CD4" w:rsidRPr="00E33CD4" w:rsidRDefault="00E33CD4" w:rsidP="008F56D7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Путь - 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US"/>
              </w:rPr>
              <w:t>Docld</w:t>
            </w:r>
            <w:proofErr w:type="spellEnd"/>
          </w:p>
        </w:tc>
        <w:tc>
          <w:tcPr>
            <w:tcW w:w="4501" w:type="dxa"/>
          </w:tcPr>
          <w:p w:rsidR="007C07C1" w:rsidRDefault="00E33CD4" w:rsidP="00D84677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r w:rsidRPr="00A619CE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</w:tr>
      <w:tr w:rsidR="00D22238" w:rsidRPr="005A5B1B" w:rsidTr="008F56D7">
        <w:tc>
          <w:tcPr>
            <w:tcW w:w="817" w:type="dxa"/>
          </w:tcPr>
          <w:p w:rsidR="007C07C1" w:rsidRDefault="007C07C1" w:rsidP="00703EA0">
            <w:pPr>
              <w:pStyle w:val="a9"/>
              <w:numPr>
                <w:ilvl w:val="0"/>
                <w:numId w:val="32"/>
              </w:num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424" w:author="Administrator" w:date="2014-02-13T12:54:00Z">
                <w:pPr>
                  <w:pStyle w:val="a9"/>
                  <w:numPr>
                    <w:numId w:val="32"/>
                  </w:numPr>
                  <w:spacing w:beforeLines="60" w:afterLines="60"/>
                  <w:ind w:hanging="360"/>
                </w:pPr>
              </w:pPrChange>
            </w:pPr>
          </w:p>
        </w:tc>
        <w:tc>
          <w:tcPr>
            <w:tcW w:w="4253" w:type="dxa"/>
          </w:tcPr>
          <w:p w:rsidR="00D22238" w:rsidRPr="00617872" w:rsidRDefault="00D22238" w:rsidP="008F56D7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Порядковый номер</w:t>
            </w:r>
          </w:p>
        </w:tc>
        <w:tc>
          <w:tcPr>
            <w:tcW w:w="4501" w:type="dxa"/>
          </w:tcPr>
          <w:p w:rsidR="007C07C1" w:rsidRDefault="00D22238" w:rsidP="00D84677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r w:rsidRPr="00A619CE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</w:tr>
      <w:tr w:rsidR="00D22238" w:rsidRPr="005A5B1B" w:rsidTr="008F56D7">
        <w:tc>
          <w:tcPr>
            <w:tcW w:w="817" w:type="dxa"/>
          </w:tcPr>
          <w:p w:rsidR="007C07C1" w:rsidRDefault="007C07C1" w:rsidP="00703EA0">
            <w:pPr>
              <w:pStyle w:val="a9"/>
              <w:numPr>
                <w:ilvl w:val="0"/>
                <w:numId w:val="32"/>
              </w:num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425" w:author="Administrator" w:date="2014-02-13T12:54:00Z">
                <w:pPr>
                  <w:pStyle w:val="a9"/>
                  <w:numPr>
                    <w:numId w:val="32"/>
                  </w:numPr>
                  <w:spacing w:beforeLines="60" w:afterLines="60"/>
                  <w:ind w:hanging="360"/>
                </w:pPr>
              </w:pPrChange>
            </w:pPr>
          </w:p>
        </w:tc>
        <w:tc>
          <w:tcPr>
            <w:tcW w:w="4253" w:type="dxa"/>
          </w:tcPr>
          <w:p w:rsidR="00D22238" w:rsidRPr="00736F2F" w:rsidRDefault="00E33CD4" w:rsidP="008F56D7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Локализация</w:t>
            </w:r>
          </w:p>
        </w:tc>
        <w:tc>
          <w:tcPr>
            <w:tcW w:w="4501" w:type="dxa"/>
          </w:tcPr>
          <w:p w:rsidR="007C07C1" w:rsidRDefault="00E33CD4" w:rsidP="00D84677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Категория</w:t>
            </w:r>
          </w:p>
        </w:tc>
      </w:tr>
      <w:tr w:rsidR="00D22238" w:rsidRPr="005A5B1B" w:rsidTr="008F56D7">
        <w:tc>
          <w:tcPr>
            <w:tcW w:w="817" w:type="dxa"/>
          </w:tcPr>
          <w:p w:rsidR="007C07C1" w:rsidRDefault="007C07C1" w:rsidP="00703EA0">
            <w:pPr>
              <w:pStyle w:val="a9"/>
              <w:numPr>
                <w:ilvl w:val="0"/>
                <w:numId w:val="32"/>
              </w:num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426" w:author="Administrator" w:date="2014-02-13T12:54:00Z">
                <w:pPr>
                  <w:pStyle w:val="a9"/>
                  <w:numPr>
                    <w:numId w:val="32"/>
                  </w:numPr>
                  <w:spacing w:beforeLines="60" w:afterLines="60"/>
                  <w:ind w:hanging="360"/>
                </w:pPr>
              </w:pPrChange>
            </w:pPr>
          </w:p>
        </w:tc>
        <w:tc>
          <w:tcPr>
            <w:tcW w:w="4253" w:type="dxa"/>
          </w:tcPr>
          <w:p w:rsidR="00D22238" w:rsidRPr="00736F2F" w:rsidRDefault="00E33CD4" w:rsidP="008F56D7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Локализация доступна только для папок с типом «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CMJ</w:t>
            </w:r>
            <w:r>
              <w:rPr>
                <w:rFonts w:ascii="Arial" w:hAnsi="Arial" w:cs="Arial"/>
                <w:sz w:val="20"/>
                <w:szCs w:val="20"/>
              </w:rPr>
              <w:t>»!</w:t>
            </w:r>
          </w:p>
        </w:tc>
        <w:tc>
          <w:tcPr>
            <w:tcW w:w="4501" w:type="dxa"/>
          </w:tcPr>
          <w:p w:rsidR="007C07C1" w:rsidRDefault="007C07C1" w:rsidP="00D84677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D22238" w:rsidRPr="005A5B1B" w:rsidTr="008F56D7">
        <w:tc>
          <w:tcPr>
            <w:tcW w:w="817" w:type="dxa"/>
          </w:tcPr>
          <w:p w:rsidR="007C07C1" w:rsidRDefault="007C07C1" w:rsidP="00703EA0">
            <w:pPr>
              <w:pStyle w:val="a9"/>
              <w:numPr>
                <w:ilvl w:val="0"/>
                <w:numId w:val="32"/>
              </w:num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427" w:author="Administrator" w:date="2014-02-13T12:54:00Z">
                <w:pPr>
                  <w:pStyle w:val="a9"/>
                  <w:numPr>
                    <w:numId w:val="32"/>
                  </w:numPr>
                  <w:spacing w:beforeLines="60" w:afterLines="60"/>
                  <w:ind w:hanging="360"/>
                </w:pPr>
              </w:pPrChange>
            </w:pPr>
          </w:p>
        </w:tc>
        <w:tc>
          <w:tcPr>
            <w:tcW w:w="4253" w:type="dxa"/>
          </w:tcPr>
          <w:p w:rsidR="00D22238" w:rsidRPr="00736F2F" w:rsidRDefault="00E33CD4" w:rsidP="008F56D7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Доступ</w:t>
            </w:r>
          </w:p>
        </w:tc>
        <w:tc>
          <w:tcPr>
            <w:tcW w:w="4501" w:type="dxa"/>
          </w:tcPr>
          <w:p w:rsidR="007C07C1" w:rsidRDefault="00E33CD4" w:rsidP="00D84677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Категория</w:t>
            </w:r>
          </w:p>
        </w:tc>
      </w:tr>
      <w:tr w:rsidR="00D22238" w:rsidRPr="005A5B1B" w:rsidTr="008F56D7">
        <w:tc>
          <w:tcPr>
            <w:tcW w:w="817" w:type="dxa"/>
          </w:tcPr>
          <w:p w:rsidR="007C07C1" w:rsidRDefault="007C07C1" w:rsidP="00703EA0">
            <w:pPr>
              <w:pStyle w:val="a9"/>
              <w:numPr>
                <w:ilvl w:val="0"/>
                <w:numId w:val="32"/>
              </w:num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428" w:author="Administrator" w:date="2014-02-13T12:54:00Z">
                <w:pPr>
                  <w:pStyle w:val="a9"/>
                  <w:numPr>
                    <w:numId w:val="32"/>
                  </w:numPr>
                  <w:spacing w:beforeLines="60" w:afterLines="60"/>
                  <w:ind w:hanging="360"/>
                </w:pPr>
              </w:pPrChange>
            </w:pPr>
          </w:p>
        </w:tc>
        <w:tc>
          <w:tcPr>
            <w:tcW w:w="4253" w:type="dxa"/>
          </w:tcPr>
          <w:p w:rsidR="00D22238" w:rsidRPr="00736F2F" w:rsidRDefault="00E33CD4" w:rsidP="008F56D7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Права доступа наследуются из вышестоящей папки</w:t>
            </w:r>
          </w:p>
        </w:tc>
        <w:tc>
          <w:tcPr>
            <w:tcW w:w="4501" w:type="dxa"/>
          </w:tcPr>
          <w:p w:rsidR="007C07C1" w:rsidRDefault="00D22238" w:rsidP="00D84677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r w:rsidRPr="00A619CE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</w:tr>
      <w:tr w:rsidR="00D22238" w:rsidRPr="005A5B1B" w:rsidTr="008F56D7">
        <w:tc>
          <w:tcPr>
            <w:tcW w:w="817" w:type="dxa"/>
          </w:tcPr>
          <w:p w:rsidR="007C07C1" w:rsidRDefault="007C07C1" w:rsidP="00703EA0">
            <w:pPr>
              <w:pStyle w:val="a9"/>
              <w:numPr>
                <w:ilvl w:val="0"/>
                <w:numId w:val="32"/>
              </w:num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429" w:author="Administrator" w:date="2014-02-13T12:54:00Z">
                <w:pPr>
                  <w:pStyle w:val="a9"/>
                  <w:numPr>
                    <w:numId w:val="32"/>
                  </w:numPr>
                  <w:spacing w:beforeLines="60" w:afterLines="60"/>
                  <w:ind w:hanging="360"/>
                </w:pPr>
              </w:pPrChange>
            </w:pPr>
          </w:p>
        </w:tc>
        <w:tc>
          <w:tcPr>
            <w:tcW w:w="4253" w:type="dxa"/>
          </w:tcPr>
          <w:p w:rsidR="00D22238" w:rsidRPr="003A722F" w:rsidRDefault="00E33CD4" w:rsidP="008F56D7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Папка с доступом</w:t>
            </w:r>
          </w:p>
        </w:tc>
        <w:tc>
          <w:tcPr>
            <w:tcW w:w="4501" w:type="dxa"/>
          </w:tcPr>
          <w:p w:rsidR="007C07C1" w:rsidRDefault="00E33CD4" w:rsidP="00D84677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r w:rsidRPr="00A619CE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</w:tr>
      <w:tr w:rsidR="00D22238" w:rsidRPr="005A5B1B" w:rsidTr="008F56D7">
        <w:tc>
          <w:tcPr>
            <w:tcW w:w="817" w:type="dxa"/>
          </w:tcPr>
          <w:p w:rsidR="007C07C1" w:rsidRDefault="007C07C1" w:rsidP="00703EA0">
            <w:pPr>
              <w:pStyle w:val="a9"/>
              <w:numPr>
                <w:ilvl w:val="0"/>
                <w:numId w:val="32"/>
              </w:num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430" w:author="Administrator" w:date="2014-02-13T12:54:00Z">
                <w:pPr>
                  <w:pStyle w:val="a9"/>
                  <w:numPr>
                    <w:numId w:val="32"/>
                  </w:numPr>
                  <w:spacing w:beforeLines="60" w:afterLines="60"/>
                  <w:ind w:hanging="360"/>
                </w:pPr>
              </w:pPrChange>
            </w:pPr>
          </w:p>
        </w:tc>
        <w:tc>
          <w:tcPr>
            <w:tcW w:w="4253" w:type="dxa"/>
          </w:tcPr>
          <w:p w:rsidR="00D22238" w:rsidRDefault="00E33CD4" w:rsidP="008F56D7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Дополнительно</w:t>
            </w:r>
          </w:p>
        </w:tc>
        <w:tc>
          <w:tcPr>
            <w:tcW w:w="4501" w:type="dxa"/>
          </w:tcPr>
          <w:p w:rsidR="007C07C1" w:rsidRDefault="00E33CD4" w:rsidP="00D84677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Категория</w:t>
            </w:r>
          </w:p>
        </w:tc>
      </w:tr>
      <w:tr w:rsidR="00D22238" w:rsidRPr="005A5B1B" w:rsidTr="008F56D7">
        <w:tc>
          <w:tcPr>
            <w:tcW w:w="817" w:type="dxa"/>
          </w:tcPr>
          <w:p w:rsidR="007C07C1" w:rsidRDefault="007C07C1" w:rsidP="00703EA0">
            <w:pPr>
              <w:pStyle w:val="a9"/>
              <w:numPr>
                <w:ilvl w:val="0"/>
                <w:numId w:val="32"/>
              </w:num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431" w:author="Administrator" w:date="2014-02-13T12:54:00Z">
                <w:pPr>
                  <w:pStyle w:val="a9"/>
                  <w:numPr>
                    <w:numId w:val="32"/>
                  </w:numPr>
                  <w:spacing w:beforeLines="60" w:afterLines="60"/>
                  <w:ind w:hanging="360"/>
                </w:pPr>
              </w:pPrChange>
            </w:pPr>
          </w:p>
        </w:tc>
        <w:tc>
          <w:tcPr>
            <w:tcW w:w="4253" w:type="dxa"/>
          </w:tcPr>
          <w:p w:rsidR="00D22238" w:rsidRPr="00736F2F" w:rsidRDefault="00E33CD4" w:rsidP="008F56D7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Версия доступа</w:t>
            </w:r>
          </w:p>
        </w:tc>
        <w:tc>
          <w:tcPr>
            <w:tcW w:w="4501" w:type="dxa"/>
          </w:tcPr>
          <w:p w:rsidR="007C07C1" w:rsidRDefault="00D22238" w:rsidP="00D84677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r w:rsidRPr="0058540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</w:tr>
      <w:tr w:rsidR="00D22238" w:rsidRPr="005A5B1B" w:rsidTr="008F56D7">
        <w:tc>
          <w:tcPr>
            <w:tcW w:w="817" w:type="dxa"/>
          </w:tcPr>
          <w:p w:rsidR="007C07C1" w:rsidRDefault="007C07C1" w:rsidP="00703EA0">
            <w:pPr>
              <w:pStyle w:val="a9"/>
              <w:numPr>
                <w:ilvl w:val="0"/>
                <w:numId w:val="32"/>
              </w:num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432" w:author="Administrator" w:date="2014-02-13T12:54:00Z">
                <w:pPr>
                  <w:pStyle w:val="a9"/>
                  <w:numPr>
                    <w:numId w:val="32"/>
                  </w:numPr>
                  <w:spacing w:beforeLines="60" w:afterLines="60"/>
                  <w:ind w:hanging="360"/>
                </w:pPr>
              </w:pPrChange>
            </w:pPr>
          </w:p>
        </w:tc>
        <w:tc>
          <w:tcPr>
            <w:tcW w:w="4253" w:type="dxa"/>
          </w:tcPr>
          <w:p w:rsidR="00D22238" w:rsidRPr="00736F2F" w:rsidRDefault="00E33CD4" w:rsidP="008F56D7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Создание папок</w:t>
            </w:r>
          </w:p>
        </w:tc>
        <w:tc>
          <w:tcPr>
            <w:tcW w:w="4501" w:type="dxa"/>
          </w:tcPr>
          <w:p w:rsidR="007C07C1" w:rsidRDefault="00D22238" w:rsidP="00D84677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r w:rsidRPr="0058540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</w:tr>
      <w:tr w:rsidR="00D22238" w:rsidRPr="005A5B1B" w:rsidTr="008F56D7">
        <w:tc>
          <w:tcPr>
            <w:tcW w:w="817" w:type="dxa"/>
          </w:tcPr>
          <w:p w:rsidR="007C07C1" w:rsidRDefault="007C07C1" w:rsidP="00703EA0">
            <w:pPr>
              <w:pStyle w:val="a9"/>
              <w:numPr>
                <w:ilvl w:val="0"/>
                <w:numId w:val="32"/>
              </w:num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433" w:author="Administrator" w:date="2014-02-13T12:54:00Z">
                <w:pPr>
                  <w:pStyle w:val="a9"/>
                  <w:numPr>
                    <w:numId w:val="32"/>
                  </w:numPr>
                  <w:spacing w:beforeLines="60" w:afterLines="60"/>
                  <w:ind w:hanging="360"/>
                </w:pPr>
              </w:pPrChange>
            </w:pPr>
          </w:p>
        </w:tc>
        <w:tc>
          <w:tcPr>
            <w:tcW w:w="4253" w:type="dxa"/>
          </w:tcPr>
          <w:p w:rsidR="00D22238" w:rsidRDefault="00E33CD4" w:rsidP="008F56D7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Виртуальная папка</w:t>
            </w:r>
          </w:p>
        </w:tc>
        <w:tc>
          <w:tcPr>
            <w:tcW w:w="4501" w:type="dxa"/>
          </w:tcPr>
          <w:p w:rsidR="007C07C1" w:rsidRDefault="00E33CD4" w:rsidP="00D84677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Категория</w:t>
            </w:r>
          </w:p>
        </w:tc>
      </w:tr>
      <w:tr w:rsidR="00D22238" w:rsidRPr="005A5B1B" w:rsidTr="008F56D7">
        <w:tc>
          <w:tcPr>
            <w:tcW w:w="817" w:type="dxa"/>
          </w:tcPr>
          <w:p w:rsidR="007C07C1" w:rsidRDefault="007C07C1" w:rsidP="00703EA0">
            <w:pPr>
              <w:pStyle w:val="a9"/>
              <w:numPr>
                <w:ilvl w:val="0"/>
                <w:numId w:val="32"/>
              </w:num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434" w:author="Administrator" w:date="2014-02-13T12:54:00Z">
                <w:pPr>
                  <w:pStyle w:val="a9"/>
                  <w:numPr>
                    <w:numId w:val="32"/>
                  </w:numPr>
                  <w:spacing w:beforeLines="60" w:afterLines="60"/>
                  <w:ind w:hanging="360"/>
                </w:pPr>
              </w:pPrChange>
            </w:pPr>
          </w:p>
        </w:tc>
        <w:tc>
          <w:tcPr>
            <w:tcW w:w="4253" w:type="dxa"/>
          </w:tcPr>
          <w:p w:rsidR="00D22238" w:rsidRPr="00736F2F" w:rsidRDefault="00E33CD4" w:rsidP="008F56D7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Виртуальная папка </w:t>
            </w:r>
          </w:p>
        </w:tc>
        <w:tc>
          <w:tcPr>
            <w:tcW w:w="4501" w:type="dxa"/>
          </w:tcPr>
          <w:p w:rsidR="007C07C1" w:rsidRDefault="00D22238" w:rsidP="00D84677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r w:rsidRPr="0058540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</w:tr>
      <w:tr w:rsidR="00D22238" w:rsidRPr="005A5B1B" w:rsidTr="008F56D7">
        <w:tc>
          <w:tcPr>
            <w:tcW w:w="817" w:type="dxa"/>
          </w:tcPr>
          <w:p w:rsidR="007C07C1" w:rsidRDefault="007C07C1" w:rsidP="00703EA0">
            <w:pPr>
              <w:pStyle w:val="a9"/>
              <w:numPr>
                <w:ilvl w:val="0"/>
                <w:numId w:val="32"/>
              </w:num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435" w:author="Administrator" w:date="2014-02-13T12:54:00Z">
                <w:pPr>
                  <w:pStyle w:val="a9"/>
                  <w:numPr>
                    <w:numId w:val="32"/>
                  </w:numPr>
                  <w:spacing w:beforeLines="60" w:afterLines="60"/>
                  <w:ind w:hanging="360"/>
                </w:pPr>
              </w:pPrChange>
            </w:pPr>
          </w:p>
        </w:tc>
        <w:tc>
          <w:tcPr>
            <w:tcW w:w="4253" w:type="dxa"/>
          </w:tcPr>
          <w:p w:rsidR="00D22238" w:rsidRPr="00736F2F" w:rsidRDefault="00E33CD4" w:rsidP="008F56D7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Запретить обновления</w:t>
            </w:r>
          </w:p>
        </w:tc>
        <w:tc>
          <w:tcPr>
            <w:tcW w:w="4501" w:type="dxa"/>
          </w:tcPr>
          <w:p w:rsidR="007C07C1" w:rsidRDefault="00E33CD4" w:rsidP="00D84677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r w:rsidRPr="0058540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</w:tr>
      <w:tr w:rsidR="00D22238" w:rsidRPr="005A5B1B" w:rsidTr="008F56D7">
        <w:tc>
          <w:tcPr>
            <w:tcW w:w="817" w:type="dxa"/>
          </w:tcPr>
          <w:p w:rsidR="007C07C1" w:rsidRDefault="007C07C1" w:rsidP="00703EA0">
            <w:pPr>
              <w:pStyle w:val="a9"/>
              <w:numPr>
                <w:ilvl w:val="0"/>
                <w:numId w:val="32"/>
              </w:num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436" w:author="Administrator" w:date="2014-02-13T12:54:00Z">
                <w:pPr>
                  <w:pStyle w:val="a9"/>
                  <w:numPr>
                    <w:numId w:val="32"/>
                  </w:numPr>
                  <w:spacing w:beforeLines="60" w:afterLines="60"/>
                  <w:ind w:hanging="360"/>
                </w:pPr>
              </w:pPrChange>
            </w:pPr>
          </w:p>
        </w:tc>
        <w:tc>
          <w:tcPr>
            <w:tcW w:w="4253" w:type="dxa"/>
          </w:tcPr>
          <w:p w:rsidR="00D22238" w:rsidRPr="00E33CD4" w:rsidRDefault="00E33CD4" w:rsidP="008F56D7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CMJ</w:t>
            </w:r>
          </w:p>
        </w:tc>
        <w:tc>
          <w:tcPr>
            <w:tcW w:w="4501" w:type="dxa"/>
          </w:tcPr>
          <w:p w:rsidR="007C07C1" w:rsidRDefault="00D22238" w:rsidP="00D84677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r w:rsidRPr="0058540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</w:tr>
      <w:tr w:rsidR="00D22238" w:rsidRPr="005A5B1B" w:rsidTr="008F56D7">
        <w:tc>
          <w:tcPr>
            <w:tcW w:w="817" w:type="dxa"/>
          </w:tcPr>
          <w:p w:rsidR="007C07C1" w:rsidRDefault="007C07C1" w:rsidP="00703EA0">
            <w:pPr>
              <w:pStyle w:val="a9"/>
              <w:numPr>
                <w:ilvl w:val="0"/>
                <w:numId w:val="32"/>
              </w:num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437" w:author="Administrator" w:date="2014-02-13T12:54:00Z">
                <w:pPr>
                  <w:pStyle w:val="a9"/>
                  <w:numPr>
                    <w:numId w:val="32"/>
                  </w:numPr>
                  <w:spacing w:beforeLines="60" w:afterLines="60"/>
                  <w:ind w:hanging="360"/>
                </w:pPr>
              </w:pPrChange>
            </w:pPr>
          </w:p>
        </w:tc>
        <w:tc>
          <w:tcPr>
            <w:tcW w:w="4253" w:type="dxa"/>
          </w:tcPr>
          <w:p w:rsidR="00D22238" w:rsidRPr="00736F2F" w:rsidRDefault="00E33CD4" w:rsidP="008F56D7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Тип виртуальной папки</w:t>
            </w:r>
          </w:p>
        </w:tc>
        <w:tc>
          <w:tcPr>
            <w:tcW w:w="4501" w:type="dxa"/>
          </w:tcPr>
          <w:p w:rsidR="007C07C1" w:rsidRDefault="00D22238" w:rsidP="00D84677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r w:rsidRPr="0058540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</w:tr>
      <w:tr w:rsidR="00D22238" w:rsidRPr="005A5B1B" w:rsidTr="008F56D7">
        <w:tc>
          <w:tcPr>
            <w:tcW w:w="817" w:type="dxa"/>
          </w:tcPr>
          <w:p w:rsidR="007C07C1" w:rsidRDefault="007C07C1" w:rsidP="00703EA0">
            <w:pPr>
              <w:pStyle w:val="a9"/>
              <w:numPr>
                <w:ilvl w:val="0"/>
                <w:numId w:val="32"/>
              </w:num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438" w:author="Administrator" w:date="2014-02-13T12:54:00Z">
                <w:pPr>
                  <w:pStyle w:val="a9"/>
                  <w:numPr>
                    <w:numId w:val="32"/>
                  </w:numPr>
                  <w:spacing w:beforeLines="60" w:afterLines="60"/>
                  <w:ind w:hanging="360"/>
                </w:pPr>
              </w:pPrChange>
            </w:pPr>
          </w:p>
        </w:tc>
        <w:tc>
          <w:tcPr>
            <w:tcW w:w="4253" w:type="dxa"/>
          </w:tcPr>
          <w:p w:rsidR="00D22238" w:rsidRPr="00736F2F" w:rsidRDefault="00E33CD4" w:rsidP="008F56D7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БД</w:t>
            </w:r>
          </w:p>
        </w:tc>
        <w:tc>
          <w:tcPr>
            <w:tcW w:w="4501" w:type="dxa"/>
          </w:tcPr>
          <w:p w:rsidR="007C07C1" w:rsidRDefault="00D22238" w:rsidP="00D84677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r w:rsidRPr="0058540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</w:tr>
      <w:tr w:rsidR="00D22238" w:rsidRPr="005A5B1B" w:rsidTr="008F56D7">
        <w:tc>
          <w:tcPr>
            <w:tcW w:w="817" w:type="dxa"/>
          </w:tcPr>
          <w:p w:rsidR="007C07C1" w:rsidRDefault="007C07C1" w:rsidP="00703EA0">
            <w:pPr>
              <w:pStyle w:val="a9"/>
              <w:numPr>
                <w:ilvl w:val="0"/>
                <w:numId w:val="32"/>
              </w:num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439" w:author="Administrator" w:date="2014-02-13T12:54:00Z">
                <w:pPr>
                  <w:pStyle w:val="a9"/>
                  <w:numPr>
                    <w:numId w:val="32"/>
                  </w:numPr>
                  <w:spacing w:beforeLines="60" w:afterLines="60"/>
                  <w:ind w:hanging="360"/>
                </w:pPr>
              </w:pPrChange>
            </w:pPr>
          </w:p>
        </w:tc>
        <w:tc>
          <w:tcPr>
            <w:tcW w:w="4253" w:type="dxa"/>
          </w:tcPr>
          <w:p w:rsidR="00D22238" w:rsidRDefault="00E33CD4" w:rsidP="008F56D7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Комплект</w:t>
            </w:r>
          </w:p>
        </w:tc>
        <w:tc>
          <w:tcPr>
            <w:tcW w:w="4501" w:type="dxa"/>
          </w:tcPr>
          <w:p w:rsidR="00D22238" w:rsidRDefault="00E33CD4" w:rsidP="008F56D7">
            <w:r w:rsidRPr="00FA0ACC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</w:tr>
      <w:tr w:rsidR="00D22238" w:rsidRPr="005A5B1B" w:rsidTr="008F56D7">
        <w:tc>
          <w:tcPr>
            <w:tcW w:w="817" w:type="dxa"/>
          </w:tcPr>
          <w:p w:rsidR="007C07C1" w:rsidRDefault="007C07C1" w:rsidP="00703EA0">
            <w:pPr>
              <w:pStyle w:val="a9"/>
              <w:numPr>
                <w:ilvl w:val="0"/>
                <w:numId w:val="32"/>
              </w:num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440" w:author="Administrator" w:date="2014-02-13T12:54:00Z">
                <w:pPr>
                  <w:pStyle w:val="a9"/>
                  <w:numPr>
                    <w:numId w:val="32"/>
                  </w:numPr>
                  <w:spacing w:beforeLines="60" w:afterLines="60"/>
                  <w:ind w:hanging="360"/>
                </w:pPr>
              </w:pPrChange>
            </w:pPr>
          </w:p>
        </w:tc>
        <w:tc>
          <w:tcPr>
            <w:tcW w:w="4253" w:type="dxa"/>
          </w:tcPr>
          <w:p w:rsidR="00D22238" w:rsidRPr="00736F2F" w:rsidRDefault="00E33CD4" w:rsidP="008F56D7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Области поиска</w:t>
            </w:r>
          </w:p>
        </w:tc>
        <w:tc>
          <w:tcPr>
            <w:tcW w:w="4501" w:type="dxa"/>
          </w:tcPr>
          <w:p w:rsidR="00D22238" w:rsidRDefault="00D22238" w:rsidP="008F56D7">
            <w:r w:rsidRPr="00FA0ACC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</w:tr>
      <w:tr w:rsidR="00D22238" w:rsidRPr="005A5B1B" w:rsidTr="008F56D7">
        <w:tc>
          <w:tcPr>
            <w:tcW w:w="817" w:type="dxa"/>
          </w:tcPr>
          <w:p w:rsidR="007C07C1" w:rsidRDefault="007C07C1" w:rsidP="00703EA0">
            <w:pPr>
              <w:pStyle w:val="a9"/>
              <w:numPr>
                <w:ilvl w:val="0"/>
                <w:numId w:val="32"/>
              </w:num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441" w:author="Administrator" w:date="2014-02-13T12:54:00Z">
                <w:pPr>
                  <w:pStyle w:val="a9"/>
                  <w:numPr>
                    <w:numId w:val="32"/>
                  </w:numPr>
                  <w:spacing w:beforeLines="60" w:afterLines="60"/>
                  <w:ind w:hanging="360"/>
                </w:pPr>
              </w:pPrChange>
            </w:pPr>
          </w:p>
        </w:tc>
        <w:tc>
          <w:tcPr>
            <w:tcW w:w="4253" w:type="dxa"/>
          </w:tcPr>
          <w:p w:rsidR="00D22238" w:rsidRPr="00736F2F" w:rsidRDefault="00E33CD4" w:rsidP="008F56D7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Дескриптор</w:t>
            </w:r>
          </w:p>
        </w:tc>
        <w:tc>
          <w:tcPr>
            <w:tcW w:w="4501" w:type="dxa"/>
          </w:tcPr>
          <w:p w:rsidR="00D22238" w:rsidRDefault="00D22238" w:rsidP="008F56D7">
            <w:r w:rsidRPr="00FA0ACC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</w:tr>
      <w:tr w:rsidR="00D22238" w:rsidRPr="005A5B1B" w:rsidTr="008F56D7">
        <w:tc>
          <w:tcPr>
            <w:tcW w:w="817" w:type="dxa"/>
          </w:tcPr>
          <w:p w:rsidR="007C07C1" w:rsidRDefault="007C07C1" w:rsidP="00703EA0">
            <w:pPr>
              <w:pStyle w:val="a9"/>
              <w:numPr>
                <w:ilvl w:val="0"/>
                <w:numId w:val="32"/>
              </w:num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442" w:author="Administrator" w:date="2014-02-13T12:54:00Z">
                <w:pPr>
                  <w:pStyle w:val="a9"/>
                  <w:numPr>
                    <w:numId w:val="32"/>
                  </w:numPr>
                  <w:spacing w:beforeLines="60" w:afterLines="60"/>
                  <w:ind w:hanging="360"/>
                </w:pPr>
              </w:pPrChange>
            </w:pPr>
          </w:p>
        </w:tc>
        <w:tc>
          <w:tcPr>
            <w:tcW w:w="4253" w:type="dxa"/>
          </w:tcPr>
          <w:p w:rsidR="00D22238" w:rsidRPr="00736F2F" w:rsidRDefault="00E33CD4" w:rsidP="00E33CD4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Имя именованного запроса для получения данных индикатора-счетчика</w:t>
            </w:r>
          </w:p>
        </w:tc>
        <w:tc>
          <w:tcPr>
            <w:tcW w:w="4501" w:type="dxa"/>
          </w:tcPr>
          <w:p w:rsidR="00D22238" w:rsidRDefault="00D22238" w:rsidP="008F56D7">
            <w:r w:rsidRPr="00FA0ACC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</w:tr>
      <w:tr w:rsidR="00D22238" w:rsidRPr="005A5B1B" w:rsidTr="008F56D7">
        <w:tc>
          <w:tcPr>
            <w:tcW w:w="817" w:type="dxa"/>
          </w:tcPr>
          <w:p w:rsidR="007C07C1" w:rsidRDefault="007C07C1" w:rsidP="00703EA0">
            <w:pPr>
              <w:pStyle w:val="a9"/>
              <w:numPr>
                <w:ilvl w:val="0"/>
                <w:numId w:val="32"/>
              </w:num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443" w:author="Administrator" w:date="2014-02-13T12:54:00Z">
                <w:pPr>
                  <w:pStyle w:val="a9"/>
                  <w:numPr>
                    <w:numId w:val="32"/>
                  </w:numPr>
                  <w:spacing w:beforeLines="60" w:afterLines="60"/>
                  <w:ind w:hanging="360"/>
                </w:pPr>
              </w:pPrChange>
            </w:pPr>
          </w:p>
        </w:tc>
        <w:tc>
          <w:tcPr>
            <w:tcW w:w="4253" w:type="dxa"/>
          </w:tcPr>
          <w:p w:rsidR="00D22238" w:rsidRPr="00736F2F" w:rsidRDefault="00E33CD4" w:rsidP="008F56D7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База данных</w:t>
            </w:r>
          </w:p>
        </w:tc>
        <w:tc>
          <w:tcPr>
            <w:tcW w:w="4501" w:type="dxa"/>
          </w:tcPr>
          <w:p w:rsidR="00D22238" w:rsidRPr="00FA0ACC" w:rsidRDefault="00E33CD4" w:rsidP="008F56D7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Категория</w:t>
            </w:r>
          </w:p>
        </w:tc>
      </w:tr>
    </w:tbl>
    <w:p w:rsidR="00DD0846" w:rsidRDefault="00DD0846" w:rsidP="00BE7330"/>
    <w:p w:rsidR="007C07C1" w:rsidRDefault="00921B67" w:rsidP="00D84677">
      <w:pPr>
        <w:pStyle w:val="a3"/>
        <w:numPr>
          <w:ilvl w:val="1"/>
          <w:numId w:val="1"/>
        </w:numPr>
        <w:spacing w:beforeLines="60" w:after="60"/>
        <w:rPr>
          <w:rFonts w:ascii="Times New Roman" w:hAnsi="Times New Roman" w:cs="Times New Roman"/>
          <w:b/>
          <w:color w:val="auto"/>
        </w:rPr>
      </w:pPr>
      <w:r>
        <w:rPr>
          <w:rFonts w:ascii="Times New Roman" w:hAnsi="Times New Roman" w:cs="Times New Roman"/>
          <w:b/>
          <w:color w:val="auto"/>
        </w:rPr>
        <w:t>Таблица представлений БД Каталог (Папки)</w:t>
      </w:r>
    </w:p>
    <w:p w:rsidR="00921B67" w:rsidRDefault="00921B67" w:rsidP="00921B67">
      <w:r>
        <w:rPr>
          <w:noProof/>
        </w:rPr>
        <w:drawing>
          <wp:inline distT="0" distB="0" distL="0" distR="0">
            <wp:extent cx="4168140" cy="2909570"/>
            <wp:effectExtent l="19050" t="19050" r="22860" b="2413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8140" cy="29095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21B67" w:rsidRPr="006022F7" w:rsidRDefault="00921B67" w:rsidP="00921B67">
      <w:pPr>
        <w:pStyle w:val="a7"/>
        <w:rPr>
          <w:rFonts w:ascii="Arial" w:hAnsi="Arial" w:cs="Arial"/>
          <w:color w:val="auto"/>
          <w:sz w:val="20"/>
          <w:szCs w:val="20"/>
        </w:rPr>
      </w:pPr>
      <w:r w:rsidRPr="00320C9C">
        <w:rPr>
          <w:color w:val="auto"/>
        </w:rPr>
        <w:t xml:space="preserve">Рисунок </w:t>
      </w:r>
      <w:r w:rsidR="006C0BE5" w:rsidRPr="00320C9C">
        <w:rPr>
          <w:color w:val="auto"/>
        </w:rPr>
        <w:fldChar w:fldCharType="begin"/>
      </w:r>
      <w:r w:rsidRPr="00320C9C">
        <w:rPr>
          <w:color w:val="auto"/>
        </w:rPr>
        <w:instrText xml:space="preserve"> SEQ Рисунок \* ARABIC </w:instrText>
      </w:r>
      <w:r w:rsidR="006C0BE5" w:rsidRPr="00320C9C">
        <w:rPr>
          <w:color w:val="auto"/>
        </w:rPr>
        <w:fldChar w:fldCharType="separate"/>
      </w:r>
      <w:r w:rsidR="00887424">
        <w:rPr>
          <w:noProof/>
          <w:color w:val="auto"/>
        </w:rPr>
        <w:t>91</w:t>
      </w:r>
      <w:r w:rsidR="006C0BE5" w:rsidRPr="00320C9C">
        <w:rPr>
          <w:color w:val="auto"/>
        </w:rPr>
        <w:fldChar w:fldCharType="end"/>
      </w:r>
      <w:r>
        <w:rPr>
          <w:color w:val="auto"/>
        </w:rPr>
        <w:t>. Таблица представлений БД Каталог \ Папки</w:t>
      </w:r>
    </w:p>
    <w:p w:rsidR="00921B67" w:rsidRPr="007D79B8" w:rsidRDefault="00921B67" w:rsidP="00921B67">
      <w:pPr>
        <w:pStyle w:val="a7"/>
        <w:spacing w:after="0"/>
        <w:rPr>
          <w:rFonts w:ascii="Arial" w:hAnsi="Arial" w:cs="Arial"/>
          <w:color w:val="auto"/>
          <w:sz w:val="20"/>
          <w:szCs w:val="20"/>
        </w:rPr>
      </w:pPr>
      <w:r w:rsidRPr="007D79B8">
        <w:rPr>
          <w:rFonts w:ascii="Arial" w:hAnsi="Arial" w:cs="Arial"/>
          <w:color w:val="auto"/>
          <w:sz w:val="20"/>
          <w:szCs w:val="20"/>
        </w:rPr>
        <w:t xml:space="preserve">Таблица </w:t>
      </w:r>
      <w:r w:rsidR="006C0BE5" w:rsidRPr="007D79B8">
        <w:rPr>
          <w:rFonts w:ascii="Arial" w:hAnsi="Arial" w:cs="Arial"/>
          <w:color w:val="auto"/>
          <w:sz w:val="20"/>
          <w:szCs w:val="20"/>
        </w:rPr>
        <w:fldChar w:fldCharType="begin"/>
      </w:r>
      <w:r w:rsidRPr="007D79B8">
        <w:rPr>
          <w:rFonts w:ascii="Arial" w:hAnsi="Arial" w:cs="Arial"/>
          <w:color w:val="auto"/>
          <w:sz w:val="20"/>
          <w:szCs w:val="20"/>
        </w:rPr>
        <w:instrText xml:space="preserve"> SEQ Таблица \* ARABIC </w:instrText>
      </w:r>
      <w:r w:rsidR="006C0BE5" w:rsidRPr="007D79B8">
        <w:rPr>
          <w:rFonts w:ascii="Arial" w:hAnsi="Arial" w:cs="Arial"/>
          <w:color w:val="auto"/>
          <w:sz w:val="20"/>
          <w:szCs w:val="20"/>
        </w:rPr>
        <w:fldChar w:fldCharType="separate"/>
      </w:r>
      <w:r w:rsidR="00EF7C1D">
        <w:rPr>
          <w:rFonts w:ascii="Arial" w:hAnsi="Arial" w:cs="Arial"/>
          <w:noProof/>
          <w:color w:val="auto"/>
          <w:sz w:val="20"/>
          <w:szCs w:val="20"/>
        </w:rPr>
        <w:t>22</w:t>
      </w:r>
      <w:r w:rsidR="006C0BE5" w:rsidRPr="007D79B8">
        <w:rPr>
          <w:rFonts w:ascii="Arial" w:hAnsi="Arial" w:cs="Arial"/>
          <w:color w:val="auto"/>
          <w:sz w:val="20"/>
          <w:szCs w:val="20"/>
        </w:rPr>
        <w:fldChar w:fldCharType="end"/>
      </w:r>
      <w:r>
        <w:rPr>
          <w:rFonts w:ascii="Arial" w:hAnsi="Arial" w:cs="Arial"/>
          <w:color w:val="auto"/>
          <w:sz w:val="20"/>
          <w:szCs w:val="20"/>
        </w:rPr>
        <w:t xml:space="preserve">. </w:t>
      </w:r>
      <w:r w:rsidRPr="007D79B8">
        <w:rPr>
          <w:rFonts w:ascii="Arial" w:hAnsi="Arial" w:cs="Arial"/>
          <w:color w:val="auto"/>
          <w:sz w:val="20"/>
          <w:szCs w:val="20"/>
        </w:rPr>
        <w:t xml:space="preserve">Перечень элементов </w:t>
      </w:r>
      <w:r>
        <w:rPr>
          <w:rFonts w:ascii="Arial" w:hAnsi="Arial" w:cs="Arial"/>
          <w:color w:val="auto"/>
          <w:sz w:val="20"/>
          <w:szCs w:val="20"/>
        </w:rPr>
        <w:t>таблицы представлений</w:t>
      </w:r>
      <w:r w:rsidRPr="007D79B8">
        <w:rPr>
          <w:rFonts w:ascii="Arial" w:hAnsi="Arial" w:cs="Arial"/>
          <w:color w:val="auto"/>
          <w:sz w:val="20"/>
          <w:szCs w:val="20"/>
        </w:rPr>
        <w:t xml:space="preserve"> </w:t>
      </w:r>
      <w:r w:rsidRPr="002055D5">
        <w:rPr>
          <w:rFonts w:ascii="Arial" w:hAnsi="Arial" w:cs="Arial"/>
          <w:color w:val="auto"/>
          <w:sz w:val="20"/>
          <w:szCs w:val="20"/>
        </w:rPr>
        <w:t xml:space="preserve">БД </w:t>
      </w:r>
      <w:r w:rsidRPr="00921B67">
        <w:rPr>
          <w:rFonts w:ascii="Arial" w:hAnsi="Arial" w:cs="Arial"/>
          <w:color w:val="auto"/>
          <w:sz w:val="20"/>
          <w:szCs w:val="20"/>
        </w:rPr>
        <w:t>Каталог \ Папки</w:t>
      </w:r>
    </w:p>
    <w:tbl>
      <w:tblPr>
        <w:tblStyle w:val="a8"/>
        <w:tblW w:w="0" w:type="auto"/>
        <w:tblLook w:val="04A0"/>
      </w:tblPr>
      <w:tblGrid>
        <w:gridCol w:w="817"/>
        <w:gridCol w:w="4253"/>
        <w:gridCol w:w="4501"/>
      </w:tblGrid>
      <w:tr w:rsidR="00921B67" w:rsidRPr="005A5B1B" w:rsidTr="008F56D7">
        <w:tc>
          <w:tcPr>
            <w:tcW w:w="817" w:type="dxa"/>
          </w:tcPr>
          <w:p w:rsidR="007C07C1" w:rsidRDefault="007C07C1" w:rsidP="00703EA0">
            <w:pPr>
              <w:spacing w:beforeLines="60" w:afterLines="60"/>
              <w:rPr>
                <w:rFonts w:ascii="Arial" w:eastAsiaTheme="majorEastAsia" w:hAnsi="Arial" w:cs="Arial"/>
                <w:b/>
                <w:bCs/>
                <w:color w:val="365F91" w:themeColor="accent1" w:themeShade="BF"/>
                <w:sz w:val="20"/>
                <w:szCs w:val="20"/>
              </w:rPr>
              <w:pPrChange w:id="2444" w:author="Administrator" w:date="2014-02-13T12:54:00Z">
                <w:pPr>
                  <w:keepNext/>
                  <w:keepLines/>
                  <w:spacing w:beforeLines="60" w:afterLines="60"/>
                  <w:outlineLvl w:val="0"/>
                </w:pPr>
              </w:pPrChange>
            </w:pPr>
          </w:p>
        </w:tc>
        <w:tc>
          <w:tcPr>
            <w:tcW w:w="4253" w:type="dxa"/>
          </w:tcPr>
          <w:p w:rsidR="007C07C1" w:rsidRDefault="00921B67" w:rsidP="00703EA0">
            <w:pPr>
              <w:spacing w:beforeLines="60" w:afterLines="60"/>
              <w:rPr>
                <w:rFonts w:ascii="Arial" w:hAnsi="Arial" w:cs="Arial"/>
                <w:b/>
                <w:sz w:val="20"/>
                <w:szCs w:val="20"/>
              </w:rPr>
              <w:pPrChange w:id="2445" w:author="Administrator" w:date="2014-02-13T12:54:00Z">
                <w:pPr>
                  <w:spacing w:beforeLines="60" w:afterLines="60"/>
                </w:pPr>
              </w:pPrChange>
            </w:pPr>
            <w:r w:rsidRPr="005A5B1B">
              <w:rPr>
                <w:rFonts w:ascii="Arial" w:hAnsi="Arial" w:cs="Arial"/>
                <w:b/>
                <w:sz w:val="20"/>
                <w:szCs w:val="20"/>
              </w:rPr>
              <w:t xml:space="preserve">Наименование </w:t>
            </w:r>
          </w:p>
        </w:tc>
        <w:tc>
          <w:tcPr>
            <w:tcW w:w="4501" w:type="dxa"/>
          </w:tcPr>
          <w:p w:rsidR="007C07C1" w:rsidRDefault="00921B67" w:rsidP="00703EA0">
            <w:pPr>
              <w:spacing w:beforeLines="60" w:afterLines="60"/>
              <w:rPr>
                <w:rFonts w:ascii="Arial" w:hAnsi="Arial" w:cs="Arial"/>
                <w:b/>
                <w:sz w:val="20"/>
                <w:szCs w:val="20"/>
              </w:rPr>
              <w:pPrChange w:id="2446" w:author="Administrator" w:date="2014-02-13T12:54:00Z">
                <w:pPr>
                  <w:spacing w:beforeLines="60" w:afterLines="60"/>
                </w:pPr>
              </w:pPrChange>
            </w:pPr>
            <w:r w:rsidRPr="005A5B1B">
              <w:rPr>
                <w:rFonts w:ascii="Arial" w:hAnsi="Arial" w:cs="Arial"/>
                <w:b/>
                <w:sz w:val="20"/>
                <w:szCs w:val="20"/>
              </w:rPr>
              <w:t>Тип элемента</w:t>
            </w:r>
          </w:p>
        </w:tc>
      </w:tr>
      <w:tr w:rsidR="00921B67" w:rsidRPr="005A5B1B" w:rsidTr="008F56D7">
        <w:tc>
          <w:tcPr>
            <w:tcW w:w="817" w:type="dxa"/>
          </w:tcPr>
          <w:p w:rsidR="007C07C1" w:rsidRDefault="007C07C1" w:rsidP="00703EA0">
            <w:pPr>
              <w:pStyle w:val="a9"/>
              <w:numPr>
                <w:ilvl w:val="0"/>
                <w:numId w:val="33"/>
              </w:num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447" w:author="Administrator" w:date="2014-02-13T12:54:00Z">
                <w:pPr>
                  <w:pStyle w:val="a9"/>
                  <w:numPr>
                    <w:numId w:val="33"/>
                  </w:numPr>
                  <w:spacing w:beforeLines="60" w:afterLines="60"/>
                  <w:ind w:hanging="360"/>
                </w:pPr>
              </w:pPrChange>
            </w:pPr>
          </w:p>
        </w:tc>
        <w:tc>
          <w:tcPr>
            <w:tcW w:w="4253" w:type="dxa"/>
          </w:tcPr>
          <w:p w:rsidR="007C07C1" w:rsidRDefault="00921B67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448" w:author="Administrator" w:date="2014-02-13T12:54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Выйти</w:t>
            </w:r>
          </w:p>
        </w:tc>
        <w:tc>
          <w:tcPr>
            <w:tcW w:w="4501" w:type="dxa"/>
          </w:tcPr>
          <w:p w:rsidR="007C07C1" w:rsidRDefault="00921B67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449" w:author="Administrator" w:date="2014-02-13T12:54:00Z">
                <w:pPr>
                  <w:spacing w:beforeLines="60" w:afterLines="60"/>
                </w:pPr>
              </w:pPrChange>
            </w:pPr>
            <w:r w:rsidRPr="005A5B1B">
              <w:rPr>
                <w:rFonts w:ascii="Arial" w:hAnsi="Arial" w:cs="Arial"/>
                <w:sz w:val="20"/>
                <w:szCs w:val="20"/>
              </w:rPr>
              <w:t>Кнопка</w:t>
            </w:r>
          </w:p>
        </w:tc>
      </w:tr>
      <w:tr w:rsidR="00921B67" w:rsidRPr="005A5B1B" w:rsidTr="008F56D7">
        <w:tc>
          <w:tcPr>
            <w:tcW w:w="817" w:type="dxa"/>
          </w:tcPr>
          <w:p w:rsidR="007C07C1" w:rsidRDefault="007C07C1" w:rsidP="00703EA0">
            <w:pPr>
              <w:pStyle w:val="a9"/>
              <w:numPr>
                <w:ilvl w:val="0"/>
                <w:numId w:val="33"/>
              </w:num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450" w:author="Administrator" w:date="2014-02-13T12:54:00Z">
                <w:pPr>
                  <w:pStyle w:val="a9"/>
                  <w:numPr>
                    <w:numId w:val="33"/>
                  </w:numPr>
                  <w:spacing w:beforeLines="60" w:afterLines="60"/>
                  <w:ind w:hanging="360"/>
                </w:pPr>
              </w:pPrChange>
            </w:pPr>
          </w:p>
        </w:tc>
        <w:tc>
          <w:tcPr>
            <w:tcW w:w="4253" w:type="dxa"/>
          </w:tcPr>
          <w:p w:rsidR="007C07C1" w:rsidRDefault="00921B67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451" w:author="Administrator" w:date="2014-02-13T12:54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Создать папку</w:t>
            </w:r>
          </w:p>
        </w:tc>
        <w:tc>
          <w:tcPr>
            <w:tcW w:w="4501" w:type="dxa"/>
          </w:tcPr>
          <w:p w:rsidR="00921B67" w:rsidRDefault="00921B67">
            <w:r w:rsidRPr="00673BD2">
              <w:rPr>
                <w:rFonts w:ascii="Arial" w:hAnsi="Arial" w:cs="Arial"/>
                <w:sz w:val="20"/>
                <w:szCs w:val="20"/>
              </w:rPr>
              <w:t>Кнопка</w:t>
            </w:r>
          </w:p>
        </w:tc>
      </w:tr>
      <w:tr w:rsidR="00921B67" w:rsidRPr="005A5B1B" w:rsidTr="008F56D7">
        <w:tc>
          <w:tcPr>
            <w:tcW w:w="817" w:type="dxa"/>
          </w:tcPr>
          <w:p w:rsidR="007C07C1" w:rsidRDefault="007C07C1" w:rsidP="00703EA0">
            <w:pPr>
              <w:pStyle w:val="a9"/>
              <w:numPr>
                <w:ilvl w:val="0"/>
                <w:numId w:val="33"/>
              </w:num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452" w:author="Administrator" w:date="2014-02-13T12:54:00Z">
                <w:pPr>
                  <w:pStyle w:val="a9"/>
                  <w:numPr>
                    <w:numId w:val="33"/>
                  </w:numPr>
                  <w:spacing w:beforeLines="60" w:afterLines="60"/>
                  <w:ind w:hanging="360"/>
                </w:pPr>
              </w:pPrChange>
            </w:pPr>
          </w:p>
        </w:tc>
        <w:tc>
          <w:tcPr>
            <w:tcW w:w="4253" w:type="dxa"/>
          </w:tcPr>
          <w:p w:rsidR="007C07C1" w:rsidRDefault="00921B67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453" w:author="Administrator" w:date="2014-02-13T12:54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Переподчинить</w:t>
            </w:r>
          </w:p>
        </w:tc>
        <w:tc>
          <w:tcPr>
            <w:tcW w:w="4501" w:type="dxa"/>
          </w:tcPr>
          <w:p w:rsidR="00921B67" w:rsidRDefault="00921B67">
            <w:r w:rsidRPr="00673BD2">
              <w:rPr>
                <w:rFonts w:ascii="Arial" w:hAnsi="Arial" w:cs="Arial"/>
                <w:sz w:val="20"/>
                <w:szCs w:val="20"/>
              </w:rPr>
              <w:t>Кнопка</w:t>
            </w:r>
          </w:p>
        </w:tc>
      </w:tr>
      <w:tr w:rsidR="00921B67" w:rsidRPr="005A5B1B" w:rsidTr="008F56D7">
        <w:tc>
          <w:tcPr>
            <w:tcW w:w="817" w:type="dxa"/>
          </w:tcPr>
          <w:p w:rsidR="007C07C1" w:rsidRDefault="007C07C1" w:rsidP="00703EA0">
            <w:pPr>
              <w:pStyle w:val="a9"/>
              <w:numPr>
                <w:ilvl w:val="0"/>
                <w:numId w:val="33"/>
              </w:num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454" w:author="Administrator" w:date="2014-02-13T12:54:00Z">
                <w:pPr>
                  <w:pStyle w:val="a9"/>
                  <w:numPr>
                    <w:numId w:val="33"/>
                  </w:numPr>
                  <w:spacing w:beforeLines="60" w:afterLines="60"/>
                  <w:ind w:hanging="360"/>
                </w:pPr>
              </w:pPrChange>
            </w:pPr>
          </w:p>
        </w:tc>
        <w:tc>
          <w:tcPr>
            <w:tcW w:w="4253" w:type="dxa"/>
          </w:tcPr>
          <w:p w:rsidR="007C07C1" w:rsidRDefault="00921B67" w:rsidP="00703EA0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455" w:author="Administrator" w:date="2014-02-13T12:54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Изменить порядок</w:t>
            </w:r>
          </w:p>
        </w:tc>
        <w:tc>
          <w:tcPr>
            <w:tcW w:w="4501" w:type="dxa"/>
          </w:tcPr>
          <w:p w:rsidR="00921B67" w:rsidRDefault="00921B67">
            <w:r w:rsidRPr="00673BD2">
              <w:rPr>
                <w:rFonts w:ascii="Arial" w:hAnsi="Arial" w:cs="Arial"/>
                <w:sz w:val="20"/>
                <w:szCs w:val="20"/>
              </w:rPr>
              <w:t>Кнопка</w:t>
            </w:r>
          </w:p>
        </w:tc>
      </w:tr>
      <w:tr w:rsidR="00921B67" w:rsidRPr="005A5B1B" w:rsidTr="008F56D7">
        <w:tc>
          <w:tcPr>
            <w:tcW w:w="817" w:type="dxa"/>
          </w:tcPr>
          <w:p w:rsidR="007C07C1" w:rsidRDefault="007C07C1" w:rsidP="00703EA0">
            <w:pPr>
              <w:pStyle w:val="a9"/>
              <w:numPr>
                <w:ilvl w:val="0"/>
                <w:numId w:val="33"/>
              </w:num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456" w:author="Administrator" w:date="2014-02-13T12:54:00Z">
                <w:pPr>
                  <w:pStyle w:val="a9"/>
                  <w:numPr>
                    <w:numId w:val="33"/>
                  </w:numPr>
                  <w:spacing w:beforeLines="60" w:afterLines="60"/>
                  <w:ind w:hanging="360"/>
                </w:pPr>
              </w:pPrChange>
            </w:pPr>
          </w:p>
        </w:tc>
        <w:tc>
          <w:tcPr>
            <w:tcW w:w="4253" w:type="dxa"/>
          </w:tcPr>
          <w:p w:rsidR="007C07C1" w:rsidRDefault="00921B67" w:rsidP="00A809FA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Название</w:t>
            </w:r>
          </w:p>
        </w:tc>
        <w:tc>
          <w:tcPr>
            <w:tcW w:w="4501" w:type="dxa"/>
          </w:tcPr>
          <w:p w:rsidR="007C07C1" w:rsidRDefault="00921B67" w:rsidP="00A809FA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457" w:author="Administrator" w:date="2014-02-13T12:47:00Z">
                <w:pPr>
                  <w:spacing w:beforeLines="60" w:afterLines="60"/>
                </w:pPr>
              </w:pPrChange>
            </w:pPr>
            <w:r w:rsidRPr="000F6CBD">
              <w:rPr>
                <w:rFonts w:ascii="Arial" w:hAnsi="Arial" w:cs="Arial"/>
                <w:sz w:val="20"/>
                <w:szCs w:val="20"/>
              </w:rPr>
              <w:t>Колонка таблицы</w:t>
            </w:r>
          </w:p>
        </w:tc>
      </w:tr>
    </w:tbl>
    <w:p w:rsidR="00DD0846" w:rsidRDefault="00DD0846" w:rsidP="00BE7330"/>
    <w:p w:rsidR="00DD0846" w:rsidRDefault="00DD0846" w:rsidP="00BE7330"/>
    <w:p w:rsidR="00DD0846" w:rsidRDefault="00DD0846" w:rsidP="00BE7330"/>
    <w:sectPr w:rsidR="00DD0846" w:rsidSect="009B43F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C2517" w:rsidRDefault="001C2517" w:rsidP="007551D3">
      <w:r>
        <w:separator/>
      </w:r>
    </w:p>
  </w:endnote>
  <w:endnote w:type="continuationSeparator" w:id="0">
    <w:p w:rsidR="001C2517" w:rsidRDefault="001C2517" w:rsidP="007551D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 CYR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C2517" w:rsidRDefault="001C2517" w:rsidP="007551D3">
      <w:r>
        <w:separator/>
      </w:r>
    </w:p>
  </w:footnote>
  <w:footnote w:type="continuationSeparator" w:id="0">
    <w:p w:rsidR="001C2517" w:rsidRDefault="001C2517" w:rsidP="007551D3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2C3EFD"/>
    <w:multiLevelType w:val="hybridMultilevel"/>
    <w:tmpl w:val="67A0EFEE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1">
    <w:nsid w:val="04111CB7"/>
    <w:multiLevelType w:val="hybridMultilevel"/>
    <w:tmpl w:val="76C016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5E5426B"/>
    <w:multiLevelType w:val="multilevel"/>
    <w:tmpl w:val="6BD446B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>
    <w:nsid w:val="06F63F87"/>
    <w:multiLevelType w:val="hybridMultilevel"/>
    <w:tmpl w:val="76C016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A0041B3"/>
    <w:multiLevelType w:val="multilevel"/>
    <w:tmpl w:val="6BD446B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5">
    <w:nsid w:val="0B9B62FD"/>
    <w:multiLevelType w:val="hybridMultilevel"/>
    <w:tmpl w:val="7134652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D4F40F8"/>
    <w:multiLevelType w:val="multilevel"/>
    <w:tmpl w:val="6BD446B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7">
    <w:nsid w:val="0F184229"/>
    <w:multiLevelType w:val="hybridMultilevel"/>
    <w:tmpl w:val="76C016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1732B61"/>
    <w:multiLevelType w:val="hybridMultilevel"/>
    <w:tmpl w:val="AE58F392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9">
    <w:nsid w:val="14036C18"/>
    <w:multiLevelType w:val="multilevel"/>
    <w:tmpl w:val="4B5EE554"/>
    <w:lvl w:ilvl="0">
      <w:start w:val="1"/>
      <w:numFmt w:val="bullet"/>
      <w:lvlText w:val="●"/>
      <w:lvlJc w:val="left"/>
      <w:pPr>
        <w:ind w:left="1080" w:firstLine="7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800" w:firstLine="14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520" w:firstLine="21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3240" w:firstLine="28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960" w:firstLine="36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680" w:firstLine="43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400" w:firstLine="50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6120" w:firstLine="57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840" w:firstLine="64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10">
    <w:nsid w:val="18EA0BAA"/>
    <w:multiLevelType w:val="multilevel"/>
    <w:tmpl w:val="6BD446B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1">
    <w:nsid w:val="1B4E413F"/>
    <w:multiLevelType w:val="multilevel"/>
    <w:tmpl w:val="6BD446B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2">
    <w:nsid w:val="1FCD2D4B"/>
    <w:multiLevelType w:val="multilevel"/>
    <w:tmpl w:val="6BD446B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3">
    <w:nsid w:val="1FE13F5F"/>
    <w:multiLevelType w:val="hybridMultilevel"/>
    <w:tmpl w:val="76C016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2293332"/>
    <w:multiLevelType w:val="hybridMultilevel"/>
    <w:tmpl w:val="76C016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24313B1"/>
    <w:multiLevelType w:val="hybridMultilevel"/>
    <w:tmpl w:val="76C016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3966F11"/>
    <w:multiLevelType w:val="hybridMultilevel"/>
    <w:tmpl w:val="76C016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51B24D8"/>
    <w:multiLevelType w:val="hybridMultilevel"/>
    <w:tmpl w:val="76C016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28EE69D7"/>
    <w:multiLevelType w:val="hybridMultilevel"/>
    <w:tmpl w:val="76C016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296F54E1"/>
    <w:multiLevelType w:val="hybridMultilevel"/>
    <w:tmpl w:val="76C016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29862477"/>
    <w:multiLevelType w:val="hybridMultilevel"/>
    <w:tmpl w:val="76C016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2DD639D1"/>
    <w:multiLevelType w:val="hybridMultilevel"/>
    <w:tmpl w:val="76C016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3A049CA"/>
    <w:multiLevelType w:val="multilevel"/>
    <w:tmpl w:val="6BD446B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3">
    <w:nsid w:val="34FC5FEE"/>
    <w:multiLevelType w:val="hybridMultilevel"/>
    <w:tmpl w:val="76C016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364D6C06"/>
    <w:multiLevelType w:val="multilevel"/>
    <w:tmpl w:val="6BD446B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5">
    <w:nsid w:val="3A370EFE"/>
    <w:multiLevelType w:val="multilevel"/>
    <w:tmpl w:val="6BD446B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6">
    <w:nsid w:val="3CC51AB9"/>
    <w:multiLevelType w:val="multilevel"/>
    <w:tmpl w:val="6BD446B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7">
    <w:nsid w:val="3DC20D03"/>
    <w:multiLevelType w:val="hybridMultilevel"/>
    <w:tmpl w:val="76C016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3FB84856"/>
    <w:multiLevelType w:val="hybridMultilevel"/>
    <w:tmpl w:val="76C016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46C81F32"/>
    <w:multiLevelType w:val="hybridMultilevel"/>
    <w:tmpl w:val="76C016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4955174E"/>
    <w:multiLevelType w:val="hybridMultilevel"/>
    <w:tmpl w:val="76C016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4D1727D7"/>
    <w:multiLevelType w:val="hybridMultilevel"/>
    <w:tmpl w:val="76C016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52C63FDB"/>
    <w:multiLevelType w:val="multilevel"/>
    <w:tmpl w:val="0476886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3">
    <w:nsid w:val="594C7858"/>
    <w:multiLevelType w:val="hybridMultilevel"/>
    <w:tmpl w:val="76C016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6A1B54CC"/>
    <w:multiLevelType w:val="hybridMultilevel"/>
    <w:tmpl w:val="76C016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6ADA7840"/>
    <w:multiLevelType w:val="hybridMultilevel"/>
    <w:tmpl w:val="76C016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70314E7D"/>
    <w:multiLevelType w:val="hybridMultilevel"/>
    <w:tmpl w:val="76C016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70ED0567"/>
    <w:multiLevelType w:val="hybridMultilevel"/>
    <w:tmpl w:val="76C016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72016BC5"/>
    <w:multiLevelType w:val="hybridMultilevel"/>
    <w:tmpl w:val="76C016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766B2FD7"/>
    <w:multiLevelType w:val="hybridMultilevel"/>
    <w:tmpl w:val="76C016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76D46D8B"/>
    <w:multiLevelType w:val="hybridMultilevel"/>
    <w:tmpl w:val="76C016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792138CF"/>
    <w:multiLevelType w:val="hybridMultilevel"/>
    <w:tmpl w:val="76C016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7C226794"/>
    <w:multiLevelType w:val="hybridMultilevel"/>
    <w:tmpl w:val="76C016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7CF05251"/>
    <w:multiLevelType w:val="hybridMultilevel"/>
    <w:tmpl w:val="76C016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6"/>
  </w:num>
  <w:num w:numId="2">
    <w:abstractNumId w:val="21"/>
  </w:num>
  <w:num w:numId="3">
    <w:abstractNumId w:val="14"/>
  </w:num>
  <w:num w:numId="4">
    <w:abstractNumId w:val="11"/>
  </w:num>
  <w:num w:numId="5">
    <w:abstractNumId w:val="1"/>
  </w:num>
  <w:num w:numId="6">
    <w:abstractNumId w:val="19"/>
  </w:num>
  <w:num w:numId="7">
    <w:abstractNumId w:val="37"/>
  </w:num>
  <w:num w:numId="8">
    <w:abstractNumId w:val="5"/>
  </w:num>
  <w:num w:numId="9">
    <w:abstractNumId w:val="9"/>
  </w:num>
  <w:num w:numId="10">
    <w:abstractNumId w:val="23"/>
  </w:num>
  <w:num w:numId="11">
    <w:abstractNumId w:val="25"/>
  </w:num>
  <w:num w:numId="12">
    <w:abstractNumId w:val="27"/>
  </w:num>
  <w:num w:numId="13">
    <w:abstractNumId w:val="41"/>
  </w:num>
  <w:num w:numId="14">
    <w:abstractNumId w:val="10"/>
  </w:num>
  <w:num w:numId="15">
    <w:abstractNumId w:val="29"/>
  </w:num>
  <w:num w:numId="16">
    <w:abstractNumId w:val="24"/>
  </w:num>
  <w:num w:numId="17">
    <w:abstractNumId w:val="15"/>
  </w:num>
  <w:num w:numId="18">
    <w:abstractNumId w:val="6"/>
  </w:num>
  <w:num w:numId="19">
    <w:abstractNumId w:val="2"/>
  </w:num>
  <w:num w:numId="20">
    <w:abstractNumId w:val="34"/>
  </w:num>
  <w:num w:numId="21">
    <w:abstractNumId w:val="20"/>
  </w:num>
  <w:num w:numId="22">
    <w:abstractNumId w:val="16"/>
  </w:num>
  <w:num w:numId="23">
    <w:abstractNumId w:val="22"/>
  </w:num>
  <w:num w:numId="24">
    <w:abstractNumId w:val="35"/>
  </w:num>
  <w:num w:numId="25">
    <w:abstractNumId w:val="38"/>
  </w:num>
  <w:num w:numId="26">
    <w:abstractNumId w:val="28"/>
  </w:num>
  <w:num w:numId="27">
    <w:abstractNumId w:val="31"/>
  </w:num>
  <w:num w:numId="28">
    <w:abstractNumId w:val="12"/>
  </w:num>
  <w:num w:numId="29">
    <w:abstractNumId w:val="17"/>
  </w:num>
  <w:num w:numId="30">
    <w:abstractNumId w:val="30"/>
  </w:num>
  <w:num w:numId="31">
    <w:abstractNumId w:val="4"/>
  </w:num>
  <w:num w:numId="32">
    <w:abstractNumId w:val="3"/>
  </w:num>
  <w:num w:numId="33">
    <w:abstractNumId w:val="33"/>
  </w:num>
  <w:num w:numId="34">
    <w:abstractNumId w:val="36"/>
  </w:num>
  <w:num w:numId="35">
    <w:abstractNumId w:val="42"/>
  </w:num>
  <w:num w:numId="36">
    <w:abstractNumId w:val="7"/>
  </w:num>
  <w:num w:numId="37">
    <w:abstractNumId w:val="18"/>
  </w:num>
  <w:num w:numId="38">
    <w:abstractNumId w:val="32"/>
  </w:num>
  <w:num w:numId="39">
    <w:abstractNumId w:val="0"/>
  </w:num>
  <w:num w:numId="40">
    <w:abstractNumId w:val="39"/>
  </w:num>
  <w:num w:numId="41">
    <w:abstractNumId w:val="13"/>
  </w:num>
  <w:num w:numId="42">
    <w:abstractNumId w:val="43"/>
  </w:num>
  <w:num w:numId="43">
    <w:abstractNumId w:val="40"/>
  </w:num>
  <w:num w:numId="44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5"/>
  <w:embedSystemFonts/>
  <w:proofState w:spelling="clean" w:grammar="clean"/>
  <w:stylePaneFormatFilter w:val="3F01"/>
  <w:trackRevisions/>
  <w:defaultTabStop w:val="708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6022F7"/>
    <w:rsid w:val="00004FB4"/>
    <w:rsid w:val="00005A0A"/>
    <w:rsid w:val="00021B0F"/>
    <w:rsid w:val="000222EB"/>
    <w:rsid w:val="00023D52"/>
    <w:rsid w:val="0003375A"/>
    <w:rsid w:val="0003601C"/>
    <w:rsid w:val="00037051"/>
    <w:rsid w:val="00045892"/>
    <w:rsid w:val="0006404C"/>
    <w:rsid w:val="0007186A"/>
    <w:rsid w:val="00086F3F"/>
    <w:rsid w:val="000A75B3"/>
    <w:rsid w:val="000B0AEC"/>
    <w:rsid w:val="000C702C"/>
    <w:rsid w:val="000D20E3"/>
    <w:rsid w:val="000E19AD"/>
    <w:rsid w:val="001059AE"/>
    <w:rsid w:val="0010702B"/>
    <w:rsid w:val="00113063"/>
    <w:rsid w:val="00116E04"/>
    <w:rsid w:val="001179CC"/>
    <w:rsid w:val="00150E08"/>
    <w:rsid w:val="00152CC9"/>
    <w:rsid w:val="00170C69"/>
    <w:rsid w:val="001734B1"/>
    <w:rsid w:val="00190AC1"/>
    <w:rsid w:val="00192F25"/>
    <w:rsid w:val="00195D0F"/>
    <w:rsid w:val="001A74A4"/>
    <w:rsid w:val="001B4953"/>
    <w:rsid w:val="001C2517"/>
    <w:rsid w:val="001C49F3"/>
    <w:rsid w:val="001C7953"/>
    <w:rsid w:val="001D3144"/>
    <w:rsid w:val="001F0866"/>
    <w:rsid w:val="001F62FA"/>
    <w:rsid w:val="002044DB"/>
    <w:rsid w:val="00205407"/>
    <w:rsid w:val="002055D5"/>
    <w:rsid w:val="002065B3"/>
    <w:rsid w:val="00210DCF"/>
    <w:rsid w:val="0021151A"/>
    <w:rsid w:val="002173EE"/>
    <w:rsid w:val="002250D0"/>
    <w:rsid w:val="002301BC"/>
    <w:rsid w:val="00233B15"/>
    <w:rsid w:val="002612C0"/>
    <w:rsid w:val="0026208E"/>
    <w:rsid w:val="00262771"/>
    <w:rsid w:val="0027448D"/>
    <w:rsid w:val="00277AF5"/>
    <w:rsid w:val="002802E7"/>
    <w:rsid w:val="00295131"/>
    <w:rsid w:val="002979B1"/>
    <w:rsid w:val="002C534C"/>
    <w:rsid w:val="002D693D"/>
    <w:rsid w:val="002E0E63"/>
    <w:rsid w:val="003073E8"/>
    <w:rsid w:val="003143F9"/>
    <w:rsid w:val="00325E7D"/>
    <w:rsid w:val="003367AD"/>
    <w:rsid w:val="003419EA"/>
    <w:rsid w:val="0034652C"/>
    <w:rsid w:val="0035102D"/>
    <w:rsid w:val="003A5657"/>
    <w:rsid w:val="003D5538"/>
    <w:rsid w:val="003E3E05"/>
    <w:rsid w:val="003F3049"/>
    <w:rsid w:val="003F388B"/>
    <w:rsid w:val="0041155F"/>
    <w:rsid w:val="004253BB"/>
    <w:rsid w:val="004307BC"/>
    <w:rsid w:val="0043239B"/>
    <w:rsid w:val="004323B3"/>
    <w:rsid w:val="0044294C"/>
    <w:rsid w:val="00452F0E"/>
    <w:rsid w:val="00453331"/>
    <w:rsid w:val="00486ED8"/>
    <w:rsid w:val="004937EF"/>
    <w:rsid w:val="004948FE"/>
    <w:rsid w:val="00495C2F"/>
    <w:rsid w:val="004963FC"/>
    <w:rsid w:val="00496FC9"/>
    <w:rsid w:val="004A34A5"/>
    <w:rsid w:val="004A54AE"/>
    <w:rsid w:val="004A7096"/>
    <w:rsid w:val="004B1592"/>
    <w:rsid w:val="004B2587"/>
    <w:rsid w:val="004B59E0"/>
    <w:rsid w:val="004D63A0"/>
    <w:rsid w:val="004E29CD"/>
    <w:rsid w:val="004E5BE2"/>
    <w:rsid w:val="004F6DFC"/>
    <w:rsid w:val="00515DAC"/>
    <w:rsid w:val="00540B17"/>
    <w:rsid w:val="0055328E"/>
    <w:rsid w:val="00553B81"/>
    <w:rsid w:val="00555E0C"/>
    <w:rsid w:val="005606C2"/>
    <w:rsid w:val="0057646E"/>
    <w:rsid w:val="005937A1"/>
    <w:rsid w:val="00594FA8"/>
    <w:rsid w:val="005A07D6"/>
    <w:rsid w:val="005A0DCE"/>
    <w:rsid w:val="005A5B1B"/>
    <w:rsid w:val="005B22DC"/>
    <w:rsid w:val="005B3F1F"/>
    <w:rsid w:val="005C0F7F"/>
    <w:rsid w:val="005D64F9"/>
    <w:rsid w:val="005D7258"/>
    <w:rsid w:val="005E26B3"/>
    <w:rsid w:val="005E54D8"/>
    <w:rsid w:val="005F33E9"/>
    <w:rsid w:val="005F4A88"/>
    <w:rsid w:val="006022F7"/>
    <w:rsid w:val="006049D8"/>
    <w:rsid w:val="0060662C"/>
    <w:rsid w:val="0061262F"/>
    <w:rsid w:val="006126B9"/>
    <w:rsid w:val="00624A8C"/>
    <w:rsid w:val="00625D4F"/>
    <w:rsid w:val="00637B8C"/>
    <w:rsid w:val="00641466"/>
    <w:rsid w:val="00656350"/>
    <w:rsid w:val="0066056F"/>
    <w:rsid w:val="00667382"/>
    <w:rsid w:val="00675F61"/>
    <w:rsid w:val="00690A00"/>
    <w:rsid w:val="00694727"/>
    <w:rsid w:val="00696436"/>
    <w:rsid w:val="006A7F12"/>
    <w:rsid w:val="006C0BE5"/>
    <w:rsid w:val="006C2FC7"/>
    <w:rsid w:val="006D190F"/>
    <w:rsid w:val="006D7EEC"/>
    <w:rsid w:val="006F529B"/>
    <w:rsid w:val="00703EA0"/>
    <w:rsid w:val="00707484"/>
    <w:rsid w:val="00723C15"/>
    <w:rsid w:val="007432B8"/>
    <w:rsid w:val="0074698E"/>
    <w:rsid w:val="007551D3"/>
    <w:rsid w:val="007665F2"/>
    <w:rsid w:val="00780B6E"/>
    <w:rsid w:val="00782E2E"/>
    <w:rsid w:val="00787A1F"/>
    <w:rsid w:val="00792D63"/>
    <w:rsid w:val="007A60D4"/>
    <w:rsid w:val="007C07C1"/>
    <w:rsid w:val="007D79B8"/>
    <w:rsid w:val="007F46DA"/>
    <w:rsid w:val="00800AA7"/>
    <w:rsid w:val="00825B4A"/>
    <w:rsid w:val="00840C8C"/>
    <w:rsid w:val="00864904"/>
    <w:rsid w:val="008808C0"/>
    <w:rsid w:val="008848DD"/>
    <w:rsid w:val="00884980"/>
    <w:rsid w:val="00887424"/>
    <w:rsid w:val="00890F7E"/>
    <w:rsid w:val="008A0DB1"/>
    <w:rsid w:val="008A4A85"/>
    <w:rsid w:val="008A7D56"/>
    <w:rsid w:val="008B3AC6"/>
    <w:rsid w:val="008B5BEF"/>
    <w:rsid w:val="008B6C93"/>
    <w:rsid w:val="008D7C36"/>
    <w:rsid w:val="008F0B3C"/>
    <w:rsid w:val="008F56D7"/>
    <w:rsid w:val="00901E28"/>
    <w:rsid w:val="00903967"/>
    <w:rsid w:val="009110DB"/>
    <w:rsid w:val="00921B67"/>
    <w:rsid w:val="00922383"/>
    <w:rsid w:val="00922CB7"/>
    <w:rsid w:val="009417F9"/>
    <w:rsid w:val="00946EFA"/>
    <w:rsid w:val="00960095"/>
    <w:rsid w:val="00960561"/>
    <w:rsid w:val="00981799"/>
    <w:rsid w:val="009904F7"/>
    <w:rsid w:val="00997B93"/>
    <w:rsid w:val="009B43F1"/>
    <w:rsid w:val="009B5B07"/>
    <w:rsid w:val="009B7360"/>
    <w:rsid w:val="009C22EC"/>
    <w:rsid w:val="009C66B6"/>
    <w:rsid w:val="009E50BA"/>
    <w:rsid w:val="009E75CF"/>
    <w:rsid w:val="00A10E4D"/>
    <w:rsid w:val="00A21A70"/>
    <w:rsid w:val="00A22023"/>
    <w:rsid w:val="00A22D97"/>
    <w:rsid w:val="00A45055"/>
    <w:rsid w:val="00A535B4"/>
    <w:rsid w:val="00A56BC0"/>
    <w:rsid w:val="00A809FA"/>
    <w:rsid w:val="00A823D1"/>
    <w:rsid w:val="00A83A90"/>
    <w:rsid w:val="00AA5DE3"/>
    <w:rsid w:val="00AB1400"/>
    <w:rsid w:val="00AC043D"/>
    <w:rsid w:val="00AC1A48"/>
    <w:rsid w:val="00AC1AE3"/>
    <w:rsid w:val="00AD356A"/>
    <w:rsid w:val="00B0030E"/>
    <w:rsid w:val="00B030E2"/>
    <w:rsid w:val="00B07A9B"/>
    <w:rsid w:val="00B1022D"/>
    <w:rsid w:val="00B17D93"/>
    <w:rsid w:val="00B500D2"/>
    <w:rsid w:val="00B55234"/>
    <w:rsid w:val="00B735F0"/>
    <w:rsid w:val="00B73692"/>
    <w:rsid w:val="00B9218F"/>
    <w:rsid w:val="00BB09DF"/>
    <w:rsid w:val="00BD2DBB"/>
    <w:rsid w:val="00BD76D1"/>
    <w:rsid w:val="00BE7330"/>
    <w:rsid w:val="00C005D5"/>
    <w:rsid w:val="00C04C75"/>
    <w:rsid w:val="00C1786F"/>
    <w:rsid w:val="00C57516"/>
    <w:rsid w:val="00C879DB"/>
    <w:rsid w:val="00C91CB7"/>
    <w:rsid w:val="00CA0142"/>
    <w:rsid w:val="00CA7BFC"/>
    <w:rsid w:val="00CB4140"/>
    <w:rsid w:val="00CD02DF"/>
    <w:rsid w:val="00CE36F6"/>
    <w:rsid w:val="00CF24E9"/>
    <w:rsid w:val="00CF3D63"/>
    <w:rsid w:val="00CF4D64"/>
    <w:rsid w:val="00D02712"/>
    <w:rsid w:val="00D22238"/>
    <w:rsid w:val="00D266A8"/>
    <w:rsid w:val="00D309D4"/>
    <w:rsid w:val="00D53B7E"/>
    <w:rsid w:val="00D572AA"/>
    <w:rsid w:val="00D72DD6"/>
    <w:rsid w:val="00D83A2C"/>
    <w:rsid w:val="00D83F1D"/>
    <w:rsid w:val="00D84677"/>
    <w:rsid w:val="00D941A3"/>
    <w:rsid w:val="00DC277A"/>
    <w:rsid w:val="00DD0846"/>
    <w:rsid w:val="00DD2C0D"/>
    <w:rsid w:val="00DF38C7"/>
    <w:rsid w:val="00E00AEF"/>
    <w:rsid w:val="00E13134"/>
    <w:rsid w:val="00E207E2"/>
    <w:rsid w:val="00E31655"/>
    <w:rsid w:val="00E33CD4"/>
    <w:rsid w:val="00E36A9A"/>
    <w:rsid w:val="00E470DC"/>
    <w:rsid w:val="00E5268C"/>
    <w:rsid w:val="00E57F0A"/>
    <w:rsid w:val="00E714D8"/>
    <w:rsid w:val="00E75690"/>
    <w:rsid w:val="00E75F5A"/>
    <w:rsid w:val="00E853AE"/>
    <w:rsid w:val="00EA07E2"/>
    <w:rsid w:val="00EB514A"/>
    <w:rsid w:val="00ED3B0A"/>
    <w:rsid w:val="00ED3FC0"/>
    <w:rsid w:val="00EE020D"/>
    <w:rsid w:val="00EF0DA8"/>
    <w:rsid w:val="00EF7C1D"/>
    <w:rsid w:val="00F051D2"/>
    <w:rsid w:val="00F1035E"/>
    <w:rsid w:val="00F15F00"/>
    <w:rsid w:val="00F22B4A"/>
    <w:rsid w:val="00F271D4"/>
    <w:rsid w:val="00F30629"/>
    <w:rsid w:val="00F34CB2"/>
    <w:rsid w:val="00F910F0"/>
    <w:rsid w:val="00F94741"/>
    <w:rsid w:val="00FA478A"/>
    <w:rsid w:val="00FB777F"/>
    <w:rsid w:val="00FC1F2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229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Subtitle" w:uiPriority="11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6022F7"/>
    <w:rPr>
      <w:sz w:val="24"/>
      <w:szCs w:val="24"/>
    </w:rPr>
  </w:style>
  <w:style w:type="paragraph" w:styleId="1">
    <w:name w:val="heading 1"/>
    <w:basedOn w:val="a"/>
    <w:next w:val="a"/>
    <w:link w:val="10"/>
    <w:qFormat/>
    <w:rsid w:val="006022F7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6022F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3">
    <w:name w:val="Subtitle"/>
    <w:basedOn w:val="a"/>
    <w:next w:val="a"/>
    <w:link w:val="a4"/>
    <w:uiPriority w:val="11"/>
    <w:qFormat/>
    <w:rsid w:val="006022F7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a4">
    <w:name w:val="Подзаголовок Знак"/>
    <w:basedOn w:val="a0"/>
    <w:link w:val="a3"/>
    <w:uiPriority w:val="11"/>
    <w:rsid w:val="006022F7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a5">
    <w:name w:val="Balloon Text"/>
    <w:basedOn w:val="a"/>
    <w:link w:val="a6"/>
    <w:rsid w:val="006022F7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rsid w:val="006022F7"/>
    <w:rPr>
      <w:rFonts w:ascii="Tahoma" w:hAnsi="Tahoma" w:cs="Tahoma"/>
      <w:sz w:val="16"/>
      <w:szCs w:val="16"/>
    </w:rPr>
  </w:style>
  <w:style w:type="paragraph" w:styleId="a7">
    <w:name w:val="caption"/>
    <w:basedOn w:val="a"/>
    <w:next w:val="a"/>
    <w:unhideWhenUsed/>
    <w:rsid w:val="006022F7"/>
    <w:pPr>
      <w:spacing w:after="200"/>
    </w:pPr>
    <w:rPr>
      <w:rFonts w:asciiTheme="minorHAnsi" w:eastAsiaTheme="minorEastAsia" w:hAnsiTheme="minorHAnsi" w:cstheme="minorBidi"/>
      <w:b/>
      <w:bCs/>
      <w:color w:val="4F81BD" w:themeColor="accent1"/>
      <w:sz w:val="18"/>
      <w:szCs w:val="18"/>
    </w:rPr>
  </w:style>
  <w:style w:type="table" w:styleId="a8">
    <w:name w:val="Table Grid"/>
    <w:basedOn w:val="a1"/>
    <w:rsid w:val="00553B8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9">
    <w:name w:val="List Paragraph"/>
    <w:basedOn w:val="a"/>
    <w:uiPriority w:val="99"/>
    <w:qFormat/>
    <w:rsid w:val="00553B81"/>
    <w:pPr>
      <w:ind w:left="720"/>
      <w:contextualSpacing/>
    </w:pPr>
  </w:style>
  <w:style w:type="paragraph" w:styleId="aa">
    <w:name w:val="footer"/>
    <w:basedOn w:val="a"/>
    <w:link w:val="ab"/>
    <w:uiPriority w:val="99"/>
    <w:rsid w:val="002802E7"/>
    <w:pPr>
      <w:tabs>
        <w:tab w:val="center" w:pos="4677"/>
        <w:tab w:val="right" w:pos="9355"/>
      </w:tabs>
      <w:suppressAutoHyphens/>
    </w:pPr>
    <w:rPr>
      <w:sz w:val="26"/>
      <w:lang w:eastAsia="ar-SA"/>
    </w:rPr>
  </w:style>
  <w:style w:type="character" w:customStyle="1" w:styleId="ab">
    <w:name w:val="Нижний колонтитул Знак"/>
    <w:basedOn w:val="a0"/>
    <w:link w:val="aa"/>
    <w:uiPriority w:val="99"/>
    <w:rsid w:val="002802E7"/>
    <w:rPr>
      <w:sz w:val="26"/>
      <w:szCs w:val="24"/>
      <w:lang w:eastAsia="ar-SA"/>
    </w:rPr>
  </w:style>
  <w:style w:type="paragraph" w:styleId="ac">
    <w:name w:val="endnote text"/>
    <w:basedOn w:val="a"/>
    <w:link w:val="ad"/>
    <w:rsid w:val="007551D3"/>
    <w:rPr>
      <w:sz w:val="20"/>
      <w:szCs w:val="20"/>
    </w:rPr>
  </w:style>
  <w:style w:type="character" w:customStyle="1" w:styleId="ad">
    <w:name w:val="Текст концевой сноски Знак"/>
    <w:basedOn w:val="a0"/>
    <w:link w:val="ac"/>
    <w:rsid w:val="007551D3"/>
  </w:style>
  <w:style w:type="character" w:styleId="ae">
    <w:name w:val="endnote reference"/>
    <w:basedOn w:val="a0"/>
    <w:rsid w:val="007551D3"/>
    <w:rPr>
      <w:vertAlign w:val="superscript"/>
    </w:rPr>
  </w:style>
  <w:style w:type="paragraph" w:styleId="af">
    <w:name w:val="header"/>
    <w:basedOn w:val="a"/>
    <w:link w:val="af0"/>
    <w:rsid w:val="004963FC"/>
    <w:pPr>
      <w:tabs>
        <w:tab w:val="center" w:pos="4677"/>
        <w:tab w:val="right" w:pos="9355"/>
      </w:tabs>
    </w:pPr>
  </w:style>
  <w:style w:type="character" w:customStyle="1" w:styleId="af0">
    <w:name w:val="Верхний колонтитул Знак"/>
    <w:basedOn w:val="a0"/>
    <w:link w:val="af"/>
    <w:rsid w:val="004963FC"/>
    <w:rPr>
      <w:sz w:val="24"/>
      <w:szCs w:val="24"/>
    </w:rPr>
  </w:style>
  <w:style w:type="paragraph" w:styleId="af1">
    <w:name w:val="Revision"/>
    <w:hidden/>
    <w:uiPriority w:val="99"/>
    <w:semiHidden/>
    <w:rsid w:val="000E19AD"/>
    <w:rPr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Subtitle" w:uiPriority="11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6022F7"/>
    <w:rPr>
      <w:sz w:val="24"/>
      <w:szCs w:val="24"/>
    </w:rPr>
  </w:style>
  <w:style w:type="paragraph" w:styleId="1">
    <w:name w:val="heading 1"/>
    <w:basedOn w:val="a"/>
    <w:next w:val="a"/>
    <w:link w:val="10"/>
    <w:qFormat/>
    <w:rsid w:val="006022F7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6022F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3">
    <w:name w:val="Subtitle"/>
    <w:basedOn w:val="a"/>
    <w:next w:val="a"/>
    <w:link w:val="a4"/>
    <w:uiPriority w:val="11"/>
    <w:qFormat/>
    <w:rsid w:val="006022F7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a4">
    <w:name w:val="Подзаголовок Знак"/>
    <w:basedOn w:val="a0"/>
    <w:link w:val="a3"/>
    <w:uiPriority w:val="11"/>
    <w:rsid w:val="006022F7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a5">
    <w:name w:val="Balloon Text"/>
    <w:basedOn w:val="a"/>
    <w:link w:val="a6"/>
    <w:rsid w:val="006022F7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rsid w:val="006022F7"/>
    <w:rPr>
      <w:rFonts w:ascii="Tahoma" w:hAnsi="Tahoma" w:cs="Tahoma"/>
      <w:sz w:val="16"/>
      <w:szCs w:val="16"/>
    </w:rPr>
  </w:style>
  <w:style w:type="paragraph" w:styleId="a7">
    <w:name w:val="caption"/>
    <w:basedOn w:val="a"/>
    <w:next w:val="a"/>
    <w:unhideWhenUsed/>
    <w:rsid w:val="006022F7"/>
    <w:pPr>
      <w:spacing w:after="200"/>
    </w:pPr>
    <w:rPr>
      <w:rFonts w:asciiTheme="minorHAnsi" w:eastAsiaTheme="minorEastAsia" w:hAnsiTheme="minorHAnsi" w:cstheme="minorBidi"/>
      <w:b/>
      <w:bCs/>
      <w:color w:val="4F81BD" w:themeColor="accent1"/>
      <w:sz w:val="18"/>
      <w:szCs w:val="18"/>
    </w:rPr>
  </w:style>
  <w:style w:type="table" w:styleId="a8">
    <w:name w:val="Table Grid"/>
    <w:basedOn w:val="a1"/>
    <w:rsid w:val="00553B8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9">
    <w:name w:val="List Paragraph"/>
    <w:basedOn w:val="a"/>
    <w:uiPriority w:val="34"/>
    <w:qFormat/>
    <w:rsid w:val="00553B81"/>
    <w:pPr>
      <w:ind w:left="720"/>
      <w:contextualSpacing/>
    </w:pPr>
  </w:style>
  <w:style w:type="paragraph" w:styleId="aa">
    <w:name w:val="footer"/>
    <w:basedOn w:val="a"/>
    <w:link w:val="ab"/>
    <w:uiPriority w:val="99"/>
    <w:rsid w:val="002802E7"/>
    <w:pPr>
      <w:tabs>
        <w:tab w:val="center" w:pos="4677"/>
        <w:tab w:val="right" w:pos="9355"/>
      </w:tabs>
      <w:suppressAutoHyphens/>
    </w:pPr>
    <w:rPr>
      <w:sz w:val="26"/>
      <w:lang w:eastAsia="ar-SA"/>
    </w:rPr>
  </w:style>
  <w:style w:type="character" w:customStyle="1" w:styleId="ab">
    <w:name w:val="Нижний колонтитул Знак"/>
    <w:basedOn w:val="a0"/>
    <w:link w:val="aa"/>
    <w:uiPriority w:val="99"/>
    <w:rsid w:val="002802E7"/>
    <w:rPr>
      <w:sz w:val="26"/>
      <w:szCs w:val="24"/>
      <w:lang w:eastAsia="ar-SA"/>
    </w:rPr>
  </w:style>
  <w:style w:type="paragraph" w:styleId="ac">
    <w:name w:val="endnote text"/>
    <w:basedOn w:val="a"/>
    <w:link w:val="ad"/>
    <w:rsid w:val="007551D3"/>
    <w:rPr>
      <w:sz w:val="20"/>
      <w:szCs w:val="20"/>
    </w:rPr>
  </w:style>
  <w:style w:type="character" w:customStyle="1" w:styleId="ad">
    <w:name w:val="Текст концевой сноски Знак"/>
    <w:basedOn w:val="a0"/>
    <w:link w:val="ac"/>
    <w:rsid w:val="007551D3"/>
  </w:style>
  <w:style w:type="character" w:styleId="ae">
    <w:name w:val="endnote reference"/>
    <w:basedOn w:val="a0"/>
    <w:rsid w:val="007551D3"/>
    <w:rPr>
      <w:vertAlign w:val="superscript"/>
    </w:rPr>
  </w:style>
  <w:style w:type="paragraph" w:styleId="af">
    <w:name w:val="header"/>
    <w:basedOn w:val="a"/>
    <w:link w:val="af0"/>
    <w:rsid w:val="004963FC"/>
    <w:pPr>
      <w:tabs>
        <w:tab w:val="center" w:pos="4677"/>
        <w:tab w:val="right" w:pos="9355"/>
      </w:tabs>
    </w:pPr>
  </w:style>
  <w:style w:type="character" w:customStyle="1" w:styleId="af0">
    <w:name w:val="Верхний колонтитул Знак"/>
    <w:basedOn w:val="a0"/>
    <w:link w:val="af"/>
    <w:rsid w:val="004963FC"/>
    <w:rPr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87" Type="http://schemas.openxmlformats.org/officeDocument/2006/relationships/image" Target="media/image80.png"/><Relationship Id="rId102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103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7261552-11F2-45F6-84EE-E87ABBF823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75</Pages>
  <Words>7225</Words>
  <Characters>41186</Characters>
  <Application>Microsoft Office Word</Application>
  <DocSecurity>0</DocSecurity>
  <Lines>343</Lines>
  <Paragraphs>96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48315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Office1</dc:creator>
  <cp:lastModifiedBy>Administrator</cp:lastModifiedBy>
  <cp:revision>2</cp:revision>
  <dcterms:created xsi:type="dcterms:W3CDTF">2014-02-13T11:15:00Z</dcterms:created>
  <dcterms:modified xsi:type="dcterms:W3CDTF">2014-02-13T11:15:00Z</dcterms:modified>
</cp:coreProperties>
</file>