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7303" w:rsidRDefault="00F33CDA">
      <w:pPr>
        <w:pStyle w:val="CoverTitle"/>
        <w:framePr w:h="8065" w:hRule="exact" w:hSpace="180" w:wrap="around" w:vAnchor="text" w:hAnchor="text" w:y="1"/>
        <w:ind w:firstLine="0"/>
      </w:pPr>
      <w:fldSimple w:instr=" TITLE  \* MERGEFORMAT ">
        <w:r w:rsidR="00C15F3A">
          <w:t>Архитектура подсистемы хранения</w:t>
        </w:r>
      </w:fldSimple>
    </w:p>
    <w:p w:rsidR="007E7303" w:rsidRDefault="00F33CDA">
      <w:pPr>
        <w:pStyle w:val="CoverSubtitle"/>
        <w:framePr w:h="8065" w:hRule="exact" w:hSpace="180" w:wrap="around" w:vAnchor="text" w:hAnchor="text" w:y="1"/>
      </w:pPr>
      <w:fldSimple w:instr=" COMMENTS  \* MERGEFORMAT ">
        <w:r w:rsidR="00C15F3A">
          <w:t>Разработка системы CompanyMedia 5</w:t>
        </w:r>
      </w:fldSimple>
    </w:p>
    <w:p w:rsidR="007E7303" w:rsidRDefault="007E7303">
      <w:pPr>
        <w:pStyle w:val="CoverAuthor"/>
        <w:framePr w:h="8065" w:hRule="exact" w:hSpace="180" w:wrap="around" w:vAnchor="text" w:hAnchor="text" w:y="1"/>
        <w:rPr>
          <w:rFonts w:ascii="Arial CYR" w:hAnsi="Arial CYR"/>
        </w:rPr>
      </w:pPr>
    </w:p>
    <w:p w:rsidR="007E7303" w:rsidRDefault="00F33CDA">
      <w:pPr>
        <w:pStyle w:val="CoverAuthor"/>
        <w:framePr w:h="8065" w:hRule="exact" w:hSpace="180" w:wrap="around" w:vAnchor="text" w:hAnchor="text" w:y="1"/>
        <w:rPr>
          <w:lang w:val="fr-FR"/>
        </w:rPr>
      </w:pPr>
      <w:fldSimple w:instr=" KEYWORDS  \* MERGEFORMAT ">
        <w:r w:rsidR="00C15F3A">
          <w:rPr>
            <w:lang w:val="fr-FR"/>
          </w:rPr>
          <w:t>InterTrust_CM5-210-01</w:t>
        </w:r>
      </w:fldSimple>
    </w:p>
    <w:p w:rsidR="007E7303" w:rsidRDefault="007E7303">
      <w:pPr>
        <w:pStyle w:val="CoverAuthor"/>
        <w:rPr>
          <w:rFonts w:ascii="Arial CYR" w:hAnsi="Arial CYR"/>
          <w:lang w:val="fr-FR"/>
        </w:rPr>
      </w:pPr>
    </w:p>
    <w:p w:rsidR="007E7303" w:rsidRDefault="00F33CDA">
      <w:pPr>
        <w:pStyle w:val="CoverAuthor"/>
        <w:rPr>
          <w:rFonts w:ascii="Arial CYR" w:hAnsi="Arial CYR"/>
          <w:lang w:val="fr-FR"/>
        </w:rPr>
      </w:pPr>
      <w:r>
        <w:rPr>
          <w:rFonts w:ascii="Arial CYR" w:hAnsi="Arial CYR"/>
        </w:rPr>
        <w:fldChar w:fldCharType="begin"/>
      </w:r>
      <w:r w:rsidR="007E7303">
        <w:rPr>
          <w:rFonts w:ascii="Arial CYR" w:hAnsi="Arial CYR"/>
          <w:lang w:val="fr-FR"/>
        </w:rPr>
        <w:instrText xml:space="preserve"> NUMPAGES </w:instrText>
      </w:r>
      <w:r>
        <w:rPr>
          <w:rFonts w:ascii="Arial CYR" w:hAnsi="Arial CYR"/>
        </w:rPr>
        <w:fldChar w:fldCharType="separate"/>
      </w:r>
      <w:r w:rsidR="009D15D2">
        <w:rPr>
          <w:rFonts w:ascii="Arial CYR" w:hAnsi="Arial CYR"/>
          <w:noProof/>
          <w:lang w:val="fr-FR"/>
        </w:rPr>
        <w:t>54</w:t>
      </w:r>
      <w:r>
        <w:rPr>
          <w:rFonts w:ascii="Arial CYR" w:hAnsi="Arial CYR"/>
        </w:rPr>
        <w:fldChar w:fldCharType="end"/>
      </w:r>
      <w:r w:rsidR="007E7303">
        <w:rPr>
          <w:rFonts w:ascii="Arial CYR" w:hAnsi="Arial CYR"/>
          <w:lang w:val="fr-FR"/>
        </w:rPr>
        <w:t xml:space="preserve"> </w:t>
      </w:r>
      <w:r w:rsidR="007E7303">
        <w:rPr>
          <w:lang w:val="fr-FR"/>
        </w:rPr>
        <w:t>pages</w:t>
      </w:r>
    </w:p>
    <w:p w:rsidR="007E7303" w:rsidRDefault="007E7303">
      <w:pPr>
        <w:pStyle w:val="CoverAuthor"/>
        <w:rPr>
          <w:rFonts w:ascii="Arial CYR" w:hAnsi="Arial CYR"/>
          <w:lang w:val="fr-FR"/>
        </w:rPr>
      </w:pPr>
    </w:p>
    <w:p w:rsidR="007E7303" w:rsidRDefault="007E7303">
      <w:pPr>
        <w:pStyle w:val="CoverAuthor"/>
        <w:rPr>
          <w:rFonts w:ascii="Arial CYR" w:hAnsi="Arial CYR"/>
          <w:lang w:val="fr-FR"/>
        </w:rPr>
      </w:pPr>
    </w:p>
    <w:p w:rsidR="007E7303" w:rsidRPr="00D30E49" w:rsidRDefault="007E7303">
      <w:pPr>
        <w:pStyle w:val="Status"/>
        <w:rPr>
          <w:lang w:val="fr-FR"/>
        </w:rPr>
      </w:pPr>
      <w:r>
        <w:rPr>
          <w:rStyle w:val="DFN"/>
          <w:b w:val="0"/>
        </w:rPr>
        <w:t>Дата</w:t>
      </w:r>
      <w:r w:rsidRPr="00D30E49">
        <w:rPr>
          <w:rStyle w:val="DFN"/>
          <w:b w:val="0"/>
          <w:lang w:val="fr-FR"/>
        </w:rPr>
        <w:t>:</w:t>
      </w:r>
      <w:r w:rsidRPr="00D30E49">
        <w:rPr>
          <w:rStyle w:val="DFN"/>
          <w:b w:val="0"/>
          <w:lang w:val="fr-FR"/>
        </w:rPr>
        <w:tab/>
      </w:r>
      <w:r w:rsidR="008B1A88">
        <w:rPr>
          <w:rStyle w:val="DFN"/>
          <w:b w:val="0"/>
          <w:lang w:val="fr-FR"/>
        </w:rPr>
        <w:tab/>
      </w:r>
      <w:r w:rsidR="00750CCA" w:rsidRPr="00750CCA">
        <w:rPr>
          <w:rStyle w:val="DFN"/>
          <w:b w:val="0"/>
          <w:lang w:val="en-US"/>
        </w:rPr>
        <w:tab/>
      </w:r>
      <w:r w:rsidR="00C15F3A">
        <w:rPr>
          <w:rStyle w:val="DFN"/>
          <w:b w:val="0"/>
          <w:lang w:val="en-US"/>
        </w:rPr>
        <w:t>1</w:t>
      </w:r>
      <w:r w:rsidR="00C15F3A" w:rsidRPr="00C15F3A">
        <w:rPr>
          <w:rStyle w:val="DFN"/>
          <w:b w:val="0"/>
          <w:lang w:val="en-US"/>
        </w:rPr>
        <w:t>9</w:t>
      </w:r>
      <w:r w:rsidR="008B1A88">
        <w:rPr>
          <w:rStyle w:val="DFN"/>
          <w:b w:val="0"/>
          <w:lang w:val="fr-FR"/>
        </w:rPr>
        <w:t>.</w:t>
      </w:r>
      <w:r w:rsidR="006A6DBA">
        <w:rPr>
          <w:rStyle w:val="DFN"/>
          <w:b w:val="0"/>
          <w:lang w:val="fr-FR"/>
        </w:rPr>
        <w:t>11</w:t>
      </w:r>
      <w:r w:rsidR="008B1A88">
        <w:rPr>
          <w:rStyle w:val="DFN"/>
          <w:b w:val="0"/>
          <w:lang w:val="fr-FR"/>
        </w:rPr>
        <w:t>.2012</w:t>
      </w:r>
    </w:p>
    <w:p w:rsidR="007E7303" w:rsidRPr="00782D39" w:rsidRDefault="007E7303">
      <w:pPr>
        <w:pStyle w:val="Status"/>
      </w:pPr>
      <w:r>
        <w:rPr>
          <w:rStyle w:val="DFN"/>
          <w:b w:val="0"/>
        </w:rPr>
        <w:t>Версия</w:t>
      </w:r>
      <w:r w:rsidRPr="00D30E49">
        <w:rPr>
          <w:rStyle w:val="DFN"/>
          <w:b w:val="0"/>
          <w:lang w:val="fr-FR"/>
        </w:rPr>
        <w:t>:</w:t>
      </w:r>
      <w:r w:rsidRPr="00D30E49">
        <w:rPr>
          <w:lang w:val="fr-FR"/>
        </w:rPr>
        <w:tab/>
      </w:r>
      <w:r w:rsidR="008B426D" w:rsidRPr="004D32B9">
        <w:rPr>
          <w:lang w:val="en-US"/>
        </w:rPr>
        <w:tab/>
      </w:r>
      <w:r w:rsidR="00DA68CE" w:rsidRPr="004D32B9">
        <w:rPr>
          <w:lang w:val="en-US"/>
        </w:rPr>
        <w:tab/>
      </w:r>
      <w:r w:rsidR="00782D39">
        <w:t>1</w:t>
      </w:r>
      <w:r w:rsidRPr="00D30E49">
        <w:rPr>
          <w:lang w:val="fr-FR"/>
        </w:rPr>
        <w:t>.</w:t>
      </w:r>
      <w:r w:rsidR="00782D39">
        <w:t>0</w:t>
      </w:r>
      <w:bookmarkStart w:id="0" w:name="_GoBack"/>
      <w:bookmarkEnd w:id="0"/>
    </w:p>
    <w:p w:rsidR="007E7303" w:rsidRDefault="007E7303">
      <w:pPr>
        <w:pStyle w:val="Status"/>
      </w:pPr>
      <w:r>
        <w:rPr>
          <w:rStyle w:val="DFN"/>
          <w:b w:val="0"/>
        </w:rPr>
        <w:t>Статус:</w:t>
      </w:r>
      <w:r w:rsidR="008B1A88" w:rsidRPr="008B1A88">
        <w:rPr>
          <w:rStyle w:val="DFN"/>
          <w:b w:val="0"/>
        </w:rPr>
        <w:t xml:space="preserve"> </w:t>
      </w:r>
      <w:r w:rsidR="006A6DBA" w:rsidRPr="00EF7810">
        <w:rPr>
          <w:rStyle w:val="DFN"/>
          <w:b w:val="0"/>
        </w:rPr>
        <w:tab/>
      </w:r>
      <w:r w:rsidR="008B426D">
        <w:rPr>
          <w:rStyle w:val="DFN"/>
          <w:b w:val="0"/>
        </w:rPr>
        <w:tab/>
      </w:r>
      <w:r w:rsidR="00DA68CE">
        <w:rPr>
          <w:rStyle w:val="DFN"/>
          <w:b w:val="0"/>
        </w:rPr>
        <w:tab/>
      </w:r>
      <w:r w:rsidR="00C15F3A">
        <w:rPr>
          <w:rStyle w:val="DFN"/>
          <w:b w:val="0"/>
        </w:rPr>
        <w:t>На утверждении</w:t>
      </w:r>
      <w:r>
        <w:tab/>
      </w:r>
      <w:r>
        <w:tab/>
      </w:r>
    </w:p>
    <w:p w:rsidR="007E7303" w:rsidRDefault="007E7303">
      <w:pPr>
        <w:pStyle w:val="CoverAuthor"/>
        <w:rPr>
          <w:rFonts w:ascii="Arial CYR" w:hAnsi="Arial CYR"/>
        </w:rPr>
      </w:pPr>
    </w:p>
    <w:p w:rsidR="008B1A88" w:rsidRDefault="008B1A88" w:rsidP="008B1A88">
      <w:pPr>
        <w:pStyle w:val="CoverAuthor"/>
      </w:pPr>
      <w:r w:rsidRPr="0079168F">
        <w:t>Заказчик:</w:t>
      </w:r>
      <w:r w:rsidRPr="0079168F">
        <w:tab/>
      </w:r>
      <w:r w:rsidRPr="0079168F">
        <w:tab/>
      </w:r>
      <w:r w:rsidRPr="0079168F">
        <w:tab/>
        <w:t>ЗАО «Компания «ИнтерТраст»</w:t>
      </w:r>
    </w:p>
    <w:p w:rsidR="008B1A88" w:rsidRPr="0079168F" w:rsidRDefault="008B1A88" w:rsidP="008B1A88">
      <w:pPr>
        <w:pStyle w:val="CoverAuthor"/>
      </w:pPr>
    </w:p>
    <w:p w:rsidR="008B1A88" w:rsidRPr="0079168F" w:rsidRDefault="008B1A88" w:rsidP="008B1A88">
      <w:pPr>
        <w:pStyle w:val="CoverAuthor"/>
      </w:pPr>
      <w:r w:rsidRPr="0079168F">
        <w:t>Исполнитель:</w:t>
      </w:r>
      <w:r w:rsidRPr="0079168F">
        <w:tab/>
      </w:r>
      <w:r w:rsidRPr="0079168F">
        <w:tab/>
        <w:t>ООО «Люксофт Профешнл»</w:t>
      </w:r>
    </w:p>
    <w:p w:rsidR="007E7303" w:rsidRDefault="007E7303">
      <w:pPr>
        <w:pStyle w:val="CoverAuthor"/>
      </w:pPr>
    </w:p>
    <w:p w:rsidR="007E7303" w:rsidRDefault="007E7303">
      <w:pPr>
        <w:pStyle w:val="CoverAddress"/>
      </w:pPr>
    </w:p>
    <w:p w:rsidR="007E7303" w:rsidRDefault="007E7303">
      <w:pPr>
        <w:pStyle w:val="CoverAuthor"/>
      </w:pPr>
    </w:p>
    <w:p w:rsidR="007E7303" w:rsidRDefault="007E7303">
      <w:pPr>
        <w:pStyle w:val="CoverAddress"/>
        <w:sectPr w:rsidR="007E7303">
          <w:headerReference w:type="default" r:id="rId12"/>
          <w:footerReference w:type="even" r:id="rId13"/>
          <w:footerReference w:type="default" r:id="rId14"/>
          <w:footnotePr>
            <w:numRestart w:val="eachPage"/>
          </w:footnotePr>
          <w:pgSz w:w="11907" w:h="16840" w:code="9"/>
          <w:pgMar w:top="1440" w:right="1276" w:bottom="1440" w:left="1797" w:header="720" w:footer="958" w:gutter="0"/>
          <w:pgNumType w:start="0"/>
          <w:cols w:space="720"/>
          <w:titlePg/>
        </w:sectPr>
      </w:pPr>
    </w:p>
    <w:p w:rsidR="007E7303" w:rsidRDefault="007E7303" w:rsidP="00035B45">
      <w:pPr>
        <w:pStyle w:val="SectionHeading"/>
        <w:rPr>
          <w:rFonts w:ascii="Arial CYR" w:hAnsi="Arial CYR"/>
        </w:rPr>
      </w:pPr>
      <w:r>
        <w:lastRenderedPageBreak/>
        <w:t>Содержание</w:t>
      </w:r>
    </w:p>
    <w:p w:rsidR="00C15F3A" w:rsidRDefault="00F33CDA">
      <w:pPr>
        <w:pStyle w:val="12"/>
        <w:rPr>
          <w:rFonts w:asciiTheme="minorHAnsi" w:eastAsiaTheme="minorEastAsia" w:hAnsiTheme="minorHAnsi" w:cstheme="minorBidi"/>
          <w:spacing w:val="0"/>
          <w:sz w:val="22"/>
          <w:szCs w:val="22"/>
          <w:lang w:eastAsia="ru-RU"/>
        </w:rPr>
      </w:pPr>
      <w:r>
        <w:rPr>
          <w:rFonts w:ascii="Arial CYR" w:hAnsi="Arial CYR"/>
        </w:rPr>
        <w:fldChar w:fldCharType="begin"/>
      </w:r>
      <w:r w:rsidR="007E7303">
        <w:rPr>
          <w:rFonts w:ascii="Arial CYR" w:hAnsi="Arial CYR"/>
        </w:rPr>
        <w:instrText xml:space="preserve"> TOC \o "1-3" \h \z \t "Title;1" </w:instrText>
      </w:r>
      <w:r>
        <w:rPr>
          <w:rFonts w:ascii="Arial CYR" w:hAnsi="Arial CYR"/>
        </w:rPr>
        <w:fldChar w:fldCharType="separate"/>
      </w:r>
      <w:hyperlink w:anchor="_Toc341106861" w:history="1">
        <w:r w:rsidR="00C15F3A" w:rsidRPr="007E1119">
          <w:rPr>
            <w:rStyle w:val="affd"/>
          </w:rPr>
          <w:t>Список рисунков</w:t>
        </w:r>
        <w:r w:rsidR="00C15F3A">
          <w:rPr>
            <w:webHidden/>
          </w:rPr>
          <w:tab/>
        </w:r>
        <w:r>
          <w:rPr>
            <w:webHidden/>
          </w:rPr>
          <w:fldChar w:fldCharType="begin"/>
        </w:r>
        <w:r w:rsidR="00C15F3A">
          <w:rPr>
            <w:webHidden/>
          </w:rPr>
          <w:instrText xml:space="preserve"> PAGEREF _Toc341106861 \h </w:instrText>
        </w:r>
        <w:r>
          <w:rPr>
            <w:webHidden/>
          </w:rPr>
        </w:r>
        <w:r>
          <w:rPr>
            <w:webHidden/>
          </w:rPr>
          <w:fldChar w:fldCharType="separate"/>
        </w:r>
        <w:r w:rsidR="009D15D2">
          <w:rPr>
            <w:webHidden/>
          </w:rPr>
          <w:t>iii</w:t>
        </w:r>
        <w:r>
          <w:rPr>
            <w:webHidden/>
          </w:rPr>
          <w:fldChar w:fldCharType="end"/>
        </w:r>
      </w:hyperlink>
    </w:p>
    <w:p w:rsidR="00C15F3A" w:rsidRDefault="00F33CDA">
      <w:pPr>
        <w:pStyle w:val="12"/>
        <w:rPr>
          <w:rFonts w:asciiTheme="minorHAnsi" w:eastAsiaTheme="minorEastAsia" w:hAnsiTheme="minorHAnsi" w:cstheme="minorBidi"/>
          <w:spacing w:val="0"/>
          <w:sz w:val="22"/>
          <w:szCs w:val="22"/>
          <w:lang w:eastAsia="ru-RU"/>
        </w:rPr>
      </w:pPr>
      <w:hyperlink w:anchor="_Toc341106862" w:history="1">
        <w:r w:rsidR="00C15F3A" w:rsidRPr="007E1119">
          <w:rPr>
            <w:rStyle w:val="affd"/>
          </w:rPr>
          <w:t>Список таблиц</w:t>
        </w:r>
        <w:r w:rsidR="00C15F3A">
          <w:rPr>
            <w:webHidden/>
          </w:rPr>
          <w:tab/>
        </w:r>
        <w:r>
          <w:rPr>
            <w:webHidden/>
          </w:rPr>
          <w:fldChar w:fldCharType="begin"/>
        </w:r>
        <w:r w:rsidR="00C15F3A">
          <w:rPr>
            <w:webHidden/>
          </w:rPr>
          <w:instrText xml:space="preserve"> PAGEREF _Toc341106862 \h </w:instrText>
        </w:r>
        <w:r>
          <w:rPr>
            <w:webHidden/>
          </w:rPr>
        </w:r>
        <w:r>
          <w:rPr>
            <w:webHidden/>
          </w:rPr>
          <w:fldChar w:fldCharType="separate"/>
        </w:r>
        <w:r w:rsidR="009D15D2">
          <w:rPr>
            <w:webHidden/>
          </w:rPr>
          <w:t>iv</w:t>
        </w:r>
        <w:r>
          <w:rPr>
            <w:webHidden/>
          </w:rPr>
          <w:fldChar w:fldCharType="end"/>
        </w:r>
      </w:hyperlink>
    </w:p>
    <w:p w:rsidR="00C15F3A" w:rsidRDefault="00F33CDA">
      <w:pPr>
        <w:pStyle w:val="12"/>
        <w:rPr>
          <w:rFonts w:asciiTheme="minorHAnsi" w:eastAsiaTheme="minorEastAsia" w:hAnsiTheme="minorHAnsi" w:cstheme="minorBidi"/>
          <w:spacing w:val="0"/>
          <w:sz w:val="22"/>
          <w:szCs w:val="22"/>
          <w:lang w:eastAsia="ru-RU"/>
        </w:rPr>
      </w:pPr>
      <w:hyperlink w:anchor="_Toc341106863" w:history="1">
        <w:r w:rsidR="00C15F3A" w:rsidRPr="007E1119">
          <w:rPr>
            <w:rStyle w:val="affd"/>
          </w:rPr>
          <w:t>1.</w:t>
        </w:r>
        <w:r w:rsidR="00C15F3A">
          <w:rPr>
            <w:rFonts w:asciiTheme="minorHAnsi" w:eastAsiaTheme="minorEastAsia" w:hAnsiTheme="minorHAnsi" w:cstheme="minorBidi"/>
            <w:spacing w:val="0"/>
            <w:sz w:val="22"/>
            <w:szCs w:val="22"/>
            <w:lang w:eastAsia="ru-RU"/>
          </w:rPr>
          <w:tab/>
        </w:r>
        <w:r w:rsidR="00C15F3A" w:rsidRPr="007E1119">
          <w:rPr>
            <w:rStyle w:val="affd"/>
          </w:rPr>
          <w:t>История изменений документа</w:t>
        </w:r>
        <w:r w:rsidR="00C15F3A">
          <w:rPr>
            <w:webHidden/>
          </w:rPr>
          <w:tab/>
        </w:r>
        <w:r>
          <w:rPr>
            <w:webHidden/>
          </w:rPr>
          <w:fldChar w:fldCharType="begin"/>
        </w:r>
        <w:r w:rsidR="00C15F3A">
          <w:rPr>
            <w:webHidden/>
          </w:rPr>
          <w:instrText xml:space="preserve"> PAGEREF _Toc341106863 \h </w:instrText>
        </w:r>
        <w:r>
          <w:rPr>
            <w:webHidden/>
          </w:rPr>
        </w:r>
        <w:r>
          <w:rPr>
            <w:webHidden/>
          </w:rPr>
          <w:fldChar w:fldCharType="separate"/>
        </w:r>
        <w:r w:rsidR="009D15D2">
          <w:rPr>
            <w:webHidden/>
          </w:rPr>
          <w:t>1</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864" w:history="1">
        <w:r w:rsidR="00C15F3A" w:rsidRPr="007E1119">
          <w:rPr>
            <w:rStyle w:val="affd"/>
          </w:rPr>
          <w:t>1.1</w:t>
        </w:r>
        <w:r w:rsidR="00C15F3A">
          <w:rPr>
            <w:rFonts w:asciiTheme="minorHAnsi" w:eastAsiaTheme="minorEastAsia" w:hAnsiTheme="minorHAnsi" w:cstheme="minorBidi"/>
            <w:spacing w:val="0"/>
            <w:sz w:val="22"/>
            <w:szCs w:val="22"/>
            <w:lang w:eastAsia="ru-RU"/>
          </w:rPr>
          <w:tab/>
        </w:r>
        <w:r w:rsidR="00C15F3A" w:rsidRPr="007E1119">
          <w:rPr>
            <w:rStyle w:val="affd"/>
          </w:rPr>
          <w:t>Список изменений</w:t>
        </w:r>
        <w:r w:rsidR="00C15F3A">
          <w:rPr>
            <w:webHidden/>
          </w:rPr>
          <w:tab/>
        </w:r>
        <w:r>
          <w:rPr>
            <w:webHidden/>
          </w:rPr>
          <w:fldChar w:fldCharType="begin"/>
        </w:r>
        <w:r w:rsidR="00C15F3A">
          <w:rPr>
            <w:webHidden/>
          </w:rPr>
          <w:instrText xml:space="preserve"> PAGEREF _Toc341106864 \h </w:instrText>
        </w:r>
        <w:r>
          <w:rPr>
            <w:webHidden/>
          </w:rPr>
        </w:r>
        <w:r>
          <w:rPr>
            <w:webHidden/>
          </w:rPr>
          <w:fldChar w:fldCharType="separate"/>
        </w:r>
        <w:r w:rsidR="009D15D2">
          <w:rPr>
            <w:webHidden/>
          </w:rPr>
          <w:t>1</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865" w:history="1">
        <w:r w:rsidR="00C15F3A" w:rsidRPr="007E1119">
          <w:rPr>
            <w:rStyle w:val="affd"/>
          </w:rPr>
          <w:t>1.2</w:t>
        </w:r>
        <w:r w:rsidR="00C15F3A">
          <w:rPr>
            <w:rFonts w:asciiTheme="minorHAnsi" w:eastAsiaTheme="minorEastAsia" w:hAnsiTheme="minorHAnsi" w:cstheme="minorBidi"/>
            <w:spacing w:val="0"/>
            <w:sz w:val="22"/>
            <w:szCs w:val="22"/>
            <w:lang w:eastAsia="ru-RU"/>
          </w:rPr>
          <w:tab/>
        </w:r>
        <w:r w:rsidR="00C15F3A" w:rsidRPr="007E1119">
          <w:rPr>
            <w:rStyle w:val="affd"/>
          </w:rPr>
          <w:t>Список согласований и ревью</w:t>
        </w:r>
        <w:r w:rsidR="00C15F3A">
          <w:rPr>
            <w:webHidden/>
          </w:rPr>
          <w:tab/>
        </w:r>
        <w:r>
          <w:rPr>
            <w:webHidden/>
          </w:rPr>
          <w:fldChar w:fldCharType="begin"/>
        </w:r>
        <w:r w:rsidR="00C15F3A">
          <w:rPr>
            <w:webHidden/>
          </w:rPr>
          <w:instrText xml:space="preserve"> PAGEREF _Toc341106865 \h </w:instrText>
        </w:r>
        <w:r>
          <w:rPr>
            <w:webHidden/>
          </w:rPr>
        </w:r>
        <w:r>
          <w:rPr>
            <w:webHidden/>
          </w:rPr>
          <w:fldChar w:fldCharType="separate"/>
        </w:r>
        <w:r w:rsidR="009D15D2">
          <w:rPr>
            <w:webHidden/>
          </w:rPr>
          <w:t>1</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866" w:history="1">
        <w:r w:rsidR="00C15F3A" w:rsidRPr="007E1119">
          <w:rPr>
            <w:rStyle w:val="affd"/>
          </w:rPr>
          <w:t>1.3</w:t>
        </w:r>
        <w:r w:rsidR="00C15F3A">
          <w:rPr>
            <w:rFonts w:asciiTheme="minorHAnsi" w:eastAsiaTheme="minorEastAsia" w:hAnsiTheme="minorHAnsi" w:cstheme="minorBidi"/>
            <w:spacing w:val="0"/>
            <w:sz w:val="22"/>
            <w:szCs w:val="22"/>
            <w:lang w:eastAsia="ru-RU"/>
          </w:rPr>
          <w:tab/>
        </w:r>
        <w:r w:rsidR="00C15F3A" w:rsidRPr="007E1119">
          <w:rPr>
            <w:rStyle w:val="affd"/>
          </w:rPr>
          <w:t>Список утверждений</w:t>
        </w:r>
        <w:r w:rsidR="00C15F3A">
          <w:rPr>
            <w:webHidden/>
          </w:rPr>
          <w:tab/>
        </w:r>
        <w:r>
          <w:rPr>
            <w:webHidden/>
          </w:rPr>
          <w:fldChar w:fldCharType="begin"/>
        </w:r>
        <w:r w:rsidR="00C15F3A">
          <w:rPr>
            <w:webHidden/>
          </w:rPr>
          <w:instrText xml:space="preserve"> PAGEREF _Toc341106866 \h </w:instrText>
        </w:r>
        <w:r>
          <w:rPr>
            <w:webHidden/>
          </w:rPr>
        </w:r>
        <w:r>
          <w:rPr>
            <w:webHidden/>
          </w:rPr>
          <w:fldChar w:fldCharType="separate"/>
        </w:r>
        <w:r w:rsidR="009D15D2">
          <w:rPr>
            <w:webHidden/>
          </w:rPr>
          <w:t>1</w:t>
        </w:r>
        <w:r>
          <w:rPr>
            <w:webHidden/>
          </w:rPr>
          <w:fldChar w:fldCharType="end"/>
        </w:r>
      </w:hyperlink>
    </w:p>
    <w:p w:rsidR="00C15F3A" w:rsidRDefault="00F33CDA">
      <w:pPr>
        <w:pStyle w:val="12"/>
        <w:rPr>
          <w:rFonts w:asciiTheme="minorHAnsi" w:eastAsiaTheme="minorEastAsia" w:hAnsiTheme="minorHAnsi" w:cstheme="minorBidi"/>
          <w:spacing w:val="0"/>
          <w:sz w:val="22"/>
          <w:szCs w:val="22"/>
          <w:lang w:eastAsia="ru-RU"/>
        </w:rPr>
      </w:pPr>
      <w:hyperlink w:anchor="_Toc341106867" w:history="1">
        <w:r w:rsidR="00C15F3A" w:rsidRPr="007E1119">
          <w:rPr>
            <w:rStyle w:val="affd"/>
          </w:rPr>
          <w:t>2.</w:t>
        </w:r>
        <w:r w:rsidR="00C15F3A">
          <w:rPr>
            <w:rFonts w:asciiTheme="minorHAnsi" w:eastAsiaTheme="minorEastAsia" w:hAnsiTheme="minorHAnsi" w:cstheme="minorBidi"/>
            <w:spacing w:val="0"/>
            <w:sz w:val="22"/>
            <w:szCs w:val="22"/>
            <w:lang w:eastAsia="ru-RU"/>
          </w:rPr>
          <w:tab/>
        </w:r>
        <w:r w:rsidR="00C15F3A" w:rsidRPr="007E1119">
          <w:rPr>
            <w:rStyle w:val="affd"/>
          </w:rPr>
          <w:t>Используемая литература</w:t>
        </w:r>
        <w:r w:rsidR="00C15F3A">
          <w:rPr>
            <w:webHidden/>
          </w:rPr>
          <w:tab/>
        </w:r>
        <w:r>
          <w:rPr>
            <w:webHidden/>
          </w:rPr>
          <w:fldChar w:fldCharType="begin"/>
        </w:r>
        <w:r w:rsidR="00C15F3A">
          <w:rPr>
            <w:webHidden/>
          </w:rPr>
          <w:instrText xml:space="preserve"> PAGEREF _Toc341106867 \h </w:instrText>
        </w:r>
        <w:r>
          <w:rPr>
            <w:webHidden/>
          </w:rPr>
        </w:r>
        <w:r>
          <w:rPr>
            <w:webHidden/>
          </w:rPr>
          <w:fldChar w:fldCharType="separate"/>
        </w:r>
        <w:r w:rsidR="009D15D2">
          <w:rPr>
            <w:webHidden/>
          </w:rPr>
          <w:t>1</w:t>
        </w:r>
        <w:r>
          <w:rPr>
            <w:webHidden/>
          </w:rPr>
          <w:fldChar w:fldCharType="end"/>
        </w:r>
      </w:hyperlink>
    </w:p>
    <w:p w:rsidR="00C15F3A" w:rsidRDefault="00F33CDA">
      <w:pPr>
        <w:pStyle w:val="12"/>
        <w:rPr>
          <w:rFonts w:asciiTheme="minorHAnsi" w:eastAsiaTheme="minorEastAsia" w:hAnsiTheme="minorHAnsi" w:cstheme="minorBidi"/>
          <w:spacing w:val="0"/>
          <w:sz w:val="22"/>
          <w:szCs w:val="22"/>
          <w:lang w:eastAsia="ru-RU"/>
        </w:rPr>
      </w:pPr>
      <w:hyperlink w:anchor="_Toc341106868" w:history="1">
        <w:r w:rsidR="00C15F3A" w:rsidRPr="007E1119">
          <w:rPr>
            <w:rStyle w:val="affd"/>
          </w:rPr>
          <w:t>3.</w:t>
        </w:r>
        <w:r w:rsidR="00C15F3A">
          <w:rPr>
            <w:rFonts w:asciiTheme="minorHAnsi" w:eastAsiaTheme="minorEastAsia" w:hAnsiTheme="minorHAnsi" w:cstheme="minorBidi"/>
            <w:spacing w:val="0"/>
            <w:sz w:val="22"/>
            <w:szCs w:val="22"/>
            <w:lang w:eastAsia="ru-RU"/>
          </w:rPr>
          <w:tab/>
        </w:r>
        <w:r w:rsidR="00C15F3A" w:rsidRPr="007E1119">
          <w:rPr>
            <w:rStyle w:val="affd"/>
          </w:rPr>
          <w:t>Назначение документа</w:t>
        </w:r>
        <w:r w:rsidR="00C15F3A">
          <w:rPr>
            <w:webHidden/>
          </w:rPr>
          <w:tab/>
        </w:r>
        <w:r>
          <w:rPr>
            <w:webHidden/>
          </w:rPr>
          <w:fldChar w:fldCharType="begin"/>
        </w:r>
        <w:r w:rsidR="00C15F3A">
          <w:rPr>
            <w:webHidden/>
          </w:rPr>
          <w:instrText xml:space="preserve"> PAGEREF _Toc341106868 \h </w:instrText>
        </w:r>
        <w:r>
          <w:rPr>
            <w:webHidden/>
          </w:rPr>
        </w:r>
        <w:r>
          <w:rPr>
            <w:webHidden/>
          </w:rPr>
          <w:fldChar w:fldCharType="separate"/>
        </w:r>
        <w:r w:rsidR="009D15D2">
          <w:rPr>
            <w:webHidden/>
          </w:rPr>
          <w:t>2</w:t>
        </w:r>
        <w:r>
          <w:rPr>
            <w:webHidden/>
          </w:rPr>
          <w:fldChar w:fldCharType="end"/>
        </w:r>
      </w:hyperlink>
    </w:p>
    <w:p w:rsidR="00C15F3A" w:rsidRDefault="00F33CDA">
      <w:pPr>
        <w:pStyle w:val="12"/>
        <w:rPr>
          <w:rFonts w:asciiTheme="minorHAnsi" w:eastAsiaTheme="minorEastAsia" w:hAnsiTheme="minorHAnsi" w:cstheme="minorBidi"/>
          <w:spacing w:val="0"/>
          <w:sz w:val="22"/>
          <w:szCs w:val="22"/>
          <w:lang w:eastAsia="ru-RU"/>
        </w:rPr>
      </w:pPr>
      <w:hyperlink w:anchor="_Toc341106869" w:history="1">
        <w:r w:rsidR="00C15F3A" w:rsidRPr="007E1119">
          <w:rPr>
            <w:rStyle w:val="affd"/>
          </w:rPr>
          <w:t>4.</w:t>
        </w:r>
        <w:r w:rsidR="00C15F3A">
          <w:rPr>
            <w:rFonts w:asciiTheme="minorHAnsi" w:eastAsiaTheme="minorEastAsia" w:hAnsiTheme="minorHAnsi" w:cstheme="minorBidi"/>
            <w:spacing w:val="0"/>
            <w:sz w:val="22"/>
            <w:szCs w:val="22"/>
            <w:lang w:eastAsia="ru-RU"/>
          </w:rPr>
          <w:tab/>
        </w:r>
        <w:r w:rsidR="00C15F3A" w:rsidRPr="007E1119">
          <w:rPr>
            <w:rStyle w:val="affd"/>
          </w:rPr>
          <w:t>Концепция системы</w:t>
        </w:r>
        <w:r w:rsidR="00C15F3A">
          <w:rPr>
            <w:webHidden/>
          </w:rPr>
          <w:tab/>
        </w:r>
        <w:r>
          <w:rPr>
            <w:webHidden/>
          </w:rPr>
          <w:fldChar w:fldCharType="begin"/>
        </w:r>
        <w:r w:rsidR="00C15F3A">
          <w:rPr>
            <w:webHidden/>
          </w:rPr>
          <w:instrText xml:space="preserve"> PAGEREF _Toc341106869 \h </w:instrText>
        </w:r>
        <w:r>
          <w:rPr>
            <w:webHidden/>
          </w:rPr>
        </w:r>
        <w:r>
          <w:rPr>
            <w:webHidden/>
          </w:rPr>
          <w:fldChar w:fldCharType="separate"/>
        </w:r>
        <w:r w:rsidR="009D15D2">
          <w:rPr>
            <w:webHidden/>
          </w:rPr>
          <w:t>2</w:t>
        </w:r>
        <w:r>
          <w:rPr>
            <w:webHidden/>
          </w:rPr>
          <w:fldChar w:fldCharType="end"/>
        </w:r>
      </w:hyperlink>
    </w:p>
    <w:p w:rsidR="00C15F3A" w:rsidRDefault="00F33CDA">
      <w:pPr>
        <w:pStyle w:val="12"/>
        <w:rPr>
          <w:rFonts w:asciiTheme="minorHAnsi" w:eastAsiaTheme="minorEastAsia" w:hAnsiTheme="minorHAnsi" w:cstheme="minorBidi"/>
          <w:spacing w:val="0"/>
          <w:sz w:val="22"/>
          <w:szCs w:val="22"/>
          <w:lang w:eastAsia="ru-RU"/>
        </w:rPr>
      </w:pPr>
      <w:hyperlink w:anchor="_Toc341106870" w:history="1">
        <w:r w:rsidR="00C15F3A" w:rsidRPr="007E1119">
          <w:rPr>
            <w:rStyle w:val="affd"/>
          </w:rPr>
          <w:t>5.</w:t>
        </w:r>
        <w:r w:rsidR="00C15F3A">
          <w:rPr>
            <w:rFonts w:asciiTheme="minorHAnsi" w:eastAsiaTheme="minorEastAsia" w:hAnsiTheme="minorHAnsi" w:cstheme="minorBidi"/>
            <w:spacing w:val="0"/>
            <w:sz w:val="22"/>
            <w:szCs w:val="22"/>
            <w:lang w:eastAsia="ru-RU"/>
          </w:rPr>
          <w:tab/>
        </w:r>
        <w:r w:rsidR="00C15F3A" w:rsidRPr="007E1119">
          <w:rPr>
            <w:rStyle w:val="affd"/>
          </w:rPr>
          <w:t>Архитектура</w:t>
        </w:r>
        <w:r w:rsidR="00C15F3A">
          <w:rPr>
            <w:webHidden/>
          </w:rPr>
          <w:tab/>
        </w:r>
        <w:r>
          <w:rPr>
            <w:webHidden/>
          </w:rPr>
          <w:fldChar w:fldCharType="begin"/>
        </w:r>
        <w:r w:rsidR="00C15F3A">
          <w:rPr>
            <w:webHidden/>
          </w:rPr>
          <w:instrText xml:space="preserve"> PAGEREF _Toc341106870 \h </w:instrText>
        </w:r>
        <w:r>
          <w:rPr>
            <w:webHidden/>
          </w:rPr>
        </w:r>
        <w:r>
          <w:rPr>
            <w:webHidden/>
          </w:rPr>
          <w:fldChar w:fldCharType="separate"/>
        </w:r>
        <w:r w:rsidR="009D15D2">
          <w:rPr>
            <w:webHidden/>
          </w:rPr>
          <w:t>3</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871" w:history="1">
        <w:r w:rsidR="00C15F3A" w:rsidRPr="007E1119">
          <w:rPr>
            <w:rStyle w:val="affd"/>
          </w:rPr>
          <w:t>5.1</w:t>
        </w:r>
        <w:r w:rsidR="00C15F3A">
          <w:rPr>
            <w:rFonts w:asciiTheme="minorHAnsi" w:eastAsiaTheme="minorEastAsia" w:hAnsiTheme="minorHAnsi" w:cstheme="minorBidi"/>
            <w:spacing w:val="0"/>
            <w:sz w:val="22"/>
            <w:szCs w:val="22"/>
            <w:lang w:eastAsia="ru-RU"/>
          </w:rPr>
          <w:tab/>
        </w:r>
        <w:r w:rsidR="00C15F3A" w:rsidRPr="007E1119">
          <w:rPr>
            <w:rStyle w:val="affd"/>
          </w:rPr>
          <w:t>Внешние связи подсистемы хранения</w:t>
        </w:r>
        <w:r w:rsidR="00C15F3A">
          <w:rPr>
            <w:webHidden/>
          </w:rPr>
          <w:tab/>
        </w:r>
        <w:r>
          <w:rPr>
            <w:webHidden/>
          </w:rPr>
          <w:fldChar w:fldCharType="begin"/>
        </w:r>
        <w:r w:rsidR="00C15F3A">
          <w:rPr>
            <w:webHidden/>
          </w:rPr>
          <w:instrText xml:space="preserve"> PAGEREF _Toc341106871 \h </w:instrText>
        </w:r>
        <w:r>
          <w:rPr>
            <w:webHidden/>
          </w:rPr>
        </w:r>
        <w:r>
          <w:rPr>
            <w:webHidden/>
          </w:rPr>
          <w:fldChar w:fldCharType="separate"/>
        </w:r>
        <w:r w:rsidR="009D15D2">
          <w:rPr>
            <w:webHidden/>
          </w:rPr>
          <w:t>3</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872" w:history="1">
        <w:r w:rsidR="00C15F3A" w:rsidRPr="007E1119">
          <w:rPr>
            <w:rStyle w:val="affd"/>
          </w:rPr>
          <w:t>5.2</w:t>
        </w:r>
        <w:r w:rsidR="00C15F3A">
          <w:rPr>
            <w:rFonts w:asciiTheme="minorHAnsi" w:eastAsiaTheme="minorEastAsia" w:hAnsiTheme="minorHAnsi" w:cstheme="minorBidi"/>
            <w:spacing w:val="0"/>
            <w:sz w:val="22"/>
            <w:szCs w:val="22"/>
            <w:lang w:eastAsia="ru-RU"/>
          </w:rPr>
          <w:tab/>
        </w:r>
        <w:r w:rsidR="00C15F3A" w:rsidRPr="007E1119">
          <w:rPr>
            <w:rStyle w:val="affd"/>
          </w:rPr>
          <w:t xml:space="preserve">Логическая схема подсистемы хранения </w:t>
        </w:r>
        <w:r w:rsidR="00C15F3A" w:rsidRPr="007E1119">
          <w:rPr>
            <w:rStyle w:val="affd"/>
            <w:lang w:val="en-US"/>
          </w:rPr>
          <w:t>CompanyMedia</w:t>
        </w:r>
        <w:r w:rsidR="00C15F3A" w:rsidRPr="007E1119">
          <w:rPr>
            <w:rStyle w:val="affd"/>
          </w:rPr>
          <w:t xml:space="preserve"> 5</w:t>
        </w:r>
        <w:r w:rsidR="00C15F3A">
          <w:rPr>
            <w:webHidden/>
          </w:rPr>
          <w:tab/>
        </w:r>
        <w:r>
          <w:rPr>
            <w:webHidden/>
          </w:rPr>
          <w:fldChar w:fldCharType="begin"/>
        </w:r>
        <w:r w:rsidR="00C15F3A">
          <w:rPr>
            <w:webHidden/>
          </w:rPr>
          <w:instrText xml:space="preserve"> PAGEREF _Toc341106872 \h </w:instrText>
        </w:r>
        <w:r>
          <w:rPr>
            <w:webHidden/>
          </w:rPr>
        </w:r>
        <w:r>
          <w:rPr>
            <w:webHidden/>
          </w:rPr>
          <w:fldChar w:fldCharType="separate"/>
        </w:r>
        <w:r w:rsidR="009D15D2">
          <w:rPr>
            <w:webHidden/>
          </w:rPr>
          <w:t>4</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873" w:history="1">
        <w:r w:rsidR="00C15F3A" w:rsidRPr="007E1119">
          <w:rPr>
            <w:rStyle w:val="affd"/>
          </w:rPr>
          <w:t>5.3</w:t>
        </w:r>
        <w:r w:rsidR="00C15F3A">
          <w:rPr>
            <w:rFonts w:asciiTheme="minorHAnsi" w:eastAsiaTheme="minorEastAsia" w:hAnsiTheme="minorHAnsi" w:cstheme="minorBidi"/>
            <w:spacing w:val="0"/>
            <w:sz w:val="22"/>
            <w:szCs w:val="22"/>
            <w:lang w:eastAsia="ru-RU"/>
          </w:rPr>
          <w:tab/>
        </w:r>
        <w:r w:rsidR="00C15F3A" w:rsidRPr="007E1119">
          <w:rPr>
            <w:rStyle w:val="affd"/>
          </w:rPr>
          <w:t>Компоненты</w:t>
        </w:r>
        <w:r w:rsidR="00C15F3A">
          <w:rPr>
            <w:webHidden/>
          </w:rPr>
          <w:tab/>
        </w:r>
        <w:r>
          <w:rPr>
            <w:webHidden/>
          </w:rPr>
          <w:fldChar w:fldCharType="begin"/>
        </w:r>
        <w:r w:rsidR="00C15F3A">
          <w:rPr>
            <w:webHidden/>
          </w:rPr>
          <w:instrText xml:space="preserve"> PAGEREF _Toc341106873 \h </w:instrText>
        </w:r>
        <w:r>
          <w:rPr>
            <w:webHidden/>
          </w:rPr>
        </w:r>
        <w:r>
          <w:rPr>
            <w:webHidden/>
          </w:rPr>
          <w:fldChar w:fldCharType="separate"/>
        </w:r>
        <w:r w:rsidR="009D15D2">
          <w:rPr>
            <w:webHidden/>
          </w:rPr>
          <w:t>5</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874" w:history="1">
        <w:r w:rsidR="00C15F3A" w:rsidRPr="007E1119">
          <w:rPr>
            <w:rStyle w:val="affd"/>
          </w:rPr>
          <w:t>5.3.1</w:t>
        </w:r>
        <w:r w:rsidR="00C15F3A">
          <w:rPr>
            <w:rFonts w:asciiTheme="minorHAnsi" w:eastAsiaTheme="minorEastAsia" w:hAnsiTheme="minorHAnsi" w:cstheme="minorBidi"/>
            <w:spacing w:val="0"/>
            <w:sz w:val="22"/>
            <w:szCs w:val="22"/>
            <w:lang w:eastAsia="ru-RU"/>
          </w:rPr>
          <w:tab/>
        </w:r>
        <w:r w:rsidR="00C15F3A" w:rsidRPr="007E1119">
          <w:rPr>
            <w:rStyle w:val="affd"/>
          </w:rPr>
          <w:t>Принципы разбиения подсистемы хранения на компоненты</w:t>
        </w:r>
        <w:r w:rsidR="00C15F3A">
          <w:rPr>
            <w:webHidden/>
          </w:rPr>
          <w:tab/>
        </w:r>
        <w:r>
          <w:rPr>
            <w:webHidden/>
          </w:rPr>
          <w:fldChar w:fldCharType="begin"/>
        </w:r>
        <w:r w:rsidR="00C15F3A">
          <w:rPr>
            <w:webHidden/>
          </w:rPr>
          <w:instrText xml:space="preserve"> PAGEREF _Toc341106874 \h </w:instrText>
        </w:r>
        <w:r>
          <w:rPr>
            <w:webHidden/>
          </w:rPr>
        </w:r>
        <w:r>
          <w:rPr>
            <w:webHidden/>
          </w:rPr>
          <w:fldChar w:fldCharType="separate"/>
        </w:r>
        <w:r w:rsidR="009D15D2">
          <w:rPr>
            <w:webHidden/>
          </w:rPr>
          <w:t>5</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875" w:history="1">
        <w:r w:rsidR="00C15F3A" w:rsidRPr="007E1119">
          <w:rPr>
            <w:rStyle w:val="affd"/>
          </w:rPr>
          <w:t>5.3.2</w:t>
        </w:r>
        <w:r w:rsidR="00C15F3A">
          <w:rPr>
            <w:rFonts w:asciiTheme="minorHAnsi" w:eastAsiaTheme="minorEastAsia" w:hAnsiTheme="minorHAnsi" w:cstheme="minorBidi"/>
            <w:spacing w:val="0"/>
            <w:sz w:val="22"/>
            <w:szCs w:val="22"/>
            <w:lang w:eastAsia="ru-RU"/>
          </w:rPr>
          <w:tab/>
        </w:r>
        <w:r w:rsidR="00C15F3A" w:rsidRPr="007E1119">
          <w:rPr>
            <w:rStyle w:val="affd"/>
          </w:rPr>
          <w:t>Компонент интерфейса поисковых запросов</w:t>
        </w:r>
        <w:r w:rsidR="00C15F3A">
          <w:rPr>
            <w:webHidden/>
          </w:rPr>
          <w:tab/>
        </w:r>
        <w:r>
          <w:rPr>
            <w:webHidden/>
          </w:rPr>
          <w:fldChar w:fldCharType="begin"/>
        </w:r>
        <w:r w:rsidR="00C15F3A">
          <w:rPr>
            <w:webHidden/>
          </w:rPr>
          <w:instrText xml:space="preserve"> PAGEREF _Toc341106875 \h </w:instrText>
        </w:r>
        <w:r>
          <w:rPr>
            <w:webHidden/>
          </w:rPr>
        </w:r>
        <w:r>
          <w:rPr>
            <w:webHidden/>
          </w:rPr>
          <w:fldChar w:fldCharType="separate"/>
        </w:r>
        <w:r w:rsidR="009D15D2">
          <w:rPr>
            <w:webHidden/>
          </w:rPr>
          <w:t>6</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876" w:history="1">
        <w:r w:rsidR="00C15F3A" w:rsidRPr="007E1119">
          <w:rPr>
            <w:rStyle w:val="affd"/>
          </w:rPr>
          <w:t>5.3.3</w:t>
        </w:r>
        <w:r w:rsidR="00C15F3A">
          <w:rPr>
            <w:rFonts w:asciiTheme="minorHAnsi" w:eastAsiaTheme="minorEastAsia" w:hAnsiTheme="minorHAnsi" w:cstheme="minorBidi"/>
            <w:spacing w:val="0"/>
            <w:sz w:val="22"/>
            <w:szCs w:val="22"/>
            <w:lang w:eastAsia="ru-RU"/>
          </w:rPr>
          <w:tab/>
        </w:r>
        <w:r w:rsidR="00C15F3A" w:rsidRPr="007E1119">
          <w:rPr>
            <w:rStyle w:val="affd"/>
          </w:rPr>
          <w:t>Компонент интерфейса манипулирования данными</w:t>
        </w:r>
        <w:r w:rsidR="00C15F3A">
          <w:rPr>
            <w:webHidden/>
          </w:rPr>
          <w:tab/>
        </w:r>
        <w:r>
          <w:rPr>
            <w:webHidden/>
          </w:rPr>
          <w:fldChar w:fldCharType="begin"/>
        </w:r>
        <w:r w:rsidR="00C15F3A">
          <w:rPr>
            <w:webHidden/>
          </w:rPr>
          <w:instrText xml:space="preserve"> PAGEREF _Toc341106876 \h </w:instrText>
        </w:r>
        <w:r>
          <w:rPr>
            <w:webHidden/>
          </w:rPr>
        </w:r>
        <w:r>
          <w:rPr>
            <w:webHidden/>
          </w:rPr>
          <w:fldChar w:fldCharType="separate"/>
        </w:r>
        <w:r w:rsidR="009D15D2">
          <w:rPr>
            <w:webHidden/>
          </w:rPr>
          <w:t>6</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877" w:history="1">
        <w:r w:rsidR="00C15F3A" w:rsidRPr="007E1119">
          <w:rPr>
            <w:rStyle w:val="affd"/>
          </w:rPr>
          <w:t>5.3.4</w:t>
        </w:r>
        <w:r w:rsidR="00C15F3A">
          <w:rPr>
            <w:rFonts w:asciiTheme="minorHAnsi" w:eastAsiaTheme="minorEastAsia" w:hAnsiTheme="minorHAnsi" w:cstheme="minorBidi"/>
            <w:spacing w:val="0"/>
            <w:sz w:val="22"/>
            <w:szCs w:val="22"/>
            <w:lang w:eastAsia="ru-RU"/>
          </w:rPr>
          <w:tab/>
        </w:r>
        <w:r w:rsidR="00C15F3A" w:rsidRPr="007E1119">
          <w:rPr>
            <w:rStyle w:val="affd"/>
          </w:rPr>
          <w:t>Компонент интерфейса управления структурой данных</w:t>
        </w:r>
        <w:r w:rsidR="00C15F3A">
          <w:rPr>
            <w:webHidden/>
          </w:rPr>
          <w:tab/>
        </w:r>
        <w:r>
          <w:rPr>
            <w:webHidden/>
          </w:rPr>
          <w:fldChar w:fldCharType="begin"/>
        </w:r>
        <w:r w:rsidR="00C15F3A">
          <w:rPr>
            <w:webHidden/>
          </w:rPr>
          <w:instrText xml:space="preserve"> PAGEREF _Toc341106877 \h </w:instrText>
        </w:r>
        <w:r>
          <w:rPr>
            <w:webHidden/>
          </w:rPr>
        </w:r>
        <w:r>
          <w:rPr>
            <w:webHidden/>
          </w:rPr>
          <w:fldChar w:fldCharType="separate"/>
        </w:r>
        <w:r w:rsidR="009D15D2">
          <w:rPr>
            <w:webHidden/>
          </w:rPr>
          <w:t>6</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878" w:history="1">
        <w:r w:rsidR="00C15F3A" w:rsidRPr="007E1119">
          <w:rPr>
            <w:rStyle w:val="affd"/>
          </w:rPr>
          <w:t>5.3.5</w:t>
        </w:r>
        <w:r w:rsidR="00C15F3A">
          <w:rPr>
            <w:rFonts w:asciiTheme="minorHAnsi" w:eastAsiaTheme="minorEastAsia" w:hAnsiTheme="minorHAnsi" w:cstheme="minorBidi"/>
            <w:spacing w:val="0"/>
            <w:sz w:val="22"/>
            <w:szCs w:val="22"/>
            <w:lang w:eastAsia="ru-RU"/>
          </w:rPr>
          <w:tab/>
        </w:r>
        <w:r w:rsidR="00C15F3A" w:rsidRPr="007E1119">
          <w:rPr>
            <w:rStyle w:val="affd"/>
          </w:rPr>
          <w:t>Компонент генерации поисковых запросов</w:t>
        </w:r>
        <w:r w:rsidR="00C15F3A">
          <w:rPr>
            <w:webHidden/>
          </w:rPr>
          <w:tab/>
        </w:r>
        <w:r>
          <w:rPr>
            <w:webHidden/>
          </w:rPr>
          <w:fldChar w:fldCharType="begin"/>
        </w:r>
        <w:r w:rsidR="00C15F3A">
          <w:rPr>
            <w:webHidden/>
          </w:rPr>
          <w:instrText xml:space="preserve"> PAGEREF _Toc341106878 \h </w:instrText>
        </w:r>
        <w:r>
          <w:rPr>
            <w:webHidden/>
          </w:rPr>
        </w:r>
        <w:r>
          <w:rPr>
            <w:webHidden/>
          </w:rPr>
          <w:fldChar w:fldCharType="separate"/>
        </w:r>
        <w:r w:rsidR="009D15D2">
          <w:rPr>
            <w:webHidden/>
          </w:rPr>
          <w:t>7</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879" w:history="1">
        <w:r w:rsidR="00C15F3A" w:rsidRPr="007E1119">
          <w:rPr>
            <w:rStyle w:val="affd"/>
          </w:rPr>
          <w:t>5.3.6</w:t>
        </w:r>
        <w:r w:rsidR="00C15F3A">
          <w:rPr>
            <w:rFonts w:asciiTheme="minorHAnsi" w:eastAsiaTheme="minorEastAsia" w:hAnsiTheme="minorHAnsi" w:cstheme="minorBidi"/>
            <w:spacing w:val="0"/>
            <w:sz w:val="22"/>
            <w:szCs w:val="22"/>
            <w:lang w:eastAsia="ru-RU"/>
          </w:rPr>
          <w:tab/>
        </w:r>
        <w:r w:rsidR="00C15F3A" w:rsidRPr="007E1119">
          <w:rPr>
            <w:rStyle w:val="affd"/>
          </w:rPr>
          <w:t>Компонент генерации запросов манипулирования данными</w:t>
        </w:r>
        <w:r w:rsidR="00C15F3A">
          <w:rPr>
            <w:webHidden/>
          </w:rPr>
          <w:tab/>
        </w:r>
        <w:r>
          <w:rPr>
            <w:webHidden/>
          </w:rPr>
          <w:fldChar w:fldCharType="begin"/>
        </w:r>
        <w:r w:rsidR="00C15F3A">
          <w:rPr>
            <w:webHidden/>
          </w:rPr>
          <w:instrText xml:space="preserve"> PAGEREF _Toc341106879 \h </w:instrText>
        </w:r>
        <w:r>
          <w:rPr>
            <w:webHidden/>
          </w:rPr>
        </w:r>
        <w:r>
          <w:rPr>
            <w:webHidden/>
          </w:rPr>
          <w:fldChar w:fldCharType="separate"/>
        </w:r>
        <w:r w:rsidR="009D15D2">
          <w:rPr>
            <w:webHidden/>
          </w:rPr>
          <w:t>8</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880" w:history="1">
        <w:r w:rsidR="00C15F3A" w:rsidRPr="007E1119">
          <w:rPr>
            <w:rStyle w:val="affd"/>
          </w:rPr>
          <w:t>5.3.7</w:t>
        </w:r>
        <w:r w:rsidR="00C15F3A">
          <w:rPr>
            <w:rFonts w:asciiTheme="minorHAnsi" w:eastAsiaTheme="minorEastAsia" w:hAnsiTheme="minorHAnsi" w:cstheme="minorBidi"/>
            <w:spacing w:val="0"/>
            <w:sz w:val="22"/>
            <w:szCs w:val="22"/>
            <w:lang w:eastAsia="ru-RU"/>
          </w:rPr>
          <w:tab/>
        </w:r>
        <w:r w:rsidR="00C15F3A" w:rsidRPr="007E1119">
          <w:rPr>
            <w:rStyle w:val="affd"/>
          </w:rPr>
          <w:t>Компонент создания структуры объектов</w:t>
        </w:r>
        <w:r w:rsidR="00C15F3A">
          <w:rPr>
            <w:webHidden/>
          </w:rPr>
          <w:tab/>
        </w:r>
        <w:r>
          <w:rPr>
            <w:webHidden/>
          </w:rPr>
          <w:fldChar w:fldCharType="begin"/>
        </w:r>
        <w:r w:rsidR="00C15F3A">
          <w:rPr>
            <w:webHidden/>
          </w:rPr>
          <w:instrText xml:space="preserve"> PAGEREF _Toc341106880 \h </w:instrText>
        </w:r>
        <w:r>
          <w:rPr>
            <w:webHidden/>
          </w:rPr>
        </w:r>
        <w:r>
          <w:rPr>
            <w:webHidden/>
          </w:rPr>
          <w:fldChar w:fldCharType="separate"/>
        </w:r>
        <w:r w:rsidR="009D15D2">
          <w:rPr>
            <w:webHidden/>
          </w:rPr>
          <w:t>11</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881" w:history="1">
        <w:r w:rsidR="00C15F3A" w:rsidRPr="007E1119">
          <w:rPr>
            <w:rStyle w:val="affd"/>
          </w:rPr>
          <w:t>5.3.8</w:t>
        </w:r>
        <w:r w:rsidR="00C15F3A">
          <w:rPr>
            <w:rFonts w:asciiTheme="minorHAnsi" w:eastAsiaTheme="minorEastAsia" w:hAnsiTheme="minorHAnsi" w:cstheme="minorBidi"/>
            <w:spacing w:val="0"/>
            <w:sz w:val="22"/>
            <w:szCs w:val="22"/>
            <w:lang w:eastAsia="ru-RU"/>
          </w:rPr>
          <w:tab/>
        </w:r>
        <w:r w:rsidR="00C15F3A" w:rsidRPr="007E1119">
          <w:rPr>
            <w:rStyle w:val="affd"/>
          </w:rPr>
          <w:t>Компонент работы с версиями документов</w:t>
        </w:r>
        <w:r w:rsidR="00C15F3A">
          <w:rPr>
            <w:webHidden/>
          </w:rPr>
          <w:tab/>
        </w:r>
        <w:r>
          <w:rPr>
            <w:webHidden/>
          </w:rPr>
          <w:fldChar w:fldCharType="begin"/>
        </w:r>
        <w:r w:rsidR="00C15F3A">
          <w:rPr>
            <w:webHidden/>
          </w:rPr>
          <w:instrText xml:space="preserve"> PAGEREF _Toc341106881 \h </w:instrText>
        </w:r>
        <w:r>
          <w:rPr>
            <w:webHidden/>
          </w:rPr>
        </w:r>
        <w:r>
          <w:rPr>
            <w:webHidden/>
          </w:rPr>
          <w:fldChar w:fldCharType="separate"/>
        </w:r>
        <w:r w:rsidR="009D15D2">
          <w:rPr>
            <w:webHidden/>
          </w:rPr>
          <w:t>11</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882" w:history="1">
        <w:r w:rsidR="00C15F3A" w:rsidRPr="007E1119">
          <w:rPr>
            <w:rStyle w:val="affd"/>
          </w:rPr>
          <w:t>5.3.9</w:t>
        </w:r>
        <w:r w:rsidR="00C15F3A">
          <w:rPr>
            <w:rFonts w:asciiTheme="minorHAnsi" w:eastAsiaTheme="minorEastAsia" w:hAnsiTheme="minorHAnsi" w:cstheme="minorBidi"/>
            <w:spacing w:val="0"/>
            <w:sz w:val="22"/>
            <w:szCs w:val="22"/>
            <w:lang w:eastAsia="ru-RU"/>
          </w:rPr>
          <w:tab/>
        </w:r>
        <w:r w:rsidR="00C15F3A" w:rsidRPr="007E1119">
          <w:rPr>
            <w:rStyle w:val="affd"/>
          </w:rPr>
          <w:t>Компонент генерации идентификаторов</w:t>
        </w:r>
        <w:r w:rsidR="00C15F3A">
          <w:rPr>
            <w:webHidden/>
          </w:rPr>
          <w:tab/>
        </w:r>
        <w:r>
          <w:rPr>
            <w:webHidden/>
          </w:rPr>
          <w:fldChar w:fldCharType="begin"/>
        </w:r>
        <w:r w:rsidR="00C15F3A">
          <w:rPr>
            <w:webHidden/>
          </w:rPr>
          <w:instrText xml:space="preserve"> PAGEREF _Toc341106882 \h </w:instrText>
        </w:r>
        <w:r>
          <w:rPr>
            <w:webHidden/>
          </w:rPr>
        </w:r>
        <w:r>
          <w:rPr>
            <w:webHidden/>
          </w:rPr>
          <w:fldChar w:fldCharType="separate"/>
        </w:r>
        <w:r w:rsidR="009D15D2">
          <w:rPr>
            <w:webHidden/>
          </w:rPr>
          <w:t>11</w:t>
        </w:r>
        <w:r>
          <w:rPr>
            <w:webHidden/>
          </w:rPr>
          <w:fldChar w:fldCharType="end"/>
        </w:r>
      </w:hyperlink>
    </w:p>
    <w:p w:rsidR="00C15F3A" w:rsidRDefault="00F33CDA">
      <w:pPr>
        <w:pStyle w:val="33"/>
        <w:tabs>
          <w:tab w:val="left" w:pos="973"/>
        </w:tabs>
        <w:rPr>
          <w:rFonts w:asciiTheme="minorHAnsi" w:eastAsiaTheme="minorEastAsia" w:hAnsiTheme="minorHAnsi" w:cstheme="minorBidi"/>
          <w:spacing w:val="0"/>
          <w:sz w:val="22"/>
          <w:szCs w:val="22"/>
          <w:lang w:eastAsia="ru-RU"/>
        </w:rPr>
      </w:pPr>
      <w:hyperlink w:anchor="_Toc341106883" w:history="1">
        <w:r w:rsidR="00C15F3A" w:rsidRPr="007E1119">
          <w:rPr>
            <w:rStyle w:val="affd"/>
          </w:rPr>
          <w:t>5.3.10</w:t>
        </w:r>
        <w:r w:rsidR="00C15F3A">
          <w:rPr>
            <w:rFonts w:asciiTheme="minorHAnsi" w:eastAsiaTheme="minorEastAsia" w:hAnsiTheme="minorHAnsi" w:cstheme="minorBidi"/>
            <w:spacing w:val="0"/>
            <w:sz w:val="22"/>
            <w:szCs w:val="22"/>
            <w:lang w:eastAsia="ru-RU"/>
          </w:rPr>
          <w:tab/>
        </w:r>
        <w:r w:rsidR="00C15F3A" w:rsidRPr="007E1119">
          <w:rPr>
            <w:rStyle w:val="affd"/>
          </w:rPr>
          <w:t>Компонент описания диалекта реляционной базы данных</w:t>
        </w:r>
        <w:r w:rsidR="00C15F3A">
          <w:rPr>
            <w:webHidden/>
          </w:rPr>
          <w:tab/>
        </w:r>
        <w:r>
          <w:rPr>
            <w:webHidden/>
          </w:rPr>
          <w:fldChar w:fldCharType="begin"/>
        </w:r>
        <w:r w:rsidR="00C15F3A">
          <w:rPr>
            <w:webHidden/>
          </w:rPr>
          <w:instrText xml:space="preserve"> PAGEREF _Toc341106883 \h </w:instrText>
        </w:r>
        <w:r>
          <w:rPr>
            <w:webHidden/>
          </w:rPr>
        </w:r>
        <w:r>
          <w:rPr>
            <w:webHidden/>
          </w:rPr>
          <w:fldChar w:fldCharType="separate"/>
        </w:r>
        <w:r w:rsidR="009D15D2">
          <w:rPr>
            <w:webHidden/>
          </w:rPr>
          <w:t>12</w:t>
        </w:r>
        <w:r>
          <w:rPr>
            <w:webHidden/>
          </w:rPr>
          <w:fldChar w:fldCharType="end"/>
        </w:r>
      </w:hyperlink>
    </w:p>
    <w:p w:rsidR="00C15F3A" w:rsidRDefault="00F33CDA">
      <w:pPr>
        <w:pStyle w:val="33"/>
        <w:tabs>
          <w:tab w:val="left" w:pos="973"/>
        </w:tabs>
        <w:rPr>
          <w:rFonts w:asciiTheme="minorHAnsi" w:eastAsiaTheme="minorEastAsia" w:hAnsiTheme="minorHAnsi" w:cstheme="minorBidi"/>
          <w:spacing w:val="0"/>
          <w:sz w:val="22"/>
          <w:szCs w:val="22"/>
          <w:lang w:eastAsia="ru-RU"/>
        </w:rPr>
      </w:pPr>
      <w:hyperlink w:anchor="_Toc341106884" w:history="1">
        <w:r w:rsidR="00C15F3A" w:rsidRPr="007E1119">
          <w:rPr>
            <w:rStyle w:val="affd"/>
          </w:rPr>
          <w:t>5.3.11</w:t>
        </w:r>
        <w:r w:rsidR="00C15F3A">
          <w:rPr>
            <w:rFonts w:asciiTheme="minorHAnsi" w:eastAsiaTheme="minorEastAsia" w:hAnsiTheme="minorHAnsi" w:cstheme="minorBidi"/>
            <w:spacing w:val="0"/>
            <w:sz w:val="22"/>
            <w:szCs w:val="22"/>
            <w:lang w:eastAsia="ru-RU"/>
          </w:rPr>
          <w:tab/>
        </w:r>
        <w:r w:rsidR="00C15F3A" w:rsidRPr="007E1119">
          <w:rPr>
            <w:rStyle w:val="affd"/>
          </w:rPr>
          <w:t>Компонент кэширования запросов</w:t>
        </w:r>
        <w:r w:rsidR="00C15F3A">
          <w:rPr>
            <w:webHidden/>
          </w:rPr>
          <w:tab/>
        </w:r>
        <w:r>
          <w:rPr>
            <w:webHidden/>
          </w:rPr>
          <w:fldChar w:fldCharType="begin"/>
        </w:r>
        <w:r w:rsidR="00C15F3A">
          <w:rPr>
            <w:webHidden/>
          </w:rPr>
          <w:instrText xml:space="preserve"> PAGEREF _Toc341106884 \h </w:instrText>
        </w:r>
        <w:r>
          <w:rPr>
            <w:webHidden/>
          </w:rPr>
        </w:r>
        <w:r>
          <w:rPr>
            <w:webHidden/>
          </w:rPr>
          <w:fldChar w:fldCharType="separate"/>
        </w:r>
        <w:r w:rsidR="009D15D2">
          <w:rPr>
            <w:webHidden/>
          </w:rPr>
          <w:t>12</w:t>
        </w:r>
        <w:r>
          <w:rPr>
            <w:webHidden/>
          </w:rPr>
          <w:fldChar w:fldCharType="end"/>
        </w:r>
      </w:hyperlink>
    </w:p>
    <w:p w:rsidR="00C15F3A" w:rsidRDefault="00F33CDA">
      <w:pPr>
        <w:pStyle w:val="33"/>
        <w:tabs>
          <w:tab w:val="left" w:pos="973"/>
        </w:tabs>
        <w:rPr>
          <w:rFonts w:asciiTheme="minorHAnsi" w:eastAsiaTheme="minorEastAsia" w:hAnsiTheme="minorHAnsi" w:cstheme="minorBidi"/>
          <w:spacing w:val="0"/>
          <w:sz w:val="22"/>
          <w:szCs w:val="22"/>
          <w:lang w:eastAsia="ru-RU"/>
        </w:rPr>
      </w:pPr>
      <w:hyperlink w:anchor="_Toc341106885" w:history="1">
        <w:r w:rsidR="00C15F3A" w:rsidRPr="007E1119">
          <w:rPr>
            <w:rStyle w:val="affd"/>
          </w:rPr>
          <w:t>5.3.12</w:t>
        </w:r>
        <w:r w:rsidR="00C15F3A">
          <w:rPr>
            <w:rFonts w:asciiTheme="minorHAnsi" w:eastAsiaTheme="minorEastAsia" w:hAnsiTheme="minorHAnsi" w:cstheme="minorBidi"/>
            <w:spacing w:val="0"/>
            <w:sz w:val="22"/>
            <w:szCs w:val="22"/>
            <w:lang w:eastAsia="ru-RU"/>
          </w:rPr>
          <w:tab/>
        </w:r>
        <w:r w:rsidR="00C15F3A" w:rsidRPr="007E1119">
          <w:rPr>
            <w:rStyle w:val="affd"/>
          </w:rPr>
          <w:t>Компонент управления сессиями Базы Данных</w:t>
        </w:r>
        <w:r w:rsidR="00C15F3A">
          <w:rPr>
            <w:webHidden/>
          </w:rPr>
          <w:tab/>
        </w:r>
        <w:r>
          <w:rPr>
            <w:webHidden/>
          </w:rPr>
          <w:fldChar w:fldCharType="begin"/>
        </w:r>
        <w:r w:rsidR="00C15F3A">
          <w:rPr>
            <w:webHidden/>
          </w:rPr>
          <w:instrText xml:space="preserve"> PAGEREF _Toc341106885 \h </w:instrText>
        </w:r>
        <w:r>
          <w:rPr>
            <w:webHidden/>
          </w:rPr>
        </w:r>
        <w:r>
          <w:rPr>
            <w:webHidden/>
          </w:rPr>
          <w:fldChar w:fldCharType="separate"/>
        </w:r>
        <w:r w:rsidR="009D15D2">
          <w:rPr>
            <w:webHidden/>
          </w:rPr>
          <w:t>13</w:t>
        </w:r>
        <w:r>
          <w:rPr>
            <w:webHidden/>
          </w:rPr>
          <w:fldChar w:fldCharType="end"/>
        </w:r>
      </w:hyperlink>
    </w:p>
    <w:p w:rsidR="00C15F3A" w:rsidRDefault="00F33CDA">
      <w:pPr>
        <w:pStyle w:val="33"/>
        <w:tabs>
          <w:tab w:val="left" w:pos="973"/>
        </w:tabs>
        <w:rPr>
          <w:rFonts w:asciiTheme="minorHAnsi" w:eastAsiaTheme="minorEastAsia" w:hAnsiTheme="minorHAnsi" w:cstheme="minorBidi"/>
          <w:spacing w:val="0"/>
          <w:sz w:val="22"/>
          <w:szCs w:val="22"/>
          <w:lang w:eastAsia="ru-RU"/>
        </w:rPr>
      </w:pPr>
      <w:hyperlink w:anchor="_Toc341106886" w:history="1">
        <w:r w:rsidR="00C15F3A" w:rsidRPr="007E1119">
          <w:rPr>
            <w:rStyle w:val="affd"/>
          </w:rPr>
          <w:t>5.3.13</w:t>
        </w:r>
        <w:r w:rsidR="00C15F3A">
          <w:rPr>
            <w:rFonts w:asciiTheme="minorHAnsi" w:eastAsiaTheme="minorEastAsia" w:hAnsiTheme="minorHAnsi" w:cstheme="minorBidi"/>
            <w:spacing w:val="0"/>
            <w:sz w:val="22"/>
            <w:szCs w:val="22"/>
            <w:lang w:eastAsia="ru-RU"/>
          </w:rPr>
          <w:tab/>
        </w:r>
        <w:r w:rsidR="00C15F3A" w:rsidRPr="007E1119">
          <w:rPr>
            <w:rStyle w:val="affd"/>
          </w:rPr>
          <w:t>Компонент обслуживания словаря данных</w:t>
        </w:r>
        <w:r w:rsidR="00C15F3A">
          <w:rPr>
            <w:webHidden/>
          </w:rPr>
          <w:tab/>
        </w:r>
        <w:r>
          <w:rPr>
            <w:webHidden/>
          </w:rPr>
          <w:fldChar w:fldCharType="begin"/>
        </w:r>
        <w:r w:rsidR="00C15F3A">
          <w:rPr>
            <w:webHidden/>
          </w:rPr>
          <w:instrText xml:space="preserve"> PAGEREF _Toc341106886 \h </w:instrText>
        </w:r>
        <w:r>
          <w:rPr>
            <w:webHidden/>
          </w:rPr>
        </w:r>
        <w:r>
          <w:rPr>
            <w:webHidden/>
          </w:rPr>
          <w:fldChar w:fldCharType="separate"/>
        </w:r>
        <w:r w:rsidR="009D15D2">
          <w:rPr>
            <w:webHidden/>
          </w:rPr>
          <w:t>13</w:t>
        </w:r>
        <w:r>
          <w:rPr>
            <w:webHidden/>
          </w:rPr>
          <w:fldChar w:fldCharType="end"/>
        </w:r>
      </w:hyperlink>
    </w:p>
    <w:p w:rsidR="00C15F3A" w:rsidRDefault="00F33CDA">
      <w:pPr>
        <w:pStyle w:val="33"/>
        <w:tabs>
          <w:tab w:val="left" w:pos="973"/>
        </w:tabs>
        <w:rPr>
          <w:rFonts w:asciiTheme="minorHAnsi" w:eastAsiaTheme="minorEastAsia" w:hAnsiTheme="minorHAnsi" w:cstheme="minorBidi"/>
          <w:spacing w:val="0"/>
          <w:sz w:val="22"/>
          <w:szCs w:val="22"/>
          <w:lang w:eastAsia="ru-RU"/>
        </w:rPr>
      </w:pPr>
      <w:hyperlink w:anchor="_Toc341106887" w:history="1">
        <w:r w:rsidR="00C15F3A" w:rsidRPr="007E1119">
          <w:rPr>
            <w:rStyle w:val="affd"/>
          </w:rPr>
          <w:t>5.3.14</w:t>
        </w:r>
        <w:r w:rsidR="00C15F3A">
          <w:rPr>
            <w:rFonts w:asciiTheme="minorHAnsi" w:eastAsiaTheme="minorEastAsia" w:hAnsiTheme="minorHAnsi" w:cstheme="minorBidi"/>
            <w:spacing w:val="0"/>
            <w:sz w:val="22"/>
            <w:szCs w:val="22"/>
            <w:lang w:eastAsia="ru-RU"/>
          </w:rPr>
          <w:tab/>
        </w:r>
        <w:r w:rsidR="00C15F3A" w:rsidRPr="007E1119">
          <w:rPr>
            <w:rStyle w:val="affd"/>
          </w:rPr>
          <w:t>Компонент  управления файлами документов</w:t>
        </w:r>
        <w:r w:rsidR="00C15F3A">
          <w:rPr>
            <w:webHidden/>
          </w:rPr>
          <w:tab/>
        </w:r>
        <w:r>
          <w:rPr>
            <w:webHidden/>
          </w:rPr>
          <w:fldChar w:fldCharType="begin"/>
        </w:r>
        <w:r w:rsidR="00C15F3A">
          <w:rPr>
            <w:webHidden/>
          </w:rPr>
          <w:instrText xml:space="preserve"> PAGEREF _Toc341106887 \h </w:instrText>
        </w:r>
        <w:r>
          <w:rPr>
            <w:webHidden/>
          </w:rPr>
        </w:r>
        <w:r>
          <w:rPr>
            <w:webHidden/>
          </w:rPr>
          <w:fldChar w:fldCharType="separate"/>
        </w:r>
        <w:r w:rsidR="009D15D2">
          <w:rPr>
            <w:webHidden/>
          </w:rPr>
          <w:t>14</w:t>
        </w:r>
        <w:r>
          <w:rPr>
            <w:webHidden/>
          </w:rPr>
          <w:fldChar w:fldCharType="end"/>
        </w:r>
      </w:hyperlink>
    </w:p>
    <w:p w:rsidR="00C15F3A" w:rsidRDefault="00F33CDA">
      <w:pPr>
        <w:pStyle w:val="33"/>
        <w:tabs>
          <w:tab w:val="left" w:pos="973"/>
        </w:tabs>
        <w:rPr>
          <w:rFonts w:asciiTheme="minorHAnsi" w:eastAsiaTheme="minorEastAsia" w:hAnsiTheme="minorHAnsi" w:cstheme="minorBidi"/>
          <w:spacing w:val="0"/>
          <w:sz w:val="22"/>
          <w:szCs w:val="22"/>
          <w:lang w:eastAsia="ru-RU"/>
        </w:rPr>
      </w:pPr>
      <w:hyperlink w:anchor="_Toc341106888" w:history="1">
        <w:r w:rsidR="00C15F3A" w:rsidRPr="007E1119">
          <w:rPr>
            <w:rStyle w:val="affd"/>
          </w:rPr>
          <w:t>5.3.15</w:t>
        </w:r>
        <w:r w:rsidR="00C15F3A">
          <w:rPr>
            <w:rFonts w:asciiTheme="minorHAnsi" w:eastAsiaTheme="minorEastAsia" w:hAnsiTheme="minorHAnsi" w:cstheme="minorBidi"/>
            <w:spacing w:val="0"/>
            <w:sz w:val="22"/>
            <w:szCs w:val="22"/>
            <w:lang w:eastAsia="ru-RU"/>
          </w:rPr>
          <w:tab/>
        </w:r>
        <w:r w:rsidR="00C15F3A" w:rsidRPr="007E1119">
          <w:rPr>
            <w:rStyle w:val="affd"/>
          </w:rPr>
          <w:t>Компонент  конфигурации</w:t>
        </w:r>
        <w:r w:rsidR="00C15F3A">
          <w:rPr>
            <w:webHidden/>
          </w:rPr>
          <w:tab/>
        </w:r>
        <w:r>
          <w:rPr>
            <w:webHidden/>
          </w:rPr>
          <w:fldChar w:fldCharType="begin"/>
        </w:r>
        <w:r w:rsidR="00C15F3A">
          <w:rPr>
            <w:webHidden/>
          </w:rPr>
          <w:instrText xml:space="preserve"> PAGEREF _Toc341106888 \h </w:instrText>
        </w:r>
        <w:r>
          <w:rPr>
            <w:webHidden/>
          </w:rPr>
        </w:r>
        <w:r>
          <w:rPr>
            <w:webHidden/>
          </w:rPr>
          <w:fldChar w:fldCharType="separate"/>
        </w:r>
        <w:r w:rsidR="009D15D2">
          <w:rPr>
            <w:webHidden/>
          </w:rPr>
          <w:t>14</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889" w:history="1">
        <w:r w:rsidR="00C15F3A" w:rsidRPr="007E1119">
          <w:rPr>
            <w:rStyle w:val="affd"/>
          </w:rPr>
          <w:t>5.4</w:t>
        </w:r>
        <w:r w:rsidR="00C15F3A">
          <w:rPr>
            <w:rFonts w:asciiTheme="minorHAnsi" w:eastAsiaTheme="minorEastAsia" w:hAnsiTheme="minorHAnsi" w:cstheme="minorBidi"/>
            <w:spacing w:val="0"/>
            <w:sz w:val="22"/>
            <w:szCs w:val="22"/>
            <w:lang w:eastAsia="ru-RU"/>
          </w:rPr>
          <w:tab/>
        </w:r>
        <w:r w:rsidR="00C15F3A" w:rsidRPr="007E1119">
          <w:rPr>
            <w:rStyle w:val="affd"/>
          </w:rPr>
          <w:t>Стандарты и технологии</w:t>
        </w:r>
        <w:r w:rsidR="00C15F3A">
          <w:rPr>
            <w:webHidden/>
          </w:rPr>
          <w:tab/>
        </w:r>
        <w:r>
          <w:rPr>
            <w:webHidden/>
          </w:rPr>
          <w:fldChar w:fldCharType="begin"/>
        </w:r>
        <w:r w:rsidR="00C15F3A">
          <w:rPr>
            <w:webHidden/>
          </w:rPr>
          <w:instrText xml:space="preserve"> PAGEREF _Toc341106889 \h </w:instrText>
        </w:r>
        <w:r>
          <w:rPr>
            <w:webHidden/>
          </w:rPr>
        </w:r>
        <w:r>
          <w:rPr>
            <w:webHidden/>
          </w:rPr>
          <w:fldChar w:fldCharType="separate"/>
        </w:r>
        <w:r w:rsidR="009D15D2">
          <w:rPr>
            <w:webHidden/>
          </w:rPr>
          <w:t>14</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890" w:history="1">
        <w:r w:rsidR="00C15F3A" w:rsidRPr="007E1119">
          <w:rPr>
            <w:rStyle w:val="affd"/>
          </w:rPr>
          <w:t>5.4.1</w:t>
        </w:r>
        <w:r w:rsidR="00C15F3A">
          <w:rPr>
            <w:rFonts w:asciiTheme="minorHAnsi" w:eastAsiaTheme="minorEastAsia" w:hAnsiTheme="minorHAnsi" w:cstheme="minorBidi"/>
            <w:spacing w:val="0"/>
            <w:sz w:val="22"/>
            <w:szCs w:val="22"/>
            <w:lang w:eastAsia="ru-RU"/>
          </w:rPr>
          <w:tab/>
        </w:r>
        <w:r w:rsidR="00C15F3A" w:rsidRPr="007E1119">
          <w:rPr>
            <w:rStyle w:val="affd"/>
          </w:rPr>
          <w:t>Инструментальные средства разработки</w:t>
        </w:r>
        <w:r w:rsidR="00C15F3A">
          <w:rPr>
            <w:webHidden/>
          </w:rPr>
          <w:tab/>
        </w:r>
        <w:r>
          <w:rPr>
            <w:webHidden/>
          </w:rPr>
          <w:fldChar w:fldCharType="begin"/>
        </w:r>
        <w:r w:rsidR="00C15F3A">
          <w:rPr>
            <w:webHidden/>
          </w:rPr>
          <w:instrText xml:space="preserve"> PAGEREF _Toc341106890 \h </w:instrText>
        </w:r>
        <w:r>
          <w:rPr>
            <w:webHidden/>
          </w:rPr>
        </w:r>
        <w:r>
          <w:rPr>
            <w:webHidden/>
          </w:rPr>
          <w:fldChar w:fldCharType="separate"/>
        </w:r>
        <w:r w:rsidR="009D15D2">
          <w:rPr>
            <w:webHidden/>
          </w:rPr>
          <w:t>15</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891" w:history="1">
        <w:r w:rsidR="00C15F3A" w:rsidRPr="007E1119">
          <w:rPr>
            <w:rStyle w:val="affd"/>
          </w:rPr>
          <w:t>5.4.2</w:t>
        </w:r>
        <w:r w:rsidR="00C15F3A">
          <w:rPr>
            <w:rFonts w:asciiTheme="minorHAnsi" w:eastAsiaTheme="minorEastAsia" w:hAnsiTheme="minorHAnsi" w:cstheme="minorBidi"/>
            <w:spacing w:val="0"/>
            <w:sz w:val="22"/>
            <w:szCs w:val="22"/>
            <w:lang w:eastAsia="ru-RU"/>
          </w:rPr>
          <w:tab/>
        </w:r>
        <w:r w:rsidR="00C15F3A" w:rsidRPr="007E1119">
          <w:rPr>
            <w:rStyle w:val="affd"/>
          </w:rPr>
          <w:t>Стандарты разработки</w:t>
        </w:r>
        <w:r w:rsidR="00C15F3A">
          <w:rPr>
            <w:webHidden/>
          </w:rPr>
          <w:tab/>
        </w:r>
        <w:r>
          <w:rPr>
            <w:webHidden/>
          </w:rPr>
          <w:fldChar w:fldCharType="begin"/>
        </w:r>
        <w:r w:rsidR="00C15F3A">
          <w:rPr>
            <w:webHidden/>
          </w:rPr>
          <w:instrText xml:space="preserve"> PAGEREF _Toc341106891 \h </w:instrText>
        </w:r>
        <w:r>
          <w:rPr>
            <w:webHidden/>
          </w:rPr>
        </w:r>
        <w:r>
          <w:rPr>
            <w:webHidden/>
          </w:rPr>
          <w:fldChar w:fldCharType="separate"/>
        </w:r>
        <w:r w:rsidR="009D15D2">
          <w:rPr>
            <w:webHidden/>
          </w:rPr>
          <w:t>15</w:t>
        </w:r>
        <w:r>
          <w:rPr>
            <w:webHidden/>
          </w:rPr>
          <w:fldChar w:fldCharType="end"/>
        </w:r>
      </w:hyperlink>
    </w:p>
    <w:p w:rsidR="00C15F3A" w:rsidRDefault="00F33CDA">
      <w:pPr>
        <w:pStyle w:val="12"/>
        <w:rPr>
          <w:rFonts w:asciiTheme="minorHAnsi" w:eastAsiaTheme="minorEastAsia" w:hAnsiTheme="minorHAnsi" w:cstheme="minorBidi"/>
          <w:spacing w:val="0"/>
          <w:sz w:val="22"/>
          <w:szCs w:val="22"/>
          <w:lang w:eastAsia="ru-RU"/>
        </w:rPr>
      </w:pPr>
      <w:hyperlink w:anchor="_Toc341106892" w:history="1">
        <w:r w:rsidR="00C15F3A" w:rsidRPr="007E1119">
          <w:rPr>
            <w:rStyle w:val="affd"/>
          </w:rPr>
          <w:t>6.</w:t>
        </w:r>
        <w:r w:rsidR="00C15F3A">
          <w:rPr>
            <w:rFonts w:asciiTheme="minorHAnsi" w:eastAsiaTheme="minorEastAsia" w:hAnsiTheme="minorHAnsi" w:cstheme="minorBidi"/>
            <w:spacing w:val="0"/>
            <w:sz w:val="22"/>
            <w:szCs w:val="22"/>
            <w:lang w:eastAsia="ru-RU"/>
          </w:rPr>
          <w:tab/>
        </w:r>
        <w:r w:rsidR="00C15F3A" w:rsidRPr="007E1119">
          <w:rPr>
            <w:rStyle w:val="affd"/>
          </w:rPr>
          <w:t xml:space="preserve">Типовые структуры данных, используемые для хранения информации в репозитории системы </w:t>
        </w:r>
        <w:r w:rsidR="00C15F3A" w:rsidRPr="007E1119">
          <w:rPr>
            <w:rStyle w:val="affd"/>
            <w:lang w:val="en-US"/>
          </w:rPr>
          <w:t>CompanyMedia</w:t>
        </w:r>
        <w:r w:rsidR="00C15F3A" w:rsidRPr="007E1119">
          <w:rPr>
            <w:rStyle w:val="affd"/>
          </w:rPr>
          <w:t xml:space="preserve"> 5</w:t>
        </w:r>
        <w:r w:rsidR="00C15F3A">
          <w:rPr>
            <w:webHidden/>
          </w:rPr>
          <w:tab/>
        </w:r>
        <w:r>
          <w:rPr>
            <w:webHidden/>
          </w:rPr>
          <w:fldChar w:fldCharType="begin"/>
        </w:r>
        <w:r w:rsidR="00C15F3A">
          <w:rPr>
            <w:webHidden/>
          </w:rPr>
          <w:instrText xml:space="preserve"> PAGEREF _Toc341106892 \h </w:instrText>
        </w:r>
        <w:r>
          <w:rPr>
            <w:webHidden/>
          </w:rPr>
        </w:r>
        <w:r>
          <w:rPr>
            <w:webHidden/>
          </w:rPr>
          <w:fldChar w:fldCharType="separate"/>
        </w:r>
        <w:r w:rsidR="009D15D2">
          <w:rPr>
            <w:webHidden/>
          </w:rPr>
          <w:t>15</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893" w:history="1">
        <w:r w:rsidR="00C15F3A" w:rsidRPr="007E1119">
          <w:rPr>
            <w:rStyle w:val="affd"/>
          </w:rPr>
          <w:t>6.1</w:t>
        </w:r>
        <w:r w:rsidR="00C15F3A">
          <w:rPr>
            <w:rFonts w:asciiTheme="minorHAnsi" w:eastAsiaTheme="minorEastAsia" w:hAnsiTheme="minorHAnsi" w:cstheme="minorBidi"/>
            <w:spacing w:val="0"/>
            <w:sz w:val="22"/>
            <w:szCs w:val="22"/>
            <w:lang w:eastAsia="ru-RU"/>
          </w:rPr>
          <w:tab/>
        </w:r>
        <w:r w:rsidR="00C15F3A" w:rsidRPr="007E1119">
          <w:rPr>
            <w:rStyle w:val="affd"/>
          </w:rPr>
          <w:t>Наследование в объектной модели</w:t>
        </w:r>
        <w:r w:rsidR="00C15F3A">
          <w:rPr>
            <w:webHidden/>
          </w:rPr>
          <w:tab/>
        </w:r>
        <w:r>
          <w:rPr>
            <w:webHidden/>
          </w:rPr>
          <w:fldChar w:fldCharType="begin"/>
        </w:r>
        <w:r w:rsidR="00C15F3A">
          <w:rPr>
            <w:webHidden/>
          </w:rPr>
          <w:instrText xml:space="preserve"> PAGEREF _Toc341106893 \h </w:instrText>
        </w:r>
        <w:r>
          <w:rPr>
            <w:webHidden/>
          </w:rPr>
        </w:r>
        <w:r>
          <w:rPr>
            <w:webHidden/>
          </w:rPr>
          <w:fldChar w:fldCharType="separate"/>
        </w:r>
        <w:r w:rsidR="009D15D2">
          <w:rPr>
            <w:webHidden/>
          </w:rPr>
          <w:t>15</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894" w:history="1">
        <w:r w:rsidR="00C15F3A" w:rsidRPr="007E1119">
          <w:rPr>
            <w:rStyle w:val="affd"/>
          </w:rPr>
          <w:t>6.1.1</w:t>
        </w:r>
        <w:r w:rsidR="00C15F3A">
          <w:rPr>
            <w:rFonts w:asciiTheme="minorHAnsi" w:eastAsiaTheme="minorEastAsia" w:hAnsiTheme="minorHAnsi" w:cstheme="minorBidi"/>
            <w:spacing w:val="0"/>
            <w:sz w:val="22"/>
            <w:szCs w:val="22"/>
            <w:lang w:eastAsia="ru-RU"/>
          </w:rPr>
          <w:tab/>
        </w:r>
        <w:r w:rsidR="00C15F3A" w:rsidRPr="007E1119">
          <w:rPr>
            <w:rStyle w:val="affd"/>
          </w:rPr>
          <w:t>Виртуальное и структурное наследование</w:t>
        </w:r>
        <w:r w:rsidR="00C15F3A">
          <w:rPr>
            <w:webHidden/>
          </w:rPr>
          <w:tab/>
        </w:r>
        <w:r>
          <w:rPr>
            <w:webHidden/>
          </w:rPr>
          <w:fldChar w:fldCharType="begin"/>
        </w:r>
        <w:r w:rsidR="00C15F3A">
          <w:rPr>
            <w:webHidden/>
          </w:rPr>
          <w:instrText xml:space="preserve"> PAGEREF _Toc341106894 \h </w:instrText>
        </w:r>
        <w:r>
          <w:rPr>
            <w:webHidden/>
          </w:rPr>
        </w:r>
        <w:r>
          <w:rPr>
            <w:webHidden/>
          </w:rPr>
          <w:fldChar w:fldCharType="separate"/>
        </w:r>
        <w:r w:rsidR="009D15D2">
          <w:rPr>
            <w:webHidden/>
          </w:rPr>
          <w:t>16</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895" w:history="1">
        <w:r w:rsidR="00C15F3A" w:rsidRPr="007E1119">
          <w:rPr>
            <w:rStyle w:val="affd"/>
          </w:rPr>
          <w:t>6.1.2</w:t>
        </w:r>
        <w:r w:rsidR="00C15F3A">
          <w:rPr>
            <w:rFonts w:asciiTheme="minorHAnsi" w:eastAsiaTheme="minorEastAsia" w:hAnsiTheme="minorHAnsi" w:cstheme="minorBidi"/>
            <w:spacing w:val="0"/>
            <w:sz w:val="22"/>
            <w:szCs w:val="22"/>
            <w:lang w:eastAsia="ru-RU"/>
          </w:rPr>
          <w:tab/>
        </w:r>
        <w:r w:rsidR="00C15F3A" w:rsidRPr="007E1119">
          <w:rPr>
            <w:rStyle w:val="affd"/>
          </w:rPr>
          <w:t>Правила наследования классов объектов</w:t>
        </w:r>
        <w:r w:rsidR="00C15F3A">
          <w:rPr>
            <w:webHidden/>
          </w:rPr>
          <w:tab/>
        </w:r>
        <w:r>
          <w:rPr>
            <w:webHidden/>
          </w:rPr>
          <w:fldChar w:fldCharType="begin"/>
        </w:r>
        <w:r w:rsidR="00C15F3A">
          <w:rPr>
            <w:webHidden/>
          </w:rPr>
          <w:instrText xml:space="preserve"> PAGEREF _Toc341106895 \h </w:instrText>
        </w:r>
        <w:r>
          <w:rPr>
            <w:webHidden/>
          </w:rPr>
        </w:r>
        <w:r>
          <w:rPr>
            <w:webHidden/>
          </w:rPr>
          <w:fldChar w:fldCharType="separate"/>
        </w:r>
        <w:r w:rsidR="009D15D2">
          <w:rPr>
            <w:webHidden/>
          </w:rPr>
          <w:t>18</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896" w:history="1">
        <w:r w:rsidR="00C15F3A" w:rsidRPr="007E1119">
          <w:rPr>
            <w:rStyle w:val="affd"/>
          </w:rPr>
          <w:t>6.1.3</w:t>
        </w:r>
        <w:r w:rsidR="00C15F3A">
          <w:rPr>
            <w:rFonts w:asciiTheme="minorHAnsi" w:eastAsiaTheme="minorEastAsia" w:hAnsiTheme="minorHAnsi" w:cstheme="minorBidi"/>
            <w:spacing w:val="0"/>
            <w:sz w:val="22"/>
            <w:szCs w:val="22"/>
            <w:lang w:eastAsia="ru-RU"/>
          </w:rPr>
          <w:tab/>
        </w:r>
        <w:r w:rsidR="00C15F3A" w:rsidRPr="007E1119">
          <w:rPr>
            <w:rStyle w:val="affd"/>
          </w:rPr>
          <w:t>Поиск по нескольким типам объектов</w:t>
        </w:r>
        <w:r w:rsidR="00C15F3A">
          <w:rPr>
            <w:webHidden/>
          </w:rPr>
          <w:tab/>
        </w:r>
        <w:r>
          <w:rPr>
            <w:webHidden/>
          </w:rPr>
          <w:fldChar w:fldCharType="begin"/>
        </w:r>
        <w:r w:rsidR="00C15F3A">
          <w:rPr>
            <w:webHidden/>
          </w:rPr>
          <w:instrText xml:space="preserve"> PAGEREF _Toc341106896 \h </w:instrText>
        </w:r>
        <w:r>
          <w:rPr>
            <w:webHidden/>
          </w:rPr>
        </w:r>
        <w:r>
          <w:rPr>
            <w:webHidden/>
          </w:rPr>
          <w:fldChar w:fldCharType="separate"/>
        </w:r>
        <w:r w:rsidR="009D15D2">
          <w:rPr>
            <w:webHidden/>
          </w:rPr>
          <w:t>19</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897" w:history="1">
        <w:r w:rsidR="00C15F3A" w:rsidRPr="007E1119">
          <w:rPr>
            <w:rStyle w:val="affd"/>
          </w:rPr>
          <w:t>6.2</w:t>
        </w:r>
        <w:r w:rsidR="00C15F3A">
          <w:rPr>
            <w:rFonts w:asciiTheme="minorHAnsi" w:eastAsiaTheme="minorEastAsia" w:hAnsiTheme="minorHAnsi" w:cstheme="minorBidi"/>
            <w:spacing w:val="0"/>
            <w:sz w:val="22"/>
            <w:szCs w:val="22"/>
            <w:lang w:eastAsia="ru-RU"/>
          </w:rPr>
          <w:tab/>
        </w:r>
        <w:r w:rsidR="00C15F3A" w:rsidRPr="007E1119">
          <w:rPr>
            <w:rStyle w:val="affd"/>
          </w:rPr>
          <w:t>Хранение множественных атрибутов объектов в хранилище</w:t>
        </w:r>
        <w:r w:rsidR="00C15F3A">
          <w:rPr>
            <w:webHidden/>
          </w:rPr>
          <w:tab/>
        </w:r>
        <w:r>
          <w:rPr>
            <w:webHidden/>
          </w:rPr>
          <w:fldChar w:fldCharType="begin"/>
        </w:r>
        <w:r w:rsidR="00C15F3A">
          <w:rPr>
            <w:webHidden/>
          </w:rPr>
          <w:instrText xml:space="preserve"> PAGEREF _Toc341106897 \h </w:instrText>
        </w:r>
        <w:r>
          <w:rPr>
            <w:webHidden/>
          </w:rPr>
        </w:r>
        <w:r>
          <w:rPr>
            <w:webHidden/>
          </w:rPr>
          <w:fldChar w:fldCharType="separate"/>
        </w:r>
        <w:r w:rsidR="009D15D2">
          <w:rPr>
            <w:webHidden/>
          </w:rPr>
          <w:t>20</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898" w:history="1">
        <w:r w:rsidR="00C15F3A" w:rsidRPr="007E1119">
          <w:rPr>
            <w:rStyle w:val="affd"/>
          </w:rPr>
          <w:t>6.2.1</w:t>
        </w:r>
        <w:r w:rsidR="00C15F3A">
          <w:rPr>
            <w:rFonts w:asciiTheme="minorHAnsi" w:eastAsiaTheme="minorEastAsia" w:hAnsiTheme="minorHAnsi" w:cstheme="minorBidi"/>
            <w:spacing w:val="0"/>
            <w:sz w:val="22"/>
            <w:szCs w:val="22"/>
            <w:lang w:eastAsia="ru-RU"/>
          </w:rPr>
          <w:tab/>
        </w:r>
        <w:r w:rsidR="00C15F3A" w:rsidRPr="007E1119">
          <w:rPr>
            <w:rStyle w:val="affd"/>
          </w:rPr>
          <w:t>Хранение множественных атрибутов в БД</w:t>
        </w:r>
        <w:r w:rsidR="00C15F3A">
          <w:rPr>
            <w:webHidden/>
          </w:rPr>
          <w:tab/>
        </w:r>
        <w:r>
          <w:rPr>
            <w:webHidden/>
          </w:rPr>
          <w:fldChar w:fldCharType="begin"/>
        </w:r>
        <w:r w:rsidR="00C15F3A">
          <w:rPr>
            <w:webHidden/>
          </w:rPr>
          <w:instrText xml:space="preserve"> PAGEREF _Toc341106898 \h </w:instrText>
        </w:r>
        <w:r>
          <w:rPr>
            <w:webHidden/>
          </w:rPr>
        </w:r>
        <w:r>
          <w:rPr>
            <w:webHidden/>
          </w:rPr>
          <w:fldChar w:fldCharType="separate"/>
        </w:r>
        <w:r w:rsidR="009D15D2">
          <w:rPr>
            <w:webHidden/>
          </w:rPr>
          <w:t>21</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899" w:history="1">
        <w:r w:rsidR="00C15F3A" w:rsidRPr="007E1119">
          <w:rPr>
            <w:rStyle w:val="affd"/>
          </w:rPr>
          <w:t>6.2.2</w:t>
        </w:r>
        <w:r w:rsidR="00C15F3A">
          <w:rPr>
            <w:rFonts w:asciiTheme="minorHAnsi" w:eastAsiaTheme="minorEastAsia" w:hAnsiTheme="minorHAnsi" w:cstheme="minorBidi"/>
            <w:spacing w:val="0"/>
            <w:sz w:val="22"/>
            <w:szCs w:val="22"/>
            <w:lang w:eastAsia="ru-RU"/>
          </w:rPr>
          <w:tab/>
        </w:r>
        <w:r w:rsidR="00C15F3A" w:rsidRPr="007E1119">
          <w:rPr>
            <w:rStyle w:val="affd"/>
          </w:rPr>
          <w:t>Типовые операции с множественными атрибутами</w:t>
        </w:r>
        <w:r w:rsidR="00C15F3A">
          <w:rPr>
            <w:webHidden/>
          </w:rPr>
          <w:tab/>
        </w:r>
        <w:r>
          <w:rPr>
            <w:webHidden/>
          </w:rPr>
          <w:fldChar w:fldCharType="begin"/>
        </w:r>
        <w:r w:rsidR="00C15F3A">
          <w:rPr>
            <w:webHidden/>
          </w:rPr>
          <w:instrText xml:space="preserve"> PAGEREF _Toc341106899 \h </w:instrText>
        </w:r>
        <w:r>
          <w:rPr>
            <w:webHidden/>
          </w:rPr>
        </w:r>
        <w:r>
          <w:rPr>
            <w:webHidden/>
          </w:rPr>
          <w:fldChar w:fldCharType="separate"/>
        </w:r>
        <w:r w:rsidR="009D15D2">
          <w:rPr>
            <w:webHidden/>
          </w:rPr>
          <w:t>22</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900" w:history="1">
        <w:r w:rsidR="00C15F3A" w:rsidRPr="007E1119">
          <w:rPr>
            <w:rStyle w:val="affd"/>
          </w:rPr>
          <w:t>6.2.3</w:t>
        </w:r>
        <w:r w:rsidR="00C15F3A">
          <w:rPr>
            <w:rFonts w:asciiTheme="minorHAnsi" w:eastAsiaTheme="minorEastAsia" w:hAnsiTheme="minorHAnsi" w:cstheme="minorBidi"/>
            <w:spacing w:val="0"/>
            <w:sz w:val="22"/>
            <w:szCs w:val="22"/>
            <w:lang w:eastAsia="ru-RU"/>
          </w:rPr>
          <w:tab/>
        </w:r>
        <w:r w:rsidR="00C15F3A" w:rsidRPr="007E1119">
          <w:rPr>
            <w:rStyle w:val="affd"/>
          </w:rPr>
          <w:t>Использование множественных атрибутов в операциях поиска объектов</w:t>
        </w:r>
        <w:r w:rsidR="00C15F3A">
          <w:rPr>
            <w:webHidden/>
          </w:rPr>
          <w:tab/>
        </w:r>
        <w:r>
          <w:rPr>
            <w:webHidden/>
          </w:rPr>
          <w:fldChar w:fldCharType="begin"/>
        </w:r>
        <w:r w:rsidR="00C15F3A">
          <w:rPr>
            <w:webHidden/>
          </w:rPr>
          <w:instrText xml:space="preserve"> PAGEREF _Toc341106900 \h </w:instrText>
        </w:r>
        <w:r>
          <w:rPr>
            <w:webHidden/>
          </w:rPr>
        </w:r>
        <w:r>
          <w:rPr>
            <w:webHidden/>
          </w:rPr>
          <w:fldChar w:fldCharType="separate"/>
        </w:r>
        <w:r w:rsidR="009D15D2">
          <w:rPr>
            <w:webHidden/>
          </w:rPr>
          <w:t>22</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901" w:history="1">
        <w:r w:rsidR="00C15F3A" w:rsidRPr="007E1119">
          <w:rPr>
            <w:rStyle w:val="affd"/>
          </w:rPr>
          <w:t>6.3</w:t>
        </w:r>
        <w:r w:rsidR="00C15F3A">
          <w:rPr>
            <w:rFonts w:asciiTheme="minorHAnsi" w:eastAsiaTheme="minorEastAsia" w:hAnsiTheme="minorHAnsi" w:cstheme="minorBidi"/>
            <w:spacing w:val="0"/>
            <w:sz w:val="22"/>
            <w:szCs w:val="22"/>
            <w:lang w:eastAsia="ru-RU"/>
          </w:rPr>
          <w:tab/>
        </w:r>
        <w:r w:rsidR="00C15F3A" w:rsidRPr="007E1119">
          <w:rPr>
            <w:rStyle w:val="affd"/>
          </w:rPr>
          <w:t>Типовая структура объекта в программном интерфейсе</w:t>
        </w:r>
        <w:r w:rsidR="00C15F3A">
          <w:rPr>
            <w:webHidden/>
          </w:rPr>
          <w:tab/>
        </w:r>
        <w:r>
          <w:rPr>
            <w:webHidden/>
          </w:rPr>
          <w:fldChar w:fldCharType="begin"/>
        </w:r>
        <w:r w:rsidR="00C15F3A">
          <w:rPr>
            <w:webHidden/>
          </w:rPr>
          <w:instrText xml:space="preserve"> PAGEREF _Toc341106901 \h </w:instrText>
        </w:r>
        <w:r>
          <w:rPr>
            <w:webHidden/>
          </w:rPr>
        </w:r>
        <w:r>
          <w:rPr>
            <w:webHidden/>
          </w:rPr>
          <w:fldChar w:fldCharType="separate"/>
        </w:r>
        <w:r w:rsidR="009D15D2">
          <w:rPr>
            <w:webHidden/>
          </w:rPr>
          <w:t>22</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902" w:history="1">
        <w:r w:rsidR="00C15F3A" w:rsidRPr="007E1119">
          <w:rPr>
            <w:rStyle w:val="affd"/>
          </w:rPr>
          <w:t>6.3.1</w:t>
        </w:r>
        <w:r w:rsidR="00C15F3A">
          <w:rPr>
            <w:rFonts w:asciiTheme="minorHAnsi" w:eastAsiaTheme="minorEastAsia" w:hAnsiTheme="minorHAnsi" w:cstheme="minorBidi"/>
            <w:spacing w:val="0"/>
            <w:sz w:val="22"/>
            <w:szCs w:val="22"/>
            <w:lang w:eastAsia="ru-RU"/>
          </w:rPr>
          <w:tab/>
        </w:r>
        <w:r w:rsidR="00C15F3A" w:rsidRPr="007E1119">
          <w:rPr>
            <w:rStyle w:val="affd"/>
          </w:rPr>
          <w:t>Доступ к атрибутам универсального объекта</w:t>
        </w:r>
        <w:r w:rsidR="00C15F3A">
          <w:rPr>
            <w:webHidden/>
          </w:rPr>
          <w:tab/>
        </w:r>
        <w:r>
          <w:rPr>
            <w:webHidden/>
          </w:rPr>
          <w:fldChar w:fldCharType="begin"/>
        </w:r>
        <w:r w:rsidR="00C15F3A">
          <w:rPr>
            <w:webHidden/>
          </w:rPr>
          <w:instrText xml:space="preserve"> PAGEREF _Toc341106902 \h </w:instrText>
        </w:r>
        <w:r>
          <w:rPr>
            <w:webHidden/>
          </w:rPr>
        </w:r>
        <w:r>
          <w:rPr>
            <w:webHidden/>
          </w:rPr>
          <w:fldChar w:fldCharType="separate"/>
        </w:r>
        <w:r w:rsidR="009D15D2">
          <w:rPr>
            <w:webHidden/>
          </w:rPr>
          <w:t>23</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903" w:history="1">
        <w:r w:rsidR="00C15F3A" w:rsidRPr="007E1119">
          <w:rPr>
            <w:rStyle w:val="affd"/>
          </w:rPr>
          <w:t>6.3.2</w:t>
        </w:r>
        <w:r w:rsidR="00C15F3A">
          <w:rPr>
            <w:rFonts w:asciiTheme="minorHAnsi" w:eastAsiaTheme="minorEastAsia" w:hAnsiTheme="minorHAnsi" w:cstheme="minorBidi"/>
            <w:spacing w:val="0"/>
            <w:sz w:val="22"/>
            <w:szCs w:val="22"/>
            <w:lang w:eastAsia="ru-RU"/>
          </w:rPr>
          <w:tab/>
        </w:r>
        <w:r w:rsidR="00C15F3A" w:rsidRPr="007E1119">
          <w:rPr>
            <w:rStyle w:val="affd"/>
          </w:rPr>
          <w:t>Бизнес-логика универсального объекта</w:t>
        </w:r>
        <w:r w:rsidR="00C15F3A">
          <w:rPr>
            <w:webHidden/>
          </w:rPr>
          <w:tab/>
        </w:r>
        <w:r>
          <w:rPr>
            <w:webHidden/>
          </w:rPr>
          <w:fldChar w:fldCharType="begin"/>
        </w:r>
        <w:r w:rsidR="00C15F3A">
          <w:rPr>
            <w:webHidden/>
          </w:rPr>
          <w:instrText xml:space="preserve"> PAGEREF _Toc341106903 \h </w:instrText>
        </w:r>
        <w:r>
          <w:rPr>
            <w:webHidden/>
          </w:rPr>
        </w:r>
        <w:r>
          <w:rPr>
            <w:webHidden/>
          </w:rPr>
          <w:fldChar w:fldCharType="separate"/>
        </w:r>
        <w:r w:rsidR="009D15D2">
          <w:rPr>
            <w:webHidden/>
          </w:rPr>
          <w:t>24</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904" w:history="1">
        <w:r w:rsidR="00C15F3A" w:rsidRPr="007E1119">
          <w:rPr>
            <w:rStyle w:val="affd"/>
          </w:rPr>
          <w:t>6.4</w:t>
        </w:r>
        <w:r w:rsidR="00C15F3A">
          <w:rPr>
            <w:rFonts w:asciiTheme="minorHAnsi" w:eastAsiaTheme="minorEastAsia" w:hAnsiTheme="minorHAnsi" w:cstheme="minorBidi"/>
            <w:spacing w:val="0"/>
            <w:sz w:val="22"/>
            <w:szCs w:val="22"/>
            <w:lang w:eastAsia="ru-RU"/>
          </w:rPr>
          <w:tab/>
        </w:r>
        <w:r w:rsidR="00C15F3A" w:rsidRPr="007E1119">
          <w:rPr>
            <w:rStyle w:val="affd"/>
          </w:rPr>
          <w:t>Соглашения по использованию имен объектов и таблиц объектов</w:t>
        </w:r>
        <w:r w:rsidR="00C15F3A">
          <w:rPr>
            <w:webHidden/>
          </w:rPr>
          <w:tab/>
        </w:r>
        <w:r>
          <w:rPr>
            <w:webHidden/>
          </w:rPr>
          <w:fldChar w:fldCharType="begin"/>
        </w:r>
        <w:r w:rsidR="00C15F3A">
          <w:rPr>
            <w:webHidden/>
          </w:rPr>
          <w:instrText xml:space="preserve"> PAGEREF _Toc341106904 \h </w:instrText>
        </w:r>
        <w:r>
          <w:rPr>
            <w:webHidden/>
          </w:rPr>
        </w:r>
        <w:r>
          <w:rPr>
            <w:webHidden/>
          </w:rPr>
          <w:fldChar w:fldCharType="separate"/>
        </w:r>
        <w:r w:rsidR="009D15D2">
          <w:rPr>
            <w:webHidden/>
          </w:rPr>
          <w:t>24</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905" w:history="1">
        <w:r w:rsidR="00C15F3A" w:rsidRPr="007E1119">
          <w:rPr>
            <w:rStyle w:val="affd"/>
          </w:rPr>
          <w:t>6.5</w:t>
        </w:r>
        <w:r w:rsidR="00C15F3A">
          <w:rPr>
            <w:rFonts w:asciiTheme="minorHAnsi" w:eastAsiaTheme="minorEastAsia" w:hAnsiTheme="minorHAnsi" w:cstheme="minorBidi"/>
            <w:spacing w:val="0"/>
            <w:sz w:val="22"/>
            <w:szCs w:val="22"/>
            <w:lang w:eastAsia="ru-RU"/>
          </w:rPr>
          <w:tab/>
        </w:r>
        <w:r w:rsidR="00C15F3A" w:rsidRPr="007E1119">
          <w:rPr>
            <w:rStyle w:val="affd"/>
          </w:rPr>
          <w:t>Соглашения по использованию имен полей таблицы</w:t>
        </w:r>
        <w:r w:rsidR="00C15F3A">
          <w:rPr>
            <w:webHidden/>
          </w:rPr>
          <w:tab/>
        </w:r>
        <w:r>
          <w:rPr>
            <w:webHidden/>
          </w:rPr>
          <w:fldChar w:fldCharType="begin"/>
        </w:r>
        <w:r w:rsidR="00C15F3A">
          <w:rPr>
            <w:webHidden/>
          </w:rPr>
          <w:instrText xml:space="preserve"> PAGEREF _Toc341106905 \h </w:instrText>
        </w:r>
        <w:r>
          <w:rPr>
            <w:webHidden/>
          </w:rPr>
        </w:r>
        <w:r>
          <w:rPr>
            <w:webHidden/>
          </w:rPr>
          <w:fldChar w:fldCharType="separate"/>
        </w:r>
        <w:r w:rsidR="009D15D2">
          <w:rPr>
            <w:webHidden/>
          </w:rPr>
          <w:t>25</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906" w:history="1">
        <w:r w:rsidR="00C15F3A" w:rsidRPr="007E1119">
          <w:rPr>
            <w:rStyle w:val="affd"/>
          </w:rPr>
          <w:t>6.6</w:t>
        </w:r>
        <w:r w:rsidR="00C15F3A">
          <w:rPr>
            <w:rFonts w:asciiTheme="minorHAnsi" w:eastAsiaTheme="minorEastAsia" w:hAnsiTheme="minorHAnsi" w:cstheme="minorBidi"/>
            <w:spacing w:val="0"/>
            <w:sz w:val="22"/>
            <w:szCs w:val="22"/>
            <w:lang w:eastAsia="ru-RU"/>
          </w:rPr>
          <w:tab/>
        </w:r>
        <w:r w:rsidR="00C15F3A" w:rsidRPr="007E1119">
          <w:rPr>
            <w:rStyle w:val="affd"/>
          </w:rPr>
          <w:t>Хранение файлов документов в репозитории системы CompanyMedia 5</w:t>
        </w:r>
        <w:r w:rsidR="00C15F3A">
          <w:rPr>
            <w:webHidden/>
          </w:rPr>
          <w:tab/>
        </w:r>
        <w:r>
          <w:rPr>
            <w:webHidden/>
          </w:rPr>
          <w:fldChar w:fldCharType="begin"/>
        </w:r>
        <w:r w:rsidR="00C15F3A">
          <w:rPr>
            <w:webHidden/>
          </w:rPr>
          <w:instrText xml:space="preserve"> PAGEREF _Toc341106906 \h </w:instrText>
        </w:r>
        <w:r>
          <w:rPr>
            <w:webHidden/>
          </w:rPr>
        </w:r>
        <w:r>
          <w:rPr>
            <w:webHidden/>
          </w:rPr>
          <w:fldChar w:fldCharType="separate"/>
        </w:r>
        <w:r w:rsidR="009D15D2">
          <w:rPr>
            <w:webHidden/>
          </w:rPr>
          <w:t>25</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907" w:history="1">
        <w:r w:rsidR="00C15F3A" w:rsidRPr="007E1119">
          <w:rPr>
            <w:rStyle w:val="affd"/>
          </w:rPr>
          <w:t>6.6.1</w:t>
        </w:r>
        <w:r w:rsidR="00C15F3A">
          <w:rPr>
            <w:rFonts w:asciiTheme="minorHAnsi" w:eastAsiaTheme="minorEastAsia" w:hAnsiTheme="minorHAnsi" w:cstheme="minorBidi"/>
            <w:spacing w:val="0"/>
            <w:sz w:val="22"/>
            <w:szCs w:val="22"/>
            <w:lang w:eastAsia="ru-RU"/>
          </w:rPr>
          <w:tab/>
        </w:r>
        <w:r w:rsidR="00C15F3A" w:rsidRPr="007E1119">
          <w:rPr>
            <w:rStyle w:val="affd"/>
          </w:rPr>
          <w:t xml:space="preserve">Структура хранения файлов вложений в системе </w:t>
        </w:r>
        <w:r w:rsidR="00C15F3A" w:rsidRPr="007E1119">
          <w:rPr>
            <w:rStyle w:val="affd"/>
            <w:lang w:val="en-US"/>
          </w:rPr>
          <w:t>CompanyMedia</w:t>
        </w:r>
        <w:r w:rsidR="00C15F3A" w:rsidRPr="007E1119">
          <w:rPr>
            <w:rStyle w:val="affd"/>
          </w:rPr>
          <w:t xml:space="preserve"> 5</w:t>
        </w:r>
        <w:r w:rsidR="00C15F3A">
          <w:rPr>
            <w:webHidden/>
          </w:rPr>
          <w:tab/>
        </w:r>
        <w:r>
          <w:rPr>
            <w:webHidden/>
          </w:rPr>
          <w:fldChar w:fldCharType="begin"/>
        </w:r>
        <w:r w:rsidR="00C15F3A">
          <w:rPr>
            <w:webHidden/>
          </w:rPr>
          <w:instrText xml:space="preserve"> PAGEREF _Toc341106907 \h </w:instrText>
        </w:r>
        <w:r>
          <w:rPr>
            <w:webHidden/>
          </w:rPr>
        </w:r>
        <w:r>
          <w:rPr>
            <w:webHidden/>
          </w:rPr>
          <w:fldChar w:fldCharType="separate"/>
        </w:r>
        <w:r w:rsidR="009D15D2">
          <w:rPr>
            <w:webHidden/>
          </w:rPr>
          <w:t>26</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908" w:history="1">
        <w:r w:rsidR="00C15F3A" w:rsidRPr="007E1119">
          <w:rPr>
            <w:rStyle w:val="affd"/>
          </w:rPr>
          <w:t>6.6.2</w:t>
        </w:r>
        <w:r w:rsidR="00C15F3A">
          <w:rPr>
            <w:rFonts w:asciiTheme="minorHAnsi" w:eastAsiaTheme="minorEastAsia" w:hAnsiTheme="minorHAnsi" w:cstheme="minorBidi"/>
            <w:spacing w:val="0"/>
            <w:sz w:val="22"/>
            <w:szCs w:val="22"/>
            <w:lang w:eastAsia="ru-RU"/>
          </w:rPr>
          <w:tab/>
        </w:r>
        <w:r w:rsidR="00C15F3A" w:rsidRPr="007E1119">
          <w:rPr>
            <w:rStyle w:val="affd"/>
          </w:rPr>
          <w:t>Организация областей файловых хранилищ для файлов вложений</w:t>
        </w:r>
        <w:r w:rsidR="00C15F3A">
          <w:rPr>
            <w:webHidden/>
          </w:rPr>
          <w:tab/>
        </w:r>
        <w:r>
          <w:rPr>
            <w:webHidden/>
          </w:rPr>
          <w:fldChar w:fldCharType="begin"/>
        </w:r>
        <w:r w:rsidR="00C15F3A">
          <w:rPr>
            <w:webHidden/>
          </w:rPr>
          <w:instrText xml:space="preserve"> PAGEREF _Toc341106908 \h </w:instrText>
        </w:r>
        <w:r>
          <w:rPr>
            <w:webHidden/>
          </w:rPr>
        </w:r>
        <w:r>
          <w:rPr>
            <w:webHidden/>
          </w:rPr>
          <w:fldChar w:fldCharType="separate"/>
        </w:r>
        <w:r w:rsidR="009D15D2">
          <w:rPr>
            <w:webHidden/>
          </w:rPr>
          <w:t>27</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909" w:history="1">
        <w:r w:rsidR="00C15F3A" w:rsidRPr="007E1119">
          <w:rPr>
            <w:rStyle w:val="affd"/>
            <w:lang w:val="en-US"/>
          </w:rPr>
          <w:t>6.6.3</w:t>
        </w:r>
        <w:r w:rsidR="00C15F3A">
          <w:rPr>
            <w:rFonts w:asciiTheme="minorHAnsi" w:eastAsiaTheme="minorEastAsia" w:hAnsiTheme="minorHAnsi" w:cstheme="minorBidi"/>
            <w:spacing w:val="0"/>
            <w:sz w:val="22"/>
            <w:szCs w:val="22"/>
            <w:lang w:eastAsia="ru-RU"/>
          </w:rPr>
          <w:tab/>
        </w:r>
        <w:r w:rsidR="00C15F3A" w:rsidRPr="007E1119">
          <w:rPr>
            <w:rStyle w:val="affd"/>
          </w:rPr>
          <w:t>Обеспечение уникальности файлов</w:t>
        </w:r>
        <w:r w:rsidR="00C15F3A">
          <w:rPr>
            <w:webHidden/>
          </w:rPr>
          <w:tab/>
        </w:r>
        <w:r>
          <w:rPr>
            <w:webHidden/>
          </w:rPr>
          <w:fldChar w:fldCharType="begin"/>
        </w:r>
        <w:r w:rsidR="00C15F3A">
          <w:rPr>
            <w:webHidden/>
          </w:rPr>
          <w:instrText xml:space="preserve"> PAGEREF _Toc341106909 \h </w:instrText>
        </w:r>
        <w:r>
          <w:rPr>
            <w:webHidden/>
          </w:rPr>
        </w:r>
        <w:r>
          <w:rPr>
            <w:webHidden/>
          </w:rPr>
          <w:fldChar w:fldCharType="separate"/>
        </w:r>
        <w:r w:rsidR="009D15D2">
          <w:rPr>
            <w:webHidden/>
          </w:rPr>
          <w:t>28</w:t>
        </w:r>
        <w:r>
          <w:rPr>
            <w:webHidden/>
          </w:rPr>
          <w:fldChar w:fldCharType="end"/>
        </w:r>
      </w:hyperlink>
    </w:p>
    <w:p w:rsidR="00C15F3A" w:rsidRDefault="00F33CDA">
      <w:pPr>
        <w:pStyle w:val="12"/>
        <w:rPr>
          <w:rFonts w:asciiTheme="minorHAnsi" w:eastAsiaTheme="minorEastAsia" w:hAnsiTheme="minorHAnsi" w:cstheme="minorBidi"/>
          <w:spacing w:val="0"/>
          <w:sz w:val="22"/>
          <w:szCs w:val="22"/>
          <w:lang w:eastAsia="ru-RU"/>
        </w:rPr>
      </w:pPr>
      <w:hyperlink w:anchor="_Toc341106910" w:history="1">
        <w:r w:rsidR="00C15F3A" w:rsidRPr="007E1119">
          <w:rPr>
            <w:rStyle w:val="affd"/>
          </w:rPr>
          <w:t>7.</w:t>
        </w:r>
        <w:r w:rsidR="00C15F3A">
          <w:rPr>
            <w:rFonts w:asciiTheme="minorHAnsi" w:eastAsiaTheme="minorEastAsia" w:hAnsiTheme="minorHAnsi" w:cstheme="minorBidi"/>
            <w:spacing w:val="0"/>
            <w:sz w:val="22"/>
            <w:szCs w:val="22"/>
            <w:lang w:eastAsia="ru-RU"/>
          </w:rPr>
          <w:tab/>
        </w:r>
        <w:r w:rsidR="00C15F3A" w:rsidRPr="007E1119">
          <w:rPr>
            <w:rStyle w:val="affd"/>
          </w:rPr>
          <w:t xml:space="preserve">Словарь данных репозитория объектов системы </w:t>
        </w:r>
        <w:r w:rsidR="00C15F3A" w:rsidRPr="007E1119">
          <w:rPr>
            <w:rStyle w:val="affd"/>
            <w:lang w:val="en-US"/>
          </w:rPr>
          <w:t>CompanyMedia</w:t>
        </w:r>
        <w:r w:rsidR="00C15F3A" w:rsidRPr="007E1119">
          <w:rPr>
            <w:rStyle w:val="affd"/>
          </w:rPr>
          <w:t xml:space="preserve"> 5</w:t>
        </w:r>
        <w:r w:rsidR="00C15F3A">
          <w:rPr>
            <w:webHidden/>
          </w:rPr>
          <w:tab/>
        </w:r>
        <w:r>
          <w:rPr>
            <w:webHidden/>
          </w:rPr>
          <w:fldChar w:fldCharType="begin"/>
        </w:r>
        <w:r w:rsidR="00C15F3A">
          <w:rPr>
            <w:webHidden/>
          </w:rPr>
          <w:instrText xml:space="preserve"> PAGEREF _Toc341106910 \h </w:instrText>
        </w:r>
        <w:r>
          <w:rPr>
            <w:webHidden/>
          </w:rPr>
        </w:r>
        <w:r>
          <w:rPr>
            <w:webHidden/>
          </w:rPr>
          <w:fldChar w:fldCharType="separate"/>
        </w:r>
        <w:r w:rsidR="009D15D2">
          <w:rPr>
            <w:webHidden/>
          </w:rPr>
          <w:t>29</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911" w:history="1">
        <w:r w:rsidR="00C15F3A" w:rsidRPr="007E1119">
          <w:rPr>
            <w:rStyle w:val="affd"/>
          </w:rPr>
          <w:t>7.1</w:t>
        </w:r>
        <w:r w:rsidR="00C15F3A">
          <w:rPr>
            <w:rFonts w:asciiTheme="minorHAnsi" w:eastAsiaTheme="minorEastAsia" w:hAnsiTheme="minorHAnsi" w:cstheme="minorBidi"/>
            <w:spacing w:val="0"/>
            <w:sz w:val="22"/>
            <w:szCs w:val="22"/>
            <w:lang w:eastAsia="ru-RU"/>
          </w:rPr>
          <w:tab/>
        </w:r>
        <w:r w:rsidR="00C15F3A" w:rsidRPr="007E1119">
          <w:rPr>
            <w:rStyle w:val="affd"/>
          </w:rPr>
          <w:t>Структура словаря данных</w:t>
        </w:r>
        <w:r w:rsidR="00C15F3A">
          <w:rPr>
            <w:webHidden/>
          </w:rPr>
          <w:tab/>
        </w:r>
        <w:r>
          <w:rPr>
            <w:webHidden/>
          </w:rPr>
          <w:fldChar w:fldCharType="begin"/>
        </w:r>
        <w:r w:rsidR="00C15F3A">
          <w:rPr>
            <w:webHidden/>
          </w:rPr>
          <w:instrText xml:space="preserve"> PAGEREF _Toc341106911 \h </w:instrText>
        </w:r>
        <w:r>
          <w:rPr>
            <w:webHidden/>
          </w:rPr>
        </w:r>
        <w:r>
          <w:rPr>
            <w:webHidden/>
          </w:rPr>
          <w:fldChar w:fldCharType="separate"/>
        </w:r>
        <w:r w:rsidR="009D15D2">
          <w:rPr>
            <w:webHidden/>
          </w:rPr>
          <w:t>29</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912" w:history="1">
        <w:r w:rsidR="00C15F3A" w:rsidRPr="007E1119">
          <w:rPr>
            <w:rStyle w:val="affd"/>
          </w:rPr>
          <w:t>7.2</w:t>
        </w:r>
        <w:r w:rsidR="00C15F3A">
          <w:rPr>
            <w:rFonts w:asciiTheme="minorHAnsi" w:eastAsiaTheme="minorEastAsia" w:hAnsiTheme="minorHAnsi" w:cstheme="minorBidi"/>
            <w:spacing w:val="0"/>
            <w:sz w:val="22"/>
            <w:szCs w:val="22"/>
            <w:lang w:eastAsia="ru-RU"/>
          </w:rPr>
          <w:tab/>
        </w:r>
        <w:r w:rsidR="00C15F3A" w:rsidRPr="007E1119">
          <w:rPr>
            <w:rStyle w:val="affd"/>
          </w:rPr>
          <w:t>Свойства классов объектов</w:t>
        </w:r>
        <w:r w:rsidR="00C15F3A">
          <w:rPr>
            <w:webHidden/>
          </w:rPr>
          <w:tab/>
        </w:r>
        <w:r>
          <w:rPr>
            <w:webHidden/>
          </w:rPr>
          <w:fldChar w:fldCharType="begin"/>
        </w:r>
        <w:r w:rsidR="00C15F3A">
          <w:rPr>
            <w:webHidden/>
          </w:rPr>
          <w:instrText xml:space="preserve"> PAGEREF _Toc341106912 \h </w:instrText>
        </w:r>
        <w:r>
          <w:rPr>
            <w:webHidden/>
          </w:rPr>
        </w:r>
        <w:r>
          <w:rPr>
            <w:webHidden/>
          </w:rPr>
          <w:fldChar w:fldCharType="separate"/>
        </w:r>
        <w:r w:rsidR="009D15D2">
          <w:rPr>
            <w:webHidden/>
          </w:rPr>
          <w:t>30</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913" w:history="1">
        <w:r w:rsidR="00C15F3A" w:rsidRPr="007E1119">
          <w:rPr>
            <w:rStyle w:val="affd"/>
          </w:rPr>
          <w:t>7.3</w:t>
        </w:r>
        <w:r w:rsidR="00C15F3A">
          <w:rPr>
            <w:rFonts w:asciiTheme="minorHAnsi" w:eastAsiaTheme="minorEastAsia" w:hAnsiTheme="minorHAnsi" w:cstheme="minorBidi"/>
            <w:spacing w:val="0"/>
            <w:sz w:val="22"/>
            <w:szCs w:val="22"/>
            <w:lang w:eastAsia="ru-RU"/>
          </w:rPr>
          <w:tab/>
        </w:r>
        <w:r w:rsidR="00C15F3A" w:rsidRPr="007E1119">
          <w:rPr>
            <w:rStyle w:val="affd"/>
          </w:rPr>
          <w:t>Свойства атрибутов объекта</w:t>
        </w:r>
        <w:r w:rsidR="00C15F3A">
          <w:rPr>
            <w:webHidden/>
          </w:rPr>
          <w:tab/>
        </w:r>
        <w:r>
          <w:rPr>
            <w:webHidden/>
          </w:rPr>
          <w:fldChar w:fldCharType="begin"/>
        </w:r>
        <w:r w:rsidR="00C15F3A">
          <w:rPr>
            <w:webHidden/>
          </w:rPr>
          <w:instrText xml:space="preserve"> PAGEREF _Toc341106913 \h </w:instrText>
        </w:r>
        <w:r>
          <w:rPr>
            <w:webHidden/>
          </w:rPr>
        </w:r>
        <w:r>
          <w:rPr>
            <w:webHidden/>
          </w:rPr>
          <w:fldChar w:fldCharType="separate"/>
        </w:r>
        <w:r w:rsidR="009D15D2">
          <w:rPr>
            <w:webHidden/>
          </w:rPr>
          <w:t>32</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914" w:history="1">
        <w:r w:rsidR="00C15F3A" w:rsidRPr="007E1119">
          <w:rPr>
            <w:rStyle w:val="affd"/>
          </w:rPr>
          <w:t>7.4</w:t>
        </w:r>
        <w:r w:rsidR="00C15F3A">
          <w:rPr>
            <w:rFonts w:asciiTheme="minorHAnsi" w:eastAsiaTheme="minorEastAsia" w:hAnsiTheme="minorHAnsi" w:cstheme="minorBidi"/>
            <w:spacing w:val="0"/>
            <w:sz w:val="22"/>
            <w:szCs w:val="22"/>
            <w:lang w:eastAsia="ru-RU"/>
          </w:rPr>
          <w:tab/>
        </w:r>
        <w:r w:rsidR="00C15F3A" w:rsidRPr="007E1119">
          <w:rPr>
            <w:rStyle w:val="affd"/>
          </w:rPr>
          <w:t>Создание новых и модификация существующих классов объектов</w:t>
        </w:r>
        <w:r w:rsidR="00C15F3A">
          <w:rPr>
            <w:webHidden/>
          </w:rPr>
          <w:tab/>
        </w:r>
        <w:r>
          <w:rPr>
            <w:webHidden/>
          </w:rPr>
          <w:fldChar w:fldCharType="begin"/>
        </w:r>
        <w:r w:rsidR="00C15F3A">
          <w:rPr>
            <w:webHidden/>
          </w:rPr>
          <w:instrText xml:space="preserve"> PAGEREF _Toc341106914 \h </w:instrText>
        </w:r>
        <w:r>
          <w:rPr>
            <w:webHidden/>
          </w:rPr>
        </w:r>
        <w:r>
          <w:rPr>
            <w:webHidden/>
          </w:rPr>
          <w:fldChar w:fldCharType="separate"/>
        </w:r>
        <w:r w:rsidR="009D15D2">
          <w:rPr>
            <w:webHidden/>
          </w:rPr>
          <w:t>33</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915" w:history="1">
        <w:r w:rsidR="00C15F3A" w:rsidRPr="007E1119">
          <w:rPr>
            <w:rStyle w:val="affd"/>
          </w:rPr>
          <w:t>7.5</w:t>
        </w:r>
        <w:r w:rsidR="00C15F3A">
          <w:rPr>
            <w:rFonts w:asciiTheme="minorHAnsi" w:eastAsiaTheme="minorEastAsia" w:hAnsiTheme="minorHAnsi" w:cstheme="minorBidi"/>
            <w:spacing w:val="0"/>
            <w:sz w:val="22"/>
            <w:szCs w:val="22"/>
            <w:lang w:eastAsia="ru-RU"/>
          </w:rPr>
          <w:tab/>
        </w:r>
        <w:r w:rsidR="00C15F3A" w:rsidRPr="007E1119">
          <w:rPr>
            <w:rStyle w:val="affd"/>
          </w:rPr>
          <w:t>Типы данных в репозитории объектов</w:t>
        </w:r>
        <w:r w:rsidR="00C15F3A">
          <w:rPr>
            <w:webHidden/>
          </w:rPr>
          <w:tab/>
        </w:r>
        <w:r>
          <w:rPr>
            <w:webHidden/>
          </w:rPr>
          <w:fldChar w:fldCharType="begin"/>
        </w:r>
        <w:r w:rsidR="00C15F3A">
          <w:rPr>
            <w:webHidden/>
          </w:rPr>
          <w:instrText xml:space="preserve"> PAGEREF _Toc341106915 \h </w:instrText>
        </w:r>
        <w:r>
          <w:rPr>
            <w:webHidden/>
          </w:rPr>
        </w:r>
        <w:r>
          <w:rPr>
            <w:webHidden/>
          </w:rPr>
          <w:fldChar w:fldCharType="separate"/>
        </w:r>
        <w:r w:rsidR="009D15D2">
          <w:rPr>
            <w:webHidden/>
          </w:rPr>
          <w:t>33</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916" w:history="1">
        <w:r w:rsidR="00C15F3A" w:rsidRPr="007E1119">
          <w:rPr>
            <w:rStyle w:val="affd"/>
          </w:rPr>
          <w:t>7.5.1</w:t>
        </w:r>
        <w:r w:rsidR="00C15F3A">
          <w:rPr>
            <w:rFonts w:asciiTheme="minorHAnsi" w:eastAsiaTheme="minorEastAsia" w:hAnsiTheme="minorHAnsi" w:cstheme="minorBidi"/>
            <w:spacing w:val="0"/>
            <w:sz w:val="22"/>
            <w:szCs w:val="22"/>
            <w:lang w:eastAsia="ru-RU"/>
          </w:rPr>
          <w:tab/>
        </w:r>
        <w:r w:rsidR="00C15F3A" w:rsidRPr="007E1119">
          <w:rPr>
            <w:rStyle w:val="affd"/>
          </w:rPr>
          <w:t xml:space="preserve">Отображение базовых типов объектов на объекты </w:t>
        </w:r>
        <w:r w:rsidR="00C15F3A" w:rsidRPr="007E1119">
          <w:rPr>
            <w:rStyle w:val="affd"/>
            <w:lang w:val="en-US"/>
          </w:rPr>
          <w:t>Java</w:t>
        </w:r>
        <w:r w:rsidR="00C15F3A">
          <w:rPr>
            <w:webHidden/>
          </w:rPr>
          <w:tab/>
        </w:r>
        <w:r>
          <w:rPr>
            <w:webHidden/>
          </w:rPr>
          <w:fldChar w:fldCharType="begin"/>
        </w:r>
        <w:r w:rsidR="00C15F3A">
          <w:rPr>
            <w:webHidden/>
          </w:rPr>
          <w:instrText xml:space="preserve"> PAGEREF _Toc341106916 \h </w:instrText>
        </w:r>
        <w:r>
          <w:rPr>
            <w:webHidden/>
          </w:rPr>
        </w:r>
        <w:r>
          <w:rPr>
            <w:webHidden/>
          </w:rPr>
          <w:fldChar w:fldCharType="separate"/>
        </w:r>
        <w:r w:rsidR="009D15D2">
          <w:rPr>
            <w:webHidden/>
          </w:rPr>
          <w:t>34</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917" w:history="1">
        <w:r w:rsidR="00C15F3A" w:rsidRPr="007E1119">
          <w:rPr>
            <w:rStyle w:val="affd"/>
          </w:rPr>
          <w:t>7.5.2</w:t>
        </w:r>
        <w:r w:rsidR="00C15F3A">
          <w:rPr>
            <w:rFonts w:asciiTheme="minorHAnsi" w:eastAsiaTheme="minorEastAsia" w:hAnsiTheme="minorHAnsi" w:cstheme="minorBidi"/>
            <w:spacing w:val="0"/>
            <w:sz w:val="22"/>
            <w:szCs w:val="22"/>
            <w:lang w:eastAsia="ru-RU"/>
          </w:rPr>
          <w:tab/>
        </w:r>
        <w:r w:rsidR="00C15F3A" w:rsidRPr="007E1119">
          <w:rPr>
            <w:rStyle w:val="affd"/>
          </w:rPr>
          <w:t xml:space="preserve">Отображение базовых типов объектов на БД </w:t>
        </w:r>
        <w:r w:rsidR="00C15F3A" w:rsidRPr="007E1119">
          <w:rPr>
            <w:rStyle w:val="affd"/>
            <w:lang w:val="en-US"/>
          </w:rPr>
          <w:t>Oracle</w:t>
        </w:r>
        <w:r w:rsidR="00C15F3A">
          <w:rPr>
            <w:webHidden/>
          </w:rPr>
          <w:tab/>
        </w:r>
        <w:r>
          <w:rPr>
            <w:webHidden/>
          </w:rPr>
          <w:fldChar w:fldCharType="begin"/>
        </w:r>
        <w:r w:rsidR="00C15F3A">
          <w:rPr>
            <w:webHidden/>
          </w:rPr>
          <w:instrText xml:space="preserve"> PAGEREF _Toc341106917 \h </w:instrText>
        </w:r>
        <w:r>
          <w:rPr>
            <w:webHidden/>
          </w:rPr>
        </w:r>
        <w:r>
          <w:rPr>
            <w:webHidden/>
          </w:rPr>
          <w:fldChar w:fldCharType="separate"/>
        </w:r>
        <w:r w:rsidR="009D15D2">
          <w:rPr>
            <w:webHidden/>
          </w:rPr>
          <w:t>35</w:t>
        </w:r>
        <w:r>
          <w:rPr>
            <w:webHidden/>
          </w:rPr>
          <w:fldChar w:fldCharType="end"/>
        </w:r>
      </w:hyperlink>
    </w:p>
    <w:p w:rsidR="00C15F3A" w:rsidRDefault="00F33CDA">
      <w:pPr>
        <w:pStyle w:val="33"/>
        <w:tabs>
          <w:tab w:val="left" w:pos="867"/>
        </w:tabs>
        <w:rPr>
          <w:rFonts w:asciiTheme="minorHAnsi" w:eastAsiaTheme="minorEastAsia" w:hAnsiTheme="minorHAnsi" w:cstheme="minorBidi"/>
          <w:spacing w:val="0"/>
          <w:sz w:val="22"/>
          <w:szCs w:val="22"/>
          <w:lang w:eastAsia="ru-RU"/>
        </w:rPr>
      </w:pPr>
      <w:hyperlink w:anchor="_Toc341106918" w:history="1">
        <w:r w:rsidR="00C15F3A" w:rsidRPr="007E1119">
          <w:rPr>
            <w:rStyle w:val="affd"/>
          </w:rPr>
          <w:t>7.5.3</w:t>
        </w:r>
        <w:r w:rsidR="00C15F3A">
          <w:rPr>
            <w:rFonts w:asciiTheme="minorHAnsi" w:eastAsiaTheme="minorEastAsia" w:hAnsiTheme="minorHAnsi" w:cstheme="minorBidi"/>
            <w:spacing w:val="0"/>
            <w:sz w:val="22"/>
            <w:szCs w:val="22"/>
            <w:lang w:eastAsia="ru-RU"/>
          </w:rPr>
          <w:tab/>
        </w:r>
        <w:r w:rsidR="00C15F3A" w:rsidRPr="007E1119">
          <w:rPr>
            <w:rStyle w:val="affd"/>
          </w:rPr>
          <w:t xml:space="preserve">Отображение базовых типов объектов на БД </w:t>
        </w:r>
        <w:r w:rsidR="00C15F3A" w:rsidRPr="007E1119">
          <w:rPr>
            <w:rStyle w:val="affd"/>
            <w:lang w:val="en-US"/>
          </w:rPr>
          <w:t>PostgreSQL</w:t>
        </w:r>
        <w:r w:rsidR="00C15F3A">
          <w:rPr>
            <w:webHidden/>
          </w:rPr>
          <w:tab/>
        </w:r>
        <w:r>
          <w:rPr>
            <w:webHidden/>
          </w:rPr>
          <w:fldChar w:fldCharType="begin"/>
        </w:r>
        <w:r w:rsidR="00C15F3A">
          <w:rPr>
            <w:webHidden/>
          </w:rPr>
          <w:instrText xml:space="preserve"> PAGEREF _Toc341106918 \h </w:instrText>
        </w:r>
        <w:r>
          <w:rPr>
            <w:webHidden/>
          </w:rPr>
        </w:r>
        <w:r>
          <w:rPr>
            <w:webHidden/>
          </w:rPr>
          <w:fldChar w:fldCharType="separate"/>
        </w:r>
        <w:r w:rsidR="009D15D2">
          <w:rPr>
            <w:webHidden/>
          </w:rPr>
          <w:t>35</w:t>
        </w:r>
        <w:r>
          <w:rPr>
            <w:webHidden/>
          </w:rPr>
          <w:fldChar w:fldCharType="end"/>
        </w:r>
      </w:hyperlink>
    </w:p>
    <w:p w:rsidR="00C15F3A" w:rsidRDefault="00F33CDA">
      <w:pPr>
        <w:pStyle w:val="12"/>
        <w:rPr>
          <w:rFonts w:asciiTheme="minorHAnsi" w:eastAsiaTheme="minorEastAsia" w:hAnsiTheme="minorHAnsi" w:cstheme="minorBidi"/>
          <w:spacing w:val="0"/>
          <w:sz w:val="22"/>
          <w:szCs w:val="22"/>
          <w:lang w:eastAsia="ru-RU"/>
        </w:rPr>
      </w:pPr>
      <w:hyperlink w:anchor="_Toc341106919" w:history="1">
        <w:r w:rsidR="00C15F3A" w:rsidRPr="007E1119">
          <w:rPr>
            <w:rStyle w:val="affd"/>
          </w:rPr>
          <w:t>8.</w:t>
        </w:r>
        <w:r w:rsidR="00C15F3A">
          <w:rPr>
            <w:rFonts w:asciiTheme="minorHAnsi" w:eastAsiaTheme="minorEastAsia" w:hAnsiTheme="minorHAnsi" w:cstheme="minorBidi"/>
            <w:spacing w:val="0"/>
            <w:sz w:val="22"/>
            <w:szCs w:val="22"/>
            <w:lang w:eastAsia="ru-RU"/>
          </w:rPr>
          <w:tab/>
        </w:r>
        <w:r w:rsidR="00C15F3A" w:rsidRPr="007E1119">
          <w:rPr>
            <w:rStyle w:val="affd"/>
          </w:rPr>
          <w:t>Системные объекты</w:t>
        </w:r>
        <w:r w:rsidR="00C15F3A">
          <w:rPr>
            <w:webHidden/>
          </w:rPr>
          <w:tab/>
        </w:r>
        <w:r>
          <w:rPr>
            <w:webHidden/>
          </w:rPr>
          <w:fldChar w:fldCharType="begin"/>
        </w:r>
        <w:r w:rsidR="00C15F3A">
          <w:rPr>
            <w:webHidden/>
          </w:rPr>
          <w:instrText xml:space="preserve"> PAGEREF _Toc341106919 \h </w:instrText>
        </w:r>
        <w:r>
          <w:rPr>
            <w:webHidden/>
          </w:rPr>
        </w:r>
        <w:r>
          <w:rPr>
            <w:webHidden/>
          </w:rPr>
          <w:fldChar w:fldCharType="separate"/>
        </w:r>
        <w:r w:rsidR="009D15D2">
          <w:rPr>
            <w:webHidden/>
          </w:rPr>
          <w:t>36</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920" w:history="1">
        <w:r w:rsidR="00C15F3A" w:rsidRPr="007E1119">
          <w:rPr>
            <w:rStyle w:val="affd"/>
          </w:rPr>
          <w:t>8.1</w:t>
        </w:r>
        <w:r w:rsidR="00C15F3A">
          <w:rPr>
            <w:rFonts w:asciiTheme="minorHAnsi" w:eastAsiaTheme="minorEastAsia" w:hAnsiTheme="minorHAnsi" w:cstheme="minorBidi"/>
            <w:spacing w:val="0"/>
            <w:sz w:val="22"/>
            <w:szCs w:val="22"/>
            <w:lang w:eastAsia="ru-RU"/>
          </w:rPr>
          <w:tab/>
        </w:r>
        <w:r w:rsidR="00C15F3A" w:rsidRPr="007E1119">
          <w:rPr>
            <w:rStyle w:val="affd"/>
          </w:rPr>
          <w:t>Объекты словаря данных</w:t>
        </w:r>
        <w:r w:rsidR="00C15F3A">
          <w:rPr>
            <w:webHidden/>
          </w:rPr>
          <w:tab/>
        </w:r>
        <w:r>
          <w:rPr>
            <w:webHidden/>
          </w:rPr>
          <w:fldChar w:fldCharType="begin"/>
        </w:r>
        <w:r w:rsidR="00C15F3A">
          <w:rPr>
            <w:webHidden/>
          </w:rPr>
          <w:instrText xml:space="preserve"> PAGEREF _Toc341106920 \h </w:instrText>
        </w:r>
        <w:r>
          <w:rPr>
            <w:webHidden/>
          </w:rPr>
        </w:r>
        <w:r>
          <w:rPr>
            <w:webHidden/>
          </w:rPr>
          <w:fldChar w:fldCharType="separate"/>
        </w:r>
        <w:r w:rsidR="009D15D2">
          <w:rPr>
            <w:webHidden/>
          </w:rPr>
          <w:t>37</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921" w:history="1">
        <w:r w:rsidR="00C15F3A" w:rsidRPr="007E1119">
          <w:rPr>
            <w:rStyle w:val="affd"/>
          </w:rPr>
          <w:t>8.2</w:t>
        </w:r>
        <w:r w:rsidR="00C15F3A">
          <w:rPr>
            <w:rFonts w:asciiTheme="minorHAnsi" w:eastAsiaTheme="minorEastAsia" w:hAnsiTheme="minorHAnsi" w:cstheme="minorBidi"/>
            <w:spacing w:val="0"/>
            <w:sz w:val="22"/>
            <w:szCs w:val="22"/>
            <w:lang w:eastAsia="ru-RU"/>
          </w:rPr>
          <w:tab/>
        </w:r>
        <w:r w:rsidR="00C15F3A" w:rsidRPr="007E1119">
          <w:rPr>
            <w:rStyle w:val="affd"/>
          </w:rPr>
          <w:t>Базовые виртуальные объекты</w:t>
        </w:r>
        <w:r w:rsidR="00C15F3A">
          <w:rPr>
            <w:webHidden/>
          </w:rPr>
          <w:tab/>
        </w:r>
        <w:r>
          <w:rPr>
            <w:webHidden/>
          </w:rPr>
          <w:fldChar w:fldCharType="begin"/>
        </w:r>
        <w:r w:rsidR="00C15F3A">
          <w:rPr>
            <w:webHidden/>
          </w:rPr>
          <w:instrText xml:space="preserve"> PAGEREF _Toc341106921 \h </w:instrText>
        </w:r>
        <w:r>
          <w:rPr>
            <w:webHidden/>
          </w:rPr>
        </w:r>
        <w:r>
          <w:rPr>
            <w:webHidden/>
          </w:rPr>
          <w:fldChar w:fldCharType="separate"/>
        </w:r>
        <w:r w:rsidR="009D15D2">
          <w:rPr>
            <w:webHidden/>
          </w:rPr>
          <w:t>37</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922" w:history="1">
        <w:r w:rsidR="00C15F3A" w:rsidRPr="007E1119">
          <w:rPr>
            <w:rStyle w:val="affd"/>
          </w:rPr>
          <w:t>8.3</w:t>
        </w:r>
        <w:r w:rsidR="00C15F3A">
          <w:rPr>
            <w:rFonts w:asciiTheme="minorHAnsi" w:eastAsiaTheme="minorEastAsia" w:hAnsiTheme="minorHAnsi" w:cstheme="minorBidi"/>
            <w:spacing w:val="0"/>
            <w:sz w:val="22"/>
            <w:szCs w:val="22"/>
            <w:lang w:eastAsia="ru-RU"/>
          </w:rPr>
          <w:tab/>
        </w:r>
        <w:r w:rsidR="00C15F3A" w:rsidRPr="007E1119">
          <w:rPr>
            <w:rStyle w:val="affd"/>
          </w:rPr>
          <w:t>Служебные объекты и таблицы</w:t>
        </w:r>
        <w:r w:rsidR="00C15F3A">
          <w:rPr>
            <w:webHidden/>
          </w:rPr>
          <w:tab/>
        </w:r>
        <w:r>
          <w:rPr>
            <w:webHidden/>
          </w:rPr>
          <w:fldChar w:fldCharType="begin"/>
        </w:r>
        <w:r w:rsidR="00C15F3A">
          <w:rPr>
            <w:webHidden/>
          </w:rPr>
          <w:instrText xml:space="preserve"> PAGEREF _Toc341106922 \h </w:instrText>
        </w:r>
        <w:r>
          <w:rPr>
            <w:webHidden/>
          </w:rPr>
        </w:r>
        <w:r>
          <w:rPr>
            <w:webHidden/>
          </w:rPr>
          <w:fldChar w:fldCharType="separate"/>
        </w:r>
        <w:r w:rsidR="009D15D2">
          <w:rPr>
            <w:webHidden/>
          </w:rPr>
          <w:t>39</w:t>
        </w:r>
        <w:r>
          <w:rPr>
            <w:webHidden/>
          </w:rPr>
          <w:fldChar w:fldCharType="end"/>
        </w:r>
      </w:hyperlink>
    </w:p>
    <w:p w:rsidR="00C15F3A" w:rsidRDefault="00F33CDA">
      <w:pPr>
        <w:pStyle w:val="12"/>
        <w:rPr>
          <w:rFonts w:asciiTheme="minorHAnsi" w:eastAsiaTheme="minorEastAsia" w:hAnsiTheme="minorHAnsi" w:cstheme="minorBidi"/>
          <w:spacing w:val="0"/>
          <w:sz w:val="22"/>
          <w:szCs w:val="22"/>
          <w:lang w:eastAsia="ru-RU"/>
        </w:rPr>
      </w:pPr>
      <w:hyperlink w:anchor="_Toc341106923" w:history="1">
        <w:r w:rsidR="00C15F3A" w:rsidRPr="007E1119">
          <w:rPr>
            <w:rStyle w:val="affd"/>
          </w:rPr>
          <w:t>9.</w:t>
        </w:r>
        <w:r w:rsidR="00C15F3A">
          <w:rPr>
            <w:rFonts w:asciiTheme="minorHAnsi" w:eastAsiaTheme="minorEastAsia" w:hAnsiTheme="minorHAnsi" w:cstheme="minorBidi"/>
            <w:spacing w:val="0"/>
            <w:sz w:val="22"/>
            <w:szCs w:val="22"/>
            <w:lang w:eastAsia="ru-RU"/>
          </w:rPr>
          <w:tab/>
        </w:r>
        <w:r w:rsidR="00C15F3A" w:rsidRPr="007E1119">
          <w:rPr>
            <w:rStyle w:val="affd"/>
          </w:rPr>
          <w:t>Алгоритмы выполнения основных операций</w:t>
        </w:r>
        <w:r w:rsidR="00C15F3A">
          <w:rPr>
            <w:webHidden/>
          </w:rPr>
          <w:tab/>
        </w:r>
        <w:r>
          <w:rPr>
            <w:webHidden/>
          </w:rPr>
          <w:fldChar w:fldCharType="begin"/>
        </w:r>
        <w:r w:rsidR="00C15F3A">
          <w:rPr>
            <w:webHidden/>
          </w:rPr>
          <w:instrText xml:space="preserve"> PAGEREF _Toc341106923 \h </w:instrText>
        </w:r>
        <w:r>
          <w:rPr>
            <w:webHidden/>
          </w:rPr>
        </w:r>
        <w:r>
          <w:rPr>
            <w:webHidden/>
          </w:rPr>
          <w:fldChar w:fldCharType="separate"/>
        </w:r>
        <w:r w:rsidR="009D15D2">
          <w:rPr>
            <w:webHidden/>
          </w:rPr>
          <w:t>40</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924" w:history="1">
        <w:r w:rsidR="00C15F3A" w:rsidRPr="007E1119">
          <w:rPr>
            <w:rStyle w:val="affd"/>
          </w:rPr>
          <w:t>9.1</w:t>
        </w:r>
        <w:r w:rsidR="00C15F3A">
          <w:rPr>
            <w:rFonts w:asciiTheme="minorHAnsi" w:eastAsiaTheme="minorEastAsia" w:hAnsiTheme="minorHAnsi" w:cstheme="minorBidi"/>
            <w:spacing w:val="0"/>
            <w:sz w:val="22"/>
            <w:szCs w:val="22"/>
            <w:lang w:eastAsia="ru-RU"/>
          </w:rPr>
          <w:tab/>
        </w:r>
        <w:r w:rsidR="00C15F3A" w:rsidRPr="007E1119">
          <w:rPr>
            <w:rStyle w:val="affd"/>
          </w:rPr>
          <w:t>Распределения объектов по БД объектов</w:t>
        </w:r>
        <w:r w:rsidR="00C15F3A">
          <w:rPr>
            <w:webHidden/>
          </w:rPr>
          <w:tab/>
        </w:r>
        <w:r>
          <w:rPr>
            <w:webHidden/>
          </w:rPr>
          <w:fldChar w:fldCharType="begin"/>
        </w:r>
        <w:r w:rsidR="00C15F3A">
          <w:rPr>
            <w:webHidden/>
          </w:rPr>
          <w:instrText xml:space="preserve"> PAGEREF _Toc341106924 \h </w:instrText>
        </w:r>
        <w:r>
          <w:rPr>
            <w:webHidden/>
          </w:rPr>
        </w:r>
        <w:r>
          <w:rPr>
            <w:webHidden/>
          </w:rPr>
          <w:fldChar w:fldCharType="separate"/>
        </w:r>
        <w:r w:rsidR="009D15D2">
          <w:rPr>
            <w:webHidden/>
          </w:rPr>
          <w:t>40</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925" w:history="1">
        <w:r w:rsidR="00C15F3A" w:rsidRPr="007E1119">
          <w:rPr>
            <w:rStyle w:val="affd"/>
          </w:rPr>
          <w:t>9.2</w:t>
        </w:r>
        <w:r w:rsidR="00C15F3A">
          <w:rPr>
            <w:rFonts w:asciiTheme="minorHAnsi" w:eastAsiaTheme="minorEastAsia" w:hAnsiTheme="minorHAnsi" w:cstheme="minorBidi"/>
            <w:spacing w:val="0"/>
            <w:sz w:val="22"/>
            <w:szCs w:val="22"/>
            <w:lang w:eastAsia="ru-RU"/>
          </w:rPr>
          <w:tab/>
        </w:r>
        <w:r w:rsidR="00C15F3A" w:rsidRPr="007E1119">
          <w:rPr>
            <w:rStyle w:val="affd"/>
          </w:rPr>
          <w:t>Алгоритм нумерации объектов</w:t>
        </w:r>
        <w:r w:rsidR="00C15F3A">
          <w:rPr>
            <w:webHidden/>
          </w:rPr>
          <w:tab/>
        </w:r>
        <w:r>
          <w:rPr>
            <w:webHidden/>
          </w:rPr>
          <w:fldChar w:fldCharType="begin"/>
        </w:r>
        <w:r w:rsidR="00C15F3A">
          <w:rPr>
            <w:webHidden/>
          </w:rPr>
          <w:instrText xml:space="preserve"> PAGEREF _Toc341106925 \h </w:instrText>
        </w:r>
        <w:r>
          <w:rPr>
            <w:webHidden/>
          </w:rPr>
        </w:r>
        <w:r>
          <w:rPr>
            <w:webHidden/>
          </w:rPr>
          <w:fldChar w:fldCharType="separate"/>
        </w:r>
        <w:r w:rsidR="009D15D2">
          <w:rPr>
            <w:webHidden/>
          </w:rPr>
          <w:t>40</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926" w:history="1">
        <w:r w:rsidR="00C15F3A" w:rsidRPr="007E1119">
          <w:rPr>
            <w:rStyle w:val="affd"/>
          </w:rPr>
          <w:t>9.3</w:t>
        </w:r>
        <w:r w:rsidR="00C15F3A">
          <w:rPr>
            <w:rFonts w:asciiTheme="minorHAnsi" w:eastAsiaTheme="minorEastAsia" w:hAnsiTheme="minorHAnsi" w:cstheme="minorBidi"/>
            <w:spacing w:val="0"/>
            <w:sz w:val="22"/>
            <w:szCs w:val="22"/>
            <w:lang w:eastAsia="ru-RU"/>
          </w:rPr>
          <w:tab/>
        </w:r>
        <w:r w:rsidR="00C15F3A" w:rsidRPr="007E1119">
          <w:rPr>
            <w:rStyle w:val="affd"/>
          </w:rPr>
          <w:t>Алгоритм оптимистической блокировки</w:t>
        </w:r>
        <w:r w:rsidR="00C15F3A">
          <w:rPr>
            <w:webHidden/>
          </w:rPr>
          <w:tab/>
        </w:r>
        <w:r>
          <w:rPr>
            <w:webHidden/>
          </w:rPr>
          <w:fldChar w:fldCharType="begin"/>
        </w:r>
        <w:r w:rsidR="00C15F3A">
          <w:rPr>
            <w:webHidden/>
          </w:rPr>
          <w:instrText xml:space="preserve"> PAGEREF _Toc341106926 \h </w:instrText>
        </w:r>
        <w:r>
          <w:rPr>
            <w:webHidden/>
          </w:rPr>
        </w:r>
        <w:r>
          <w:rPr>
            <w:webHidden/>
          </w:rPr>
          <w:fldChar w:fldCharType="separate"/>
        </w:r>
        <w:r w:rsidR="009D15D2">
          <w:rPr>
            <w:webHidden/>
          </w:rPr>
          <w:t>41</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927" w:history="1">
        <w:r w:rsidR="00C15F3A" w:rsidRPr="007E1119">
          <w:rPr>
            <w:rStyle w:val="affd"/>
          </w:rPr>
          <w:t>9.4</w:t>
        </w:r>
        <w:r w:rsidR="00C15F3A">
          <w:rPr>
            <w:rFonts w:asciiTheme="minorHAnsi" w:eastAsiaTheme="minorEastAsia" w:hAnsiTheme="minorHAnsi" w:cstheme="minorBidi"/>
            <w:spacing w:val="0"/>
            <w:sz w:val="22"/>
            <w:szCs w:val="22"/>
            <w:lang w:eastAsia="ru-RU"/>
          </w:rPr>
          <w:tab/>
        </w:r>
        <w:r w:rsidR="00C15F3A" w:rsidRPr="007E1119">
          <w:rPr>
            <w:rStyle w:val="affd"/>
          </w:rPr>
          <w:t>Алгоритм долговременной блокировки над объектом</w:t>
        </w:r>
        <w:r w:rsidR="00C15F3A">
          <w:rPr>
            <w:webHidden/>
          </w:rPr>
          <w:tab/>
        </w:r>
        <w:r>
          <w:rPr>
            <w:webHidden/>
          </w:rPr>
          <w:fldChar w:fldCharType="begin"/>
        </w:r>
        <w:r w:rsidR="00C15F3A">
          <w:rPr>
            <w:webHidden/>
          </w:rPr>
          <w:instrText xml:space="preserve"> PAGEREF _Toc341106927 \h </w:instrText>
        </w:r>
        <w:r>
          <w:rPr>
            <w:webHidden/>
          </w:rPr>
        </w:r>
        <w:r>
          <w:rPr>
            <w:webHidden/>
          </w:rPr>
          <w:fldChar w:fldCharType="separate"/>
        </w:r>
        <w:r w:rsidR="009D15D2">
          <w:rPr>
            <w:webHidden/>
          </w:rPr>
          <w:t>43</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928" w:history="1">
        <w:r w:rsidR="00C15F3A" w:rsidRPr="007E1119">
          <w:rPr>
            <w:rStyle w:val="affd"/>
          </w:rPr>
          <w:t>9.5</w:t>
        </w:r>
        <w:r w:rsidR="00C15F3A">
          <w:rPr>
            <w:rFonts w:asciiTheme="minorHAnsi" w:eastAsiaTheme="minorEastAsia" w:hAnsiTheme="minorHAnsi" w:cstheme="minorBidi"/>
            <w:spacing w:val="0"/>
            <w:sz w:val="22"/>
            <w:szCs w:val="22"/>
            <w:lang w:eastAsia="ru-RU"/>
          </w:rPr>
          <w:tab/>
        </w:r>
        <w:r w:rsidR="00C15F3A" w:rsidRPr="007E1119">
          <w:rPr>
            <w:rStyle w:val="affd"/>
          </w:rPr>
          <w:t>Алгоритмы работы с версиями документов</w:t>
        </w:r>
        <w:r w:rsidR="00C15F3A">
          <w:rPr>
            <w:webHidden/>
          </w:rPr>
          <w:tab/>
        </w:r>
        <w:r>
          <w:rPr>
            <w:webHidden/>
          </w:rPr>
          <w:fldChar w:fldCharType="begin"/>
        </w:r>
        <w:r w:rsidR="00C15F3A">
          <w:rPr>
            <w:webHidden/>
          </w:rPr>
          <w:instrText xml:space="preserve"> PAGEREF _Toc341106928 \h </w:instrText>
        </w:r>
        <w:r>
          <w:rPr>
            <w:webHidden/>
          </w:rPr>
        </w:r>
        <w:r>
          <w:rPr>
            <w:webHidden/>
          </w:rPr>
          <w:fldChar w:fldCharType="separate"/>
        </w:r>
        <w:r w:rsidR="009D15D2">
          <w:rPr>
            <w:webHidden/>
          </w:rPr>
          <w:t>44</w:t>
        </w:r>
        <w:r>
          <w:rPr>
            <w:webHidden/>
          </w:rPr>
          <w:fldChar w:fldCharType="end"/>
        </w:r>
      </w:hyperlink>
    </w:p>
    <w:p w:rsidR="00C15F3A" w:rsidRDefault="00F33CDA">
      <w:pPr>
        <w:pStyle w:val="24"/>
        <w:rPr>
          <w:rFonts w:asciiTheme="minorHAnsi" w:eastAsiaTheme="minorEastAsia" w:hAnsiTheme="minorHAnsi" w:cstheme="minorBidi"/>
          <w:spacing w:val="0"/>
          <w:sz w:val="22"/>
          <w:szCs w:val="22"/>
          <w:lang w:eastAsia="ru-RU"/>
        </w:rPr>
      </w:pPr>
      <w:hyperlink w:anchor="_Toc341106929" w:history="1">
        <w:r w:rsidR="00C15F3A" w:rsidRPr="007E1119">
          <w:rPr>
            <w:rStyle w:val="affd"/>
          </w:rPr>
          <w:t>9.6</w:t>
        </w:r>
        <w:r w:rsidR="00C15F3A">
          <w:rPr>
            <w:rFonts w:asciiTheme="minorHAnsi" w:eastAsiaTheme="minorEastAsia" w:hAnsiTheme="minorHAnsi" w:cstheme="minorBidi"/>
            <w:spacing w:val="0"/>
            <w:sz w:val="22"/>
            <w:szCs w:val="22"/>
            <w:lang w:eastAsia="ru-RU"/>
          </w:rPr>
          <w:tab/>
        </w:r>
        <w:r w:rsidR="00C15F3A" w:rsidRPr="007E1119">
          <w:rPr>
            <w:rStyle w:val="affd"/>
          </w:rPr>
          <w:t>Алгоритмы поддержки работы с репликацией объектов</w:t>
        </w:r>
        <w:r w:rsidR="00C15F3A">
          <w:rPr>
            <w:webHidden/>
          </w:rPr>
          <w:tab/>
        </w:r>
        <w:r>
          <w:rPr>
            <w:webHidden/>
          </w:rPr>
          <w:fldChar w:fldCharType="begin"/>
        </w:r>
        <w:r w:rsidR="00C15F3A">
          <w:rPr>
            <w:webHidden/>
          </w:rPr>
          <w:instrText xml:space="preserve"> PAGEREF _Toc341106929 \h </w:instrText>
        </w:r>
        <w:r>
          <w:rPr>
            <w:webHidden/>
          </w:rPr>
        </w:r>
        <w:r>
          <w:rPr>
            <w:webHidden/>
          </w:rPr>
          <w:fldChar w:fldCharType="separate"/>
        </w:r>
        <w:r w:rsidR="009D15D2">
          <w:rPr>
            <w:webHidden/>
          </w:rPr>
          <w:t>45</w:t>
        </w:r>
        <w:r>
          <w:rPr>
            <w:webHidden/>
          </w:rPr>
          <w:fldChar w:fldCharType="end"/>
        </w:r>
      </w:hyperlink>
    </w:p>
    <w:p w:rsidR="00C15F3A" w:rsidRDefault="00F33CDA">
      <w:pPr>
        <w:pStyle w:val="12"/>
        <w:rPr>
          <w:rFonts w:asciiTheme="minorHAnsi" w:eastAsiaTheme="minorEastAsia" w:hAnsiTheme="minorHAnsi" w:cstheme="minorBidi"/>
          <w:spacing w:val="0"/>
          <w:sz w:val="22"/>
          <w:szCs w:val="22"/>
          <w:lang w:eastAsia="ru-RU"/>
        </w:rPr>
      </w:pPr>
      <w:hyperlink w:anchor="_Toc341106930" w:history="1">
        <w:r w:rsidR="00C15F3A" w:rsidRPr="007E1119">
          <w:rPr>
            <w:rStyle w:val="affd"/>
          </w:rPr>
          <w:t>Приложение 1 Словарь терминов</w:t>
        </w:r>
        <w:r w:rsidR="00C15F3A">
          <w:rPr>
            <w:webHidden/>
          </w:rPr>
          <w:tab/>
        </w:r>
        <w:r>
          <w:rPr>
            <w:webHidden/>
          </w:rPr>
          <w:fldChar w:fldCharType="begin"/>
        </w:r>
        <w:r w:rsidR="00C15F3A">
          <w:rPr>
            <w:webHidden/>
          </w:rPr>
          <w:instrText xml:space="preserve"> PAGEREF _Toc341106930 \h </w:instrText>
        </w:r>
        <w:r>
          <w:rPr>
            <w:webHidden/>
          </w:rPr>
        </w:r>
        <w:r>
          <w:rPr>
            <w:webHidden/>
          </w:rPr>
          <w:fldChar w:fldCharType="separate"/>
        </w:r>
        <w:r w:rsidR="009D15D2">
          <w:rPr>
            <w:webHidden/>
          </w:rPr>
          <w:t>46</w:t>
        </w:r>
        <w:r>
          <w:rPr>
            <w:webHidden/>
          </w:rPr>
          <w:fldChar w:fldCharType="end"/>
        </w:r>
      </w:hyperlink>
    </w:p>
    <w:p w:rsidR="007E7303" w:rsidRDefault="00F33CDA">
      <w:pPr>
        <w:rPr>
          <w:rFonts w:ascii="Arial CYR" w:hAnsi="Arial CYR"/>
          <w:spacing w:val="-4"/>
          <w:lang w:val="en-US"/>
        </w:rPr>
      </w:pPr>
      <w:r>
        <w:rPr>
          <w:rFonts w:ascii="Arial CYR" w:hAnsi="Arial CYR"/>
          <w:spacing w:val="-4"/>
        </w:rPr>
        <w:fldChar w:fldCharType="end"/>
      </w:r>
    </w:p>
    <w:p w:rsidR="006A5790" w:rsidRPr="00586A50" w:rsidRDefault="006A5790" w:rsidP="006A5790"/>
    <w:p w:rsidR="006A5790" w:rsidRPr="00586A50" w:rsidRDefault="006A5790" w:rsidP="00035B45">
      <w:pPr>
        <w:pStyle w:val="HeadingContent"/>
        <w:rPr>
          <w:rFonts w:ascii="Arial CYR" w:hAnsi="Arial CYR"/>
        </w:rPr>
      </w:pPr>
      <w:bookmarkStart w:id="1" w:name="_Toc225765788"/>
      <w:bookmarkStart w:id="2" w:name="_Toc267657764"/>
      <w:bookmarkStart w:id="3" w:name="_Toc341106861"/>
      <w:r w:rsidRPr="00586A50">
        <w:t>Список рисунков</w:t>
      </w:r>
      <w:bookmarkEnd w:id="1"/>
      <w:bookmarkEnd w:id="2"/>
      <w:bookmarkEnd w:id="3"/>
    </w:p>
    <w:p w:rsidR="00C15F3A" w:rsidRDefault="00F33CDA">
      <w:pPr>
        <w:pStyle w:val="afd"/>
        <w:rPr>
          <w:rFonts w:asciiTheme="minorHAnsi" w:eastAsiaTheme="minorEastAsia" w:hAnsiTheme="minorHAnsi" w:cstheme="minorBidi"/>
          <w:noProof/>
          <w:spacing w:val="0"/>
          <w:sz w:val="22"/>
          <w:szCs w:val="22"/>
          <w:lang w:eastAsia="ru-RU"/>
        </w:rPr>
      </w:pPr>
      <w:r w:rsidRPr="00586A50">
        <w:rPr>
          <w:rFonts w:ascii="Arial CYR" w:hAnsi="Arial CYR"/>
          <w:spacing w:val="-4"/>
        </w:rPr>
        <w:fldChar w:fldCharType="begin"/>
      </w:r>
      <w:r w:rsidR="006A5790" w:rsidRPr="00586A50">
        <w:rPr>
          <w:rFonts w:ascii="Arial CYR" w:hAnsi="Arial CYR"/>
          <w:spacing w:val="-4"/>
        </w:rPr>
        <w:instrText xml:space="preserve"> TOC \h \z \c "Рис." </w:instrText>
      </w:r>
      <w:r w:rsidRPr="00586A50">
        <w:rPr>
          <w:rFonts w:ascii="Arial CYR" w:hAnsi="Arial CYR"/>
          <w:spacing w:val="-4"/>
        </w:rPr>
        <w:fldChar w:fldCharType="separate"/>
      </w:r>
      <w:hyperlink w:anchor="_Toc341106931" w:history="1">
        <w:r w:rsidR="00C15F3A" w:rsidRPr="00F4601D">
          <w:rPr>
            <w:rStyle w:val="affd"/>
            <w:rFonts w:ascii="Symbol" w:hAnsi="Symbol"/>
            <w:noProof/>
          </w:rPr>
          <w:t></w:t>
        </w:r>
        <w:r w:rsidR="00C15F3A">
          <w:rPr>
            <w:rFonts w:asciiTheme="minorHAnsi" w:eastAsiaTheme="minorEastAsia" w:hAnsiTheme="minorHAnsi" w:cstheme="minorBidi"/>
            <w:noProof/>
            <w:spacing w:val="0"/>
            <w:sz w:val="22"/>
            <w:szCs w:val="22"/>
            <w:lang w:eastAsia="ru-RU"/>
          </w:rPr>
          <w:tab/>
        </w:r>
        <w:r w:rsidR="00C15F3A" w:rsidRPr="00F4601D">
          <w:rPr>
            <w:rStyle w:val="affd"/>
            <w:noProof/>
          </w:rPr>
          <w:t>Рис. 1 Внешние связи подсистемы хранения</w:t>
        </w:r>
        <w:r w:rsidR="00C15F3A">
          <w:rPr>
            <w:noProof/>
            <w:webHidden/>
          </w:rPr>
          <w:tab/>
        </w:r>
        <w:r>
          <w:rPr>
            <w:noProof/>
            <w:webHidden/>
          </w:rPr>
          <w:fldChar w:fldCharType="begin"/>
        </w:r>
        <w:r w:rsidR="00C15F3A">
          <w:rPr>
            <w:noProof/>
            <w:webHidden/>
          </w:rPr>
          <w:instrText xml:space="preserve"> PAGEREF _Toc341106931 \h </w:instrText>
        </w:r>
        <w:r>
          <w:rPr>
            <w:noProof/>
            <w:webHidden/>
          </w:rPr>
        </w:r>
        <w:r>
          <w:rPr>
            <w:noProof/>
            <w:webHidden/>
          </w:rPr>
          <w:fldChar w:fldCharType="separate"/>
        </w:r>
        <w:r w:rsidR="009D15D2">
          <w:rPr>
            <w:noProof/>
            <w:webHidden/>
          </w:rPr>
          <w:t>3</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32" w:history="1">
        <w:r w:rsidR="00C15F3A" w:rsidRPr="00F4601D">
          <w:rPr>
            <w:rStyle w:val="affd"/>
            <w:rFonts w:ascii="Symbol" w:hAnsi="Symbol"/>
            <w:noProof/>
          </w:rPr>
          <w:t></w:t>
        </w:r>
        <w:r w:rsidR="00C15F3A">
          <w:rPr>
            <w:rFonts w:asciiTheme="minorHAnsi" w:eastAsiaTheme="minorEastAsia" w:hAnsiTheme="minorHAnsi" w:cstheme="minorBidi"/>
            <w:noProof/>
            <w:spacing w:val="0"/>
            <w:sz w:val="22"/>
            <w:szCs w:val="22"/>
            <w:lang w:eastAsia="ru-RU"/>
          </w:rPr>
          <w:tab/>
        </w:r>
        <w:r w:rsidR="00C15F3A" w:rsidRPr="00F4601D">
          <w:rPr>
            <w:rStyle w:val="affd"/>
            <w:noProof/>
          </w:rPr>
          <w:t>Рис. 2 Логическая схема подсистемы хранения</w:t>
        </w:r>
        <w:r w:rsidR="00C15F3A">
          <w:rPr>
            <w:noProof/>
            <w:webHidden/>
          </w:rPr>
          <w:tab/>
        </w:r>
        <w:r>
          <w:rPr>
            <w:noProof/>
            <w:webHidden/>
          </w:rPr>
          <w:fldChar w:fldCharType="begin"/>
        </w:r>
        <w:r w:rsidR="00C15F3A">
          <w:rPr>
            <w:noProof/>
            <w:webHidden/>
          </w:rPr>
          <w:instrText xml:space="preserve"> PAGEREF _Toc341106932 \h </w:instrText>
        </w:r>
        <w:r>
          <w:rPr>
            <w:noProof/>
            <w:webHidden/>
          </w:rPr>
        </w:r>
        <w:r>
          <w:rPr>
            <w:noProof/>
            <w:webHidden/>
          </w:rPr>
          <w:fldChar w:fldCharType="separate"/>
        </w:r>
        <w:r w:rsidR="009D15D2">
          <w:rPr>
            <w:noProof/>
            <w:webHidden/>
          </w:rPr>
          <w:t>4</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33" w:history="1">
        <w:r w:rsidR="00C15F3A" w:rsidRPr="00F4601D">
          <w:rPr>
            <w:rStyle w:val="affd"/>
            <w:rFonts w:ascii="Symbol" w:hAnsi="Symbol"/>
            <w:noProof/>
            <w:lang w:val="en-US"/>
          </w:rPr>
          <w:t></w:t>
        </w:r>
        <w:r w:rsidR="00C15F3A">
          <w:rPr>
            <w:rFonts w:asciiTheme="minorHAnsi" w:eastAsiaTheme="minorEastAsia" w:hAnsiTheme="minorHAnsi" w:cstheme="minorBidi"/>
            <w:noProof/>
            <w:spacing w:val="0"/>
            <w:sz w:val="22"/>
            <w:szCs w:val="22"/>
            <w:lang w:eastAsia="ru-RU"/>
          </w:rPr>
          <w:tab/>
        </w:r>
        <w:r w:rsidR="00C15F3A" w:rsidRPr="00F4601D">
          <w:rPr>
            <w:rStyle w:val="affd"/>
            <w:noProof/>
          </w:rPr>
          <w:t>Рис. 3 Алгоритм обработки поискового запроса</w:t>
        </w:r>
        <w:r w:rsidR="00C15F3A">
          <w:rPr>
            <w:noProof/>
            <w:webHidden/>
          </w:rPr>
          <w:tab/>
        </w:r>
        <w:r>
          <w:rPr>
            <w:noProof/>
            <w:webHidden/>
          </w:rPr>
          <w:fldChar w:fldCharType="begin"/>
        </w:r>
        <w:r w:rsidR="00C15F3A">
          <w:rPr>
            <w:noProof/>
            <w:webHidden/>
          </w:rPr>
          <w:instrText xml:space="preserve"> PAGEREF _Toc341106933 \h </w:instrText>
        </w:r>
        <w:r>
          <w:rPr>
            <w:noProof/>
            <w:webHidden/>
          </w:rPr>
        </w:r>
        <w:r>
          <w:rPr>
            <w:noProof/>
            <w:webHidden/>
          </w:rPr>
          <w:fldChar w:fldCharType="separate"/>
        </w:r>
        <w:r w:rsidR="009D15D2">
          <w:rPr>
            <w:noProof/>
            <w:webHidden/>
          </w:rPr>
          <w:t>8</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34" w:history="1">
        <w:r w:rsidR="00C15F3A" w:rsidRPr="00F4601D">
          <w:rPr>
            <w:rStyle w:val="affd"/>
            <w:rFonts w:ascii="Symbol" w:hAnsi="Symbol"/>
            <w:noProof/>
          </w:rPr>
          <w:t></w:t>
        </w:r>
        <w:r w:rsidR="00C15F3A">
          <w:rPr>
            <w:rFonts w:asciiTheme="minorHAnsi" w:eastAsiaTheme="minorEastAsia" w:hAnsiTheme="minorHAnsi" w:cstheme="minorBidi"/>
            <w:noProof/>
            <w:spacing w:val="0"/>
            <w:sz w:val="22"/>
            <w:szCs w:val="22"/>
            <w:lang w:eastAsia="ru-RU"/>
          </w:rPr>
          <w:tab/>
        </w:r>
        <w:r w:rsidR="00C15F3A" w:rsidRPr="00F4601D">
          <w:rPr>
            <w:rStyle w:val="affd"/>
            <w:noProof/>
          </w:rPr>
          <w:t>Рис. 4 Алгоритм обработки запроса на манипулирование данными</w:t>
        </w:r>
        <w:r w:rsidR="00C15F3A">
          <w:rPr>
            <w:noProof/>
            <w:webHidden/>
          </w:rPr>
          <w:tab/>
        </w:r>
        <w:r>
          <w:rPr>
            <w:noProof/>
            <w:webHidden/>
          </w:rPr>
          <w:fldChar w:fldCharType="begin"/>
        </w:r>
        <w:r w:rsidR="00C15F3A">
          <w:rPr>
            <w:noProof/>
            <w:webHidden/>
          </w:rPr>
          <w:instrText xml:space="preserve"> PAGEREF _Toc341106934 \h </w:instrText>
        </w:r>
        <w:r>
          <w:rPr>
            <w:noProof/>
            <w:webHidden/>
          </w:rPr>
        </w:r>
        <w:r>
          <w:rPr>
            <w:noProof/>
            <w:webHidden/>
          </w:rPr>
          <w:fldChar w:fldCharType="separate"/>
        </w:r>
        <w:r w:rsidR="009D15D2">
          <w:rPr>
            <w:noProof/>
            <w:webHidden/>
          </w:rPr>
          <w:t>10</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35" w:history="1">
        <w:r w:rsidR="00C15F3A" w:rsidRPr="00F4601D">
          <w:rPr>
            <w:rStyle w:val="affd"/>
            <w:rFonts w:ascii="Symbol" w:hAnsi="Symbol"/>
            <w:noProof/>
          </w:rPr>
          <w:t></w:t>
        </w:r>
        <w:r w:rsidR="00C15F3A">
          <w:rPr>
            <w:rFonts w:asciiTheme="minorHAnsi" w:eastAsiaTheme="minorEastAsia" w:hAnsiTheme="minorHAnsi" w:cstheme="minorBidi"/>
            <w:noProof/>
            <w:spacing w:val="0"/>
            <w:sz w:val="22"/>
            <w:szCs w:val="22"/>
            <w:lang w:eastAsia="ru-RU"/>
          </w:rPr>
          <w:tab/>
        </w:r>
        <w:r w:rsidR="00C15F3A" w:rsidRPr="00F4601D">
          <w:rPr>
            <w:rStyle w:val="affd"/>
            <w:noProof/>
          </w:rPr>
          <w:t>Рис. 5 Пример иерархии классов объектов</w:t>
        </w:r>
        <w:r w:rsidR="00C15F3A">
          <w:rPr>
            <w:noProof/>
            <w:webHidden/>
          </w:rPr>
          <w:tab/>
        </w:r>
        <w:r>
          <w:rPr>
            <w:noProof/>
            <w:webHidden/>
          </w:rPr>
          <w:fldChar w:fldCharType="begin"/>
        </w:r>
        <w:r w:rsidR="00C15F3A">
          <w:rPr>
            <w:noProof/>
            <w:webHidden/>
          </w:rPr>
          <w:instrText xml:space="preserve"> PAGEREF _Toc341106935 \h </w:instrText>
        </w:r>
        <w:r>
          <w:rPr>
            <w:noProof/>
            <w:webHidden/>
          </w:rPr>
        </w:r>
        <w:r>
          <w:rPr>
            <w:noProof/>
            <w:webHidden/>
          </w:rPr>
          <w:fldChar w:fldCharType="separate"/>
        </w:r>
        <w:r w:rsidR="009D15D2">
          <w:rPr>
            <w:noProof/>
            <w:webHidden/>
          </w:rPr>
          <w:t>16</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36" w:history="1">
        <w:r w:rsidR="00C15F3A" w:rsidRPr="00F4601D">
          <w:rPr>
            <w:rStyle w:val="affd"/>
            <w:rFonts w:ascii="Symbol" w:hAnsi="Symbol"/>
            <w:noProof/>
          </w:rPr>
          <w:t></w:t>
        </w:r>
        <w:r w:rsidR="00C15F3A">
          <w:rPr>
            <w:rFonts w:asciiTheme="minorHAnsi" w:eastAsiaTheme="minorEastAsia" w:hAnsiTheme="minorHAnsi" w:cstheme="minorBidi"/>
            <w:noProof/>
            <w:spacing w:val="0"/>
            <w:sz w:val="22"/>
            <w:szCs w:val="22"/>
            <w:lang w:eastAsia="ru-RU"/>
          </w:rPr>
          <w:tab/>
        </w:r>
        <w:r w:rsidR="00C15F3A" w:rsidRPr="00F4601D">
          <w:rPr>
            <w:rStyle w:val="affd"/>
            <w:noProof/>
          </w:rPr>
          <w:t>Рис. 6 Пример виртуального и структурного наследования</w:t>
        </w:r>
        <w:r w:rsidR="00C15F3A">
          <w:rPr>
            <w:noProof/>
            <w:webHidden/>
          </w:rPr>
          <w:tab/>
        </w:r>
        <w:r>
          <w:rPr>
            <w:noProof/>
            <w:webHidden/>
          </w:rPr>
          <w:fldChar w:fldCharType="begin"/>
        </w:r>
        <w:r w:rsidR="00C15F3A">
          <w:rPr>
            <w:noProof/>
            <w:webHidden/>
          </w:rPr>
          <w:instrText xml:space="preserve"> PAGEREF _Toc341106936 \h </w:instrText>
        </w:r>
        <w:r>
          <w:rPr>
            <w:noProof/>
            <w:webHidden/>
          </w:rPr>
        </w:r>
        <w:r>
          <w:rPr>
            <w:noProof/>
            <w:webHidden/>
          </w:rPr>
          <w:fldChar w:fldCharType="separate"/>
        </w:r>
        <w:r w:rsidR="009D15D2">
          <w:rPr>
            <w:noProof/>
            <w:webHidden/>
          </w:rPr>
          <w:t>17</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37" w:history="1">
        <w:r w:rsidR="00C15F3A" w:rsidRPr="00F4601D">
          <w:rPr>
            <w:rStyle w:val="affd"/>
            <w:rFonts w:ascii="Symbol" w:hAnsi="Symbol"/>
            <w:noProof/>
          </w:rPr>
          <w:t></w:t>
        </w:r>
        <w:r w:rsidR="00C15F3A">
          <w:rPr>
            <w:rFonts w:asciiTheme="minorHAnsi" w:eastAsiaTheme="minorEastAsia" w:hAnsiTheme="minorHAnsi" w:cstheme="minorBidi"/>
            <w:noProof/>
            <w:spacing w:val="0"/>
            <w:sz w:val="22"/>
            <w:szCs w:val="22"/>
            <w:lang w:eastAsia="ru-RU"/>
          </w:rPr>
          <w:tab/>
        </w:r>
        <w:r w:rsidR="00C15F3A" w:rsidRPr="00F4601D">
          <w:rPr>
            <w:rStyle w:val="affd"/>
            <w:noProof/>
          </w:rPr>
          <w:t>Рис. 7 Примеры разрешенного и запрещенного наследования</w:t>
        </w:r>
        <w:r w:rsidR="00C15F3A">
          <w:rPr>
            <w:noProof/>
            <w:webHidden/>
          </w:rPr>
          <w:tab/>
        </w:r>
        <w:r>
          <w:rPr>
            <w:noProof/>
            <w:webHidden/>
          </w:rPr>
          <w:fldChar w:fldCharType="begin"/>
        </w:r>
        <w:r w:rsidR="00C15F3A">
          <w:rPr>
            <w:noProof/>
            <w:webHidden/>
          </w:rPr>
          <w:instrText xml:space="preserve"> PAGEREF _Toc341106937 \h </w:instrText>
        </w:r>
        <w:r>
          <w:rPr>
            <w:noProof/>
            <w:webHidden/>
          </w:rPr>
        </w:r>
        <w:r>
          <w:rPr>
            <w:noProof/>
            <w:webHidden/>
          </w:rPr>
          <w:fldChar w:fldCharType="separate"/>
        </w:r>
        <w:r w:rsidR="009D15D2">
          <w:rPr>
            <w:noProof/>
            <w:webHidden/>
          </w:rPr>
          <w:t>18</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38" w:history="1">
        <w:r w:rsidR="00C15F3A" w:rsidRPr="00F4601D">
          <w:rPr>
            <w:rStyle w:val="affd"/>
            <w:rFonts w:ascii="Symbol" w:hAnsi="Symbol"/>
            <w:noProof/>
          </w:rPr>
          <w:t></w:t>
        </w:r>
        <w:r w:rsidR="00C15F3A">
          <w:rPr>
            <w:rFonts w:asciiTheme="minorHAnsi" w:eastAsiaTheme="minorEastAsia" w:hAnsiTheme="minorHAnsi" w:cstheme="minorBidi"/>
            <w:noProof/>
            <w:spacing w:val="0"/>
            <w:sz w:val="22"/>
            <w:szCs w:val="22"/>
            <w:lang w:eastAsia="ru-RU"/>
          </w:rPr>
          <w:tab/>
        </w:r>
        <w:r w:rsidR="00C15F3A" w:rsidRPr="00F4601D">
          <w:rPr>
            <w:rStyle w:val="affd"/>
            <w:noProof/>
          </w:rPr>
          <w:t>Рис. 8 Запрещенное перекрытие атрибута при наследовании класса объекта</w:t>
        </w:r>
        <w:r w:rsidR="00C15F3A">
          <w:rPr>
            <w:noProof/>
            <w:webHidden/>
          </w:rPr>
          <w:tab/>
        </w:r>
        <w:r>
          <w:rPr>
            <w:noProof/>
            <w:webHidden/>
          </w:rPr>
          <w:fldChar w:fldCharType="begin"/>
        </w:r>
        <w:r w:rsidR="00C15F3A">
          <w:rPr>
            <w:noProof/>
            <w:webHidden/>
          </w:rPr>
          <w:instrText xml:space="preserve"> PAGEREF _Toc341106938 \h </w:instrText>
        </w:r>
        <w:r>
          <w:rPr>
            <w:noProof/>
            <w:webHidden/>
          </w:rPr>
        </w:r>
        <w:r>
          <w:rPr>
            <w:noProof/>
            <w:webHidden/>
          </w:rPr>
          <w:fldChar w:fldCharType="separate"/>
        </w:r>
        <w:r w:rsidR="009D15D2">
          <w:rPr>
            <w:noProof/>
            <w:webHidden/>
          </w:rPr>
          <w:t>19</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39" w:history="1">
        <w:r w:rsidR="00C15F3A" w:rsidRPr="00F4601D">
          <w:rPr>
            <w:rStyle w:val="affd"/>
            <w:rFonts w:ascii="Symbol" w:hAnsi="Symbol"/>
            <w:noProof/>
          </w:rPr>
          <w:t></w:t>
        </w:r>
        <w:r w:rsidR="00C15F3A">
          <w:rPr>
            <w:rFonts w:asciiTheme="minorHAnsi" w:eastAsiaTheme="minorEastAsia" w:hAnsiTheme="minorHAnsi" w:cstheme="minorBidi"/>
            <w:noProof/>
            <w:spacing w:val="0"/>
            <w:sz w:val="22"/>
            <w:szCs w:val="22"/>
            <w:lang w:eastAsia="ru-RU"/>
          </w:rPr>
          <w:tab/>
        </w:r>
        <w:r w:rsidR="00C15F3A" w:rsidRPr="00F4601D">
          <w:rPr>
            <w:rStyle w:val="affd"/>
            <w:noProof/>
          </w:rPr>
          <w:t>Рис. 9 Наследование класса-родителя по нескольким путям</w:t>
        </w:r>
        <w:r w:rsidR="00C15F3A">
          <w:rPr>
            <w:noProof/>
            <w:webHidden/>
          </w:rPr>
          <w:tab/>
        </w:r>
        <w:r>
          <w:rPr>
            <w:noProof/>
            <w:webHidden/>
          </w:rPr>
          <w:fldChar w:fldCharType="begin"/>
        </w:r>
        <w:r w:rsidR="00C15F3A">
          <w:rPr>
            <w:noProof/>
            <w:webHidden/>
          </w:rPr>
          <w:instrText xml:space="preserve"> PAGEREF _Toc341106939 \h </w:instrText>
        </w:r>
        <w:r>
          <w:rPr>
            <w:noProof/>
            <w:webHidden/>
          </w:rPr>
        </w:r>
        <w:r>
          <w:rPr>
            <w:noProof/>
            <w:webHidden/>
          </w:rPr>
          <w:fldChar w:fldCharType="separate"/>
        </w:r>
        <w:r w:rsidR="009D15D2">
          <w:rPr>
            <w:noProof/>
            <w:webHidden/>
          </w:rPr>
          <w:t>19</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40" w:history="1">
        <w:r w:rsidR="00C15F3A" w:rsidRPr="00F4601D">
          <w:rPr>
            <w:rStyle w:val="affd"/>
            <w:rFonts w:ascii="Symbol" w:hAnsi="Symbol"/>
            <w:noProof/>
          </w:rPr>
          <w:t></w:t>
        </w:r>
        <w:r w:rsidR="00C15F3A">
          <w:rPr>
            <w:rFonts w:asciiTheme="minorHAnsi" w:eastAsiaTheme="minorEastAsia" w:hAnsiTheme="minorHAnsi" w:cstheme="minorBidi"/>
            <w:noProof/>
            <w:spacing w:val="0"/>
            <w:sz w:val="22"/>
            <w:szCs w:val="22"/>
            <w:lang w:eastAsia="ru-RU"/>
          </w:rPr>
          <w:tab/>
        </w:r>
        <w:r w:rsidR="00C15F3A" w:rsidRPr="00F4601D">
          <w:rPr>
            <w:rStyle w:val="affd"/>
            <w:noProof/>
          </w:rPr>
          <w:t>Рис. 10 Организация хранения множественных атрибутов</w:t>
        </w:r>
        <w:r w:rsidR="00C15F3A">
          <w:rPr>
            <w:noProof/>
            <w:webHidden/>
          </w:rPr>
          <w:tab/>
        </w:r>
        <w:r>
          <w:rPr>
            <w:noProof/>
            <w:webHidden/>
          </w:rPr>
          <w:fldChar w:fldCharType="begin"/>
        </w:r>
        <w:r w:rsidR="00C15F3A">
          <w:rPr>
            <w:noProof/>
            <w:webHidden/>
          </w:rPr>
          <w:instrText xml:space="preserve"> PAGEREF _Toc341106940 \h </w:instrText>
        </w:r>
        <w:r>
          <w:rPr>
            <w:noProof/>
            <w:webHidden/>
          </w:rPr>
        </w:r>
        <w:r>
          <w:rPr>
            <w:noProof/>
            <w:webHidden/>
          </w:rPr>
          <w:fldChar w:fldCharType="separate"/>
        </w:r>
        <w:r w:rsidR="009D15D2">
          <w:rPr>
            <w:noProof/>
            <w:webHidden/>
          </w:rPr>
          <w:t>21</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41" w:history="1">
        <w:r w:rsidR="00C15F3A" w:rsidRPr="00F4601D">
          <w:rPr>
            <w:rStyle w:val="affd"/>
            <w:rFonts w:ascii="Symbol" w:hAnsi="Symbol"/>
            <w:noProof/>
          </w:rPr>
          <w:t></w:t>
        </w:r>
        <w:r w:rsidR="00C15F3A">
          <w:rPr>
            <w:rFonts w:asciiTheme="minorHAnsi" w:eastAsiaTheme="minorEastAsia" w:hAnsiTheme="minorHAnsi" w:cstheme="minorBidi"/>
            <w:noProof/>
            <w:spacing w:val="0"/>
            <w:sz w:val="22"/>
            <w:szCs w:val="22"/>
            <w:lang w:eastAsia="ru-RU"/>
          </w:rPr>
          <w:tab/>
        </w:r>
        <w:r w:rsidR="00C15F3A" w:rsidRPr="00F4601D">
          <w:rPr>
            <w:rStyle w:val="affd"/>
            <w:noProof/>
          </w:rPr>
          <w:t>Рис. 11 Организация хранения вложений документов</w:t>
        </w:r>
        <w:r w:rsidR="00C15F3A">
          <w:rPr>
            <w:noProof/>
            <w:webHidden/>
          </w:rPr>
          <w:tab/>
        </w:r>
        <w:r>
          <w:rPr>
            <w:noProof/>
            <w:webHidden/>
          </w:rPr>
          <w:fldChar w:fldCharType="begin"/>
        </w:r>
        <w:r w:rsidR="00C15F3A">
          <w:rPr>
            <w:noProof/>
            <w:webHidden/>
          </w:rPr>
          <w:instrText xml:space="preserve"> PAGEREF _Toc341106941 \h </w:instrText>
        </w:r>
        <w:r>
          <w:rPr>
            <w:noProof/>
            <w:webHidden/>
          </w:rPr>
        </w:r>
        <w:r>
          <w:rPr>
            <w:noProof/>
            <w:webHidden/>
          </w:rPr>
          <w:fldChar w:fldCharType="separate"/>
        </w:r>
        <w:r w:rsidR="009D15D2">
          <w:rPr>
            <w:noProof/>
            <w:webHidden/>
          </w:rPr>
          <w:t>26</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42" w:history="1">
        <w:r w:rsidR="00C15F3A" w:rsidRPr="00F4601D">
          <w:rPr>
            <w:rStyle w:val="affd"/>
            <w:rFonts w:ascii="Symbol" w:hAnsi="Symbol"/>
            <w:noProof/>
          </w:rPr>
          <w:t></w:t>
        </w:r>
        <w:r w:rsidR="00C15F3A">
          <w:rPr>
            <w:rFonts w:asciiTheme="minorHAnsi" w:eastAsiaTheme="minorEastAsia" w:hAnsiTheme="minorHAnsi" w:cstheme="minorBidi"/>
            <w:noProof/>
            <w:spacing w:val="0"/>
            <w:sz w:val="22"/>
            <w:szCs w:val="22"/>
            <w:lang w:eastAsia="ru-RU"/>
          </w:rPr>
          <w:tab/>
        </w:r>
        <w:r w:rsidR="00C15F3A" w:rsidRPr="00F4601D">
          <w:rPr>
            <w:rStyle w:val="affd"/>
            <w:noProof/>
          </w:rPr>
          <w:t>Рис. 12 Пример расположения файлов вложений и их связи с записями вложений</w:t>
        </w:r>
        <w:r w:rsidR="00C15F3A">
          <w:rPr>
            <w:noProof/>
            <w:webHidden/>
          </w:rPr>
          <w:tab/>
        </w:r>
        <w:r>
          <w:rPr>
            <w:noProof/>
            <w:webHidden/>
          </w:rPr>
          <w:fldChar w:fldCharType="begin"/>
        </w:r>
        <w:r w:rsidR="00C15F3A">
          <w:rPr>
            <w:noProof/>
            <w:webHidden/>
          </w:rPr>
          <w:instrText xml:space="preserve"> PAGEREF _Toc341106942 \h </w:instrText>
        </w:r>
        <w:r>
          <w:rPr>
            <w:noProof/>
            <w:webHidden/>
          </w:rPr>
        </w:r>
        <w:r>
          <w:rPr>
            <w:noProof/>
            <w:webHidden/>
          </w:rPr>
          <w:fldChar w:fldCharType="separate"/>
        </w:r>
        <w:r w:rsidR="009D15D2">
          <w:rPr>
            <w:noProof/>
            <w:webHidden/>
          </w:rPr>
          <w:t>28</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43" w:history="1">
        <w:r w:rsidR="00C15F3A" w:rsidRPr="00F4601D">
          <w:rPr>
            <w:rStyle w:val="affd"/>
            <w:rFonts w:ascii="Symbol" w:hAnsi="Symbol"/>
            <w:noProof/>
          </w:rPr>
          <w:t></w:t>
        </w:r>
        <w:r w:rsidR="00C15F3A">
          <w:rPr>
            <w:rFonts w:asciiTheme="minorHAnsi" w:eastAsiaTheme="minorEastAsia" w:hAnsiTheme="minorHAnsi" w:cstheme="minorBidi"/>
            <w:noProof/>
            <w:spacing w:val="0"/>
            <w:sz w:val="22"/>
            <w:szCs w:val="22"/>
            <w:lang w:eastAsia="ru-RU"/>
          </w:rPr>
          <w:tab/>
        </w:r>
        <w:r w:rsidR="00C15F3A" w:rsidRPr="00F4601D">
          <w:rPr>
            <w:rStyle w:val="affd"/>
            <w:noProof/>
          </w:rPr>
          <w:t>Рис. 13 Структура словаря данных</w:t>
        </w:r>
        <w:r w:rsidR="00C15F3A">
          <w:rPr>
            <w:noProof/>
            <w:webHidden/>
          </w:rPr>
          <w:tab/>
        </w:r>
        <w:r>
          <w:rPr>
            <w:noProof/>
            <w:webHidden/>
          </w:rPr>
          <w:fldChar w:fldCharType="begin"/>
        </w:r>
        <w:r w:rsidR="00C15F3A">
          <w:rPr>
            <w:noProof/>
            <w:webHidden/>
          </w:rPr>
          <w:instrText xml:space="preserve"> PAGEREF _Toc341106943 \h </w:instrText>
        </w:r>
        <w:r>
          <w:rPr>
            <w:noProof/>
            <w:webHidden/>
          </w:rPr>
        </w:r>
        <w:r>
          <w:rPr>
            <w:noProof/>
            <w:webHidden/>
          </w:rPr>
          <w:fldChar w:fldCharType="separate"/>
        </w:r>
        <w:r w:rsidR="009D15D2">
          <w:rPr>
            <w:noProof/>
            <w:webHidden/>
          </w:rPr>
          <w:t>30</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44" w:history="1">
        <w:r w:rsidR="00C15F3A" w:rsidRPr="00F4601D">
          <w:rPr>
            <w:rStyle w:val="affd"/>
            <w:rFonts w:ascii="Symbol" w:hAnsi="Symbol"/>
            <w:noProof/>
          </w:rPr>
          <w:t></w:t>
        </w:r>
        <w:r w:rsidR="00C15F3A">
          <w:rPr>
            <w:rFonts w:asciiTheme="minorHAnsi" w:eastAsiaTheme="minorEastAsia" w:hAnsiTheme="minorHAnsi" w:cstheme="minorBidi"/>
            <w:noProof/>
            <w:spacing w:val="0"/>
            <w:sz w:val="22"/>
            <w:szCs w:val="22"/>
            <w:lang w:eastAsia="ru-RU"/>
          </w:rPr>
          <w:tab/>
        </w:r>
        <w:r w:rsidR="00C15F3A" w:rsidRPr="00F4601D">
          <w:rPr>
            <w:rStyle w:val="affd"/>
            <w:noProof/>
          </w:rPr>
          <w:t>Рис. 14 Структура объектов словаря данных</w:t>
        </w:r>
        <w:r w:rsidR="00C15F3A">
          <w:rPr>
            <w:noProof/>
            <w:webHidden/>
          </w:rPr>
          <w:tab/>
        </w:r>
        <w:r>
          <w:rPr>
            <w:noProof/>
            <w:webHidden/>
          </w:rPr>
          <w:fldChar w:fldCharType="begin"/>
        </w:r>
        <w:r w:rsidR="00C15F3A">
          <w:rPr>
            <w:noProof/>
            <w:webHidden/>
          </w:rPr>
          <w:instrText xml:space="preserve"> PAGEREF _Toc341106944 \h </w:instrText>
        </w:r>
        <w:r>
          <w:rPr>
            <w:noProof/>
            <w:webHidden/>
          </w:rPr>
        </w:r>
        <w:r>
          <w:rPr>
            <w:noProof/>
            <w:webHidden/>
          </w:rPr>
          <w:fldChar w:fldCharType="separate"/>
        </w:r>
        <w:r w:rsidR="009D15D2">
          <w:rPr>
            <w:noProof/>
            <w:webHidden/>
          </w:rPr>
          <w:t>37</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45" w:history="1">
        <w:r w:rsidR="00C15F3A" w:rsidRPr="00F4601D">
          <w:rPr>
            <w:rStyle w:val="affd"/>
            <w:rFonts w:ascii="Symbol" w:hAnsi="Symbol"/>
            <w:noProof/>
          </w:rPr>
          <w:t></w:t>
        </w:r>
        <w:r w:rsidR="00C15F3A">
          <w:rPr>
            <w:rFonts w:asciiTheme="minorHAnsi" w:eastAsiaTheme="minorEastAsia" w:hAnsiTheme="minorHAnsi" w:cstheme="minorBidi"/>
            <w:noProof/>
            <w:spacing w:val="0"/>
            <w:sz w:val="22"/>
            <w:szCs w:val="22"/>
            <w:lang w:eastAsia="ru-RU"/>
          </w:rPr>
          <w:tab/>
        </w:r>
        <w:r w:rsidR="00C15F3A" w:rsidRPr="00F4601D">
          <w:rPr>
            <w:rStyle w:val="affd"/>
            <w:noProof/>
          </w:rPr>
          <w:t xml:space="preserve">Рис. 15 Структура базовых объектов системы </w:t>
        </w:r>
        <w:r w:rsidR="00C15F3A" w:rsidRPr="00F4601D">
          <w:rPr>
            <w:rStyle w:val="affd"/>
            <w:noProof/>
            <w:lang w:val="en-US"/>
          </w:rPr>
          <w:t>CompanyMedia</w:t>
        </w:r>
        <w:r w:rsidR="00C15F3A" w:rsidRPr="00F4601D">
          <w:rPr>
            <w:rStyle w:val="affd"/>
            <w:noProof/>
          </w:rPr>
          <w:t xml:space="preserve"> 5</w:t>
        </w:r>
        <w:r w:rsidR="00C15F3A">
          <w:rPr>
            <w:noProof/>
            <w:webHidden/>
          </w:rPr>
          <w:tab/>
        </w:r>
        <w:r>
          <w:rPr>
            <w:noProof/>
            <w:webHidden/>
          </w:rPr>
          <w:fldChar w:fldCharType="begin"/>
        </w:r>
        <w:r w:rsidR="00C15F3A">
          <w:rPr>
            <w:noProof/>
            <w:webHidden/>
          </w:rPr>
          <w:instrText xml:space="preserve"> PAGEREF _Toc341106945 \h </w:instrText>
        </w:r>
        <w:r>
          <w:rPr>
            <w:noProof/>
            <w:webHidden/>
          </w:rPr>
        </w:r>
        <w:r>
          <w:rPr>
            <w:noProof/>
            <w:webHidden/>
          </w:rPr>
          <w:fldChar w:fldCharType="separate"/>
        </w:r>
        <w:r w:rsidR="009D15D2">
          <w:rPr>
            <w:noProof/>
            <w:webHidden/>
          </w:rPr>
          <w:t>38</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46" w:history="1">
        <w:r w:rsidR="00C15F3A" w:rsidRPr="00F4601D">
          <w:rPr>
            <w:rStyle w:val="affd"/>
            <w:rFonts w:ascii="Symbol" w:hAnsi="Symbol"/>
            <w:noProof/>
          </w:rPr>
          <w:t></w:t>
        </w:r>
        <w:r w:rsidR="00C15F3A">
          <w:rPr>
            <w:rFonts w:asciiTheme="minorHAnsi" w:eastAsiaTheme="minorEastAsia" w:hAnsiTheme="minorHAnsi" w:cstheme="minorBidi"/>
            <w:noProof/>
            <w:spacing w:val="0"/>
            <w:sz w:val="22"/>
            <w:szCs w:val="22"/>
            <w:lang w:eastAsia="ru-RU"/>
          </w:rPr>
          <w:tab/>
        </w:r>
        <w:r w:rsidR="00C15F3A" w:rsidRPr="00F4601D">
          <w:rPr>
            <w:rStyle w:val="affd"/>
            <w:noProof/>
          </w:rPr>
          <w:t>Рис. 16 Служебные таблицы и объекты</w:t>
        </w:r>
        <w:r w:rsidR="00C15F3A">
          <w:rPr>
            <w:noProof/>
            <w:webHidden/>
          </w:rPr>
          <w:tab/>
        </w:r>
        <w:r>
          <w:rPr>
            <w:noProof/>
            <w:webHidden/>
          </w:rPr>
          <w:fldChar w:fldCharType="begin"/>
        </w:r>
        <w:r w:rsidR="00C15F3A">
          <w:rPr>
            <w:noProof/>
            <w:webHidden/>
          </w:rPr>
          <w:instrText xml:space="preserve"> PAGEREF _Toc341106946 \h </w:instrText>
        </w:r>
        <w:r>
          <w:rPr>
            <w:noProof/>
            <w:webHidden/>
          </w:rPr>
        </w:r>
        <w:r>
          <w:rPr>
            <w:noProof/>
            <w:webHidden/>
          </w:rPr>
          <w:fldChar w:fldCharType="separate"/>
        </w:r>
        <w:r w:rsidR="009D15D2">
          <w:rPr>
            <w:noProof/>
            <w:webHidden/>
          </w:rPr>
          <w:t>39</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47" w:history="1">
        <w:r w:rsidR="00C15F3A" w:rsidRPr="00F4601D">
          <w:rPr>
            <w:rStyle w:val="affd"/>
            <w:rFonts w:ascii="Symbol" w:hAnsi="Symbol"/>
            <w:noProof/>
          </w:rPr>
          <w:t></w:t>
        </w:r>
        <w:r w:rsidR="00C15F3A">
          <w:rPr>
            <w:rFonts w:asciiTheme="minorHAnsi" w:eastAsiaTheme="minorEastAsia" w:hAnsiTheme="minorHAnsi" w:cstheme="minorBidi"/>
            <w:noProof/>
            <w:spacing w:val="0"/>
            <w:sz w:val="22"/>
            <w:szCs w:val="22"/>
            <w:lang w:eastAsia="ru-RU"/>
          </w:rPr>
          <w:tab/>
        </w:r>
        <w:r w:rsidR="00C15F3A" w:rsidRPr="00F4601D">
          <w:rPr>
            <w:rStyle w:val="affd"/>
            <w:noProof/>
          </w:rPr>
          <w:t>Рис. 17</w:t>
        </w:r>
        <w:r w:rsidR="00C15F3A" w:rsidRPr="00F4601D">
          <w:rPr>
            <w:rStyle w:val="affd"/>
            <w:noProof/>
            <w:lang w:val="en-US"/>
          </w:rPr>
          <w:t xml:space="preserve"> </w:t>
        </w:r>
        <w:r w:rsidR="00C15F3A" w:rsidRPr="00F4601D">
          <w:rPr>
            <w:rStyle w:val="affd"/>
            <w:noProof/>
          </w:rPr>
          <w:t>Алгоритм оптимистической блокировки</w:t>
        </w:r>
        <w:r w:rsidR="00C15F3A">
          <w:rPr>
            <w:noProof/>
            <w:webHidden/>
          </w:rPr>
          <w:tab/>
        </w:r>
        <w:r>
          <w:rPr>
            <w:noProof/>
            <w:webHidden/>
          </w:rPr>
          <w:fldChar w:fldCharType="begin"/>
        </w:r>
        <w:r w:rsidR="00C15F3A">
          <w:rPr>
            <w:noProof/>
            <w:webHidden/>
          </w:rPr>
          <w:instrText xml:space="preserve"> PAGEREF _Toc341106947 \h </w:instrText>
        </w:r>
        <w:r>
          <w:rPr>
            <w:noProof/>
            <w:webHidden/>
          </w:rPr>
        </w:r>
        <w:r>
          <w:rPr>
            <w:noProof/>
            <w:webHidden/>
          </w:rPr>
          <w:fldChar w:fldCharType="separate"/>
        </w:r>
        <w:r w:rsidR="009D15D2">
          <w:rPr>
            <w:noProof/>
            <w:webHidden/>
          </w:rPr>
          <w:t>42</w:t>
        </w:r>
        <w:r>
          <w:rPr>
            <w:noProof/>
            <w:webHidden/>
          </w:rPr>
          <w:fldChar w:fldCharType="end"/>
        </w:r>
      </w:hyperlink>
    </w:p>
    <w:p w:rsidR="006A5790" w:rsidRPr="00586A50" w:rsidRDefault="00F33CDA" w:rsidP="006A5790">
      <w:pPr>
        <w:tabs>
          <w:tab w:val="left" w:pos="7797"/>
        </w:tabs>
        <w:rPr>
          <w:rFonts w:ascii="Arial CYR" w:hAnsi="Arial CYR"/>
          <w:spacing w:val="-4"/>
        </w:rPr>
      </w:pPr>
      <w:r w:rsidRPr="00586A50">
        <w:rPr>
          <w:rFonts w:ascii="Arial CYR" w:hAnsi="Arial CYR"/>
          <w:spacing w:val="-4"/>
        </w:rPr>
        <w:fldChar w:fldCharType="end"/>
      </w:r>
    </w:p>
    <w:p w:rsidR="006A5790" w:rsidRPr="006A5790" w:rsidRDefault="006A5790" w:rsidP="00035B45">
      <w:pPr>
        <w:pStyle w:val="HeadingContent"/>
        <w:rPr>
          <w:rFonts w:ascii="Arial CYR" w:hAnsi="Arial CYR"/>
        </w:rPr>
      </w:pPr>
      <w:bookmarkStart w:id="4" w:name="_Toc341106862"/>
      <w:r w:rsidRPr="00586A50">
        <w:t xml:space="preserve">Список </w:t>
      </w:r>
      <w:r>
        <w:t>таблиц</w:t>
      </w:r>
      <w:bookmarkEnd w:id="4"/>
    </w:p>
    <w:p w:rsidR="00C15F3A" w:rsidRDefault="00F33CDA">
      <w:pPr>
        <w:pStyle w:val="afd"/>
        <w:rPr>
          <w:rFonts w:asciiTheme="minorHAnsi" w:eastAsiaTheme="minorEastAsia" w:hAnsiTheme="minorHAnsi" w:cstheme="minorBidi"/>
          <w:noProof/>
          <w:spacing w:val="0"/>
          <w:sz w:val="22"/>
          <w:szCs w:val="22"/>
          <w:lang w:eastAsia="ru-RU"/>
        </w:rPr>
      </w:pPr>
      <w:r w:rsidRPr="00586A50">
        <w:rPr>
          <w:rFonts w:ascii="Arial CYR" w:hAnsi="Arial CYR"/>
          <w:spacing w:val="-4"/>
        </w:rPr>
        <w:fldChar w:fldCharType="begin"/>
      </w:r>
      <w:r w:rsidR="006A5790" w:rsidRPr="00586A50">
        <w:rPr>
          <w:rFonts w:ascii="Arial CYR" w:hAnsi="Arial CYR"/>
          <w:spacing w:val="-4"/>
        </w:rPr>
        <w:instrText xml:space="preserve"> TOC \h \z \c "</w:instrText>
      </w:r>
      <w:r w:rsidR="006A5790">
        <w:rPr>
          <w:rFonts w:ascii="Arial CYR" w:hAnsi="Arial CYR"/>
          <w:spacing w:val="-4"/>
        </w:rPr>
        <w:instrText>Таблица</w:instrText>
      </w:r>
      <w:r w:rsidR="006A5790" w:rsidRPr="00586A50">
        <w:rPr>
          <w:rFonts w:ascii="Arial CYR" w:hAnsi="Arial CYR"/>
          <w:spacing w:val="-4"/>
        </w:rPr>
        <w:instrText xml:space="preserve">" </w:instrText>
      </w:r>
      <w:r w:rsidRPr="00586A50">
        <w:rPr>
          <w:rFonts w:ascii="Arial CYR" w:hAnsi="Arial CYR"/>
          <w:spacing w:val="-4"/>
        </w:rPr>
        <w:fldChar w:fldCharType="separate"/>
      </w:r>
      <w:hyperlink w:anchor="_Toc341106948" w:history="1">
        <w:r w:rsidR="00C15F3A" w:rsidRPr="00BC2195">
          <w:rPr>
            <w:rStyle w:val="affd"/>
            <w:noProof/>
          </w:rPr>
          <w:t xml:space="preserve">Таблица 1. Перечень свойств класса объекта  в словаре данных системы </w:t>
        </w:r>
        <w:r w:rsidR="00C15F3A" w:rsidRPr="00BC2195">
          <w:rPr>
            <w:rStyle w:val="affd"/>
            <w:noProof/>
            <w:lang w:val="en-US"/>
          </w:rPr>
          <w:t>CompanyMedia</w:t>
        </w:r>
        <w:r w:rsidR="00C15F3A" w:rsidRPr="00BC2195">
          <w:rPr>
            <w:rStyle w:val="affd"/>
            <w:noProof/>
          </w:rPr>
          <w:t xml:space="preserve"> 5</w:t>
        </w:r>
        <w:r w:rsidR="00C15F3A">
          <w:rPr>
            <w:noProof/>
            <w:webHidden/>
          </w:rPr>
          <w:tab/>
        </w:r>
        <w:r>
          <w:rPr>
            <w:noProof/>
            <w:webHidden/>
          </w:rPr>
          <w:fldChar w:fldCharType="begin"/>
        </w:r>
        <w:r w:rsidR="00C15F3A">
          <w:rPr>
            <w:noProof/>
            <w:webHidden/>
          </w:rPr>
          <w:instrText xml:space="preserve"> PAGEREF _Toc341106948 \h </w:instrText>
        </w:r>
        <w:r>
          <w:rPr>
            <w:noProof/>
            <w:webHidden/>
          </w:rPr>
        </w:r>
        <w:r>
          <w:rPr>
            <w:noProof/>
            <w:webHidden/>
          </w:rPr>
          <w:fldChar w:fldCharType="separate"/>
        </w:r>
        <w:r w:rsidR="009D15D2">
          <w:rPr>
            <w:noProof/>
            <w:webHidden/>
          </w:rPr>
          <w:t>30</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49" w:history="1">
        <w:r w:rsidR="00C15F3A" w:rsidRPr="00BC2195">
          <w:rPr>
            <w:rStyle w:val="affd"/>
            <w:noProof/>
          </w:rPr>
          <w:t xml:space="preserve">Таблица 2. Перечень свойств атрибутов объекта  в словаре данных системы </w:t>
        </w:r>
        <w:r w:rsidR="00C15F3A" w:rsidRPr="00BC2195">
          <w:rPr>
            <w:rStyle w:val="affd"/>
            <w:noProof/>
            <w:lang w:val="en-US"/>
          </w:rPr>
          <w:t>CompanyMedia</w:t>
        </w:r>
        <w:r w:rsidR="00C15F3A" w:rsidRPr="00BC2195">
          <w:rPr>
            <w:rStyle w:val="affd"/>
            <w:noProof/>
          </w:rPr>
          <w:t xml:space="preserve"> 5</w:t>
        </w:r>
        <w:r w:rsidR="00C15F3A">
          <w:rPr>
            <w:noProof/>
            <w:webHidden/>
          </w:rPr>
          <w:tab/>
        </w:r>
        <w:r>
          <w:rPr>
            <w:noProof/>
            <w:webHidden/>
          </w:rPr>
          <w:fldChar w:fldCharType="begin"/>
        </w:r>
        <w:r w:rsidR="00C15F3A">
          <w:rPr>
            <w:noProof/>
            <w:webHidden/>
          </w:rPr>
          <w:instrText xml:space="preserve"> PAGEREF _Toc341106949 \h </w:instrText>
        </w:r>
        <w:r>
          <w:rPr>
            <w:noProof/>
            <w:webHidden/>
          </w:rPr>
        </w:r>
        <w:r>
          <w:rPr>
            <w:noProof/>
            <w:webHidden/>
          </w:rPr>
          <w:fldChar w:fldCharType="separate"/>
        </w:r>
        <w:r w:rsidR="009D15D2">
          <w:rPr>
            <w:noProof/>
            <w:webHidden/>
          </w:rPr>
          <w:t>32</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50" w:history="1">
        <w:r w:rsidR="00C15F3A" w:rsidRPr="00BC2195">
          <w:rPr>
            <w:rStyle w:val="affd"/>
            <w:noProof/>
          </w:rPr>
          <w:t xml:space="preserve">Таблица 3. Типы данных в подсистеме хранения системы </w:t>
        </w:r>
        <w:r w:rsidR="00C15F3A" w:rsidRPr="00BC2195">
          <w:rPr>
            <w:rStyle w:val="affd"/>
            <w:noProof/>
            <w:lang w:val="en-US"/>
          </w:rPr>
          <w:t>CompanyMedia</w:t>
        </w:r>
        <w:r w:rsidR="00C15F3A" w:rsidRPr="00BC2195">
          <w:rPr>
            <w:rStyle w:val="affd"/>
            <w:noProof/>
          </w:rPr>
          <w:t xml:space="preserve"> 5</w:t>
        </w:r>
        <w:r w:rsidR="00C15F3A">
          <w:rPr>
            <w:noProof/>
            <w:webHidden/>
          </w:rPr>
          <w:tab/>
        </w:r>
        <w:r>
          <w:rPr>
            <w:noProof/>
            <w:webHidden/>
          </w:rPr>
          <w:fldChar w:fldCharType="begin"/>
        </w:r>
        <w:r w:rsidR="00C15F3A">
          <w:rPr>
            <w:noProof/>
            <w:webHidden/>
          </w:rPr>
          <w:instrText xml:space="preserve"> PAGEREF _Toc341106950 \h </w:instrText>
        </w:r>
        <w:r>
          <w:rPr>
            <w:noProof/>
            <w:webHidden/>
          </w:rPr>
        </w:r>
        <w:r>
          <w:rPr>
            <w:noProof/>
            <w:webHidden/>
          </w:rPr>
          <w:fldChar w:fldCharType="separate"/>
        </w:r>
        <w:r w:rsidR="009D15D2">
          <w:rPr>
            <w:noProof/>
            <w:webHidden/>
          </w:rPr>
          <w:t>33</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51" w:history="1">
        <w:r w:rsidR="00C15F3A" w:rsidRPr="00BC2195">
          <w:rPr>
            <w:rStyle w:val="affd"/>
            <w:noProof/>
          </w:rPr>
          <w:t xml:space="preserve">Таблица 4. Отображение типов данных атрибутов классов объектов  системы </w:t>
        </w:r>
        <w:r w:rsidR="00C15F3A" w:rsidRPr="00BC2195">
          <w:rPr>
            <w:rStyle w:val="affd"/>
            <w:noProof/>
            <w:lang w:val="en-US"/>
          </w:rPr>
          <w:t>CompanyMedia</w:t>
        </w:r>
        <w:r w:rsidR="00C15F3A" w:rsidRPr="00BC2195">
          <w:rPr>
            <w:rStyle w:val="affd"/>
            <w:noProof/>
          </w:rPr>
          <w:t xml:space="preserve"> 5 на типы данных </w:t>
        </w:r>
        <w:r w:rsidR="00C15F3A" w:rsidRPr="00BC2195">
          <w:rPr>
            <w:rStyle w:val="affd"/>
            <w:noProof/>
            <w:lang w:val="en-US"/>
          </w:rPr>
          <w:t>Java</w:t>
        </w:r>
        <w:r w:rsidR="00C15F3A">
          <w:rPr>
            <w:noProof/>
            <w:webHidden/>
          </w:rPr>
          <w:tab/>
        </w:r>
        <w:r>
          <w:rPr>
            <w:noProof/>
            <w:webHidden/>
          </w:rPr>
          <w:fldChar w:fldCharType="begin"/>
        </w:r>
        <w:r w:rsidR="00C15F3A">
          <w:rPr>
            <w:noProof/>
            <w:webHidden/>
          </w:rPr>
          <w:instrText xml:space="preserve"> PAGEREF _Toc341106951 \h </w:instrText>
        </w:r>
        <w:r>
          <w:rPr>
            <w:noProof/>
            <w:webHidden/>
          </w:rPr>
        </w:r>
        <w:r>
          <w:rPr>
            <w:noProof/>
            <w:webHidden/>
          </w:rPr>
          <w:fldChar w:fldCharType="separate"/>
        </w:r>
        <w:r w:rsidR="009D15D2">
          <w:rPr>
            <w:noProof/>
            <w:webHidden/>
          </w:rPr>
          <w:t>34</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52" w:history="1">
        <w:r w:rsidR="00C15F3A" w:rsidRPr="00BC2195">
          <w:rPr>
            <w:rStyle w:val="affd"/>
            <w:noProof/>
          </w:rPr>
          <w:t xml:space="preserve">Таблица 5. Отображение типов данных атрибутов классов объектов  системы </w:t>
        </w:r>
        <w:r w:rsidR="00C15F3A" w:rsidRPr="00BC2195">
          <w:rPr>
            <w:rStyle w:val="affd"/>
            <w:noProof/>
            <w:lang w:val="en-US"/>
          </w:rPr>
          <w:t>CompanyMedia</w:t>
        </w:r>
        <w:r w:rsidR="00C15F3A" w:rsidRPr="00BC2195">
          <w:rPr>
            <w:rStyle w:val="affd"/>
            <w:noProof/>
          </w:rPr>
          <w:t xml:space="preserve"> 5 на типы данных РСУБД </w:t>
        </w:r>
        <w:r w:rsidR="00C15F3A" w:rsidRPr="00BC2195">
          <w:rPr>
            <w:rStyle w:val="affd"/>
            <w:noProof/>
            <w:lang w:val="en-US"/>
          </w:rPr>
          <w:t>Oracle</w:t>
        </w:r>
        <w:r w:rsidR="00C15F3A">
          <w:rPr>
            <w:noProof/>
            <w:webHidden/>
          </w:rPr>
          <w:tab/>
        </w:r>
        <w:r>
          <w:rPr>
            <w:noProof/>
            <w:webHidden/>
          </w:rPr>
          <w:fldChar w:fldCharType="begin"/>
        </w:r>
        <w:r w:rsidR="00C15F3A">
          <w:rPr>
            <w:noProof/>
            <w:webHidden/>
          </w:rPr>
          <w:instrText xml:space="preserve"> PAGEREF _Toc341106952 \h </w:instrText>
        </w:r>
        <w:r>
          <w:rPr>
            <w:noProof/>
            <w:webHidden/>
          </w:rPr>
        </w:r>
        <w:r>
          <w:rPr>
            <w:noProof/>
            <w:webHidden/>
          </w:rPr>
          <w:fldChar w:fldCharType="separate"/>
        </w:r>
        <w:r w:rsidR="009D15D2">
          <w:rPr>
            <w:noProof/>
            <w:webHidden/>
          </w:rPr>
          <w:t>35</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53" w:history="1">
        <w:r w:rsidR="00C15F3A" w:rsidRPr="00BC2195">
          <w:rPr>
            <w:rStyle w:val="affd"/>
            <w:noProof/>
          </w:rPr>
          <w:t xml:space="preserve">Таблица 6. Отображение типов данных атрибутов классов объектов  системы </w:t>
        </w:r>
        <w:r w:rsidR="00C15F3A" w:rsidRPr="00BC2195">
          <w:rPr>
            <w:rStyle w:val="affd"/>
            <w:noProof/>
            <w:lang w:val="en-US"/>
          </w:rPr>
          <w:t>CompanyMedia</w:t>
        </w:r>
        <w:r w:rsidR="00C15F3A" w:rsidRPr="00BC2195">
          <w:rPr>
            <w:rStyle w:val="affd"/>
            <w:noProof/>
          </w:rPr>
          <w:t xml:space="preserve"> 5 на типы данных РСУБД </w:t>
        </w:r>
        <w:r w:rsidR="00C15F3A" w:rsidRPr="00BC2195">
          <w:rPr>
            <w:rStyle w:val="affd"/>
            <w:noProof/>
            <w:lang w:val="en-US"/>
          </w:rPr>
          <w:t>PostgreSQL</w:t>
        </w:r>
        <w:r w:rsidR="00C15F3A">
          <w:rPr>
            <w:noProof/>
            <w:webHidden/>
          </w:rPr>
          <w:tab/>
        </w:r>
        <w:r>
          <w:rPr>
            <w:noProof/>
            <w:webHidden/>
          </w:rPr>
          <w:fldChar w:fldCharType="begin"/>
        </w:r>
        <w:r w:rsidR="00C15F3A">
          <w:rPr>
            <w:noProof/>
            <w:webHidden/>
          </w:rPr>
          <w:instrText xml:space="preserve"> PAGEREF _Toc341106953 \h </w:instrText>
        </w:r>
        <w:r>
          <w:rPr>
            <w:noProof/>
            <w:webHidden/>
          </w:rPr>
        </w:r>
        <w:r>
          <w:rPr>
            <w:noProof/>
            <w:webHidden/>
          </w:rPr>
          <w:fldChar w:fldCharType="separate"/>
        </w:r>
        <w:r w:rsidR="009D15D2">
          <w:rPr>
            <w:noProof/>
            <w:webHidden/>
          </w:rPr>
          <w:t>35</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54" w:history="1">
        <w:r w:rsidR="00C15F3A" w:rsidRPr="00BC2195">
          <w:rPr>
            <w:rStyle w:val="affd"/>
            <w:noProof/>
          </w:rPr>
          <w:t xml:space="preserve">Таблица 7. Структура идентификатора объекта в </w:t>
        </w:r>
        <w:r w:rsidR="00C15F3A" w:rsidRPr="00BC2195">
          <w:rPr>
            <w:rStyle w:val="affd"/>
            <w:noProof/>
            <w:lang w:val="en-US"/>
          </w:rPr>
          <w:t>CompanyMedia</w:t>
        </w:r>
        <w:r w:rsidR="00C15F3A" w:rsidRPr="00BC2195">
          <w:rPr>
            <w:rStyle w:val="affd"/>
            <w:noProof/>
          </w:rPr>
          <w:t xml:space="preserve"> 5</w:t>
        </w:r>
        <w:r w:rsidR="00C15F3A">
          <w:rPr>
            <w:noProof/>
            <w:webHidden/>
          </w:rPr>
          <w:tab/>
        </w:r>
        <w:r>
          <w:rPr>
            <w:noProof/>
            <w:webHidden/>
          </w:rPr>
          <w:fldChar w:fldCharType="begin"/>
        </w:r>
        <w:r w:rsidR="00C15F3A">
          <w:rPr>
            <w:noProof/>
            <w:webHidden/>
          </w:rPr>
          <w:instrText xml:space="preserve"> PAGEREF _Toc341106954 \h </w:instrText>
        </w:r>
        <w:r>
          <w:rPr>
            <w:noProof/>
            <w:webHidden/>
          </w:rPr>
        </w:r>
        <w:r>
          <w:rPr>
            <w:noProof/>
            <w:webHidden/>
          </w:rPr>
          <w:fldChar w:fldCharType="separate"/>
        </w:r>
        <w:r w:rsidR="009D15D2">
          <w:rPr>
            <w:noProof/>
            <w:webHidden/>
          </w:rPr>
          <w:t>41</w:t>
        </w:r>
        <w:r>
          <w:rPr>
            <w:noProof/>
            <w:webHidden/>
          </w:rPr>
          <w:fldChar w:fldCharType="end"/>
        </w:r>
      </w:hyperlink>
    </w:p>
    <w:p w:rsidR="00C15F3A" w:rsidRDefault="00F33CDA">
      <w:pPr>
        <w:pStyle w:val="afd"/>
        <w:rPr>
          <w:rFonts w:asciiTheme="minorHAnsi" w:eastAsiaTheme="minorEastAsia" w:hAnsiTheme="minorHAnsi" w:cstheme="minorBidi"/>
          <w:noProof/>
          <w:spacing w:val="0"/>
          <w:sz w:val="22"/>
          <w:szCs w:val="22"/>
          <w:lang w:eastAsia="ru-RU"/>
        </w:rPr>
      </w:pPr>
      <w:hyperlink w:anchor="_Toc341106955" w:history="1">
        <w:r w:rsidR="00C15F3A" w:rsidRPr="00BC2195">
          <w:rPr>
            <w:rStyle w:val="affd"/>
            <w:noProof/>
          </w:rPr>
          <w:t>Таблица 8. Операции версионности</w:t>
        </w:r>
        <w:r w:rsidR="00C15F3A">
          <w:rPr>
            <w:noProof/>
            <w:webHidden/>
          </w:rPr>
          <w:tab/>
        </w:r>
        <w:r>
          <w:rPr>
            <w:noProof/>
            <w:webHidden/>
          </w:rPr>
          <w:fldChar w:fldCharType="begin"/>
        </w:r>
        <w:r w:rsidR="00C15F3A">
          <w:rPr>
            <w:noProof/>
            <w:webHidden/>
          </w:rPr>
          <w:instrText xml:space="preserve"> PAGEREF _Toc341106955 \h </w:instrText>
        </w:r>
        <w:r>
          <w:rPr>
            <w:noProof/>
            <w:webHidden/>
          </w:rPr>
        </w:r>
        <w:r>
          <w:rPr>
            <w:noProof/>
            <w:webHidden/>
          </w:rPr>
          <w:fldChar w:fldCharType="separate"/>
        </w:r>
        <w:r w:rsidR="009D15D2">
          <w:rPr>
            <w:noProof/>
            <w:webHidden/>
          </w:rPr>
          <w:t>44</w:t>
        </w:r>
        <w:r>
          <w:rPr>
            <w:noProof/>
            <w:webHidden/>
          </w:rPr>
          <w:fldChar w:fldCharType="end"/>
        </w:r>
      </w:hyperlink>
    </w:p>
    <w:p w:rsidR="006A5790" w:rsidRPr="006A5790" w:rsidRDefault="00F33CDA" w:rsidP="006A5790">
      <w:pPr>
        <w:rPr>
          <w:rFonts w:ascii="Arial CYR" w:hAnsi="Arial CYR"/>
          <w:spacing w:val="-4"/>
          <w:lang w:val="en-US"/>
        </w:rPr>
      </w:pPr>
      <w:r w:rsidRPr="00586A50">
        <w:rPr>
          <w:rFonts w:ascii="Arial CYR" w:hAnsi="Arial CYR"/>
          <w:spacing w:val="-4"/>
        </w:rPr>
        <w:fldChar w:fldCharType="end"/>
      </w:r>
    </w:p>
    <w:p w:rsidR="006A5790" w:rsidRPr="006A5790" w:rsidRDefault="006A5790">
      <w:pPr>
        <w:rPr>
          <w:rFonts w:ascii="Arial CYR" w:hAnsi="Arial CYR"/>
          <w:lang w:val="en-US"/>
        </w:rPr>
        <w:sectPr w:rsidR="006A5790" w:rsidRPr="006A5790">
          <w:headerReference w:type="default" r:id="rId15"/>
          <w:footerReference w:type="default" r:id="rId16"/>
          <w:footerReference w:type="first" r:id="rId17"/>
          <w:footnotePr>
            <w:numRestart w:val="eachPage"/>
          </w:footnotePr>
          <w:pgSz w:w="11907" w:h="16840" w:code="9"/>
          <w:pgMar w:top="1440" w:right="1276" w:bottom="1440" w:left="1797" w:header="720" w:footer="958" w:gutter="0"/>
          <w:pgNumType w:fmt="lowerRoman" w:start="1"/>
          <w:cols w:space="720"/>
        </w:sectPr>
      </w:pPr>
    </w:p>
    <w:p w:rsidR="007E7303" w:rsidRDefault="007E7303" w:rsidP="00035B45">
      <w:pPr>
        <w:pStyle w:val="1"/>
      </w:pPr>
      <w:bookmarkStart w:id="5" w:name="_Toc341106863"/>
      <w:bookmarkStart w:id="6" w:name="_Toc70238797"/>
      <w:r>
        <w:lastRenderedPageBreak/>
        <w:t>История изменений документа</w:t>
      </w:r>
      <w:bookmarkEnd w:id="5"/>
    </w:p>
    <w:p w:rsidR="007E7303" w:rsidRDefault="007E7303" w:rsidP="00035B45">
      <w:pPr>
        <w:pStyle w:val="2"/>
      </w:pPr>
      <w:bookmarkStart w:id="7" w:name="_Toc341106864"/>
      <w:r>
        <w:t>Список изменений</w:t>
      </w:r>
      <w:bookmarkEnd w:id="6"/>
      <w:bookmarkEnd w:id="7"/>
    </w:p>
    <w:p w:rsidR="007E7303" w:rsidRDefault="007E7303">
      <w:pPr>
        <w:pStyle w:val="BodyTextKeep"/>
        <w:keepNext w:val="0"/>
        <w:tabs>
          <w:tab w:val="clear" w:pos="3345"/>
        </w:tabs>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817"/>
        <w:gridCol w:w="1276"/>
        <w:gridCol w:w="2268"/>
        <w:gridCol w:w="1967"/>
        <w:gridCol w:w="2722"/>
      </w:tblGrid>
      <w:tr w:rsidR="007E7303" w:rsidTr="0010063F">
        <w:trPr>
          <w:cantSplit/>
          <w:tblHeader/>
        </w:trPr>
        <w:tc>
          <w:tcPr>
            <w:tcW w:w="817" w:type="dxa"/>
            <w:shd w:val="pct20" w:color="auto" w:fill="auto"/>
          </w:tcPr>
          <w:p w:rsidR="007E7303" w:rsidRDefault="007E7303">
            <w:pPr>
              <w:pStyle w:val="TableTitle"/>
            </w:pPr>
            <w:r>
              <w:t>Версия</w:t>
            </w:r>
          </w:p>
        </w:tc>
        <w:tc>
          <w:tcPr>
            <w:tcW w:w="1276" w:type="dxa"/>
            <w:shd w:val="pct20" w:color="auto" w:fill="auto"/>
          </w:tcPr>
          <w:p w:rsidR="007E7303" w:rsidRDefault="007E7303">
            <w:pPr>
              <w:pStyle w:val="TableTitle"/>
            </w:pPr>
            <w:r>
              <w:t>Дата</w:t>
            </w:r>
          </w:p>
        </w:tc>
        <w:tc>
          <w:tcPr>
            <w:tcW w:w="2268" w:type="dxa"/>
            <w:shd w:val="pct20" w:color="auto" w:fill="auto"/>
          </w:tcPr>
          <w:p w:rsidR="007E7303" w:rsidRDefault="007E7303">
            <w:pPr>
              <w:pStyle w:val="TableTitle"/>
            </w:pPr>
            <w:r>
              <w:t>Предмет изменения</w:t>
            </w:r>
          </w:p>
        </w:tc>
        <w:tc>
          <w:tcPr>
            <w:tcW w:w="1967" w:type="dxa"/>
            <w:shd w:val="pct20" w:color="auto" w:fill="auto"/>
          </w:tcPr>
          <w:p w:rsidR="007E7303" w:rsidRDefault="007E7303">
            <w:pPr>
              <w:pStyle w:val="TableTitle"/>
            </w:pPr>
            <w:r>
              <w:t>Причина изменений</w:t>
            </w:r>
          </w:p>
        </w:tc>
        <w:tc>
          <w:tcPr>
            <w:tcW w:w="2722" w:type="dxa"/>
            <w:shd w:val="pct20" w:color="auto" w:fill="auto"/>
          </w:tcPr>
          <w:p w:rsidR="007E7303" w:rsidRDefault="007E7303">
            <w:pPr>
              <w:pStyle w:val="TableTitle"/>
            </w:pPr>
            <w:r>
              <w:t>Кем сделано</w:t>
            </w:r>
          </w:p>
        </w:tc>
      </w:tr>
      <w:tr w:rsidR="007E7303" w:rsidTr="0010063F">
        <w:trPr>
          <w:cantSplit/>
        </w:trPr>
        <w:tc>
          <w:tcPr>
            <w:tcW w:w="817" w:type="dxa"/>
          </w:tcPr>
          <w:p w:rsidR="007E7303" w:rsidRDefault="008B1A88">
            <w:pPr>
              <w:pStyle w:val="TableNormal"/>
            </w:pPr>
            <w:r>
              <w:t>0.1</w:t>
            </w:r>
          </w:p>
        </w:tc>
        <w:tc>
          <w:tcPr>
            <w:tcW w:w="1276" w:type="dxa"/>
          </w:tcPr>
          <w:p w:rsidR="007E7303" w:rsidRDefault="00DA0D47" w:rsidP="00DA0D47">
            <w:pPr>
              <w:pStyle w:val="TableNormal"/>
            </w:pPr>
            <w:r>
              <w:t>15</w:t>
            </w:r>
            <w:r w:rsidR="008B1A88">
              <w:t>.1</w:t>
            </w:r>
            <w:r>
              <w:t>1</w:t>
            </w:r>
            <w:r w:rsidR="008B1A88">
              <w:t>.2012</w:t>
            </w:r>
          </w:p>
        </w:tc>
        <w:tc>
          <w:tcPr>
            <w:tcW w:w="2268" w:type="dxa"/>
          </w:tcPr>
          <w:p w:rsidR="007E7303" w:rsidRDefault="00DA0D47">
            <w:pPr>
              <w:pStyle w:val="TableNormal"/>
            </w:pPr>
            <w:r>
              <w:t>Создана начальная версия документа</w:t>
            </w:r>
          </w:p>
        </w:tc>
        <w:tc>
          <w:tcPr>
            <w:tcW w:w="1967" w:type="dxa"/>
          </w:tcPr>
          <w:p w:rsidR="007E7303" w:rsidRDefault="007E7303">
            <w:pPr>
              <w:pStyle w:val="TableNormal"/>
            </w:pPr>
          </w:p>
        </w:tc>
        <w:tc>
          <w:tcPr>
            <w:tcW w:w="2722" w:type="dxa"/>
          </w:tcPr>
          <w:p w:rsidR="00DA0D47" w:rsidRDefault="00DA0D47" w:rsidP="00DA0D47">
            <w:pPr>
              <w:pStyle w:val="TableNormal"/>
            </w:pPr>
            <w:r>
              <w:t>А. Афанасьев</w:t>
            </w:r>
          </w:p>
          <w:p w:rsidR="007E7303" w:rsidRDefault="00DA0D47" w:rsidP="00DA0D47">
            <w:pPr>
              <w:pStyle w:val="TableNormal"/>
            </w:pPr>
            <w:r>
              <w:t>Г. Кушнир</w:t>
            </w:r>
          </w:p>
        </w:tc>
      </w:tr>
      <w:tr w:rsidR="008B1A88" w:rsidTr="0010063F">
        <w:trPr>
          <w:cantSplit/>
        </w:trPr>
        <w:tc>
          <w:tcPr>
            <w:tcW w:w="817" w:type="dxa"/>
          </w:tcPr>
          <w:p w:rsidR="008B1A88" w:rsidRDefault="008B1A88">
            <w:pPr>
              <w:pStyle w:val="TableNormal"/>
            </w:pPr>
          </w:p>
        </w:tc>
        <w:tc>
          <w:tcPr>
            <w:tcW w:w="1276" w:type="dxa"/>
          </w:tcPr>
          <w:p w:rsidR="008B1A88" w:rsidRDefault="008B1A88">
            <w:pPr>
              <w:pStyle w:val="TableNormal"/>
            </w:pPr>
          </w:p>
        </w:tc>
        <w:tc>
          <w:tcPr>
            <w:tcW w:w="2268" w:type="dxa"/>
          </w:tcPr>
          <w:p w:rsidR="008B1A88" w:rsidRPr="006A6DBA" w:rsidRDefault="008B1A88" w:rsidP="008B1A88">
            <w:pPr>
              <w:pStyle w:val="TableNormal"/>
            </w:pPr>
          </w:p>
        </w:tc>
        <w:tc>
          <w:tcPr>
            <w:tcW w:w="1967" w:type="dxa"/>
          </w:tcPr>
          <w:p w:rsidR="008B1A88" w:rsidRDefault="008B1A88">
            <w:pPr>
              <w:pStyle w:val="TableNormal"/>
            </w:pPr>
          </w:p>
        </w:tc>
        <w:tc>
          <w:tcPr>
            <w:tcW w:w="2722" w:type="dxa"/>
          </w:tcPr>
          <w:p w:rsidR="008B1A88" w:rsidRDefault="008B1A88">
            <w:pPr>
              <w:pStyle w:val="TableNormal"/>
            </w:pPr>
          </w:p>
        </w:tc>
      </w:tr>
      <w:tr w:rsidR="006A6DBA" w:rsidTr="0010063F">
        <w:trPr>
          <w:cantSplit/>
        </w:trPr>
        <w:tc>
          <w:tcPr>
            <w:tcW w:w="817" w:type="dxa"/>
          </w:tcPr>
          <w:p w:rsidR="006A6DBA" w:rsidRPr="006A6DBA" w:rsidRDefault="006A6DBA" w:rsidP="00C675C5">
            <w:pPr>
              <w:pStyle w:val="TableNormal"/>
              <w:rPr>
                <w:lang w:val="en-US"/>
              </w:rPr>
            </w:pPr>
          </w:p>
        </w:tc>
        <w:tc>
          <w:tcPr>
            <w:tcW w:w="1276" w:type="dxa"/>
          </w:tcPr>
          <w:p w:rsidR="006A6DBA" w:rsidRDefault="006A6DBA" w:rsidP="00C675C5">
            <w:pPr>
              <w:pStyle w:val="TableNormal"/>
            </w:pPr>
          </w:p>
        </w:tc>
        <w:tc>
          <w:tcPr>
            <w:tcW w:w="2268" w:type="dxa"/>
          </w:tcPr>
          <w:p w:rsidR="006A6DBA" w:rsidRDefault="006A6DBA" w:rsidP="00C675C5">
            <w:pPr>
              <w:pStyle w:val="TableNormal"/>
            </w:pPr>
          </w:p>
        </w:tc>
        <w:tc>
          <w:tcPr>
            <w:tcW w:w="1967" w:type="dxa"/>
          </w:tcPr>
          <w:p w:rsidR="006A6DBA" w:rsidRDefault="006A6DBA" w:rsidP="00C675C5">
            <w:pPr>
              <w:pStyle w:val="TableNormal"/>
            </w:pPr>
          </w:p>
        </w:tc>
        <w:tc>
          <w:tcPr>
            <w:tcW w:w="2722" w:type="dxa"/>
          </w:tcPr>
          <w:p w:rsidR="006A6DBA" w:rsidRDefault="006A6DBA" w:rsidP="00C675C5">
            <w:pPr>
              <w:pStyle w:val="TableNormal"/>
            </w:pPr>
          </w:p>
        </w:tc>
      </w:tr>
    </w:tbl>
    <w:p w:rsidR="007E7303" w:rsidRDefault="007E7303"/>
    <w:p w:rsidR="007E7303" w:rsidRDefault="007E7303" w:rsidP="00035B45">
      <w:pPr>
        <w:pStyle w:val="2"/>
      </w:pPr>
      <w:bookmarkStart w:id="8" w:name="_Toc341106865"/>
      <w:r>
        <w:t>Список согласований и ревью</w:t>
      </w:r>
      <w:bookmarkEnd w:id="8"/>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1"/>
        <w:gridCol w:w="1418"/>
        <w:gridCol w:w="2126"/>
        <w:gridCol w:w="4689"/>
      </w:tblGrid>
      <w:tr w:rsidR="007E7303" w:rsidTr="0010063F">
        <w:tc>
          <w:tcPr>
            <w:tcW w:w="851" w:type="dxa"/>
          </w:tcPr>
          <w:p w:rsidR="007E7303" w:rsidRDefault="007E7303">
            <w:pPr>
              <w:pStyle w:val="TableTitle"/>
            </w:pPr>
            <w:r>
              <w:t>Версия</w:t>
            </w:r>
          </w:p>
        </w:tc>
        <w:tc>
          <w:tcPr>
            <w:tcW w:w="1418" w:type="dxa"/>
          </w:tcPr>
          <w:p w:rsidR="007E7303" w:rsidRDefault="007E7303">
            <w:pPr>
              <w:pStyle w:val="TableTitle"/>
            </w:pPr>
            <w:r>
              <w:t>Дата</w:t>
            </w:r>
          </w:p>
        </w:tc>
        <w:tc>
          <w:tcPr>
            <w:tcW w:w="2126" w:type="dxa"/>
          </w:tcPr>
          <w:p w:rsidR="007E7303" w:rsidRDefault="007E7303">
            <w:pPr>
              <w:pStyle w:val="TableTitle"/>
            </w:pPr>
            <w:r>
              <w:t>Ревьюер</w:t>
            </w:r>
          </w:p>
        </w:tc>
        <w:tc>
          <w:tcPr>
            <w:tcW w:w="4689" w:type="dxa"/>
          </w:tcPr>
          <w:p w:rsidR="007E7303" w:rsidRDefault="007E7303">
            <w:pPr>
              <w:pStyle w:val="TableTitle"/>
            </w:pPr>
            <w:r>
              <w:t>Результат (ссылка на документ)</w:t>
            </w:r>
          </w:p>
        </w:tc>
      </w:tr>
      <w:tr w:rsidR="007E7303" w:rsidTr="0010063F">
        <w:tc>
          <w:tcPr>
            <w:tcW w:w="851" w:type="dxa"/>
          </w:tcPr>
          <w:p w:rsidR="007E7303" w:rsidRPr="004F3BD1" w:rsidRDefault="007E7303">
            <w:pPr>
              <w:pStyle w:val="TableNormal"/>
              <w:rPr>
                <w:lang w:val="en-US"/>
              </w:rPr>
            </w:pPr>
          </w:p>
        </w:tc>
        <w:tc>
          <w:tcPr>
            <w:tcW w:w="1418" w:type="dxa"/>
          </w:tcPr>
          <w:p w:rsidR="007E7303" w:rsidRPr="004F3BD1" w:rsidRDefault="007E7303">
            <w:pPr>
              <w:pStyle w:val="TableNormal"/>
              <w:rPr>
                <w:lang w:val="en-US"/>
              </w:rPr>
            </w:pPr>
          </w:p>
        </w:tc>
        <w:tc>
          <w:tcPr>
            <w:tcW w:w="2126" w:type="dxa"/>
          </w:tcPr>
          <w:p w:rsidR="007E7303" w:rsidRPr="004F3BD1" w:rsidRDefault="007E7303">
            <w:pPr>
              <w:pStyle w:val="TableNormal"/>
            </w:pPr>
          </w:p>
        </w:tc>
        <w:tc>
          <w:tcPr>
            <w:tcW w:w="4689" w:type="dxa"/>
          </w:tcPr>
          <w:p w:rsidR="007E7303" w:rsidRDefault="007E7303">
            <w:pPr>
              <w:pStyle w:val="TableNormal"/>
            </w:pPr>
          </w:p>
        </w:tc>
      </w:tr>
      <w:tr w:rsidR="007E7303" w:rsidTr="0010063F">
        <w:tc>
          <w:tcPr>
            <w:tcW w:w="851" w:type="dxa"/>
          </w:tcPr>
          <w:p w:rsidR="007E7303" w:rsidRDefault="007E7303">
            <w:pPr>
              <w:pStyle w:val="TableNormal"/>
            </w:pPr>
          </w:p>
        </w:tc>
        <w:tc>
          <w:tcPr>
            <w:tcW w:w="1418" w:type="dxa"/>
          </w:tcPr>
          <w:p w:rsidR="007E7303" w:rsidRDefault="007E7303">
            <w:pPr>
              <w:pStyle w:val="TableNormal"/>
            </w:pPr>
          </w:p>
        </w:tc>
        <w:tc>
          <w:tcPr>
            <w:tcW w:w="2126" w:type="dxa"/>
          </w:tcPr>
          <w:p w:rsidR="007E7303" w:rsidRDefault="007E7303">
            <w:pPr>
              <w:pStyle w:val="TableNormal"/>
            </w:pPr>
          </w:p>
        </w:tc>
        <w:tc>
          <w:tcPr>
            <w:tcW w:w="4689" w:type="dxa"/>
          </w:tcPr>
          <w:p w:rsidR="007E7303" w:rsidRDefault="007E7303">
            <w:pPr>
              <w:pStyle w:val="TableNormal"/>
            </w:pPr>
          </w:p>
        </w:tc>
      </w:tr>
    </w:tbl>
    <w:p w:rsidR="007E7303" w:rsidRDefault="007E7303"/>
    <w:p w:rsidR="007E7303" w:rsidRDefault="007E7303" w:rsidP="00035B45">
      <w:pPr>
        <w:pStyle w:val="2"/>
      </w:pPr>
      <w:bookmarkStart w:id="9" w:name="_Toc341106866"/>
      <w:r>
        <w:t>Список утверждений</w:t>
      </w:r>
      <w:bookmarkEnd w:id="9"/>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1"/>
        <w:gridCol w:w="1418"/>
        <w:gridCol w:w="2126"/>
        <w:gridCol w:w="4689"/>
      </w:tblGrid>
      <w:tr w:rsidR="007E7303" w:rsidTr="0010063F">
        <w:tc>
          <w:tcPr>
            <w:tcW w:w="851" w:type="dxa"/>
          </w:tcPr>
          <w:p w:rsidR="007E7303" w:rsidRDefault="007E7303">
            <w:pPr>
              <w:pStyle w:val="TableTitle"/>
            </w:pPr>
            <w:r>
              <w:t>Версия</w:t>
            </w:r>
          </w:p>
        </w:tc>
        <w:tc>
          <w:tcPr>
            <w:tcW w:w="1418" w:type="dxa"/>
          </w:tcPr>
          <w:p w:rsidR="007E7303" w:rsidRDefault="007E7303">
            <w:pPr>
              <w:pStyle w:val="TableTitle"/>
            </w:pPr>
            <w:r>
              <w:t>Дата</w:t>
            </w:r>
          </w:p>
        </w:tc>
        <w:tc>
          <w:tcPr>
            <w:tcW w:w="2126" w:type="dxa"/>
          </w:tcPr>
          <w:p w:rsidR="007E7303" w:rsidRDefault="007E7303">
            <w:pPr>
              <w:pStyle w:val="TableTitle"/>
            </w:pPr>
            <w:r>
              <w:t>Кто утвердил</w:t>
            </w:r>
          </w:p>
        </w:tc>
        <w:tc>
          <w:tcPr>
            <w:tcW w:w="4689" w:type="dxa"/>
          </w:tcPr>
          <w:p w:rsidR="007E7303" w:rsidRDefault="007E7303">
            <w:pPr>
              <w:pStyle w:val="TableTitle"/>
            </w:pPr>
            <w:r>
              <w:t>Ссылка на документ (или подпись)</w:t>
            </w:r>
          </w:p>
        </w:tc>
      </w:tr>
      <w:tr w:rsidR="007E7303" w:rsidTr="0010063F">
        <w:tc>
          <w:tcPr>
            <w:tcW w:w="851" w:type="dxa"/>
          </w:tcPr>
          <w:p w:rsidR="007E7303" w:rsidRDefault="007E7303">
            <w:pPr>
              <w:pStyle w:val="TableNormal"/>
            </w:pPr>
          </w:p>
        </w:tc>
        <w:tc>
          <w:tcPr>
            <w:tcW w:w="1418" w:type="dxa"/>
          </w:tcPr>
          <w:p w:rsidR="007E7303" w:rsidRDefault="007E7303">
            <w:pPr>
              <w:pStyle w:val="TableNormal"/>
            </w:pPr>
          </w:p>
        </w:tc>
        <w:tc>
          <w:tcPr>
            <w:tcW w:w="2126" w:type="dxa"/>
          </w:tcPr>
          <w:p w:rsidR="007E7303" w:rsidRDefault="007E7303">
            <w:pPr>
              <w:pStyle w:val="TableNormal"/>
            </w:pPr>
          </w:p>
        </w:tc>
        <w:tc>
          <w:tcPr>
            <w:tcW w:w="4689" w:type="dxa"/>
          </w:tcPr>
          <w:p w:rsidR="007E7303" w:rsidRDefault="007E7303">
            <w:pPr>
              <w:pStyle w:val="TableNormal"/>
            </w:pPr>
          </w:p>
        </w:tc>
      </w:tr>
      <w:tr w:rsidR="007E7303" w:rsidTr="0010063F">
        <w:tc>
          <w:tcPr>
            <w:tcW w:w="851" w:type="dxa"/>
          </w:tcPr>
          <w:p w:rsidR="007E7303" w:rsidRDefault="007E7303">
            <w:pPr>
              <w:pStyle w:val="TableNormal"/>
            </w:pPr>
          </w:p>
        </w:tc>
        <w:tc>
          <w:tcPr>
            <w:tcW w:w="1418" w:type="dxa"/>
          </w:tcPr>
          <w:p w:rsidR="007E7303" w:rsidRDefault="007E7303">
            <w:pPr>
              <w:pStyle w:val="TableNormal"/>
            </w:pPr>
          </w:p>
        </w:tc>
        <w:tc>
          <w:tcPr>
            <w:tcW w:w="2126" w:type="dxa"/>
          </w:tcPr>
          <w:p w:rsidR="007E7303" w:rsidRDefault="007E7303">
            <w:pPr>
              <w:pStyle w:val="TableNormal"/>
            </w:pPr>
          </w:p>
        </w:tc>
        <w:tc>
          <w:tcPr>
            <w:tcW w:w="4689" w:type="dxa"/>
          </w:tcPr>
          <w:p w:rsidR="007E7303" w:rsidRDefault="007E7303">
            <w:pPr>
              <w:pStyle w:val="TableNormal"/>
            </w:pPr>
          </w:p>
        </w:tc>
      </w:tr>
    </w:tbl>
    <w:p w:rsidR="007E7303" w:rsidRDefault="007E7303"/>
    <w:p w:rsidR="00AA229F" w:rsidRDefault="00AA229F" w:rsidP="00AA229F">
      <w:bookmarkStart w:id="10" w:name="_Toc460662181"/>
      <w:bookmarkStart w:id="11" w:name="_Toc460765956"/>
    </w:p>
    <w:p w:rsidR="007C0F50" w:rsidRDefault="007C0F50" w:rsidP="00035B45">
      <w:pPr>
        <w:pStyle w:val="1"/>
      </w:pPr>
      <w:bookmarkStart w:id="12" w:name="_Toc341106867"/>
      <w:r>
        <w:t>Используемая литература</w:t>
      </w:r>
      <w:bookmarkEnd w:id="12"/>
    </w:p>
    <w:p w:rsidR="007C0F50" w:rsidRDefault="007C0F50" w:rsidP="007C0F50">
      <w:r>
        <w:t>При разработке данного документа использовались следующие документы:</w:t>
      </w:r>
    </w:p>
    <w:p w:rsidR="008B2C2C" w:rsidRDefault="008B2C2C" w:rsidP="0071535D">
      <w:pPr>
        <w:pStyle w:val="a2"/>
      </w:pPr>
      <w:r>
        <w:t xml:space="preserve">Бизнес требования к платформе электронного документооборота, документированного электронного взаимодействия и распределенной коллективной работы нового поколения «CompanyMedia» 5, </w:t>
      </w:r>
      <w:r w:rsidRPr="008B2C2C">
        <w:t>Бизнес требования к СМ 5 _3_10_2_(чист).doc</w:t>
      </w:r>
    </w:p>
    <w:p w:rsidR="007C0F50" w:rsidRDefault="007C0F50" w:rsidP="0071535D">
      <w:pPr>
        <w:pStyle w:val="a2"/>
      </w:pPr>
      <w:commentRangeStart w:id="13"/>
      <w:r w:rsidRPr="007C0F50">
        <w:t>CM5 -Треб к платформе - Панов _20121023.doc</w:t>
      </w:r>
      <w:commentRangeEnd w:id="13"/>
      <w:r w:rsidR="006D4C80">
        <w:rPr>
          <w:rStyle w:val="aff1"/>
          <w:rFonts w:cs="Times New Roman"/>
        </w:rPr>
        <w:commentReference w:id="13"/>
      </w:r>
    </w:p>
    <w:p w:rsidR="007C0F50" w:rsidRDefault="007C0F50" w:rsidP="0071535D">
      <w:pPr>
        <w:pStyle w:val="a2"/>
      </w:pPr>
      <w:commentRangeStart w:id="14"/>
      <w:r w:rsidRPr="007C0F50">
        <w:t>СМ5_Платформа (Панов В.А.) v0.1 20121029.doc</w:t>
      </w:r>
    </w:p>
    <w:p w:rsidR="007C0F50" w:rsidRDefault="007C0F50" w:rsidP="0071535D">
      <w:pPr>
        <w:pStyle w:val="a2"/>
      </w:pPr>
      <w:r w:rsidRPr="007C0F50">
        <w:t>СМ5_ПХ Версионирование бизнес-объектов в СМ5 Панов В.А. 20121010.doc</w:t>
      </w:r>
    </w:p>
    <w:commentRangeEnd w:id="14"/>
    <w:p w:rsidR="007C0F50" w:rsidRDefault="006D4C80" w:rsidP="0071535D">
      <w:pPr>
        <w:pStyle w:val="a2"/>
      </w:pPr>
      <w:r>
        <w:rPr>
          <w:rStyle w:val="aff1"/>
          <w:rFonts w:cs="Times New Roman"/>
        </w:rPr>
        <w:commentReference w:id="14"/>
      </w:r>
      <w:commentRangeStart w:id="15"/>
      <w:r w:rsidR="007C0F50" w:rsidRPr="007C0F50">
        <w:t>Требования к поиску</w:t>
      </w:r>
      <w:r w:rsidR="007C0F50">
        <w:t xml:space="preserve">, </w:t>
      </w:r>
      <w:r w:rsidR="007C0F50" w:rsidRPr="007C0F50">
        <w:t>Поиск.docx</w:t>
      </w:r>
      <w:r w:rsidR="007C0F50">
        <w:t>, 14.10.2012</w:t>
      </w:r>
    </w:p>
    <w:p w:rsidR="007C0F50" w:rsidRDefault="007C0F50" w:rsidP="0071535D">
      <w:pPr>
        <w:pStyle w:val="a2"/>
      </w:pPr>
      <w:r w:rsidRPr="007C0F50">
        <w:t>Требования к механизму прав</w:t>
      </w:r>
      <w:r>
        <w:t xml:space="preserve">, </w:t>
      </w:r>
      <w:r w:rsidRPr="007C0F50">
        <w:t>Права.doc</w:t>
      </w:r>
      <w:r>
        <w:t>, 13.11.2012</w:t>
      </w:r>
    </w:p>
    <w:p w:rsidR="0034727B" w:rsidRDefault="0034727B" w:rsidP="0071535D">
      <w:pPr>
        <w:pStyle w:val="a2"/>
      </w:pPr>
      <w:r w:rsidRPr="0034727B">
        <w:lastRenderedPageBreak/>
        <w:t>Требования к поддержке версионности</w:t>
      </w:r>
      <w:r>
        <w:t xml:space="preserve">, </w:t>
      </w:r>
      <w:r w:rsidRPr="0034727B">
        <w:t>Версионность.docx</w:t>
      </w:r>
      <w:r>
        <w:t>, 12.11.2012</w:t>
      </w:r>
    </w:p>
    <w:commentRangeEnd w:id="15"/>
    <w:p w:rsidR="007C0F50" w:rsidRPr="007C0F50" w:rsidRDefault="00436950" w:rsidP="0071535D">
      <w:pPr>
        <w:pStyle w:val="a2"/>
      </w:pPr>
      <w:r>
        <w:rPr>
          <w:rStyle w:val="aff1"/>
          <w:rFonts w:cs="Times New Roman"/>
        </w:rPr>
        <w:commentReference w:id="15"/>
      </w:r>
      <w:r w:rsidR="007C0F50">
        <w:t>Письмо</w:t>
      </w:r>
      <w:r w:rsidR="007C0F50" w:rsidRPr="007C0F50">
        <w:t xml:space="preserve">: </w:t>
      </w:r>
      <w:r w:rsidR="007C0F50" w:rsidRPr="007C0F50">
        <w:br/>
      </w:r>
      <w:r w:rsidR="007C0F50" w:rsidRPr="0071535D">
        <w:rPr>
          <w:lang w:val="en-US"/>
        </w:rPr>
        <w:t>From</w:t>
      </w:r>
      <w:r w:rsidR="007C0F50" w:rsidRPr="007C0F50">
        <w:t xml:space="preserve">: </w:t>
      </w:r>
      <w:r w:rsidR="007C0F50" w:rsidRPr="0071535D">
        <w:rPr>
          <w:lang w:val="en-US"/>
        </w:rPr>
        <w:t>Vladimir</w:t>
      </w:r>
      <w:r w:rsidR="007C0F50" w:rsidRPr="007C0F50">
        <w:t xml:space="preserve"> </w:t>
      </w:r>
      <w:r w:rsidR="007C0F50" w:rsidRPr="0071535D">
        <w:rPr>
          <w:lang w:val="en-US"/>
        </w:rPr>
        <w:t>A</w:t>
      </w:r>
      <w:r w:rsidR="007C0F50" w:rsidRPr="007C0F50">
        <w:t xml:space="preserve">. </w:t>
      </w:r>
      <w:r w:rsidR="007C0F50" w:rsidRPr="0071535D">
        <w:rPr>
          <w:lang w:val="en-US"/>
        </w:rPr>
        <w:t>Panov</w:t>
      </w:r>
      <w:r w:rsidR="007C0F50" w:rsidRPr="007C0F50">
        <w:t xml:space="preserve"> </w:t>
      </w:r>
      <w:hyperlink r:id="rId19" w:history="1">
        <w:r w:rsidR="007C0F50" w:rsidRPr="0071535D">
          <w:rPr>
            <w:rStyle w:val="affd"/>
            <w:lang w:val="en-US"/>
          </w:rPr>
          <w:t>panov</w:t>
        </w:r>
        <w:r w:rsidR="007C0F50" w:rsidRPr="007C0F50">
          <w:rPr>
            <w:rStyle w:val="affd"/>
          </w:rPr>
          <w:t>@</w:t>
        </w:r>
        <w:r w:rsidR="007C0F50" w:rsidRPr="0071535D">
          <w:rPr>
            <w:rStyle w:val="affd"/>
            <w:lang w:val="en-US"/>
          </w:rPr>
          <w:t>inttrust</w:t>
        </w:r>
        <w:r w:rsidR="007C0F50" w:rsidRPr="007C0F50">
          <w:rPr>
            <w:rStyle w:val="affd"/>
          </w:rPr>
          <w:t>.</w:t>
        </w:r>
        <w:r w:rsidR="007C0F50" w:rsidRPr="0071535D">
          <w:rPr>
            <w:rStyle w:val="affd"/>
            <w:lang w:val="en-US"/>
          </w:rPr>
          <w:t>ru</w:t>
        </w:r>
      </w:hyperlink>
      <w:r w:rsidR="007C0F50" w:rsidRPr="007C0F50">
        <w:br/>
      </w:r>
      <w:r w:rsidR="007C0F50" w:rsidRPr="0071535D">
        <w:rPr>
          <w:lang w:val="en-US"/>
        </w:rPr>
        <w:t>To</w:t>
      </w:r>
      <w:r w:rsidR="007C0F50" w:rsidRPr="007C0F50">
        <w:t xml:space="preserve">: </w:t>
      </w:r>
      <w:r w:rsidR="007C0F50" w:rsidRPr="0071535D">
        <w:rPr>
          <w:lang w:val="en-US"/>
        </w:rPr>
        <w:t>Afanasyev</w:t>
      </w:r>
      <w:r w:rsidR="007C0F50" w:rsidRPr="007C0F50">
        <w:t xml:space="preserve">, </w:t>
      </w:r>
      <w:r w:rsidR="007C0F50" w:rsidRPr="0071535D">
        <w:rPr>
          <w:lang w:val="en-US"/>
        </w:rPr>
        <w:t>Andrey</w:t>
      </w:r>
      <w:r w:rsidR="007C0F50" w:rsidRPr="007C0F50">
        <w:t xml:space="preserve"> </w:t>
      </w:r>
      <w:hyperlink r:id="rId20" w:history="1">
        <w:r w:rsidR="007C0F50" w:rsidRPr="0071535D">
          <w:rPr>
            <w:rStyle w:val="affd"/>
            <w:lang w:val="en-US"/>
          </w:rPr>
          <w:t>AAfanasyev</w:t>
        </w:r>
        <w:r w:rsidR="007C0F50" w:rsidRPr="007C0F50">
          <w:rPr>
            <w:rStyle w:val="affd"/>
          </w:rPr>
          <w:t>@</w:t>
        </w:r>
        <w:r w:rsidR="007C0F50" w:rsidRPr="0071535D">
          <w:rPr>
            <w:rStyle w:val="affd"/>
            <w:lang w:val="en-US"/>
          </w:rPr>
          <w:t>luxoft</w:t>
        </w:r>
        <w:r w:rsidR="007C0F50" w:rsidRPr="007C0F50">
          <w:rPr>
            <w:rStyle w:val="affd"/>
          </w:rPr>
          <w:t>.</w:t>
        </w:r>
        <w:r w:rsidR="007C0F50" w:rsidRPr="0071535D">
          <w:rPr>
            <w:rStyle w:val="affd"/>
            <w:lang w:val="en-US"/>
          </w:rPr>
          <w:t>com</w:t>
        </w:r>
      </w:hyperlink>
      <w:r w:rsidR="007C0F50" w:rsidRPr="007C0F50">
        <w:br/>
      </w:r>
      <w:r w:rsidR="007C0F50" w:rsidRPr="0071535D">
        <w:rPr>
          <w:lang w:val="en-US"/>
        </w:rPr>
        <w:t>Cc</w:t>
      </w:r>
      <w:r w:rsidR="007C0F50" w:rsidRPr="007C0F50">
        <w:t xml:space="preserve">: Kushnir, Grigoriy </w:t>
      </w:r>
      <w:hyperlink r:id="rId21" w:history="1">
        <w:r w:rsidR="007C0F50" w:rsidRPr="009620DA">
          <w:rPr>
            <w:rStyle w:val="affd"/>
          </w:rPr>
          <w:t>GKushnir@luxoft.com</w:t>
        </w:r>
      </w:hyperlink>
      <w:r w:rsidR="007C0F50" w:rsidRPr="007C0F50">
        <w:t xml:space="preserve">; Kravchenko, </w:t>
      </w:r>
      <w:r w:rsidR="007C0F50" w:rsidRPr="007C0F50">
        <w:br/>
        <w:t xml:space="preserve">       Mikhail  </w:t>
      </w:r>
      <w:hyperlink r:id="rId22" w:history="1">
        <w:r w:rsidR="007C0F50" w:rsidRPr="009620DA">
          <w:rPr>
            <w:rStyle w:val="affd"/>
          </w:rPr>
          <w:t>MKravchenko@luxoft.com</w:t>
        </w:r>
      </w:hyperlink>
      <w:r w:rsidR="007C0F50" w:rsidRPr="007C0F50">
        <w:t xml:space="preserve">; </w:t>
      </w:r>
      <w:r w:rsidR="007C0F50" w:rsidRPr="007C0F50">
        <w:br/>
        <w:t xml:space="preserve">       Taranchenko, Oleg </w:t>
      </w:r>
      <w:hyperlink r:id="rId23" w:history="1">
        <w:r w:rsidR="007C0F50" w:rsidRPr="009620DA">
          <w:rPr>
            <w:rStyle w:val="affd"/>
          </w:rPr>
          <w:t>otaranchenko@inttrust.ru</w:t>
        </w:r>
      </w:hyperlink>
      <w:r w:rsidR="007C0F50" w:rsidRPr="007C0F50">
        <w:t xml:space="preserve">; </w:t>
      </w:r>
      <w:r w:rsidR="007C0F50" w:rsidRPr="007C0F50">
        <w:br/>
        <w:t xml:space="preserve">       Veselov, Oleg </w:t>
      </w:r>
      <w:hyperlink r:id="rId24" w:history="1">
        <w:r w:rsidR="007C0F50" w:rsidRPr="009620DA">
          <w:rPr>
            <w:rStyle w:val="affd"/>
          </w:rPr>
          <w:t>OVeselov@luxoft.com</w:t>
        </w:r>
      </w:hyperlink>
      <w:r w:rsidR="007C0F50" w:rsidRPr="007C0F50">
        <w:t xml:space="preserve">; </w:t>
      </w:r>
      <w:r w:rsidR="007C0F50" w:rsidRPr="007C0F50">
        <w:br/>
        <w:t xml:space="preserve">       Trishina, Svetlana </w:t>
      </w:r>
      <w:hyperlink r:id="rId25" w:history="1">
        <w:r w:rsidR="007C0F50" w:rsidRPr="009620DA">
          <w:rPr>
            <w:rStyle w:val="affd"/>
          </w:rPr>
          <w:t>STrishina@luxoft.com</w:t>
        </w:r>
      </w:hyperlink>
      <w:r w:rsidR="007C0F50" w:rsidRPr="007C0F50">
        <w:br/>
      </w:r>
      <w:r w:rsidR="007C0F50" w:rsidRPr="0071535D">
        <w:rPr>
          <w:lang w:val="en-US"/>
        </w:rPr>
        <w:t>Subject</w:t>
      </w:r>
      <w:r w:rsidR="007C0F50" w:rsidRPr="007C0F50">
        <w:t xml:space="preserve">: </w:t>
      </w:r>
      <w:r w:rsidR="007C0F50" w:rsidRPr="0071535D">
        <w:rPr>
          <w:lang w:val="en-US"/>
        </w:rPr>
        <w:t>RE</w:t>
      </w:r>
      <w:r w:rsidR="007C0F50" w:rsidRPr="007C0F50">
        <w:t>: Коллекции</w:t>
      </w:r>
      <w:r w:rsidR="007C0F50" w:rsidRPr="007C0F50">
        <w:br/>
      </w:r>
      <w:r w:rsidR="007C0F50" w:rsidRPr="0071535D">
        <w:rPr>
          <w:lang w:val="en-US"/>
        </w:rPr>
        <w:t>Date</w:t>
      </w:r>
      <w:r w:rsidR="007C0F50" w:rsidRPr="007C0F50">
        <w:t>: Пн 12.11.2012 15:18</w:t>
      </w:r>
    </w:p>
    <w:p w:rsidR="007E7303" w:rsidRDefault="007E7303" w:rsidP="00035B45">
      <w:pPr>
        <w:pStyle w:val="1"/>
      </w:pPr>
      <w:bookmarkStart w:id="16" w:name="_Toc341106868"/>
      <w:r>
        <w:t>Назначение документа</w:t>
      </w:r>
      <w:bookmarkEnd w:id="16"/>
    </w:p>
    <w:p w:rsidR="001D128A" w:rsidRPr="001D128A" w:rsidRDefault="001D128A" w:rsidP="001D128A">
      <w:r w:rsidRPr="001D128A">
        <w:t xml:space="preserve">В документе описывается модель архитектуры </w:t>
      </w:r>
      <w:r>
        <w:t>подсистемы хранения</w:t>
      </w:r>
      <w:r w:rsidRPr="001D128A">
        <w:t xml:space="preserve"> </w:t>
      </w:r>
      <w:r>
        <w:t>CompanyMedia 5</w:t>
      </w:r>
      <w:r w:rsidRPr="001D128A">
        <w:t>, приводятся принципы разбиения на подсистемы, и дается описание существующих подсистем.</w:t>
      </w:r>
    </w:p>
    <w:p w:rsidR="001D128A" w:rsidRPr="001D128A" w:rsidRDefault="001D128A" w:rsidP="001D128A">
      <w:r w:rsidRPr="001D128A">
        <w:t>Документ также включает в себя описание используемых технологий и стандартов.</w:t>
      </w:r>
    </w:p>
    <w:p w:rsidR="006A5790" w:rsidRDefault="006A5790" w:rsidP="00035B45">
      <w:pPr>
        <w:pStyle w:val="1"/>
      </w:pPr>
      <w:bookmarkStart w:id="17" w:name="_Toc340503517"/>
      <w:bookmarkStart w:id="18" w:name="_Toc341106869"/>
      <w:bookmarkEnd w:id="10"/>
      <w:bookmarkEnd w:id="11"/>
      <w:commentRangeStart w:id="19"/>
      <w:r>
        <w:t>Концепция системы</w:t>
      </w:r>
      <w:bookmarkEnd w:id="17"/>
      <w:bookmarkEnd w:id="18"/>
      <w:commentRangeEnd w:id="19"/>
      <w:r w:rsidR="002613D1">
        <w:rPr>
          <w:rStyle w:val="aff1"/>
          <w:b w:val="0"/>
          <w:spacing w:val="-5"/>
          <w:kern w:val="0"/>
        </w:rPr>
        <w:commentReference w:id="19"/>
      </w:r>
    </w:p>
    <w:p w:rsidR="006A5790" w:rsidRPr="00C708E8" w:rsidRDefault="006A5790" w:rsidP="006A5790">
      <w:r w:rsidRPr="00C708E8">
        <w:t>Система разбивается на подсистемы согласно требуемым Заказчику функциям</w:t>
      </w:r>
      <w:r w:rsidR="00715825">
        <w:t xml:space="preserve"> </w:t>
      </w:r>
      <w:r w:rsidR="00715825" w:rsidRPr="00715825">
        <w:t>[1, 2]</w:t>
      </w:r>
      <w:r w:rsidRPr="00C708E8">
        <w:t xml:space="preserve">. Каждая подсистема выполняет обработку замкнутого набора </w:t>
      </w:r>
      <w:commentRangeStart w:id="20"/>
      <w:r w:rsidRPr="00C708E8">
        <w:t>событий.</w:t>
      </w:r>
      <w:commentRangeEnd w:id="20"/>
      <w:r w:rsidR="0047718E">
        <w:rPr>
          <w:rStyle w:val="aff1"/>
        </w:rPr>
        <w:commentReference w:id="20"/>
      </w:r>
    </w:p>
    <w:p w:rsidR="006A5790" w:rsidRPr="00C708E8" w:rsidRDefault="006A5790" w:rsidP="006A5790">
      <w:r>
        <w:t xml:space="preserve">Подсистемы разбиваются на компоненты. В тексте компонентом называется </w:t>
      </w:r>
      <w:r w:rsidR="00715825">
        <w:t xml:space="preserve">как </w:t>
      </w:r>
      <w:r>
        <w:t xml:space="preserve">любая часть системы </w:t>
      </w:r>
      <w:r w:rsidR="00715825">
        <w:t xml:space="preserve">ПХ </w:t>
      </w:r>
      <w:r>
        <w:rPr>
          <w:lang w:val="en-US"/>
        </w:rPr>
        <w:t>CM</w:t>
      </w:r>
      <w:r w:rsidRPr="00B16401">
        <w:t>5</w:t>
      </w:r>
      <w:r>
        <w:t xml:space="preserve">. </w:t>
      </w:r>
    </w:p>
    <w:p w:rsidR="006A5790" w:rsidRPr="00C708E8" w:rsidRDefault="006A5790" w:rsidP="006A5790">
      <w:r w:rsidRPr="00C708E8">
        <w:t>Взаимодействие между отдельными подсистемами и модулями осуществляется только через общую системную среду. Прямые вызовы между подсистемами отсутствуют.</w:t>
      </w:r>
    </w:p>
    <w:p w:rsidR="006A5790" w:rsidRPr="00586A50" w:rsidRDefault="006A5790" w:rsidP="006A5790">
      <w:r w:rsidRPr="00586A50">
        <w:t>Разрабатываем</w:t>
      </w:r>
      <w:r>
        <w:t xml:space="preserve">ая </w:t>
      </w:r>
      <w:r w:rsidRPr="00586A50">
        <w:t xml:space="preserve"> </w:t>
      </w:r>
      <w:r>
        <w:t>Система</w:t>
      </w:r>
      <w:r w:rsidRPr="00586A50">
        <w:t xml:space="preserve"> должен удовлетворять основным принципам построения современных информационных систем:</w:t>
      </w:r>
    </w:p>
    <w:p w:rsidR="006A5790" w:rsidRPr="00326224" w:rsidRDefault="006A5790" w:rsidP="0071535D">
      <w:pPr>
        <w:pStyle w:val="a2"/>
        <w:numPr>
          <w:ilvl w:val="0"/>
          <w:numId w:val="41"/>
        </w:numPr>
      </w:pPr>
      <w:r w:rsidRPr="0071535D">
        <w:rPr>
          <w:b/>
        </w:rPr>
        <w:t>Защищенность</w:t>
      </w:r>
      <w:r>
        <w:t xml:space="preserve">. Отдельные компоненты системы имеют минимально необходимый доступ к защищенной информации. </w:t>
      </w:r>
    </w:p>
    <w:p w:rsidR="006A5790" w:rsidRPr="00326224" w:rsidRDefault="006A5790" w:rsidP="0071535D">
      <w:pPr>
        <w:pStyle w:val="a2"/>
      </w:pPr>
      <w:r w:rsidRPr="0071535D">
        <w:rPr>
          <w:b/>
        </w:rPr>
        <w:t>Централизованность</w:t>
      </w:r>
      <w:r>
        <w:t>. данный принцип предполагает то, что вся общая для системы информация хранится в одном месте. Все потребители этой информации получают её, используя стандартные интерфейсы системы.</w:t>
      </w:r>
    </w:p>
    <w:p w:rsidR="006A5790" w:rsidRPr="00586A50" w:rsidRDefault="006A5790" w:rsidP="0071535D">
      <w:pPr>
        <w:pStyle w:val="a2"/>
      </w:pPr>
      <w:r w:rsidRPr="0071535D">
        <w:rPr>
          <w:b/>
        </w:rPr>
        <w:t>Масштабируемость</w:t>
      </w:r>
      <w:r w:rsidRPr="0071535D">
        <w:rPr>
          <w:b/>
          <w:i/>
        </w:rPr>
        <w:t>.</w:t>
      </w:r>
      <w:r w:rsidRPr="00586A50">
        <w:t xml:space="preserve"> Наращивание мощностей определяется только характеристиками аппаратного обеспечения, на котором функционирует данная система</w:t>
      </w:r>
      <w:r>
        <w:t>, и каналов передачи данных, используемых для обмена информацией</w:t>
      </w:r>
      <w:r w:rsidRPr="00586A50">
        <w:t>.</w:t>
      </w:r>
    </w:p>
    <w:p w:rsidR="006A5790" w:rsidRPr="00586A50" w:rsidRDefault="006A5790" w:rsidP="0071535D">
      <w:pPr>
        <w:pStyle w:val="a2"/>
      </w:pPr>
      <w:r w:rsidRPr="0071535D">
        <w:rPr>
          <w:b/>
        </w:rPr>
        <w:t>Распределенность</w:t>
      </w:r>
      <w:r w:rsidRPr="00586A50">
        <w:t xml:space="preserve">. Система позволяет распределять информационные ресурсы и процессы их обработки по нескольким серверам, функционирующих в её составе. </w:t>
      </w:r>
      <w:r>
        <w:t xml:space="preserve"> Сервера могут быть размещены на различных серверных площадках. </w:t>
      </w:r>
    </w:p>
    <w:p w:rsidR="006A5790" w:rsidRPr="00586A50" w:rsidRDefault="006A5790" w:rsidP="0071535D">
      <w:pPr>
        <w:pStyle w:val="a2"/>
      </w:pPr>
      <w:r w:rsidRPr="0071535D">
        <w:rPr>
          <w:b/>
        </w:rPr>
        <w:t>Модульность</w:t>
      </w:r>
      <w:r w:rsidRPr="00586A50">
        <w:t xml:space="preserve">. В связи с разнородностью </w:t>
      </w:r>
      <w:r>
        <w:t>решаемых задач Система</w:t>
      </w:r>
      <w:r w:rsidRPr="00586A50">
        <w:t xml:space="preserve"> состоит из отдельных интегрируемых </w:t>
      </w:r>
      <w:r>
        <w:t>подсистем</w:t>
      </w:r>
      <w:r w:rsidRPr="00586A50">
        <w:t>.</w:t>
      </w:r>
    </w:p>
    <w:p w:rsidR="006A5790" w:rsidRPr="0071535D" w:rsidRDefault="006A5790" w:rsidP="0071535D">
      <w:pPr>
        <w:pStyle w:val="a2"/>
        <w:rPr>
          <w:b/>
          <w:i/>
        </w:rPr>
      </w:pPr>
      <w:r w:rsidRPr="0071535D">
        <w:rPr>
          <w:b/>
        </w:rPr>
        <w:lastRenderedPageBreak/>
        <w:t>Открытость</w:t>
      </w:r>
      <w:r w:rsidRPr="00586A50">
        <w:t>. Система обладает открытым программным API</w:t>
      </w:r>
      <w:r w:rsidR="00322030" w:rsidRPr="00322030">
        <w:t xml:space="preserve"> </w:t>
      </w:r>
      <w:r w:rsidRPr="00586A50">
        <w:t>интерфейсом.</w:t>
      </w:r>
      <w:r>
        <w:t xml:space="preserve"> Подсистемы предоставляют сервисы для обращения сторонних систем к своим функциям.</w:t>
      </w:r>
    </w:p>
    <w:p w:rsidR="006A5790" w:rsidRPr="0071535D" w:rsidRDefault="006A5790" w:rsidP="0071535D">
      <w:pPr>
        <w:pStyle w:val="a2"/>
        <w:rPr>
          <w:b/>
          <w:bCs/>
        </w:rPr>
      </w:pPr>
      <w:r w:rsidRPr="0071535D">
        <w:rPr>
          <w:b/>
        </w:rPr>
        <w:t>Гибкость</w:t>
      </w:r>
      <w:r w:rsidRPr="00586A50">
        <w:t>. Данный принцип определяет возможность добавления новых функций в систему без нарушения её функционирования.</w:t>
      </w:r>
    </w:p>
    <w:p w:rsidR="006A5790" w:rsidRDefault="006A5790" w:rsidP="0071535D">
      <w:pPr>
        <w:pStyle w:val="a2"/>
      </w:pPr>
      <w:r w:rsidRPr="0071535D">
        <w:rPr>
          <w:b/>
        </w:rPr>
        <w:t>Комплексность</w:t>
      </w:r>
      <w:r w:rsidRPr="00586A50">
        <w:t xml:space="preserve">. При декомпозиции должны быть установлены такие связи между структурными элементами системы (подсистемами, компонентами подсистем и комплексами ПО), которые обеспечивают цельность </w:t>
      </w:r>
      <w:r>
        <w:t>системы и возмо</w:t>
      </w:r>
      <w:r w:rsidRPr="00586A50">
        <w:t>жность его сопряжения с другими подсистемами.</w:t>
      </w:r>
    </w:p>
    <w:p w:rsidR="00CC6A34" w:rsidRDefault="00CC6A34" w:rsidP="0071535D">
      <w:pPr>
        <w:pStyle w:val="a2"/>
      </w:pPr>
      <w:r w:rsidRPr="0071535D">
        <w:rPr>
          <w:b/>
        </w:rPr>
        <w:t>Сервис</w:t>
      </w:r>
      <w:r w:rsidR="00C15F3A" w:rsidRPr="00C15F3A">
        <w:rPr>
          <w:b/>
          <w:lang w:val="en-US"/>
        </w:rPr>
        <w:t>-</w:t>
      </w:r>
      <w:r w:rsidRPr="0071535D">
        <w:rPr>
          <w:b/>
        </w:rPr>
        <w:t>ориентированный</w:t>
      </w:r>
      <w:r w:rsidRPr="0071535D">
        <w:rPr>
          <w:b/>
          <w:lang w:val="en-US"/>
        </w:rPr>
        <w:t xml:space="preserve"> </w:t>
      </w:r>
      <w:r w:rsidRPr="0071535D">
        <w:rPr>
          <w:b/>
        </w:rPr>
        <w:t>подход</w:t>
      </w:r>
      <w:r w:rsidRPr="0071535D">
        <w:rPr>
          <w:b/>
          <w:lang w:val="en-US"/>
        </w:rPr>
        <w:t xml:space="preserve"> </w:t>
      </w:r>
      <w:r w:rsidRPr="0071535D">
        <w:rPr>
          <w:lang w:val="en-US"/>
        </w:rPr>
        <w:t xml:space="preserve">(Service Oriented Architecture - SOA). </w:t>
      </w:r>
      <w:r>
        <w:t>При таком подходе приложения декомпозируется на ряд сервисов, взаимодействие которых обеспечивает выполнение требуемых от приложения функций.</w:t>
      </w:r>
    </w:p>
    <w:p w:rsidR="006A5790" w:rsidRDefault="006A5790" w:rsidP="00035B45">
      <w:pPr>
        <w:pStyle w:val="1"/>
      </w:pPr>
      <w:bookmarkStart w:id="21" w:name="_Toc340503518"/>
      <w:bookmarkStart w:id="22" w:name="_Toc341106870"/>
      <w:bookmarkStart w:id="23" w:name="_Toc467048171"/>
      <w:commentRangeStart w:id="24"/>
      <w:r>
        <w:t>Архитектура</w:t>
      </w:r>
      <w:bookmarkEnd w:id="21"/>
      <w:bookmarkEnd w:id="22"/>
      <w:commentRangeEnd w:id="24"/>
      <w:r w:rsidR="002613D1">
        <w:rPr>
          <w:rStyle w:val="aff1"/>
          <w:b w:val="0"/>
          <w:spacing w:val="-5"/>
          <w:kern w:val="0"/>
        </w:rPr>
        <w:commentReference w:id="24"/>
      </w:r>
    </w:p>
    <w:p w:rsidR="006A5790" w:rsidRDefault="006A5790" w:rsidP="00035B45">
      <w:pPr>
        <w:pStyle w:val="2"/>
      </w:pPr>
      <w:bookmarkStart w:id="25" w:name="_Toc340503519"/>
      <w:bookmarkStart w:id="26" w:name="_Toc341106871"/>
      <w:r>
        <w:t>Внешние связи подсистемы хранения</w:t>
      </w:r>
      <w:bookmarkEnd w:id="25"/>
      <w:bookmarkEnd w:id="26"/>
    </w:p>
    <w:p w:rsidR="00CC6A34" w:rsidRPr="00C05188" w:rsidRDefault="00CC6A34" w:rsidP="00CC6A34">
      <w:r>
        <w:t xml:space="preserve">Подсистема хранения (ПХ) </w:t>
      </w:r>
      <w:r>
        <w:rPr>
          <w:lang w:val="en-US"/>
        </w:rPr>
        <w:t>CM</w:t>
      </w:r>
      <w:r w:rsidRPr="00CC6A34">
        <w:t xml:space="preserve">5 </w:t>
      </w:r>
      <w:r>
        <w:t xml:space="preserve">взаимодействует с несколькими подсистемами </w:t>
      </w:r>
      <w:r>
        <w:rPr>
          <w:lang w:val="en-US"/>
        </w:rPr>
        <w:t>CM</w:t>
      </w:r>
      <w:r w:rsidRPr="00CC6A34">
        <w:t>5</w:t>
      </w:r>
      <w:r>
        <w:t xml:space="preserve">, который являются внешними по отношению к </w:t>
      </w:r>
      <w:r w:rsidR="00C05188">
        <w:t xml:space="preserve">ПХ </w:t>
      </w:r>
      <w:r w:rsidR="00C05188">
        <w:rPr>
          <w:lang w:val="en-US"/>
        </w:rPr>
        <w:t>CM</w:t>
      </w:r>
      <w:r w:rsidR="00C05188" w:rsidRPr="00C05188">
        <w:t>5</w:t>
      </w:r>
      <w:r w:rsidR="00C05188">
        <w:t xml:space="preserve"> (см. </w:t>
      </w:r>
      <w:r w:rsidR="00F33CDA">
        <w:fldChar w:fldCharType="begin"/>
      </w:r>
      <w:r w:rsidR="00C05188">
        <w:instrText xml:space="preserve"> REF _Ref340763146 \h </w:instrText>
      </w:r>
      <w:r w:rsidR="00F33CDA">
        <w:fldChar w:fldCharType="separate"/>
      </w:r>
      <w:r w:rsidR="009D15D2">
        <w:t xml:space="preserve">Рис. </w:t>
      </w:r>
      <w:r w:rsidR="009D15D2">
        <w:rPr>
          <w:noProof/>
        </w:rPr>
        <w:t>1</w:t>
      </w:r>
      <w:r w:rsidR="00F33CDA">
        <w:fldChar w:fldCharType="end"/>
      </w:r>
      <w:r w:rsidR="00C05188">
        <w:t>).</w:t>
      </w:r>
    </w:p>
    <w:p w:rsidR="006A5790" w:rsidRDefault="00035B45" w:rsidP="006A5790">
      <w:pPr>
        <w:pStyle w:val="Picture"/>
      </w:pPr>
      <w:r>
        <w:object w:dxaOrig="10821" w:dyaOrig="49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6pt;height:204pt" o:ole="">
            <v:imagedata r:id="rId26" o:title=""/>
          </v:shape>
          <o:OLEObject Type="Embed" ProgID="Visio.Drawing.11" ShapeID="_x0000_i1025" DrawAspect="Content" ObjectID="_1415091164" r:id="rId27"/>
        </w:object>
      </w:r>
    </w:p>
    <w:p w:rsidR="006A5790" w:rsidRDefault="006A5790" w:rsidP="006A5790">
      <w:pPr>
        <w:pStyle w:val="a1"/>
      </w:pPr>
      <w:bookmarkStart w:id="27" w:name="_Ref340763146"/>
      <w:bookmarkStart w:id="28" w:name="_Toc341106931"/>
      <w:r>
        <w:t xml:space="preserve">Рис. </w:t>
      </w:r>
      <w:r w:rsidR="00F33CDA">
        <w:fldChar w:fldCharType="begin"/>
      </w:r>
      <w:r>
        <w:instrText xml:space="preserve"> SEQ Рис. \* ARABIC </w:instrText>
      </w:r>
      <w:r w:rsidR="00F33CDA">
        <w:fldChar w:fldCharType="separate"/>
      </w:r>
      <w:r w:rsidR="009D15D2">
        <w:rPr>
          <w:noProof/>
        </w:rPr>
        <w:t>1</w:t>
      </w:r>
      <w:r w:rsidR="00F33CDA">
        <w:fldChar w:fldCharType="end"/>
      </w:r>
      <w:bookmarkEnd w:id="27"/>
      <w:r>
        <w:t xml:space="preserve"> </w:t>
      </w:r>
      <w:r w:rsidR="00C05188">
        <w:t>Внешние с</w:t>
      </w:r>
      <w:r>
        <w:t>вязи подсистемы хранения</w:t>
      </w:r>
      <w:bookmarkEnd w:id="28"/>
    </w:p>
    <w:p w:rsidR="00C05188" w:rsidRDefault="00C05188" w:rsidP="006A5790">
      <w:r>
        <w:t>Внешние подсистемы выполняют следующие задачи:</w:t>
      </w:r>
    </w:p>
    <w:p w:rsidR="006A5790" w:rsidRDefault="00C05188" w:rsidP="009613E6">
      <w:pPr>
        <w:pStyle w:val="a"/>
      </w:pPr>
      <w:r>
        <w:t xml:space="preserve">Подсистема </w:t>
      </w:r>
      <w:r w:rsidR="006A5790">
        <w:t>метод</w:t>
      </w:r>
      <w:r w:rsidR="00035B45">
        <w:t>ов</w:t>
      </w:r>
      <w:r w:rsidR="006A5790">
        <w:t xml:space="preserve"> доступа </w:t>
      </w:r>
      <w:r>
        <w:t xml:space="preserve">обеспечивают реализацию методов для хранимых объектов. Данная подсистема </w:t>
      </w:r>
      <w:r w:rsidR="006A5790">
        <w:t>использу</w:t>
      </w:r>
      <w:r>
        <w:t>ет</w:t>
      </w:r>
      <w:r w:rsidR="006A5790">
        <w:t xml:space="preserve"> </w:t>
      </w:r>
      <w:r>
        <w:t xml:space="preserve">ПХ </w:t>
      </w:r>
      <w:r w:rsidRPr="00C05188">
        <w:rPr>
          <w:lang w:val="en-US"/>
        </w:rPr>
        <w:t>CM</w:t>
      </w:r>
      <w:r w:rsidRPr="00C05188">
        <w:t xml:space="preserve">5 </w:t>
      </w:r>
      <w:r>
        <w:t xml:space="preserve">для получения и модификации объектов в </w:t>
      </w:r>
      <w:r w:rsidRPr="00C05188">
        <w:t>БД объектов</w:t>
      </w:r>
      <w:r w:rsidR="006A5790">
        <w:t>.</w:t>
      </w:r>
    </w:p>
    <w:p w:rsidR="00C05188" w:rsidRDefault="00C05188" w:rsidP="009613E6">
      <w:pPr>
        <w:pStyle w:val="a"/>
      </w:pPr>
      <w:commentRangeStart w:id="29"/>
      <w:r>
        <w:t xml:space="preserve">Подсистема </w:t>
      </w:r>
      <w:r w:rsidR="00035B45">
        <w:t>к</w:t>
      </w:r>
      <w:r>
        <w:t>оллекци</w:t>
      </w:r>
      <w:r w:rsidR="00035B45">
        <w:t>й</w:t>
      </w:r>
      <w:r>
        <w:t xml:space="preserve"> </w:t>
      </w:r>
      <w:commentRangeEnd w:id="29"/>
      <w:r w:rsidR="0054793A">
        <w:rPr>
          <w:rStyle w:val="aff1"/>
        </w:rPr>
        <w:commentReference w:id="29"/>
      </w:r>
      <w:r>
        <w:t>выполняет задачу по обновлению промежуточных объектов, хранимых в БД коллекций. Информацию об изменении объектов, хранимых в БД объектов</w:t>
      </w:r>
      <w:r w:rsidR="00C15F3A">
        <w:t>,</w:t>
      </w:r>
      <w:r>
        <w:t xml:space="preserve"> она получает от ПХ </w:t>
      </w:r>
      <w:r>
        <w:rPr>
          <w:lang w:val="en-US"/>
        </w:rPr>
        <w:t>CM</w:t>
      </w:r>
      <w:r w:rsidRPr="00C05188">
        <w:t>5</w:t>
      </w:r>
      <w:r>
        <w:t xml:space="preserve">. В ходе работы использует ПХ </w:t>
      </w:r>
      <w:r>
        <w:rPr>
          <w:lang w:val="en-US"/>
        </w:rPr>
        <w:t>CM</w:t>
      </w:r>
      <w:r w:rsidRPr="00C05188">
        <w:t xml:space="preserve">5 </w:t>
      </w:r>
      <w:r>
        <w:t>для получения данных из БД объектов и для модификации информации в БД коллекций.</w:t>
      </w:r>
    </w:p>
    <w:p w:rsidR="00035B45" w:rsidRDefault="00035B45" w:rsidP="009613E6">
      <w:pPr>
        <w:pStyle w:val="a"/>
      </w:pPr>
      <w:commentRangeStart w:id="30"/>
      <w:r>
        <w:lastRenderedPageBreak/>
        <w:t>Подсистема полнотекстовой индексации обеспечивает формирование и обновление полнотекстового индекса для хранимых объектов, подвергающейся полнотекстовой индексации.</w:t>
      </w:r>
    </w:p>
    <w:p w:rsidR="006A5790" w:rsidRDefault="00C05188" w:rsidP="009613E6">
      <w:pPr>
        <w:pStyle w:val="a"/>
      </w:pPr>
      <w:r>
        <w:t xml:space="preserve">Подсистема </w:t>
      </w:r>
      <w:r w:rsidR="00035B45">
        <w:t>р</w:t>
      </w:r>
      <w:r w:rsidR="006A5790">
        <w:t>егистраци</w:t>
      </w:r>
      <w:r w:rsidR="00035B45">
        <w:t>и</w:t>
      </w:r>
      <w:r w:rsidR="006A5790">
        <w:t xml:space="preserve"> и учёт</w:t>
      </w:r>
      <w:r w:rsidR="00035B45">
        <w:t>а</w:t>
      </w:r>
      <w:r w:rsidR="006A5790">
        <w:t xml:space="preserve"> используется подсистемой хранения для</w:t>
      </w:r>
      <w:r>
        <w:t xml:space="preserve"> регистрации событий по созданию и изменению объектов БД объектов</w:t>
      </w:r>
      <w:r w:rsidR="006A5790">
        <w:t>.</w:t>
      </w:r>
      <w:r>
        <w:t xml:space="preserve"> В свою очередь ПХ </w:t>
      </w:r>
      <w:r w:rsidRPr="00C05188">
        <w:rPr>
          <w:lang w:val="en-US"/>
        </w:rPr>
        <w:t>CM</w:t>
      </w:r>
      <w:r w:rsidRPr="00C05188">
        <w:t xml:space="preserve">5 </w:t>
      </w:r>
      <w:r>
        <w:t xml:space="preserve">предоставляет подсистеме «Регистрация и учёт» </w:t>
      </w:r>
      <w:r w:rsidRPr="00C05188">
        <w:t>сервисы для</w:t>
      </w:r>
      <w:r>
        <w:t xml:space="preserve"> записи </w:t>
      </w:r>
    </w:p>
    <w:commentRangeEnd w:id="30"/>
    <w:p w:rsidR="006A5790" w:rsidRDefault="0054793A" w:rsidP="009613E6">
      <w:pPr>
        <w:pStyle w:val="a"/>
      </w:pPr>
      <w:r>
        <w:rPr>
          <w:rStyle w:val="aff1"/>
        </w:rPr>
        <w:commentReference w:id="30"/>
      </w:r>
      <w:r w:rsidR="006A5790">
        <w:t>Подсистема разграничения доступа</w:t>
      </w:r>
      <w:r w:rsidR="00DA1A73" w:rsidRPr="00DA1A73">
        <w:t xml:space="preserve"> </w:t>
      </w:r>
      <w:r w:rsidR="00DA1A73">
        <w:t xml:space="preserve">обеспечивает проверку требуемых прав доступа при операциях чтения, модификации и удаления объектов, хранимых в ПХ </w:t>
      </w:r>
      <w:r w:rsidR="00DA1A73">
        <w:rPr>
          <w:lang w:val="en-US"/>
        </w:rPr>
        <w:t>CM</w:t>
      </w:r>
      <w:r w:rsidR="00DA1A73" w:rsidRPr="00DA1A73">
        <w:t>5</w:t>
      </w:r>
      <w:r w:rsidR="006A5790">
        <w:t>.</w:t>
      </w:r>
    </w:p>
    <w:p w:rsidR="00035B45" w:rsidRDefault="00035B45" w:rsidP="009613E6">
      <w:pPr>
        <w:pStyle w:val="a"/>
        <w:rPr>
          <w:ins w:id="31" w:author="Vladimir Panov" w:date="2012-11-21T13:05:00Z"/>
        </w:rPr>
      </w:pPr>
      <w:r>
        <w:t xml:space="preserve">Подсистема сессий </w:t>
      </w:r>
      <w:commentRangeStart w:id="32"/>
      <w:r>
        <w:t>сохраняет информацию о правах Пользователя и о месте Пользователя в орг</w:t>
      </w:r>
      <w:r w:rsidR="00C15F3A">
        <w:t xml:space="preserve">анизационной </w:t>
      </w:r>
      <w:r>
        <w:t>структуре</w:t>
      </w:r>
      <w:commentRangeEnd w:id="32"/>
      <w:r w:rsidR="00357057">
        <w:rPr>
          <w:rStyle w:val="aff1"/>
        </w:rPr>
        <w:commentReference w:id="32"/>
      </w:r>
      <w:r>
        <w:t>. Данная информация не покидает защищенного ядра системы. Все остальные пользователи оперируют с идентификатором сессий.</w:t>
      </w:r>
    </w:p>
    <w:p w:rsidR="00E009FF" w:rsidRPr="008B1A88" w:rsidRDefault="00E009FF" w:rsidP="00E009FF">
      <w:pPr>
        <w:pStyle w:val="a"/>
      </w:pPr>
      <w:ins w:id="33" w:author="Vladimir Panov" w:date="2012-11-21T13:05:00Z">
        <w:r>
          <w:t>Предлагаю добавить внешнюю по отношению</w:t>
        </w:r>
      </w:ins>
      <w:ins w:id="34" w:author="Vladimir Panov" w:date="2012-11-21T13:58:00Z">
        <w:r w:rsidR="009F18E2">
          <w:t xml:space="preserve"> </w:t>
        </w:r>
      </w:ins>
      <w:ins w:id="35" w:author="Vladimir Panov" w:date="2012-11-21T13:05:00Z">
        <w:r>
          <w:t xml:space="preserve"> к ПХ</w:t>
        </w:r>
        <w:r w:rsidR="009F18E2">
          <w:t>, но связанную с ней</w:t>
        </w:r>
      </w:ins>
      <w:ins w:id="36" w:author="Vladimir Panov" w:date="2012-11-21T13:58:00Z">
        <w:r w:rsidR="009F18E2">
          <w:t xml:space="preserve">, </w:t>
        </w:r>
      </w:ins>
      <w:ins w:id="37" w:author="Vladimir Panov" w:date="2012-11-21T13:05:00Z">
        <w:r>
          <w:t>«подсистему кэширования», т.к. ПХ уже пользуется кэшем в своем «компоненте кэширования запросов»</w:t>
        </w:r>
      </w:ins>
      <w:ins w:id="38" w:author="Vladimir Panov" w:date="2012-11-21T13:59:00Z">
        <w:r w:rsidR="009F18E2">
          <w:t>, а платформа в целом не может быть масштабируемой без кэширования</w:t>
        </w:r>
      </w:ins>
      <w:ins w:id="39" w:author="Vladimir Panov" w:date="2012-11-21T14:00:00Z">
        <w:r w:rsidR="009F18E2">
          <w:t xml:space="preserve">. Реализация ее может в 5.0 быть частичной, но архитектура </w:t>
        </w:r>
      </w:ins>
      <w:ins w:id="40" w:author="Vladimir Panov" w:date="2012-11-21T14:01:00Z">
        <w:r w:rsidR="009F18E2">
          <w:t>должна ее учитывать сразу.</w:t>
        </w:r>
      </w:ins>
    </w:p>
    <w:p w:rsidR="006A5790" w:rsidRDefault="00750CCA" w:rsidP="00035B45">
      <w:pPr>
        <w:pStyle w:val="2"/>
      </w:pPr>
      <w:bookmarkStart w:id="41" w:name="_Toc341106872"/>
      <w:bookmarkStart w:id="42" w:name="_Toc460662182"/>
      <w:bookmarkStart w:id="43" w:name="_Toc460765957"/>
      <w:r>
        <w:t xml:space="preserve">Логическая схема подсистемы хранения </w:t>
      </w:r>
      <w:r>
        <w:rPr>
          <w:lang w:val="en-US"/>
        </w:rPr>
        <w:t>CompanyMedia</w:t>
      </w:r>
      <w:r w:rsidRPr="00750CCA">
        <w:t xml:space="preserve"> 5</w:t>
      </w:r>
      <w:bookmarkEnd w:id="41"/>
    </w:p>
    <w:p w:rsidR="006A5790" w:rsidRPr="00DA1A73" w:rsidRDefault="00DA1A73" w:rsidP="006A5790">
      <w:r>
        <w:t xml:space="preserve">Подсистема хранения </w:t>
      </w:r>
      <w:r>
        <w:rPr>
          <w:lang w:val="en-US"/>
        </w:rPr>
        <w:t>CompanyMedia</w:t>
      </w:r>
      <w:r w:rsidRPr="00DA1A73">
        <w:t xml:space="preserve"> </w:t>
      </w:r>
      <w:r>
        <w:t>5 состоит из ряда взаимодействующих между собой компонентов (см. </w:t>
      </w:r>
      <w:r w:rsidR="00F33CDA">
        <w:fldChar w:fldCharType="begin"/>
      </w:r>
      <w:r>
        <w:instrText xml:space="preserve"> REF _Ref340764790 \h </w:instrText>
      </w:r>
      <w:r w:rsidR="00F33CDA">
        <w:fldChar w:fldCharType="separate"/>
      </w:r>
      <w:r w:rsidR="009D15D2">
        <w:t xml:space="preserve">Рис. </w:t>
      </w:r>
      <w:r w:rsidR="009D15D2">
        <w:rPr>
          <w:noProof/>
        </w:rPr>
        <w:t>2</w:t>
      </w:r>
      <w:r w:rsidR="00F33CDA">
        <w:fldChar w:fldCharType="end"/>
      </w:r>
      <w:r>
        <w:t>).</w:t>
      </w:r>
    </w:p>
    <w:p w:rsidR="006A5790" w:rsidRDefault="00035B45" w:rsidP="006A5790">
      <w:pPr>
        <w:pStyle w:val="Picture"/>
      </w:pPr>
      <w:r>
        <w:object w:dxaOrig="15669" w:dyaOrig="11275">
          <v:shape id="_x0000_i1026" type="#_x0000_t75" style="width:459.6pt;height:331.2pt" o:ole="">
            <v:imagedata r:id="rId28" o:title=""/>
          </v:shape>
          <o:OLEObject Type="Embed" ProgID="Visio.Drawing.11" ShapeID="_x0000_i1026" DrawAspect="Content" ObjectID="_1415091165" r:id="rId29"/>
        </w:object>
      </w:r>
    </w:p>
    <w:p w:rsidR="006A5790" w:rsidRDefault="006A5790" w:rsidP="006A5790">
      <w:pPr>
        <w:pStyle w:val="a1"/>
      </w:pPr>
      <w:bookmarkStart w:id="44" w:name="_Ref340764790"/>
      <w:bookmarkStart w:id="45" w:name="_Toc341106932"/>
      <w:r>
        <w:t xml:space="preserve">Рис. </w:t>
      </w:r>
      <w:r w:rsidR="00F33CDA">
        <w:fldChar w:fldCharType="begin"/>
      </w:r>
      <w:r>
        <w:instrText xml:space="preserve"> SEQ Рис. \* ARABIC </w:instrText>
      </w:r>
      <w:r w:rsidR="00F33CDA">
        <w:fldChar w:fldCharType="separate"/>
      </w:r>
      <w:r w:rsidR="009D15D2">
        <w:rPr>
          <w:noProof/>
        </w:rPr>
        <w:t>2</w:t>
      </w:r>
      <w:r w:rsidR="00F33CDA">
        <w:fldChar w:fldCharType="end"/>
      </w:r>
      <w:bookmarkEnd w:id="44"/>
      <w:r>
        <w:t xml:space="preserve"> </w:t>
      </w:r>
      <w:r w:rsidR="00DA1A73">
        <w:t>Л</w:t>
      </w:r>
      <w:r>
        <w:t>огическая схема подсистемы хранения</w:t>
      </w:r>
      <w:bookmarkEnd w:id="45"/>
    </w:p>
    <w:p w:rsidR="00DA1A73" w:rsidRPr="00DA1A73" w:rsidRDefault="00DA1A73" w:rsidP="00DA1A73"/>
    <w:p w:rsidR="006A5790" w:rsidRDefault="006A5790" w:rsidP="00035B45">
      <w:pPr>
        <w:pStyle w:val="2"/>
      </w:pPr>
      <w:bookmarkStart w:id="46" w:name="_Toc340503521"/>
      <w:bookmarkStart w:id="47" w:name="_Toc341106873"/>
      <w:bookmarkStart w:id="48" w:name="_Toc464308283"/>
      <w:bookmarkStart w:id="49" w:name="_Toc467048166"/>
      <w:r>
        <w:t>Компоненты</w:t>
      </w:r>
      <w:bookmarkEnd w:id="46"/>
      <w:bookmarkEnd w:id="47"/>
    </w:p>
    <w:p w:rsidR="00DA1A73" w:rsidRDefault="00DA1A73" w:rsidP="00035B45">
      <w:pPr>
        <w:pStyle w:val="3"/>
      </w:pPr>
      <w:bookmarkStart w:id="50" w:name="_Toc339026290"/>
      <w:bookmarkStart w:id="51" w:name="_Toc341106874"/>
      <w:bookmarkStart w:id="52" w:name="_Toc340503523"/>
      <w:bookmarkEnd w:id="48"/>
      <w:bookmarkEnd w:id="49"/>
      <w:r>
        <w:t>Принципы разбиения подсистемы хранения на компоненты</w:t>
      </w:r>
      <w:bookmarkEnd w:id="50"/>
      <w:bookmarkEnd w:id="51"/>
    </w:p>
    <w:p w:rsidR="00DA1A73" w:rsidRDefault="00DA1A73" w:rsidP="00DA1A73">
      <w:r>
        <w:t xml:space="preserve">ПХ </w:t>
      </w:r>
      <w:r>
        <w:rPr>
          <w:lang w:val="en-US"/>
        </w:rPr>
        <w:t>CM</w:t>
      </w:r>
      <w:r w:rsidRPr="00DA1A73">
        <w:t xml:space="preserve">5 </w:t>
      </w:r>
      <w:r w:rsidR="00C15F3A">
        <w:t>разделена</w:t>
      </w:r>
      <w:r>
        <w:t xml:space="preserve"> на компоненты по принципу клиент-серверной архитектуры согласно принципам </w:t>
      </w:r>
      <w:r w:rsidR="00B055A5">
        <w:rPr>
          <w:lang w:val="en-US"/>
        </w:rPr>
        <w:t>SOA</w:t>
      </w:r>
      <w:r>
        <w:t>.  По функциональности в подсистеме хранения выделены следующие основные классы запросов к ПХ:</w:t>
      </w:r>
    </w:p>
    <w:p w:rsidR="00DA1A73" w:rsidRDefault="00DA1A73" w:rsidP="0071535D">
      <w:pPr>
        <w:pStyle w:val="a2"/>
        <w:numPr>
          <w:ilvl w:val="0"/>
          <w:numId w:val="40"/>
        </w:numPr>
      </w:pPr>
      <w:r>
        <w:t>Поиск.</w:t>
      </w:r>
    </w:p>
    <w:p w:rsidR="00DA1A73" w:rsidRDefault="00DA1A73" w:rsidP="0071535D">
      <w:pPr>
        <w:pStyle w:val="a2"/>
      </w:pPr>
      <w:r>
        <w:t>Модификация объектов.</w:t>
      </w:r>
    </w:p>
    <w:p w:rsidR="00DA1A73" w:rsidRDefault="00DA1A73" w:rsidP="0071535D">
      <w:pPr>
        <w:pStyle w:val="a2"/>
      </w:pPr>
      <w:r>
        <w:t>Модификация структуры хранимых объектов.</w:t>
      </w:r>
    </w:p>
    <w:p w:rsidR="00DA1A73" w:rsidRDefault="00DA1A73" w:rsidP="00035B45">
      <w:pPr>
        <w:pStyle w:val="4"/>
      </w:pPr>
      <w:r>
        <w:t xml:space="preserve">Интерфейсный уровень подсистемы хранения </w:t>
      </w:r>
      <w:r>
        <w:rPr>
          <w:lang w:val="en-US"/>
        </w:rPr>
        <w:t>CompanyMedia</w:t>
      </w:r>
      <w:r w:rsidRPr="00DA1A73">
        <w:t xml:space="preserve"> 5</w:t>
      </w:r>
    </w:p>
    <w:p w:rsidR="00DA1A73" w:rsidRDefault="00DA1A73" w:rsidP="00DA1A73">
      <w:r>
        <w:t>На верхнем уровне выделены интерфейсные модули, реализующие сервисы для внешних подсистем:</w:t>
      </w:r>
    </w:p>
    <w:p w:rsidR="00DA1A73" w:rsidRDefault="00DA1A73" w:rsidP="009613E6">
      <w:pPr>
        <w:pStyle w:val="a"/>
      </w:pPr>
      <w:r>
        <w:t>компонент интерфейса поисковых запросов. Служит для поиск</w:t>
      </w:r>
      <w:r w:rsidR="00C15F3A">
        <w:t>а</w:t>
      </w:r>
      <w:r>
        <w:t xml:space="preserve"> информации с учетом прав доступа к объектам;</w:t>
      </w:r>
    </w:p>
    <w:p w:rsidR="00DA1A73" w:rsidRDefault="00DA1A73" w:rsidP="009613E6">
      <w:pPr>
        <w:pStyle w:val="a"/>
      </w:pPr>
      <w:r>
        <w:lastRenderedPageBreak/>
        <w:t xml:space="preserve">компонент интерфейса манипулирования данными. В основном используется внешней подсистемой «Высокоуровневые прикладные методы доступа» для выполнения операций по созданию, модификации и удаления объектов, хранимых в системе </w:t>
      </w:r>
      <w:r>
        <w:rPr>
          <w:lang w:val="en-US"/>
        </w:rPr>
        <w:t>CM</w:t>
      </w:r>
      <w:r w:rsidRPr="00DA1A73">
        <w:t xml:space="preserve">5. </w:t>
      </w:r>
      <w:r>
        <w:t>Так же может использоваться напрямую из других компонентов;</w:t>
      </w:r>
    </w:p>
    <w:p w:rsidR="00DA1A73" w:rsidRDefault="00DA1A73" w:rsidP="009613E6">
      <w:pPr>
        <w:pStyle w:val="a"/>
      </w:pPr>
      <w:r>
        <w:t>компонент интерфейса управления структурой дан</w:t>
      </w:r>
      <w:r w:rsidR="00B055A5">
        <w:t>ных. Данный компонент требуется</w:t>
      </w:r>
      <w:r w:rsidR="00B055A5" w:rsidRPr="00B055A5">
        <w:t xml:space="preserve"> </w:t>
      </w:r>
      <w:r w:rsidR="00B055A5">
        <w:t xml:space="preserve">для поддержания изменений прикладной информационной модели по запросам пользователя. </w:t>
      </w:r>
    </w:p>
    <w:p w:rsidR="00DA1A73" w:rsidRPr="00DA1A73" w:rsidRDefault="00DA1A73" w:rsidP="00035B45">
      <w:pPr>
        <w:pStyle w:val="4"/>
      </w:pPr>
      <w:r>
        <w:t xml:space="preserve">Уровень бизнес-логики подсистемы хранения </w:t>
      </w:r>
      <w:r>
        <w:rPr>
          <w:lang w:val="en-US"/>
        </w:rPr>
        <w:t>CompanyMedia</w:t>
      </w:r>
      <w:r w:rsidRPr="00DA1A73">
        <w:t xml:space="preserve"> 5</w:t>
      </w:r>
    </w:p>
    <w:p w:rsidR="00DA1A73" w:rsidRDefault="00DA1A73" w:rsidP="00DA1A73">
      <w:r>
        <w:t>Бизнес-логику данной подсистемы образуют компоненты, выполняющие обработку основных классов запросов к ПХ:</w:t>
      </w:r>
    </w:p>
    <w:p w:rsidR="00DA1A73" w:rsidRDefault="00DA1A73" w:rsidP="009613E6">
      <w:pPr>
        <w:pStyle w:val="a"/>
      </w:pPr>
      <w:r>
        <w:t>компонент генерации поисковых запросов;</w:t>
      </w:r>
    </w:p>
    <w:p w:rsidR="00DA1A73" w:rsidRDefault="00DA1A73" w:rsidP="009613E6">
      <w:pPr>
        <w:pStyle w:val="a"/>
      </w:pPr>
      <w:r>
        <w:t>компонент генерации запросов манипулирования данных;</w:t>
      </w:r>
    </w:p>
    <w:p w:rsidR="00DA1A73" w:rsidRDefault="00DA1A73" w:rsidP="009613E6">
      <w:pPr>
        <w:pStyle w:val="a"/>
      </w:pPr>
      <w:r>
        <w:t>компонент создания структуры объектов.</w:t>
      </w:r>
    </w:p>
    <w:p w:rsidR="00DA1A73" w:rsidRDefault="00DA1A73" w:rsidP="00DA1A73">
      <w:r>
        <w:t xml:space="preserve">К этому же уровню относятся два компонента, </w:t>
      </w:r>
      <w:r w:rsidRPr="00DA1A73">
        <w:t xml:space="preserve">которые используются для </w:t>
      </w:r>
      <w:r>
        <w:t xml:space="preserve">выполнения </w:t>
      </w:r>
      <w:r w:rsidR="00C47C4D">
        <w:t>некоторых функций компонента</w:t>
      </w:r>
      <w:r>
        <w:t xml:space="preserve"> генерации запросов </w:t>
      </w:r>
      <w:r w:rsidR="00C47C4D">
        <w:t xml:space="preserve">и </w:t>
      </w:r>
      <w:r>
        <w:t>манипулирования данных:</w:t>
      </w:r>
    </w:p>
    <w:p w:rsidR="00DA1A73" w:rsidRDefault="00DA1A73" w:rsidP="009613E6">
      <w:pPr>
        <w:pStyle w:val="a"/>
      </w:pPr>
      <w:r>
        <w:t>компонент работы с версиями документов;</w:t>
      </w:r>
    </w:p>
    <w:p w:rsidR="00DA1A73" w:rsidRDefault="00DA1A73" w:rsidP="009613E6">
      <w:pPr>
        <w:pStyle w:val="a"/>
      </w:pPr>
      <w:r>
        <w:t>компонент генерации идентификаторов.</w:t>
      </w:r>
    </w:p>
    <w:p w:rsidR="00DA1A73" w:rsidRPr="00DA1A73" w:rsidRDefault="00DA1A73" w:rsidP="00035B45">
      <w:pPr>
        <w:pStyle w:val="4"/>
      </w:pPr>
      <w:r>
        <w:t xml:space="preserve">Уровень </w:t>
      </w:r>
      <w:r w:rsidRPr="00035B45">
        <w:t>логики</w:t>
      </w:r>
      <w:r>
        <w:t xml:space="preserve"> манипулирования данными подсистемы хранения </w:t>
      </w:r>
      <w:r>
        <w:rPr>
          <w:lang w:val="en-US"/>
        </w:rPr>
        <w:t>CompanyMedia</w:t>
      </w:r>
      <w:r w:rsidRPr="00DA1A73">
        <w:t xml:space="preserve"> 5</w:t>
      </w:r>
    </w:p>
    <w:p w:rsidR="00DA1A73" w:rsidRDefault="00DA1A73" w:rsidP="00DA1A73">
      <w:r>
        <w:t xml:space="preserve">На данном уровне расположены модули, обеспечивающие работу в внешними по отношению к ПХ </w:t>
      </w:r>
      <w:r>
        <w:rPr>
          <w:lang w:val="en-US"/>
        </w:rPr>
        <w:t>CM</w:t>
      </w:r>
      <w:r w:rsidRPr="00DA1A73">
        <w:t xml:space="preserve">5 </w:t>
      </w:r>
      <w:r>
        <w:t xml:space="preserve">ресурсами. Так же эти модули обеспечивают функции повышения производительности за счет предоставления </w:t>
      </w:r>
      <w:r w:rsidRPr="00DA1A73">
        <w:t xml:space="preserve"> </w:t>
      </w:r>
      <w:r>
        <w:t xml:space="preserve">локальных хранилищ для часто используемых </w:t>
      </w:r>
      <w:r w:rsidR="0009103B">
        <w:t>повторяемых данных, для вычисления которых могут потребоваться значительные ресурсы (примером таких данных могут являться поисковые запросы и запросы на манипулирование данными). К этому уровню относятся:</w:t>
      </w:r>
    </w:p>
    <w:p w:rsidR="0009103B" w:rsidRDefault="0009103B" w:rsidP="009613E6">
      <w:pPr>
        <w:pStyle w:val="a"/>
      </w:pPr>
      <w:r>
        <w:t>компонент описания диалекта реляционной базы данных;</w:t>
      </w:r>
    </w:p>
    <w:p w:rsidR="0009103B" w:rsidRDefault="0009103B" w:rsidP="009613E6">
      <w:pPr>
        <w:pStyle w:val="a"/>
      </w:pPr>
      <w:r>
        <w:t>компонент кэширования запросов;</w:t>
      </w:r>
    </w:p>
    <w:p w:rsidR="0009103B" w:rsidRDefault="0009103B" w:rsidP="009613E6">
      <w:pPr>
        <w:pStyle w:val="a"/>
      </w:pPr>
      <w:r>
        <w:t>компонент управления сессиями БД;</w:t>
      </w:r>
    </w:p>
    <w:p w:rsidR="0009103B" w:rsidRDefault="0009103B" w:rsidP="009613E6">
      <w:pPr>
        <w:pStyle w:val="a"/>
      </w:pPr>
      <w:r>
        <w:t>компонент обслуживания словаря данных;</w:t>
      </w:r>
    </w:p>
    <w:p w:rsidR="0009103B" w:rsidRPr="00DA1A73" w:rsidRDefault="0009103B" w:rsidP="009613E6">
      <w:pPr>
        <w:pStyle w:val="a"/>
      </w:pPr>
      <w:r>
        <w:t>компонент управления файлами документов.</w:t>
      </w:r>
    </w:p>
    <w:p w:rsidR="00657DA9" w:rsidRDefault="00657DA9" w:rsidP="00035B45">
      <w:pPr>
        <w:pStyle w:val="3"/>
      </w:pPr>
      <w:bookmarkStart w:id="53" w:name="_Toc340503534"/>
      <w:bookmarkStart w:id="54" w:name="_Toc341106875"/>
      <w:r>
        <w:t>Компонент интерфейса поисковых запросов</w:t>
      </w:r>
      <w:bookmarkEnd w:id="53"/>
      <w:bookmarkEnd w:id="54"/>
    </w:p>
    <w:p w:rsidR="00657DA9" w:rsidRDefault="00657DA9" w:rsidP="00657DA9">
      <w:r>
        <w:t xml:space="preserve">Обеспечивает внешний интерфейс для поисковых запросов, направляемых на выполнение в ПХ </w:t>
      </w:r>
      <w:r>
        <w:rPr>
          <w:lang w:val="en-US"/>
        </w:rPr>
        <w:t>CM</w:t>
      </w:r>
      <w:r>
        <w:t>5</w:t>
      </w:r>
      <w:r w:rsidRPr="00657DA9">
        <w:t>.</w:t>
      </w:r>
    </w:p>
    <w:p w:rsidR="00035B45" w:rsidRPr="00035B45" w:rsidRDefault="00035B45" w:rsidP="00657DA9">
      <w:bookmarkStart w:id="55" w:name="OLE_LINK3"/>
      <w:bookmarkStart w:id="56" w:name="OLE_LINK4"/>
      <w:r>
        <w:lastRenderedPageBreak/>
        <w:t>Обеспечивает восстановление мандата пользователя по идентификатору сессии. Для</w:t>
      </w:r>
      <w:r>
        <w:rPr>
          <w:lang w:val="en-US"/>
        </w:rPr>
        <w:t xml:space="preserve"> </w:t>
      </w:r>
      <w:r>
        <w:t>этого обращается к подсистеме сессий.</w:t>
      </w:r>
    </w:p>
    <w:p w:rsidR="00657DA9" w:rsidRDefault="00657DA9" w:rsidP="00035B45">
      <w:pPr>
        <w:pStyle w:val="3"/>
      </w:pPr>
      <w:bookmarkStart w:id="57" w:name="_Toc340503535"/>
      <w:bookmarkStart w:id="58" w:name="_Toc341106876"/>
      <w:bookmarkEnd w:id="55"/>
      <w:bookmarkEnd w:id="56"/>
      <w:r>
        <w:t>Компонент интерфейса манипулирования данными</w:t>
      </w:r>
      <w:bookmarkEnd w:id="57"/>
      <w:bookmarkEnd w:id="58"/>
      <w:r>
        <w:t xml:space="preserve"> </w:t>
      </w:r>
    </w:p>
    <w:p w:rsidR="00657DA9" w:rsidRDefault="00657DA9" w:rsidP="00657DA9">
      <w:r>
        <w:t>Обеспечивает внешний интерфейс для запросов</w:t>
      </w:r>
      <w:r w:rsidRPr="00657DA9">
        <w:t xml:space="preserve"> </w:t>
      </w:r>
      <w:r>
        <w:t xml:space="preserve">на создание, создание версий, модификацию и удаление объектов, направляемых на выполнение в ПХ </w:t>
      </w:r>
      <w:r>
        <w:rPr>
          <w:lang w:val="en-US"/>
        </w:rPr>
        <w:t>CM</w:t>
      </w:r>
      <w:r>
        <w:t>5</w:t>
      </w:r>
      <w:r w:rsidRPr="00657DA9">
        <w:t>.</w:t>
      </w:r>
    </w:p>
    <w:p w:rsidR="00881F2C" w:rsidRDefault="00881F2C" w:rsidP="00657DA9">
      <w:r>
        <w:t xml:space="preserve">Следует </w:t>
      </w:r>
      <w:r w:rsidR="00C47C4D">
        <w:t>отметить,</w:t>
      </w:r>
      <w:r>
        <w:t xml:space="preserve"> что данный компонент должен обеспечить двойной набор интерфейсов:</w:t>
      </w:r>
    </w:p>
    <w:p w:rsidR="00881F2C" w:rsidRDefault="00881F2C" w:rsidP="0071535D">
      <w:pPr>
        <w:pStyle w:val="a2"/>
        <w:numPr>
          <w:ilvl w:val="0"/>
          <w:numId w:val="39"/>
        </w:numPr>
      </w:pPr>
      <w:r>
        <w:t>Интерфейсы стандартного манипулирования объектами.</w:t>
      </w:r>
    </w:p>
    <w:p w:rsidR="00881F2C" w:rsidRDefault="00881F2C" w:rsidP="0071535D">
      <w:pPr>
        <w:pStyle w:val="a2"/>
      </w:pPr>
      <w:r>
        <w:t>Интерфейс для подсистемы Рег</w:t>
      </w:r>
      <w:r w:rsidR="00C15F3A">
        <w:t xml:space="preserve">истрации и учета, который обеспечивает манипулирование </w:t>
      </w:r>
      <w:r>
        <w:t>объектами без записи в журнал объектного аудита.</w:t>
      </w:r>
    </w:p>
    <w:p w:rsidR="00035B45" w:rsidRPr="00035B45" w:rsidRDefault="00035B45" w:rsidP="00035B45">
      <w:bookmarkStart w:id="59" w:name="_Toc340503536"/>
      <w:r>
        <w:t>Обеспечивает восстановление мандата пользователя по идентификатору сессии. Для</w:t>
      </w:r>
      <w:r>
        <w:rPr>
          <w:lang w:val="en-US"/>
        </w:rPr>
        <w:t xml:space="preserve"> </w:t>
      </w:r>
      <w:r>
        <w:t>этого обращается к подсистеме сессий.</w:t>
      </w:r>
    </w:p>
    <w:p w:rsidR="00657DA9" w:rsidRPr="00DE7770" w:rsidRDefault="00657DA9" w:rsidP="00035B45">
      <w:pPr>
        <w:pStyle w:val="3"/>
      </w:pPr>
      <w:bookmarkStart w:id="60" w:name="_Toc341106877"/>
      <w:r>
        <w:t>Компонент интерфейса управления структурой данных</w:t>
      </w:r>
      <w:bookmarkEnd w:id="59"/>
      <w:bookmarkEnd w:id="60"/>
    </w:p>
    <w:p w:rsidR="00657DA9" w:rsidRDefault="00657DA9" w:rsidP="00657DA9">
      <w:r>
        <w:t>Обеспечивает внешний интерфейс для запросов</w:t>
      </w:r>
      <w:r w:rsidRPr="00657DA9">
        <w:t xml:space="preserve"> </w:t>
      </w:r>
      <w:r>
        <w:t xml:space="preserve">на модификацию структуры объектов, направляемых на выполнение в ПХ </w:t>
      </w:r>
      <w:r>
        <w:rPr>
          <w:lang w:val="en-US"/>
        </w:rPr>
        <w:t>CM</w:t>
      </w:r>
      <w:r>
        <w:t>5</w:t>
      </w:r>
      <w:r w:rsidRPr="00657DA9">
        <w:t>.</w:t>
      </w:r>
      <w:r>
        <w:t xml:space="preserve"> </w:t>
      </w:r>
    </w:p>
    <w:p w:rsidR="00657DA9" w:rsidRDefault="00657DA9" w:rsidP="00657DA9">
      <w:r>
        <w:t>Данный компонент так же обеспечивает доступ к словарю данных, хранящем информацию о всех объектах, существующих в системе.</w:t>
      </w:r>
    </w:p>
    <w:p w:rsidR="00035B45" w:rsidRPr="00035B45" w:rsidRDefault="00035B45" w:rsidP="00035B45">
      <w:bookmarkStart w:id="61" w:name="_Toc340503529"/>
      <w:r>
        <w:t>Обеспечивает восстановление мандата пользователя по идентификатору сессии. Для</w:t>
      </w:r>
      <w:r>
        <w:rPr>
          <w:lang w:val="en-US"/>
        </w:rPr>
        <w:t xml:space="preserve"> </w:t>
      </w:r>
      <w:r>
        <w:t>этого обращается к подсистеме сессий.</w:t>
      </w:r>
    </w:p>
    <w:p w:rsidR="00657DA9" w:rsidRDefault="00657DA9" w:rsidP="00035B45">
      <w:pPr>
        <w:pStyle w:val="3"/>
      </w:pPr>
      <w:bookmarkStart w:id="62" w:name="_Toc341106878"/>
      <w:r>
        <w:t>Компонент генерации поисковых запросов</w:t>
      </w:r>
      <w:bookmarkEnd w:id="61"/>
      <w:bookmarkEnd w:id="62"/>
    </w:p>
    <w:p w:rsidR="00B61482" w:rsidRDefault="00B61482" w:rsidP="00657DA9">
      <w:r>
        <w:t xml:space="preserve">Компонент служит для обеспечения требований поиска по атрибутам объектов с учетом прав доступа к объектам </w:t>
      </w:r>
      <w:r w:rsidRPr="00B61482">
        <w:t>[5]</w:t>
      </w:r>
      <w:r>
        <w:t>.</w:t>
      </w:r>
    </w:p>
    <w:p w:rsidR="00FC639D" w:rsidRDefault="00FC639D" w:rsidP="00657DA9">
      <w:r>
        <w:t>Основные функции компонента:</w:t>
      </w:r>
    </w:p>
    <w:p w:rsidR="00366BE8" w:rsidRDefault="00366BE8" w:rsidP="0071535D">
      <w:pPr>
        <w:pStyle w:val="a2"/>
        <w:numPr>
          <w:ilvl w:val="0"/>
          <w:numId w:val="38"/>
        </w:numPr>
      </w:pPr>
      <w:r>
        <w:t>Проверка наличия готового откомпилированного запроса в кэше запросов.</w:t>
      </w:r>
    </w:p>
    <w:p w:rsidR="00FC639D" w:rsidRDefault="00366BE8" w:rsidP="0071535D">
      <w:pPr>
        <w:pStyle w:val="a2"/>
      </w:pPr>
      <w:r>
        <w:t>Генерация поискового запроса по его описанию, переданного от интерфейса поисковых запросов, в случае если готового запроса нет.</w:t>
      </w:r>
    </w:p>
    <w:p w:rsidR="00366BE8" w:rsidRDefault="00366BE8" w:rsidP="0071535D">
      <w:pPr>
        <w:pStyle w:val="a2"/>
      </w:pPr>
      <w:r>
        <w:t>Обеспечение защиты информации на уровне просмотра объектов.</w:t>
      </w:r>
    </w:p>
    <w:p w:rsidR="00366BE8" w:rsidRDefault="00366BE8" w:rsidP="00657DA9">
      <w:r>
        <w:t>Рассмотрим основные этапы обработки поискового запроса в компоненте генерации поисковых запросов (см. </w:t>
      </w:r>
      <w:r w:rsidR="00F33CDA">
        <w:fldChar w:fldCharType="begin"/>
      </w:r>
      <w:r>
        <w:instrText xml:space="preserve"> REF _Ref340772018 \h </w:instrText>
      </w:r>
      <w:r w:rsidR="00F33CDA">
        <w:fldChar w:fldCharType="separate"/>
      </w:r>
      <w:r w:rsidR="009D15D2">
        <w:t xml:space="preserve">Рис. </w:t>
      </w:r>
      <w:r w:rsidR="009D15D2">
        <w:rPr>
          <w:noProof/>
        </w:rPr>
        <w:t>3</w:t>
      </w:r>
      <w:r w:rsidR="00F33CDA">
        <w:fldChar w:fldCharType="end"/>
      </w:r>
      <w:r w:rsidR="004B4AE0">
        <w:t>).</w:t>
      </w:r>
    </w:p>
    <w:p w:rsidR="00657DA9" w:rsidRDefault="00657DA9" w:rsidP="00657DA9">
      <w:commentRangeStart w:id="63"/>
      <w:r>
        <w:t xml:space="preserve">Компонент генерирует текст </w:t>
      </w:r>
      <w:r>
        <w:rPr>
          <w:lang w:val="en-US"/>
        </w:rPr>
        <w:t>SQL</w:t>
      </w:r>
      <w:r w:rsidRPr="003C051A">
        <w:t xml:space="preserve"> </w:t>
      </w:r>
      <w:r>
        <w:t xml:space="preserve">запросов поиска </w:t>
      </w:r>
      <w:r w:rsidR="00AA229F">
        <w:t>информации</w:t>
      </w:r>
      <w:r>
        <w:t>.</w:t>
      </w:r>
      <w:r w:rsidR="00AA229F">
        <w:t xml:space="preserve"> На вход компоненту подается объектная модель поискового запроса. Объектная модель поискового запроса создается на этапе разработки спецификации ПХ </w:t>
      </w:r>
      <w:r w:rsidR="00AA229F">
        <w:rPr>
          <w:lang w:val="en-US"/>
        </w:rPr>
        <w:t>CM</w:t>
      </w:r>
      <w:r w:rsidR="00AA229F" w:rsidRPr="00AA229F">
        <w:t>5.</w:t>
      </w:r>
      <w:commentRangeEnd w:id="63"/>
      <w:r w:rsidR="00D95D7E">
        <w:rPr>
          <w:rStyle w:val="aff1"/>
        </w:rPr>
        <w:commentReference w:id="63"/>
      </w:r>
    </w:p>
    <w:p w:rsidR="00366BE8" w:rsidRPr="00AA229F" w:rsidRDefault="00366BE8" w:rsidP="00366BE8">
      <w:r>
        <w:t xml:space="preserve">Прежде </w:t>
      </w:r>
      <w:r w:rsidR="00C47C4D">
        <w:t>всего,</w:t>
      </w:r>
      <w:r>
        <w:t xml:space="preserve"> компонент генерации поисковых запросов пытается найти готовый запрос, соответствующий объектной модели запроса, в модуле </w:t>
      </w:r>
      <w:r w:rsidR="00B61482">
        <w:t>кэширования</w:t>
      </w:r>
      <w:r>
        <w:t xml:space="preserve"> запросов. Если такой запрос не найден, то производится его создание.</w:t>
      </w:r>
    </w:p>
    <w:p w:rsidR="00366BE8" w:rsidRDefault="00366BE8" w:rsidP="00366BE8">
      <w:r>
        <w:lastRenderedPageBreak/>
        <w:t>При генерации запроса используется словарь доступа данных. Из него получается информация о классах объектов и составе их атрибутов.</w:t>
      </w:r>
    </w:p>
    <w:p w:rsidR="00366BE8" w:rsidRDefault="00366BE8" w:rsidP="00366BE8">
      <w:r>
        <w:t xml:space="preserve">Основное назначение данного компонента – обеспечение защиты информации. С целью предотвращения доступа к </w:t>
      </w:r>
      <w:r w:rsidR="00C15F3A">
        <w:t>информации,</w:t>
      </w:r>
      <w:r>
        <w:t xml:space="preserve"> на получение которой у Пользователя системы нет прав. </w:t>
      </w:r>
      <w:commentRangeStart w:id="64"/>
      <w:r>
        <w:t>Для этого применяется предварительная модификация поискового запроса для проверки прав пользователя на получение каждого объекта, участвующего в запросе.</w:t>
      </w:r>
      <w:commentRangeEnd w:id="64"/>
      <w:r w:rsidR="004860CE">
        <w:rPr>
          <w:rStyle w:val="aff1"/>
        </w:rPr>
        <w:commentReference w:id="64"/>
      </w:r>
    </w:p>
    <w:p w:rsidR="00366BE8" w:rsidRPr="00366BE8" w:rsidRDefault="00366BE8" w:rsidP="00366BE8">
      <w:r>
        <w:t xml:space="preserve">При генерации запроса используется компонент описания диалекта РСУБД, который позволяет определить какие конструкции при генерации запроса можно использовать и создает отдельные конструкции </w:t>
      </w:r>
      <w:r>
        <w:rPr>
          <w:lang w:val="en-US"/>
        </w:rPr>
        <w:t>SQL</w:t>
      </w:r>
      <w:r w:rsidRPr="00366BE8">
        <w:t xml:space="preserve"> </w:t>
      </w:r>
      <w:r>
        <w:t xml:space="preserve">оператора </w:t>
      </w:r>
      <w:r w:rsidRPr="00366BE8">
        <w:rPr>
          <w:rStyle w:val="CODE"/>
        </w:rPr>
        <w:t>SELECT</w:t>
      </w:r>
      <w:r w:rsidRPr="00366BE8">
        <w:t>.</w:t>
      </w:r>
    </w:p>
    <w:p w:rsidR="00366BE8" w:rsidRPr="00FC639D" w:rsidRDefault="00366BE8" w:rsidP="00366BE8">
      <w:r>
        <w:t>После получения запроса, готового к выполнению в БД</w:t>
      </w:r>
      <w:r w:rsidR="00C47C4D">
        <w:t>,</w:t>
      </w:r>
      <w:r>
        <w:t xml:space="preserve"> производится выполнение запроса с использованием компонента управления сессиями БД.</w:t>
      </w:r>
    </w:p>
    <w:p w:rsidR="00750CCA" w:rsidRDefault="00750CCA" w:rsidP="00750CCA">
      <w:commentRangeStart w:id="65"/>
      <w:r>
        <w:t>При использовании расширенного мандатного доступа [4</w:t>
      </w:r>
      <w:r w:rsidR="00B61482" w:rsidRPr="00B61482">
        <w:t>, 6</w:t>
      </w:r>
      <w:r>
        <w:t xml:space="preserve">] может потребоваться пост-обработка результатов выполнения запроса. В этом случае с каждой строкой результат, полученной от БД, компонент генерации поисковых запросов обращается к подсистеме разграничения прав доступа, которая выдает </w:t>
      </w:r>
      <w:r w:rsidR="00C15F3A">
        <w:t>ответ,</w:t>
      </w:r>
      <w:r>
        <w:t xml:space="preserve"> может ли быть текущая строка включена в результаты запроса. </w:t>
      </w:r>
      <w:commentRangeEnd w:id="65"/>
      <w:r w:rsidR="004860CE">
        <w:rPr>
          <w:rStyle w:val="aff1"/>
        </w:rPr>
        <w:commentReference w:id="65"/>
      </w:r>
    </w:p>
    <w:p w:rsidR="00366BE8" w:rsidRDefault="00366BE8" w:rsidP="00366BE8">
      <w:pPr>
        <w:pStyle w:val="Picture"/>
      </w:pPr>
      <w:r>
        <w:object w:dxaOrig="12417" w:dyaOrig="6748">
          <v:shape id="_x0000_i1027" type="#_x0000_t75" style="width:441.6pt;height:240pt" o:ole="">
            <v:imagedata r:id="rId30" o:title=""/>
          </v:shape>
          <o:OLEObject Type="Embed" ProgID="Visio.Drawing.11" ShapeID="_x0000_i1027" DrawAspect="Content" ObjectID="_1415091166" r:id="rId31"/>
        </w:object>
      </w:r>
    </w:p>
    <w:p w:rsidR="00366BE8" w:rsidRDefault="00366BE8" w:rsidP="00366BE8">
      <w:pPr>
        <w:pStyle w:val="a1"/>
        <w:rPr>
          <w:lang w:val="en-US"/>
        </w:rPr>
      </w:pPr>
      <w:bookmarkStart w:id="66" w:name="_Ref340772018"/>
      <w:bookmarkStart w:id="67" w:name="_Toc341106933"/>
      <w:r>
        <w:t xml:space="preserve">Рис. </w:t>
      </w:r>
      <w:r w:rsidR="00F33CDA">
        <w:fldChar w:fldCharType="begin"/>
      </w:r>
      <w:r>
        <w:instrText xml:space="preserve"> SEQ Рис. \* ARABIC </w:instrText>
      </w:r>
      <w:r w:rsidR="00F33CDA">
        <w:fldChar w:fldCharType="separate"/>
      </w:r>
      <w:r w:rsidR="009D15D2">
        <w:rPr>
          <w:noProof/>
        </w:rPr>
        <w:t>3</w:t>
      </w:r>
      <w:r w:rsidR="00F33CDA">
        <w:fldChar w:fldCharType="end"/>
      </w:r>
      <w:bookmarkEnd w:id="66"/>
      <w:r>
        <w:t xml:space="preserve"> Алгоритм обработки поискового запроса</w:t>
      </w:r>
      <w:bookmarkEnd w:id="67"/>
    </w:p>
    <w:p w:rsidR="00F2161F" w:rsidRPr="00F2161F" w:rsidRDefault="00F2161F" w:rsidP="00366BE8">
      <w:r>
        <w:t xml:space="preserve">Пост-обработка результатов запроса с обращением к подсистеме разграничения прав доступа может значительно увеличить время получения результатов при выполнении поисковых запросов. </w:t>
      </w:r>
      <w:commentRangeStart w:id="68"/>
      <w:r>
        <w:t xml:space="preserve">На этапе разработки спецификации ПХ </w:t>
      </w:r>
      <w:r>
        <w:rPr>
          <w:lang w:val="en-US"/>
        </w:rPr>
        <w:t>CM</w:t>
      </w:r>
      <w:r w:rsidRPr="00F2161F">
        <w:t xml:space="preserve">5 </w:t>
      </w:r>
      <w:r>
        <w:t>должны быть приняты меры для отказа от пост-обработки результатов запроса. Отказ от обращения к подсистеме разграничения прав доступа может привести к значительному росту числа строк, получаемых в ходе запроса. При этом пост-обработка остается, но она будет проходить методом группировки записей поискового запроса (возможно с промежуточными проверками).</w:t>
      </w:r>
      <w:commentRangeEnd w:id="68"/>
      <w:r w:rsidR="00EF2970">
        <w:rPr>
          <w:rStyle w:val="aff1"/>
        </w:rPr>
        <w:commentReference w:id="68"/>
      </w:r>
    </w:p>
    <w:p w:rsidR="00657DA9" w:rsidRDefault="00657DA9" w:rsidP="00035B45">
      <w:pPr>
        <w:pStyle w:val="3"/>
      </w:pPr>
      <w:bookmarkStart w:id="69" w:name="_Toc340503530"/>
      <w:bookmarkStart w:id="70" w:name="_Toc341106879"/>
      <w:r>
        <w:t>Компонент генерации запросов манипулирования данными</w:t>
      </w:r>
      <w:bookmarkEnd w:id="69"/>
      <w:bookmarkEnd w:id="70"/>
    </w:p>
    <w:p w:rsidR="00881F2C" w:rsidRPr="00881F2C" w:rsidRDefault="00C47C4D" w:rsidP="00657DA9">
      <w:r>
        <w:t>Следует отметить, что для</w:t>
      </w:r>
      <w:r w:rsidR="00881F2C">
        <w:t xml:space="preserve"> изменения одного объекта может потребоваться несколько операторов </w:t>
      </w:r>
      <w:r w:rsidR="00881F2C" w:rsidRPr="00881F2C">
        <w:t xml:space="preserve">подмножества </w:t>
      </w:r>
      <w:r w:rsidR="00881F2C">
        <w:rPr>
          <w:lang w:val="en-US"/>
        </w:rPr>
        <w:t>data</w:t>
      </w:r>
      <w:r w:rsidR="00881F2C" w:rsidRPr="00881F2C">
        <w:t xml:space="preserve"> </w:t>
      </w:r>
      <w:r>
        <w:rPr>
          <w:lang w:val="en-US"/>
        </w:rPr>
        <w:t>manipulation</w:t>
      </w:r>
      <w:r w:rsidR="00881F2C" w:rsidRPr="00881F2C">
        <w:t xml:space="preserve"> </w:t>
      </w:r>
      <w:r w:rsidR="00881F2C">
        <w:rPr>
          <w:lang w:val="en-US"/>
        </w:rPr>
        <w:t>language</w:t>
      </w:r>
      <w:r w:rsidR="00881F2C" w:rsidRPr="00881F2C">
        <w:t xml:space="preserve"> </w:t>
      </w:r>
      <w:r w:rsidR="00881F2C">
        <w:t>(</w:t>
      </w:r>
      <w:r w:rsidR="00881F2C" w:rsidRPr="00881F2C">
        <w:t>DML</w:t>
      </w:r>
      <w:r w:rsidR="00881F2C">
        <w:t xml:space="preserve">) языка </w:t>
      </w:r>
      <w:r w:rsidR="00881F2C">
        <w:rPr>
          <w:lang w:val="en-US"/>
        </w:rPr>
        <w:t>SQL</w:t>
      </w:r>
      <w:r w:rsidR="00881F2C">
        <w:t>.</w:t>
      </w:r>
    </w:p>
    <w:p w:rsidR="00F2161F" w:rsidRDefault="00F2161F" w:rsidP="00657DA9">
      <w:r>
        <w:lastRenderedPageBreak/>
        <w:t>Основные функции компонента генерации запросов манипулирования данными:</w:t>
      </w:r>
    </w:p>
    <w:p w:rsidR="00F2161F" w:rsidRPr="00324DF8" w:rsidRDefault="00F2161F" w:rsidP="009613E6">
      <w:pPr>
        <w:pStyle w:val="a0"/>
        <w:rPr>
          <w:lang w:val="ru-RU"/>
        </w:rPr>
      </w:pPr>
      <w:r w:rsidRPr="00324DF8">
        <w:rPr>
          <w:lang w:val="ru-RU"/>
        </w:rPr>
        <w:t>Проверка наличия готового откомпилированного запроса в кэше запросов.</w:t>
      </w:r>
    </w:p>
    <w:p w:rsidR="00F2161F" w:rsidRPr="00324DF8" w:rsidRDefault="00F2161F" w:rsidP="009613E6">
      <w:pPr>
        <w:pStyle w:val="a0"/>
        <w:rPr>
          <w:lang w:val="ru-RU"/>
        </w:rPr>
      </w:pPr>
      <w:r w:rsidRPr="00324DF8">
        <w:rPr>
          <w:lang w:val="ru-RU"/>
        </w:rPr>
        <w:t xml:space="preserve">Создание запросов для выполнения базовых операций </w:t>
      </w:r>
      <w:r>
        <w:t>CRVUD</w:t>
      </w:r>
      <w:r w:rsidRPr="00324DF8">
        <w:rPr>
          <w:lang w:val="ru-RU"/>
        </w:rPr>
        <w:t xml:space="preserve"> (</w:t>
      </w:r>
      <w:r>
        <w:t>Create</w:t>
      </w:r>
      <w:r w:rsidRPr="00324DF8">
        <w:rPr>
          <w:lang w:val="ru-RU"/>
        </w:rPr>
        <w:t xml:space="preserve">, </w:t>
      </w:r>
      <w:r>
        <w:t>Read</w:t>
      </w:r>
      <w:r w:rsidRPr="00324DF8">
        <w:rPr>
          <w:lang w:val="ru-RU"/>
        </w:rPr>
        <w:t xml:space="preserve">, </w:t>
      </w:r>
      <w:r>
        <w:t>Version</w:t>
      </w:r>
      <w:r w:rsidRPr="00324DF8">
        <w:rPr>
          <w:lang w:val="ru-RU"/>
        </w:rPr>
        <w:t xml:space="preserve">, </w:t>
      </w:r>
      <w:r>
        <w:t>Update</w:t>
      </w:r>
      <w:r w:rsidRPr="00324DF8">
        <w:rPr>
          <w:lang w:val="ru-RU"/>
        </w:rPr>
        <w:t xml:space="preserve">, </w:t>
      </w:r>
      <w:r>
        <w:t>Delete</w:t>
      </w:r>
      <w:r w:rsidRPr="00324DF8">
        <w:rPr>
          <w:lang w:val="ru-RU"/>
        </w:rPr>
        <w:t>):</w:t>
      </w:r>
    </w:p>
    <w:p w:rsidR="00F2161F" w:rsidRPr="0010176F" w:rsidRDefault="00D07E65" w:rsidP="00434465">
      <w:pPr>
        <w:pStyle w:val="20"/>
      </w:pPr>
      <w:r w:rsidRPr="0010176F">
        <w:t>Создания объекта  (Create)</w:t>
      </w:r>
    </w:p>
    <w:p w:rsidR="00D07E65" w:rsidRPr="00434465" w:rsidRDefault="00D07E65" w:rsidP="00434465">
      <w:pPr>
        <w:pStyle w:val="20"/>
      </w:pPr>
      <w:commentRangeStart w:id="71"/>
      <w:r w:rsidRPr="00434465">
        <w:t xml:space="preserve">Чтения объекта (Read). </w:t>
      </w:r>
      <w:commentRangeEnd w:id="71"/>
      <w:r w:rsidR="000109B2">
        <w:rPr>
          <w:rStyle w:val="aff1"/>
        </w:rPr>
        <w:commentReference w:id="71"/>
      </w:r>
      <w:r w:rsidRPr="00434465">
        <w:t>Для объектов с множественными атрибутами возможно отложенное чтение множественных атрибутов. Решение принимается при разработке спецификации ПХ CM5.</w:t>
      </w:r>
    </w:p>
    <w:p w:rsidR="00D07E65" w:rsidRPr="00434465" w:rsidRDefault="00D07E65" w:rsidP="00434465">
      <w:pPr>
        <w:pStyle w:val="20"/>
      </w:pPr>
      <w:r w:rsidRPr="00434465">
        <w:t>Создания новой версии (Version).</w:t>
      </w:r>
    </w:p>
    <w:p w:rsidR="00D07E65" w:rsidRPr="0010176F" w:rsidRDefault="00D07E65" w:rsidP="00434465">
      <w:pPr>
        <w:pStyle w:val="20"/>
      </w:pPr>
      <w:r w:rsidRPr="0010176F">
        <w:t>Изменения объекта (Update).</w:t>
      </w:r>
    </w:p>
    <w:p w:rsidR="00D07E65" w:rsidRPr="0010176F" w:rsidRDefault="00D07E65" w:rsidP="00434465">
      <w:pPr>
        <w:pStyle w:val="20"/>
      </w:pPr>
      <w:r w:rsidRPr="0010176F">
        <w:t>Удаления объекта (Delete).</w:t>
      </w:r>
    </w:p>
    <w:p w:rsidR="00D07E65" w:rsidRPr="00324DF8" w:rsidRDefault="00D07E65" w:rsidP="009613E6">
      <w:pPr>
        <w:pStyle w:val="a0"/>
        <w:rPr>
          <w:lang w:val="ru-RU"/>
        </w:rPr>
      </w:pPr>
      <w:r w:rsidRPr="00324DF8">
        <w:rPr>
          <w:lang w:val="ru-RU"/>
        </w:rPr>
        <w:t>Обеспечение защиты информации на уровне объектов.</w:t>
      </w:r>
    </w:p>
    <w:p w:rsidR="00D07E65" w:rsidRPr="00324DF8" w:rsidRDefault="00D07E65" w:rsidP="009613E6">
      <w:pPr>
        <w:pStyle w:val="a0"/>
        <w:rPr>
          <w:lang w:val="ru-RU"/>
        </w:rPr>
      </w:pPr>
      <w:r w:rsidRPr="00324DF8">
        <w:rPr>
          <w:lang w:val="ru-RU"/>
        </w:rPr>
        <w:t>Ведение журналов аудита по изменению объектов.</w:t>
      </w:r>
    </w:p>
    <w:p w:rsidR="00D07E65" w:rsidRPr="00324DF8" w:rsidRDefault="00D07E65" w:rsidP="009613E6">
      <w:pPr>
        <w:pStyle w:val="a0"/>
        <w:rPr>
          <w:lang w:val="ru-RU"/>
        </w:rPr>
      </w:pPr>
      <w:r w:rsidRPr="00324DF8">
        <w:rPr>
          <w:lang w:val="ru-RU"/>
        </w:rPr>
        <w:t>Передача информации в подсистему коллекций информации об измененных объектах.</w:t>
      </w:r>
    </w:p>
    <w:p w:rsidR="004B4AE0" w:rsidRDefault="004B4AE0" w:rsidP="004B4AE0">
      <w:r w:rsidRPr="004B4AE0">
        <w:t xml:space="preserve">Рассмотрим основные этапы обработки запроса в компоненте генерации </w:t>
      </w:r>
      <w:r>
        <w:t xml:space="preserve">запросов манипулирования данными </w:t>
      </w:r>
      <w:r w:rsidRPr="004B4AE0">
        <w:t>(см.</w:t>
      </w:r>
      <w:r>
        <w:t> </w:t>
      </w:r>
      <w:r w:rsidR="00F33CDA">
        <w:fldChar w:fldCharType="begin"/>
      </w:r>
      <w:r>
        <w:instrText xml:space="preserve"> REF _Ref340775319 \h </w:instrText>
      </w:r>
      <w:r w:rsidR="00F33CDA">
        <w:fldChar w:fldCharType="separate"/>
      </w:r>
      <w:r w:rsidR="009D15D2">
        <w:t xml:space="preserve">Рис. </w:t>
      </w:r>
      <w:r w:rsidR="009D15D2">
        <w:rPr>
          <w:noProof/>
        </w:rPr>
        <w:t>4</w:t>
      </w:r>
      <w:r w:rsidR="00F33CDA">
        <w:fldChar w:fldCharType="end"/>
      </w:r>
      <w:r>
        <w:t>).</w:t>
      </w:r>
    </w:p>
    <w:p w:rsidR="00657DA9" w:rsidRDefault="004B4AE0" w:rsidP="004B4AE0">
      <w:r>
        <w:t xml:space="preserve">Прежде </w:t>
      </w:r>
      <w:r w:rsidR="00C47C4D">
        <w:t>всего,</w:t>
      </w:r>
      <w:r>
        <w:t xml:space="preserve"> компонент генерации запросов манипулирования данными проверяет допустимость запрашиваемой операции. </w:t>
      </w:r>
      <w:commentRangeStart w:id="72"/>
      <w:r>
        <w:t xml:space="preserve">Для этого он передает в  подсистему разграничения доступа </w:t>
      </w:r>
      <w:commentRangeEnd w:id="72"/>
      <w:r w:rsidR="000109B2">
        <w:rPr>
          <w:rStyle w:val="aff1"/>
        </w:rPr>
        <w:commentReference w:id="72"/>
      </w:r>
      <w:r>
        <w:t>объект</w:t>
      </w:r>
      <w:del w:id="73" w:author="Vladimir Panov" w:date="2012-11-21T16:10:00Z">
        <w:r w:rsidDel="000109B2">
          <w:delText>а</w:delText>
        </w:r>
      </w:del>
      <w:r>
        <w:t xml:space="preserve"> (или имя класса объекта при создании нового объекта), пользовательский профиль и запрашиваемую операцию. Подсистема разграничения доступа к объектам разрешает или запрещает обработку.</w:t>
      </w:r>
    </w:p>
    <w:p w:rsidR="004B4AE0" w:rsidRPr="004B4AE0" w:rsidRDefault="004B4AE0" w:rsidP="004B4AE0">
      <w:r>
        <w:t>В случае разрешения обработки запрашивается компонент кэширования запросов. Если запрос на выполнения требуемой операции уже был ранее создан, то он возвращается. Для него возвращаются все операторы</w:t>
      </w:r>
      <w:r w:rsidR="0071535D" w:rsidRPr="0071535D">
        <w:t xml:space="preserve"> </w:t>
      </w:r>
      <w:r w:rsidR="0071535D">
        <w:rPr>
          <w:lang w:val="en-US"/>
        </w:rPr>
        <w:t>Data</w:t>
      </w:r>
      <w:r w:rsidR="0071535D" w:rsidRPr="0071535D">
        <w:t xml:space="preserve"> Manipulate </w:t>
      </w:r>
      <w:r w:rsidR="0071535D">
        <w:rPr>
          <w:lang w:val="en-US"/>
        </w:rPr>
        <w:t>Language</w:t>
      </w:r>
      <w:r w:rsidR="0071535D" w:rsidRPr="0071535D">
        <w:t xml:space="preserve"> (</w:t>
      </w:r>
      <w:r w:rsidR="0071535D">
        <w:t xml:space="preserve">далее по тексту используется сокращение - </w:t>
      </w:r>
      <w:r>
        <w:rPr>
          <w:lang w:val="en-US"/>
        </w:rPr>
        <w:t>D</w:t>
      </w:r>
      <w:r w:rsidR="0071535D">
        <w:rPr>
          <w:lang w:val="en-US"/>
        </w:rPr>
        <w:t>M</w:t>
      </w:r>
      <w:r>
        <w:rPr>
          <w:lang w:val="en-US"/>
        </w:rPr>
        <w:t>L</w:t>
      </w:r>
      <w:r w:rsidR="0071535D" w:rsidRPr="0071535D">
        <w:t>)</w:t>
      </w:r>
      <w:r>
        <w:t>.</w:t>
      </w:r>
    </w:p>
    <w:p w:rsidR="004B4AE0" w:rsidRDefault="001561ED" w:rsidP="004B4AE0">
      <w:r>
        <w:t>Если подсистема кэширования не вернула запрос, то запрос на выполнение требуемой операции создается заново.</w:t>
      </w:r>
    </w:p>
    <w:p w:rsidR="001561ED" w:rsidRDefault="001561ED" w:rsidP="001561ED">
      <w:r>
        <w:t>При генерации запроса используется словарь доступа данных. Из него получается информация о классах объектов и составе их атрибутов.</w:t>
      </w:r>
    </w:p>
    <w:p w:rsidR="001561ED" w:rsidRPr="00366BE8" w:rsidRDefault="001561ED" w:rsidP="001561ED">
      <w:r>
        <w:t xml:space="preserve">При генерации запроса используется компонент описания диалекта РСУБД, который позволяет определить какие конструкции при генерации запроса можно использовать и создает отдельные конструкции </w:t>
      </w:r>
      <w:r>
        <w:rPr>
          <w:lang w:val="en-US"/>
        </w:rPr>
        <w:t>D</w:t>
      </w:r>
      <w:r w:rsidR="0071535D">
        <w:rPr>
          <w:lang w:val="en-US"/>
        </w:rPr>
        <w:t>M</w:t>
      </w:r>
      <w:r>
        <w:rPr>
          <w:lang w:val="en-US"/>
        </w:rPr>
        <w:t>L</w:t>
      </w:r>
      <w:r w:rsidRPr="001561ED">
        <w:t xml:space="preserve"> </w:t>
      </w:r>
      <w:r>
        <w:t xml:space="preserve">операторов </w:t>
      </w:r>
      <w:r>
        <w:rPr>
          <w:lang w:val="en-US"/>
        </w:rPr>
        <w:t>SQL</w:t>
      </w:r>
      <w:r w:rsidRPr="00366BE8">
        <w:t>.</w:t>
      </w:r>
    </w:p>
    <w:p w:rsidR="001561ED" w:rsidRDefault="001561ED" w:rsidP="001561ED">
      <w:r>
        <w:t xml:space="preserve">После создания запросов на основании анализа атрибутов универсального объекта </w:t>
      </w:r>
      <w:commentRangeStart w:id="74"/>
      <w:r>
        <w:t xml:space="preserve">отбираются только те </w:t>
      </w:r>
      <w:r>
        <w:rPr>
          <w:lang w:val="en-US"/>
        </w:rPr>
        <w:t>D</w:t>
      </w:r>
      <w:r w:rsidR="0071535D">
        <w:rPr>
          <w:lang w:val="en-US"/>
        </w:rPr>
        <w:t>M</w:t>
      </w:r>
      <w:r>
        <w:rPr>
          <w:lang w:val="en-US"/>
        </w:rPr>
        <w:t>L</w:t>
      </w:r>
      <w:r w:rsidRPr="001561ED">
        <w:t xml:space="preserve"> </w:t>
      </w:r>
      <w:r>
        <w:t>операторы</w:t>
      </w:r>
      <w:commentRangeEnd w:id="74"/>
      <w:r w:rsidR="00957146">
        <w:rPr>
          <w:rStyle w:val="aff1"/>
        </w:rPr>
        <w:commentReference w:id="74"/>
      </w:r>
      <w:r>
        <w:t>, которые необходимы для выполнения сохранения переданного в подсистему манипулирования данными объекта.</w:t>
      </w:r>
    </w:p>
    <w:p w:rsidR="001561ED" w:rsidRPr="001561ED" w:rsidRDefault="001561ED" w:rsidP="001561ED">
      <w:r>
        <w:t>После отбора операторов они выполняются с использованием подсистемы управления сессиями БД.</w:t>
      </w:r>
      <w:r w:rsidRPr="001561ED">
        <w:t xml:space="preserve"> </w:t>
      </w:r>
      <w:r>
        <w:t xml:space="preserve">Все операторы </w:t>
      </w:r>
      <w:r>
        <w:rPr>
          <w:lang w:val="en-US"/>
        </w:rPr>
        <w:t>D</w:t>
      </w:r>
      <w:r w:rsidR="0071535D">
        <w:rPr>
          <w:lang w:val="en-US"/>
        </w:rPr>
        <w:t>M</w:t>
      </w:r>
      <w:r>
        <w:rPr>
          <w:lang w:val="en-US"/>
        </w:rPr>
        <w:t>L</w:t>
      </w:r>
      <w:r w:rsidRPr="00750CCA">
        <w:t xml:space="preserve"> </w:t>
      </w:r>
      <w:r>
        <w:t xml:space="preserve">выполняются в рамках одной транзакции БД. </w:t>
      </w:r>
    </w:p>
    <w:p w:rsidR="00750CCA" w:rsidRDefault="00750CCA" w:rsidP="00750CCA">
      <w:r>
        <w:lastRenderedPageBreak/>
        <w:t xml:space="preserve">После выполнения всех операторов </w:t>
      </w:r>
      <w:r>
        <w:rPr>
          <w:lang w:val="en-US"/>
        </w:rPr>
        <w:t>D</w:t>
      </w:r>
      <w:r w:rsidR="0071535D">
        <w:rPr>
          <w:lang w:val="en-US"/>
        </w:rPr>
        <w:t>M</w:t>
      </w:r>
      <w:r>
        <w:rPr>
          <w:lang w:val="en-US"/>
        </w:rPr>
        <w:t>L</w:t>
      </w:r>
      <w:r w:rsidRPr="001561ED">
        <w:t xml:space="preserve"> </w:t>
      </w:r>
      <w:r>
        <w:t xml:space="preserve">(или после ошибки во время выполнения одного из них) производится вызов подсистемы регистрации и учета. В которую передается универсальный объект, содержащий как старые, так и новые значения полей (см. п. </w:t>
      </w:r>
      <w:r w:rsidR="00F33CDA">
        <w:fldChar w:fldCharType="begin"/>
      </w:r>
      <w:r>
        <w:instrText xml:space="preserve"> REF _Ref340776102 \r \h </w:instrText>
      </w:r>
      <w:r w:rsidR="00F33CDA">
        <w:fldChar w:fldCharType="separate"/>
      </w:r>
      <w:r w:rsidR="009D15D2">
        <w:t>6.3.2</w:t>
      </w:r>
      <w:r w:rsidR="00F33CDA">
        <w:fldChar w:fldCharType="end"/>
      </w:r>
      <w:r>
        <w:t>); время, затраченное на выполнение операции; результат выполнения операции (успешное выполнение или код ошибки); информация о пользователе. Подсистем регистрации и учета фиксирует это событие согласно своим правилам работы. Вызов подсистемы регистрации и учета производиться в асинхронном режиме.</w:t>
      </w:r>
    </w:p>
    <w:p w:rsidR="00750CCA" w:rsidRDefault="00750CCA" w:rsidP="00750CCA">
      <w:commentRangeStart w:id="75"/>
      <w:r>
        <w:t xml:space="preserve">Если был изменен объект, хранимый в БД объектов, то об этом событии оповещается подсистема коллекций. При этом оповещении ей передается универсальный объект, содержащий как старые, так и новые значения полей (см. п. </w:t>
      </w:r>
      <w:r w:rsidR="00F33CDA">
        <w:fldChar w:fldCharType="begin"/>
      </w:r>
      <w:r>
        <w:instrText xml:space="preserve"> REF _Ref340776102 \r \h </w:instrText>
      </w:r>
      <w:r w:rsidR="00F33CDA">
        <w:fldChar w:fldCharType="separate"/>
      </w:r>
      <w:r w:rsidR="009D15D2">
        <w:t>6.3.2</w:t>
      </w:r>
      <w:r w:rsidR="00F33CDA">
        <w:fldChar w:fldCharType="end"/>
      </w:r>
      <w:r>
        <w:t xml:space="preserve">); </w:t>
      </w:r>
      <w:r w:rsidRPr="001561ED">
        <w:t xml:space="preserve"> </w:t>
      </w:r>
      <w:r>
        <w:t>информация о пользователе</w:t>
      </w:r>
      <w:r w:rsidRPr="001561ED">
        <w:t xml:space="preserve">. </w:t>
      </w:r>
      <w:r>
        <w:t>Подсистема коллекций оповещается только в результате успешного выполнения операции по обновлению объекта. Подсистема коллекций оповещается в синхронном режиме.</w:t>
      </w:r>
      <w:commentRangeEnd w:id="75"/>
      <w:r w:rsidR="00957146">
        <w:rPr>
          <w:rStyle w:val="aff1"/>
        </w:rPr>
        <w:commentReference w:id="75"/>
      </w:r>
    </w:p>
    <w:p w:rsidR="004B4AE0" w:rsidRDefault="00750CCA" w:rsidP="004B4AE0">
      <w:pPr>
        <w:pStyle w:val="Picture"/>
      </w:pPr>
      <w:r>
        <w:object w:dxaOrig="10043" w:dyaOrig="21322">
          <v:shape id="_x0000_i1028" type="#_x0000_t75" style="width:315.6pt;height:668.4pt" o:ole="">
            <v:imagedata r:id="rId32" o:title=""/>
          </v:shape>
          <o:OLEObject Type="Embed" ProgID="Visio.Drawing.11" ShapeID="_x0000_i1028" DrawAspect="Content" ObjectID="_1415091167" r:id="rId33"/>
        </w:object>
      </w:r>
    </w:p>
    <w:p w:rsidR="004B4AE0" w:rsidRPr="004B4AE0" w:rsidRDefault="004B4AE0" w:rsidP="004B4AE0">
      <w:pPr>
        <w:pStyle w:val="a1"/>
      </w:pPr>
      <w:bookmarkStart w:id="76" w:name="_Ref340775319"/>
      <w:bookmarkStart w:id="77" w:name="_Toc341106934"/>
      <w:r>
        <w:t xml:space="preserve">Рис. </w:t>
      </w:r>
      <w:r w:rsidR="00F33CDA">
        <w:fldChar w:fldCharType="begin"/>
      </w:r>
      <w:r>
        <w:instrText xml:space="preserve"> SEQ Рис. \* ARABIC </w:instrText>
      </w:r>
      <w:r w:rsidR="00F33CDA">
        <w:fldChar w:fldCharType="separate"/>
      </w:r>
      <w:r w:rsidR="009D15D2">
        <w:rPr>
          <w:noProof/>
        </w:rPr>
        <w:t>4</w:t>
      </w:r>
      <w:r w:rsidR="00F33CDA">
        <w:fldChar w:fldCharType="end"/>
      </w:r>
      <w:bookmarkEnd w:id="76"/>
      <w:r>
        <w:t xml:space="preserve"> Алгоритм обработки запроса на манипулирование данными</w:t>
      </w:r>
      <w:bookmarkEnd w:id="77"/>
    </w:p>
    <w:p w:rsidR="00750CCA" w:rsidRPr="001561ED" w:rsidRDefault="00750CCA" w:rsidP="00657DA9">
      <w:commentRangeStart w:id="78"/>
      <w:r>
        <w:lastRenderedPageBreak/>
        <w:t>После этого анализируется «были ли изменены поля, входящие в полнотекстовой индекс?». Если такие поля были изменены, то об изменении объекта оповещается полнотекстовой индекс. Полнотекстовой индекс оповещается в асинхронном режиме.</w:t>
      </w:r>
      <w:commentRangeEnd w:id="78"/>
      <w:r w:rsidR="00957146">
        <w:rPr>
          <w:rStyle w:val="aff1"/>
        </w:rPr>
        <w:commentReference w:id="78"/>
      </w:r>
    </w:p>
    <w:p w:rsidR="00657DA9" w:rsidRDefault="00657DA9" w:rsidP="00035B45">
      <w:pPr>
        <w:pStyle w:val="3"/>
      </w:pPr>
      <w:bookmarkStart w:id="79" w:name="_Toc340503531"/>
      <w:bookmarkStart w:id="80" w:name="_Toc341106880"/>
      <w:r>
        <w:t>Компонент создания структуры объектов</w:t>
      </w:r>
      <w:bookmarkEnd w:id="79"/>
      <w:bookmarkEnd w:id="80"/>
    </w:p>
    <w:p w:rsidR="00657DA9" w:rsidRDefault="00657DA9" w:rsidP="00657DA9">
      <w:r>
        <w:t>По запросу пользователя создаётся запрос</w:t>
      </w:r>
      <w:r w:rsidR="00902597">
        <w:t>ы</w:t>
      </w:r>
      <w:r>
        <w:t xml:space="preserve"> на изменения структуры объектов</w:t>
      </w:r>
      <w:r w:rsidR="0071535D" w:rsidRPr="0071535D">
        <w:t xml:space="preserve"> </w:t>
      </w:r>
      <w:r w:rsidR="0071535D">
        <w:t xml:space="preserve">на языке </w:t>
      </w:r>
      <w:r w:rsidR="0071535D" w:rsidRPr="0071535D">
        <w:t>Data Definition Language</w:t>
      </w:r>
      <w:r w:rsidR="00902597">
        <w:t xml:space="preserve"> </w:t>
      </w:r>
      <w:r w:rsidR="00902597" w:rsidRPr="00902597">
        <w:t>(</w:t>
      </w:r>
      <w:r w:rsidR="0071535D">
        <w:t xml:space="preserve">далее по тексту используется сокращение </w:t>
      </w:r>
      <w:r w:rsidR="00902597">
        <w:rPr>
          <w:lang w:val="en-US"/>
        </w:rPr>
        <w:t>DDL</w:t>
      </w:r>
      <w:r w:rsidR="00902597" w:rsidRPr="00902597">
        <w:t>)</w:t>
      </w:r>
      <w:r w:rsidR="0071535D">
        <w:t xml:space="preserve"> языка</w:t>
      </w:r>
      <w:r w:rsidR="0071535D" w:rsidRPr="00902597">
        <w:t xml:space="preserve"> </w:t>
      </w:r>
      <w:r w:rsidR="0071535D">
        <w:rPr>
          <w:lang w:val="en-US"/>
        </w:rPr>
        <w:t>SQL</w:t>
      </w:r>
      <w:r>
        <w:t>. В первой версии будут предусмотрены следующие действия:</w:t>
      </w:r>
    </w:p>
    <w:p w:rsidR="00657DA9" w:rsidRDefault="00657DA9" w:rsidP="0071535D">
      <w:pPr>
        <w:pStyle w:val="a2"/>
        <w:numPr>
          <w:ilvl w:val="0"/>
          <w:numId w:val="37"/>
        </w:numPr>
      </w:pPr>
      <w:r>
        <w:t>Создать новый класс объект</w:t>
      </w:r>
    </w:p>
    <w:p w:rsidR="00657DA9" w:rsidRDefault="00657DA9" w:rsidP="0071535D">
      <w:pPr>
        <w:pStyle w:val="a2"/>
      </w:pPr>
      <w:r>
        <w:t>Создать нов</w:t>
      </w:r>
      <w:r w:rsidR="00902597">
        <w:t>ый</w:t>
      </w:r>
      <w:r>
        <w:t xml:space="preserve"> </w:t>
      </w:r>
      <w:r w:rsidR="00902597">
        <w:t>атрибут в классе объекта</w:t>
      </w:r>
    </w:p>
    <w:p w:rsidR="00657DA9" w:rsidRDefault="00657DA9" w:rsidP="0071535D">
      <w:pPr>
        <w:pStyle w:val="a2"/>
      </w:pPr>
      <w:r>
        <w:t xml:space="preserve">Удалить </w:t>
      </w:r>
      <w:r w:rsidR="00902597">
        <w:t>атрибут в классе объекта</w:t>
      </w:r>
    </w:p>
    <w:p w:rsidR="00657DA9" w:rsidRDefault="00657DA9" w:rsidP="0071535D">
      <w:pPr>
        <w:pStyle w:val="a2"/>
      </w:pPr>
      <w:r>
        <w:t>Удалить класс объекта</w:t>
      </w:r>
    </w:p>
    <w:p w:rsidR="00902597" w:rsidRDefault="00902597" w:rsidP="00902597">
      <w:r>
        <w:t>Следует отметить то, что компонент создания структуры объектов в отличие от других компонентов бизнес-уровня не использует компонент кэширования запросов для хранения своих запросов. Это связано с двумя факторами:</w:t>
      </w:r>
    </w:p>
    <w:p w:rsidR="00902597" w:rsidRDefault="00902597" w:rsidP="009613E6">
      <w:pPr>
        <w:pStyle w:val="a"/>
      </w:pPr>
      <w:r>
        <w:t>запросы на модификацию структуры классов объектов очень редки;</w:t>
      </w:r>
    </w:p>
    <w:p w:rsidR="00902597" w:rsidRDefault="00902597" w:rsidP="009613E6">
      <w:pPr>
        <w:pStyle w:val="a"/>
      </w:pPr>
      <w:r>
        <w:t>после выполнения модификации структур объектов некоторые скомпилированные запросы в кэше запросов становятся недействительными.</w:t>
      </w:r>
    </w:p>
    <w:p w:rsidR="00657DA9" w:rsidRDefault="00902597" w:rsidP="00657DA9">
      <w:r>
        <w:t xml:space="preserve">После </w:t>
      </w:r>
      <w:r w:rsidR="00657DA9">
        <w:t xml:space="preserve">изменения структуры </w:t>
      </w:r>
      <w:r>
        <w:t>хранимых объектов очищаются кэш сохраненных запросов и кэш словаря объектов. Кэш словаря объектов сразу же целиком заполняется заново измененными данными словаря объектов. Кэш запросов заполняется по мере выполнения запросов по поиску и манипулирования данными.</w:t>
      </w:r>
    </w:p>
    <w:p w:rsidR="00657DA9" w:rsidRDefault="00657DA9" w:rsidP="00035B45">
      <w:pPr>
        <w:pStyle w:val="3"/>
      </w:pPr>
      <w:bookmarkStart w:id="81" w:name="_Toc340503532"/>
      <w:bookmarkStart w:id="82" w:name="_Toc341106881"/>
      <w:r>
        <w:t>Компонент работы с версиями документов</w:t>
      </w:r>
      <w:bookmarkEnd w:id="81"/>
      <w:bookmarkEnd w:id="82"/>
    </w:p>
    <w:p w:rsidR="00657DA9" w:rsidRDefault="00657DA9" w:rsidP="00657DA9">
      <w:r>
        <w:t xml:space="preserve">Данный компонент </w:t>
      </w:r>
      <w:r w:rsidR="00902597">
        <w:t xml:space="preserve">обеспечивает выполнение запросов по </w:t>
      </w:r>
      <w:r>
        <w:t>работ</w:t>
      </w:r>
      <w:r w:rsidR="00902597">
        <w:t>е</w:t>
      </w:r>
      <w:r>
        <w:t xml:space="preserve"> с версиями</w:t>
      </w:r>
      <w:r w:rsidR="00902597">
        <w:t xml:space="preserve"> хранимых объектов для компонента генерации запросов манипулирования данными</w:t>
      </w:r>
      <w:r>
        <w:t xml:space="preserve">. Список </w:t>
      </w:r>
      <w:r w:rsidR="00902597">
        <w:t>поддерживаемых</w:t>
      </w:r>
      <w:r>
        <w:t xml:space="preserve"> </w:t>
      </w:r>
      <w:r w:rsidR="00902597">
        <w:t>функций в первой версии компонента работы с версиями</w:t>
      </w:r>
      <w:r>
        <w:t>:</w:t>
      </w:r>
    </w:p>
    <w:p w:rsidR="00657DA9" w:rsidRPr="00A961EF" w:rsidRDefault="00657DA9" w:rsidP="00D82001">
      <w:pPr>
        <w:numPr>
          <w:ilvl w:val="0"/>
          <w:numId w:val="9"/>
        </w:numPr>
      </w:pPr>
      <w:r>
        <w:t>Создать новую версию</w:t>
      </w:r>
    </w:p>
    <w:p w:rsidR="00657DA9" w:rsidRDefault="00657DA9" w:rsidP="00D82001">
      <w:pPr>
        <w:numPr>
          <w:ilvl w:val="0"/>
          <w:numId w:val="9"/>
        </w:numPr>
      </w:pPr>
      <w:r>
        <w:t>Получить текущую версию</w:t>
      </w:r>
    </w:p>
    <w:p w:rsidR="00657DA9" w:rsidRDefault="00657DA9" w:rsidP="00D82001">
      <w:pPr>
        <w:numPr>
          <w:ilvl w:val="0"/>
          <w:numId w:val="9"/>
        </w:numPr>
      </w:pPr>
      <w:r>
        <w:t>Взять указанную версию</w:t>
      </w:r>
    </w:p>
    <w:p w:rsidR="00657DA9" w:rsidRDefault="00657DA9" w:rsidP="00D82001">
      <w:pPr>
        <w:numPr>
          <w:ilvl w:val="0"/>
          <w:numId w:val="9"/>
        </w:numPr>
      </w:pPr>
      <w:r>
        <w:t>Удалить документ (включая все версии)</w:t>
      </w:r>
    </w:p>
    <w:p w:rsidR="00657DA9" w:rsidRDefault="00657DA9" w:rsidP="00657DA9">
      <w:r>
        <w:t xml:space="preserve">Алгоритмы работы описан в пункте </w:t>
      </w:r>
      <w:r w:rsidR="00F33CDA">
        <w:fldChar w:fldCharType="begin"/>
      </w:r>
      <w:r>
        <w:instrText xml:space="preserve"> REF _Ref340711214 \r \h </w:instrText>
      </w:r>
      <w:r w:rsidR="00F33CDA">
        <w:fldChar w:fldCharType="separate"/>
      </w:r>
      <w:r w:rsidR="009D15D2">
        <w:t>9.5</w:t>
      </w:r>
      <w:r w:rsidR="00F33CDA">
        <w:fldChar w:fldCharType="end"/>
      </w:r>
      <w:r>
        <w:t>.</w:t>
      </w:r>
    </w:p>
    <w:p w:rsidR="00657DA9" w:rsidRDefault="00657DA9" w:rsidP="00035B45">
      <w:pPr>
        <w:pStyle w:val="3"/>
      </w:pPr>
      <w:bookmarkStart w:id="83" w:name="_Toc340503533"/>
      <w:bookmarkStart w:id="84" w:name="_Toc341106882"/>
      <w:r>
        <w:t>Компонент генерации идентификаторов</w:t>
      </w:r>
      <w:bookmarkEnd w:id="83"/>
      <w:bookmarkEnd w:id="84"/>
      <w:r>
        <w:t xml:space="preserve"> </w:t>
      </w:r>
    </w:p>
    <w:p w:rsidR="00902597" w:rsidRDefault="00657DA9" w:rsidP="00657DA9">
      <w:r>
        <w:t xml:space="preserve">Данный компонент отвечает за создание уникальных идентификаторов. </w:t>
      </w:r>
      <w:r w:rsidR="00902597">
        <w:t xml:space="preserve">Структура идентификатора рассмотрена в п. </w:t>
      </w:r>
      <w:r w:rsidR="00F33CDA">
        <w:fldChar w:fldCharType="begin"/>
      </w:r>
      <w:r w:rsidR="00902597">
        <w:instrText xml:space="preserve"> REF _Ref340776864 \r \h </w:instrText>
      </w:r>
      <w:r w:rsidR="00F33CDA">
        <w:fldChar w:fldCharType="separate"/>
      </w:r>
      <w:r w:rsidR="009D15D2">
        <w:t>9.2</w:t>
      </w:r>
      <w:r w:rsidR="00F33CDA">
        <w:fldChar w:fldCharType="end"/>
      </w:r>
      <w:r w:rsidR="00902597">
        <w:t>.</w:t>
      </w:r>
    </w:p>
    <w:p w:rsidR="00902597" w:rsidRPr="00902597" w:rsidRDefault="00902597" w:rsidP="00657DA9">
      <w:r>
        <w:lastRenderedPageBreak/>
        <w:t xml:space="preserve">Для создания уникального идентификатора используются специальные структуры хранения счетчиков, расположенных в БД (см. п. </w:t>
      </w:r>
      <w:r w:rsidR="00F33CDA">
        <w:fldChar w:fldCharType="begin"/>
      </w:r>
      <w:r>
        <w:instrText xml:space="preserve"> REF _Ref340776920 \r \h </w:instrText>
      </w:r>
      <w:r w:rsidR="00F33CDA">
        <w:fldChar w:fldCharType="separate"/>
      </w:r>
      <w:r w:rsidR="009D15D2">
        <w:t>8.3</w:t>
      </w:r>
      <w:r w:rsidR="00F33CDA">
        <w:fldChar w:fldCharType="end"/>
      </w:r>
      <w:r>
        <w:t xml:space="preserve">). Для хранения счетчиков не используются конструкции </w:t>
      </w:r>
      <w:r w:rsidRPr="00902597">
        <w:rPr>
          <w:rStyle w:val="CODE"/>
        </w:rPr>
        <w:t>SEQUENCE</w:t>
      </w:r>
      <w:r w:rsidR="00681F3E">
        <w:t>, которые имеются не</w:t>
      </w:r>
      <w:r>
        <w:t xml:space="preserve"> во всех РСУБД.</w:t>
      </w:r>
      <w:r w:rsidRPr="00902597">
        <w:t xml:space="preserve"> </w:t>
      </w:r>
      <w:r>
        <w:t xml:space="preserve">Кроме того, использование счетчиков выполненных на конструкциях </w:t>
      </w:r>
      <w:r>
        <w:rPr>
          <w:lang w:val="en-US"/>
        </w:rPr>
        <w:t>SEQUNCE</w:t>
      </w:r>
      <w:r w:rsidRPr="00902597">
        <w:t xml:space="preserve"> </w:t>
      </w:r>
      <w:r>
        <w:t>значительно снижается производительность системы при выбранной структуре объектов.</w:t>
      </w:r>
    </w:p>
    <w:p w:rsidR="006A5790" w:rsidRDefault="006A5790" w:rsidP="00035B45">
      <w:pPr>
        <w:pStyle w:val="3"/>
      </w:pPr>
      <w:bookmarkStart w:id="85" w:name="_Toc341106883"/>
      <w:r>
        <w:t>Компонент описания диалекта реляционной базы данных</w:t>
      </w:r>
      <w:bookmarkEnd w:id="52"/>
      <w:bookmarkEnd w:id="85"/>
    </w:p>
    <w:p w:rsidR="00366FDB" w:rsidRDefault="0009103B" w:rsidP="006A5790">
      <w:r>
        <w:t>Компонент описания диалекта реляционной базы данных предоставляет универсальный инструмент для описания произвольной реляционно</w:t>
      </w:r>
      <w:r w:rsidR="00366FDB">
        <w:t xml:space="preserve">й базы данных. Компонент </w:t>
      </w:r>
      <w:commentRangeStart w:id="86"/>
      <w:r w:rsidR="00366FDB">
        <w:t xml:space="preserve">используется всеми компонентами  бизнес-уровня </w:t>
      </w:r>
      <w:commentRangeEnd w:id="86"/>
      <w:r w:rsidR="00B76724">
        <w:rPr>
          <w:rStyle w:val="aff1"/>
        </w:rPr>
        <w:commentReference w:id="86"/>
      </w:r>
      <w:r w:rsidR="00366FDB">
        <w:t>для получения основных характеристик используемой (используемых) РСУБД.</w:t>
      </w:r>
    </w:p>
    <w:p w:rsidR="00366FDB" w:rsidRDefault="00366FDB" w:rsidP="006A5790">
      <w:r>
        <w:t xml:space="preserve">Компонент построен по </w:t>
      </w:r>
      <w:r>
        <w:rPr>
          <w:lang w:val="en-US"/>
        </w:rPr>
        <w:t>plug</w:t>
      </w:r>
      <w:r w:rsidRPr="00366FDB">
        <w:t>-</w:t>
      </w:r>
      <w:r>
        <w:rPr>
          <w:lang w:val="en-US"/>
        </w:rPr>
        <w:t>in</w:t>
      </w:r>
      <w:r w:rsidRPr="00366FDB">
        <w:t xml:space="preserve"> </w:t>
      </w:r>
      <w:r>
        <w:t>архитектуре:</w:t>
      </w:r>
    </w:p>
    <w:p w:rsidR="00366FDB" w:rsidRDefault="00366FDB" w:rsidP="009613E6">
      <w:pPr>
        <w:pStyle w:val="a"/>
      </w:pPr>
      <w:r>
        <w:t xml:space="preserve">сам компонент содержит стандартные сервисы, предоставляемые компонентам бизнес-уровня ПХ </w:t>
      </w:r>
      <w:r>
        <w:rPr>
          <w:lang w:val="en-US"/>
        </w:rPr>
        <w:t>CM</w:t>
      </w:r>
      <w:r w:rsidRPr="00366FDB">
        <w:t>5</w:t>
      </w:r>
      <w:r>
        <w:t>;</w:t>
      </w:r>
    </w:p>
    <w:p w:rsidR="00366FDB" w:rsidRDefault="00366FDB" w:rsidP="009613E6">
      <w:pPr>
        <w:pStyle w:val="a"/>
      </w:pPr>
      <w:r>
        <w:t xml:space="preserve">компонент определяет интерфейс </w:t>
      </w:r>
      <w:r w:rsidRPr="00366FDB">
        <w:t>(</w:t>
      </w:r>
      <w:r>
        <w:rPr>
          <w:lang w:val="en-US"/>
        </w:rPr>
        <w:t>API</w:t>
      </w:r>
      <w:r w:rsidRPr="00366FDB">
        <w:t xml:space="preserve">) </w:t>
      </w:r>
      <w:r>
        <w:t xml:space="preserve">для </w:t>
      </w:r>
      <w:r>
        <w:rPr>
          <w:lang w:val="en-US"/>
        </w:rPr>
        <w:t>plug</w:t>
      </w:r>
      <w:r w:rsidRPr="00366FDB">
        <w:t>-</w:t>
      </w:r>
      <w:r>
        <w:rPr>
          <w:lang w:val="en-US"/>
        </w:rPr>
        <w:t>in</w:t>
      </w:r>
      <w:r w:rsidRPr="00366FDB">
        <w:t xml:space="preserve"> </w:t>
      </w:r>
      <w:r>
        <w:t>описания РСУБД;</w:t>
      </w:r>
    </w:p>
    <w:p w:rsidR="00366FDB" w:rsidRDefault="00366FDB" w:rsidP="009613E6">
      <w:pPr>
        <w:pStyle w:val="a"/>
      </w:pPr>
      <w:r>
        <w:t xml:space="preserve">компонент содержит механизм подключения произвольного </w:t>
      </w:r>
      <w:r>
        <w:rPr>
          <w:lang w:val="en-US"/>
        </w:rPr>
        <w:t>plug</w:t>
      </w:r>
      <w:r w:rsidRPr="00366FDB">
        <w:t>-</w:t>
      </w:r>
      <w:r>
        <w:rPr>
          <w:lang w:val="en-US"/>
        </w:rPr>
        <w:t>in</w:t>
      </w:r>
      <w:r>
        <w:t xml:space="preserve">, соответствующего </w:t>
      </w:r>
      <w:r>
        <w:rPr>
          <w:lang w:val="en-US"/>
        </w:rPr>
        <w:t>API</w:t>
      </w:r>
      <w:r w:rsidRPr="00366FDB">
        <w:t xml:space="preserve"> </w:t>
      </w:r>
      <w:r>
        <w:t xml:space="preserve">для </w:t>
      </w:r>
      <w:r>
        <w:rPr>
          <w:lang w:val="en-US"/>
        </w:rPr>
        <w:t>plug</w:t>
      </w:r>
      <w:r w:rsidRPr="00366FDB">
        <w:t>-</w:t>
      </w:r>
      <w:r>
        <w:rPr>
          <w:lang w:val="en-US"/>
        </w:rPr>
        <w:t>in</w:t>
      </w:r>
      <w:r w:rsidRPr="00366FDB">
        <w:t xml:space="preserve"> </w:t>
      </w:r>
      <w:r>
        <w:t>и описывающего конкретную РСУБД.</w:t>
      </w:r>
    </w:p>
    <w:p w:rsidR="0009103B" w:rsidRDefault="00366FDB" w:rsidP="006A5790">
      <w:r>
        <w:t xml:space="preserve">Большинство современных баз данных  декларирует поддержку </w:t>
      </w:r>
      <w:r>
        <w:rPr>
          <w:lang w:val="en-US"/>
        </w:rPr>
        <w:t>SQL</w:t>
      </w:r>
      <w:r w:rsidRPr="00366FDB">
        <w:t>2003</w:t>
      </w:r>
      <w:r>
        <w:t xml:space="preserve">, но в то же время встречается целый ряд различий, которые необходимо учесть при генерации </w:t>
      </w:r>
      <w:r>
        <w:rPr>
          <w:lang w:val="en-US"/>
        </w:rPr>
        <w:t>SQL</w:t>
      </w:r>
      <w:r w:rsidRPr="00366FDB">
        <w:t xml:space="preserve"> </w:t>
      </w:r>
      <w:r>
        <w:t>предложений. Основными различиями для современных РСУБД являются:</w:t>
      </w:r>
    </w:p>
    <w:p w:rsidR="00366FDB" w:rsidRDefault="00366FDB" w:rsidP="0071535D">
      <w:pPr>
        <w:pStyle w:val="a2"/>
        <w:numPr>
          <w:ilvl w:val="0"/>
          <w:numId w:val="45"/>
        </w:numPr>
      </w:pPr>
      <w:r>
        <w:t xml:space="preserve">Типы </w:t>
      </w:r>
      <w:r w:rsidRPr="0071535D">
        <w:t>данных</w:t>
      </w:r>
      <w:r>
        <w:t xml:space="preserve">. Практически не одна РСУБД не поддерживает всех типов, определенных в </w:t>
      </w:r>
      <w:r w:rsidRPr="0071535D">
        <w:rPr>
          <w:lang w:val="en-US"/>
        </w:rPr>
        <w:t>SQL</w:t>
      </w:r>
      <w:r w:rsidRPr="00366FDB">
        <w:t>2003</w:t>
      </w:r>
      <w:r>
        <w:t xml:space="preserve">. В большинстве РСУБД </w:t>
      </w:r>
      <w:r w:rsidRPr="00366FDB">
        <w:t>о</w:t>
      </w:r>
      <w:r>
        <w:t>п</w:t>
      </w:r>
      <w:r w:rsidRPr="00366FDB">
        <w:t>редел</w:t>
      </w:r>
      <w:r>
        <w:t>е</w:t>
      </w:r>
      <w:r w:rsidRPr="00366FDB">
        <w:t xml:space="preserve">ны </w:t>
      </w:r>
      <w:r>
        <w:t>собственные типы данных, работа с которыми реализована гораздо более эффективно, чем со стандартизованными типами.</w:t>
      </w:r>
    </w:p>
    <w:p w:rsidR="00366FDB" w:rsidRDefault="00366FDB" w:rsidP="0071535D">
      <w:pPr>
        <w:pStyle w:val="a2"/>
      </w:pPr>
      <w:r>
        <w:t xml:space="preserve">Операции </w:t>
      </w:r>
      <w:r w:rsidRPr="0071535D">
        <w:rPr>
          <w:rStyle w:val="CODE"/>
          <w:lang w:val="en-US"/>
        </w:rPr>
        <w:t>JOIN</w:t>
      </w:r>
      <w:r w:rsidRPr="00366FDB">
        <w:t xml:space="preserve"> </w:t>
      </w:r>
      <w:r>
        <w:t>в поисковых запросах.</w:t>
      </w:r>
      <w:r w:rsidR="00657DA9">
        <w:t xml:space="preserve"> </w:t>
      </w:r>
    </w:p>
    <w:p w:rsidR="00366FDB" w:rsidRPr="00657DA9" w:rsidRDefault="00366FDB" w:rsidP="0071535D">
      <w:pPr>
        <w:pStyle w:val="a2"/>
      </w:pPr>
      <w:r>
        <w:t xml:space="preserve">Ограничения на вложения операторов </w:t>
      </w:r>
      <w:r w:rsidRPr="00366FDB">
        <w:rPr>
          <w:rStyle w:val="CODE"/>
        </w:rPr>
        <w:t>SELECT</w:t>
      </w:r>
      <w:r w:rsidRPr="00366FDB">
        <w:t xml:space="preserve"> </w:t>
      </w:r>
      <w:r>
        <w:t>(глубина вложения, места в которых могут появляться вложенные операторы)</w:t>
      </w:r>
      <w:r w:rsidRPr="00366FDB">
        <w:t>.</w:t>
      </w:r>
    </w:p>
    <w:p w:rsidR="00657DA9" w:rsidRDefault="00657DA9" w:rsidP="0071535D">
      <w:pPr>
        <w:pStyle w:val="a2"/>
      </w:pPr>
      <w:r>
        <w:t xml:space="preserve">Реализация статистических функций в операторах </w:t>
      </w:r>
      <w:r w:rsidRPr="0071535D">
        <w:rPr>
          <w:lang w:val="en-US"/>
        </w:rPr>
        <w:t>SQL</w:t>
      </w:r>
      <w:r w:rsidRPr="00657DA9">
        <w:t xml:space="preserve"> </w:t>
      </w:r>
      <w:r>
        <w:t>могут различаться.</w:t>
      </w:r>
    </w:p>
    <w:p w:rsidR="00657DA9" w:rsidRPr="0071535D" w:rsidRDefault="00750CCA" w:rsidP="0071535D">
      <w:pPr>
        <w:pStyle w:val="a2"/>
        <w:rPr>
          <w:rStyle w:val="CODE"/>
          <w:rFonts w:ascii="Arial" w:hAnsi="Arial"/>
          <w:noProof w:val="0"/>
        </w:rPr>
      </w:pPr>
      <w:r>
        <w:t>В некоторых базах с</w:t>
      </w:r>
      <w:r w:rsidR="00657DA9">
        <w:t xml:space="preserve">уществуют расширения </w:t>
      </w:r>
      <w:r w:rsidR="00657DA9" w:rsidRPr="00657DA9">
        <w:t xml:space="preserve">операторов </w:t>
      </w:r>
      <w:r w:rsidR="00657DA9" w:rsidRPr="0071535D">
        <w:rPr>
          <w:rStyle w:val="CODE"/>
          <w:lang w:val="en-US"/>
        </w:rPr>
        <w:t>UPDATE</w:t>
      </w:r>
      <w:r w:rsidR="00657DA9" w:rsidRPr="00657DA9">
        <w:rPr>
          <w:rStyle w:val="CODE"/>
        </w:rPr>
        <w:t>, DELETE.</w:t>
      </w:r>
    </w:p>
    <w:p w:rsidR="00657DA9" w:rsidRPr="00366FDB" w:rsidRDefault="00657DA9" w:rsidP="0071535D">
      <w:pPr>
        <w:pStyle w:val="a2"/>
      </w:pPr>
      <w:r>
        <w:t xml:space="preserve">В большинстве РСУБД для эффективного использования данных используются различные расширения в языке описания данных </w:t>
      </w:r>
      <w:r w:rsidRPr="0071535D">
        <w:rPr>
          <w:lang w:val="en-US"/>
        </w:rPr>
        <w:t>DDL</w:t>
      </w:r>
      <w:r>
        <w:t>.</w:t>
      </w:r>
    </w:p>
    <w:p w:rsidR="006A5790" w:rsidRDefault="00657DA9" w:rsidP="006A5790">
      <w:r>
        <w:t xml:space="preserve">В первой версии системы поставляются два </w:t>
      </w:r>
      <w:r>
        <w:rPr>
          <w:lang w:val="en-US"/>
        </w:rPr>
        <w:t>plug</w:t>
      </w:r>
      <w:r w:rsidRPr="00657DA9">
        <w:t>-</w:t>
      </w:r>
      <w:r>
        <w:rPr>
          <w:lang w:val="en-US"/>
        </w:rPr>
        <w:t>in</w:t>
      </w:r>
      <w:r w:rsidRPr="00657DA9">
        <w:t xml:space="preserve"> </w:t>
      </w:r>
      <w:r>
        <w:t>с описаниями следующих целевых баз данных:</w:t>
      </w:r>
      <w:r w:rsidR="006A5790" w:rsidRPr="00B70EC2">
        <w:t xml:space="preserve"> </w:t>
      </w:r>
    </w:p>
    <w:p w:rsidR="00657DA9" w:rsidRPr="00657DA9" w:rsidRDefault="00657DA9" w:rsidP="009613E6">
      <w:pPr>
        <w:pStyle w:val="a"/>
      </w:pPr>
      <w:r>
        <w:rPr>
          <w:lang w:val="en-US"/>
        </w:rPr>
        <w:t>Oracle 11g</w:t>
      </w:r>
      <w:r>
        <w:t xml:space="preserve"> </w:t>
      </w:r>
      <w:r>
        <w:rPr>
          <w:lang w:val="en-US"/>
        </w:rPr>
        <w:t>R</w:t>
      </w:r>
      <w:r>
        <w:t>2</w:t>
      </w:r>
    </w:p>
    <w:p w:rsidR="00657DA9" w:rsidRPr="00B70EC2" w:rsidRDefault="00657DA9" w:rsidP="009613E6">
      <w:pPr>
        <w:pStyle w:val="a"/>
      </w:pPr>
      <w:r>
        <w:rPr>
          <w:lang w:val="en-US"/>
        </w:rPr>
        <w:t>PostgreSQL version 9.1</w:t>
      </w:r>
    </w:p>
    <w:p w:rsidR="006A5790" w:rsidRDefault="006A5790" w:rsidP="00035B45">
      <w:pPr>
        <w:pStyle w:val="3"/>
      </w:pPr>
      <w:bookmarkStart w:id="87" w:name="_Toc340503524"/>
      <w:bookmarkStart w:id="88" w:name="_Toc341106884"/>
      <w:r>
        <w:t>Компонент кэширования запросов</w:t>
      </w:r>
      <w:bookmarkEnd w:id="87"/>
      <w:bookmarkEnd w:id="88"/>
    </w:p>
    <w:p w:rsidR="006A5790" w:rsidRDefault="00657DA9" w:rsidP="006A5790">
      <w:r>
        <w:t xml:space="preserve">Компонент кэширования запросов </w:t>
      </w:r>
      <w:r w:rsidR="00902597">
        <w:t>выполняет следующие функции:</w:t>
      </w:r>
    </w:p>
    <w:p w:rsidR="00902597" w:rsidRDefault="00260BCD" w:rsidP="0071535D">
      <w:pPr>
        <w:pStyle w:val="a2"/>
        <w:numPr>
          <w:ilvl w:val="0"/>
          <w:numId w:val="35"/>
        </w:numPr>
      </w:pPr>
      <w:r>
        <w:lastRenderedPageBreak/>
        <w:t>Сохранение запроса на поиск информации.</w:t>
      </w:r>
    </w:p>
    <w:p w:rsidR="00260BCD" w:rsidRDefault="00260BCD" w:rsidP="0071535D">
      <w:pPr>
        <w:pStyle w:val="a2"/>
      </w:pPr>
      <w:r>
        <w:t xml:space="preserve">Сохранение группы операторов </w:t>
      </w:r>
      <w:r w:rsidR="00681F3E" w:rsidRPr="0071535D">
        <w:rPr>
          <w:lang w:val="en-US"/>
        </w:rPr>
        <w:t>DML</w:t>
      </w:r>
      <w:r w:rsidRPr="00260BCD">
        <w:t xml:space="preserve"> </w:t>
      </w:r>
      <w:r>
        <w:t>на модификацию информации.</w:t>
      </w:r>
    </w:p>
    <w:p w:rsidR="00260BCD" w:rsidRDefault="00260BCD" w:rsidP="0071535D">
      <w:pPr>
        <w:pStyle w:val="a2"/>
      </w:pPr>
      <w:r>
        <w:t>Поиск запроса на поиск информации.</w:t>
      </w:r>
    </w:p>
    <w:p w:rsidR="00260BCD" w:rsidRDefault="00260BCD" w:rsidP="0071535D">
      <w:pPr>
        <w:pStyle w:val="a2"/>
      </w:pPr>
      <w:r>
        <w:t xml:space="preserve">Поиск группы операторов </w:t>
      </w:r>
      <w:r w:rsidR="00681F3E" w:rsidRPr="0071535D">
        <w:rPr>
          <w:lang w:val="en-US"/>
        </w:rPr>
        <w:t>DML</w:t>
      </w:r>
      <w:r w:rsidR="00681F3E" w:rsidRPr="00681F3E">
        <w:t xml:space="preserve"> </w:t>
      </w:r>
      <w:r>
        <w:t>на модификацию информации.</w:t>
      </w:r>
    </w:p>
    <w:p w:rsidR="00DB0913" w:rsidRDefault="00260BCD" w:rsidP="00260BCD">
      <w:r>
        <w:t xml:space="preserve">Особое внимание при разработке этого компонента следует обратить на следующие </w:t>
      </w:r>
      <w:r w:rsidR="00DB0913">
        <w:t>алгоритмы и структуры данных:</w:t>
      </w:r>
    </w:p>
    <w:p w:rsidR="00260BCD" w:rsidRDefault="00DB0913" w:rsidP="009613E6">
      <w:pPr>
        <w:pStyle w:val="a"/>
      </w:pPr>
      <w:r>
        <w:t xml:space="preserve">алгоритм однозначной идентификации </w:t>
      </w:r>
      <w:r w:rsidR="00260BCD">
        <w:t xml:space="preserve"> </w:t>
      </w:r>
      <w:r>
        <w:t>запроса на поиск информации. В него входит не только объектный запрос, но и конкретные данные для поиск</w:t>
      </w:r>
      <w:r w:rsidR="00681F3E">
        <w:t>а</w:t>
      </w:r>
      <w:r>
        <w:t xml:space="preserve"> информации. В частности в зависимости от количества элементов в списках </w:t>
      </w:r>
      <w:r w:rsidRPr="00DB0913">
        <w:rPr>
          <w:rStyle w:val="CODE"/>
        </w:rPr>
        <w:t>IN</w:t>
      </w:r>
      <w:r w:rsidRPr="00DB0913">
        <w:t xml:space="preserve"> </w:t>
      </w:r>
      <w:r>
        <w:t xml:space="preserve">оператора </w:t>
      </w:r>
      <w:r w:rsidRPr="00DB0913">
        <w:rPr>
          <w:rStyle w:val="CODE"/>
        </w:rPr>
        <w:t>SELECT</w:t>
      </w:r>
      <w:r w:rsidRPr="00DB0913">
        <w:t xml:space="preserve"> создаются </w:t>
      </w:r>
      <w:r>
        <w:t>различные запросы к БД;</w:t>
      </w:r>
    </w:p>
    <w:p w:rsidR="00DB0913" w:rsidRDefault="00DB0913" w:rsidP="009613E6">
      <w:pPr>
        <w:pStyle w:val="a"/>
      </w:pPr>
      <w:r>
        <w:t>алгоритм хэш-функции для запросов на поиск информации;</w:t>
      </w:r>
    </w:p>
    <w:p w:rsidR="00DB0913" w:rsidRDefault="00DB0913" w:rsidP="009613E6">
      <w:pPr>
        <w:pStyle w:val="a"/>
      </w:pPr>
      <w:r>
        <w:t xml:space="preserve">структуру хранения групп операторов </w:t>
      </w:r>
      <w:r w:rsidR="00681F3E">
        <w:rPr>
          <w:lang w:val="en-US"/>
        </w:rPr>
        <w:t>DML</w:t>
      </w:r>
      <w:r w:rsidRPr="00DB0913">
        <w:t xml:space="preserve"> </w:t>
      </w:r>
      <w:r>
        <w:t>на модификацию информации. Данная структур</w:t>
      </w:r>
      <w:r w:rsidR="00681F3E">
        <w:t>а</w:t>
      </w:r>
      <w:r>
        <w:t xml:space="preserve"> должна разрабатываться при тесном взаимодействии с разработкой алгоритмов генерации запросов на </w:t>
      </w:r>
      <w:r w:rsidR="00681F3E">
        <w:t xml:space="preserve">поиск </w:t>
      </w:r>
      <w:r>
        <w:t xml:space="preserve">информации в компоненте генерации запросов на </w:t>
      </w:r>
      <w:r w:rsidR="00681F3E">
        <w:t xml:space="preserve">поиск </w:t>
      </w:r>
      <w:r>
        <w:t>информации;</w:t>
      </w:r>
    </w:p>
    <w:p w:rsidR="00DB0913" w:rsidRPr="00657DA9" w:rsidRDefault="00DB0913" w:rsidP="009613E6">
      <w:pPr>
        <w:pStyle w:val="a"/>
      </w:pPr>
      <w:r>
        <w:t>алгоритм хэш-функции для запросов модификации информации.</w:t>
      </w:r>
    </w:p>
    <w:p w:rsidR="006A5790" w:rsidRDefault="006A5790" w:rsidP="00035B45">
      <w:pPr>
        <w:pStyle w:val="3"/>
      </w:pPr>
      <w:bookmarkStart w:id="89" w:name="_Toc156822887"/>
      <w:bookmarkStart w:id="90" w:name="_Toc156825392"/>
      <w:bookmarkStart w:id="91" w:name="_Toc156825791"/>
      <w:bookmarkStart w:id="92" w:name="_Toc156822889"/>
      <w:bookmarkStart w:id="93" w:name="_Toc156825394"/>
      <w:bookmarkStart w:id="94" w:name="_Toc156825793"/>
      <w:bookmarkStart w:id="95" w:name="_Toc156822891"/>
      <w:bookmarkStart w:id="96" w:name="_Toc156825396"/>
      <w:bookmarkStart w:id="97" w:name="_Toc156825795"/>
      <w:bookmarkStart w:id="98" w:name="_Toc340503526"/>
      <w:bookmarkStart w:id="99" w:name="_Toc341106885"/>
      <w:bookmarkEnd w:id="42"/>
      <w:bookmarkEnd w:id="43"/>
      <w:bookmarkEnd w:id="89"/>
      <w:bookmarkEnd w:id="90"/>
      <w:bookmarkEnd w:id="91"/>
      <w:bookmarkEnd w:id="92"/>
      <w:bookmarkEnd w:id="93"/>
      <w:bookmarkEnd w:id="94"/>
      <w:bookmarkEnd w:id="95"/>
      <w:bookmarkEnd w:id="96"/>
      <w:bookmarkEnd w:id="97"/>
      <w:r>
        <w:t>Компонент управления сессиями Базы Данных</w:t>
      </w:r>
      <w:bookmarkEnd w:id="98"/>
      <w:bookmarkEnd w:id="99"/>
    </w:p>
    <w:p w:rsidR="006A5790" w:rsidRDefault="006A5790" w:rsidP="006A5790">
      <w:r>
        <w:t xml:space="preserve">Данный компонент </w:t>
      </w:r>
      <w:r w:rsidR="00902597">
        <w:t>выполняет</w:t>
      </w:r>
      <w:r>
        <w:t xml:space="preserve"> следующие </w:t>
      </w:r>
      <w:r w:rsidR="00902597">
        <w:t>функции</w:t>
      </w:r>
      <w:r>
        <w:t>:</w:t>
      </w:r>
    </w:p>
    <w:p w:rsidR="006A5790" w:rsidRDefault="006A5790" w:rsidP="0071535D">
      <w:pPr>
        <w:pStyle w:val="a2"/>
        <w:numPr>
          <w:ilvl w:val="0"/>
          <w:numId w:val="34"/>
        </w:numPr>
      </w:pPr>
      <w:r>
        <w:t>Создание соединений с СУБД</w:t>
      </w:r>
    </w:p>
    <w:p w:rsidR="006A5790" w:rsidRDefault="006A5790" w:rsidP="0071535D">
      <w:pPr>
        <w:pStyle w:val="a2"/>
      </w:pPr>
      <w:r>
        <w:t>Создание пулов соединений с СУБД</w:t>
      </w:r>
    </w:p>
    <w:p w:rsidR="006A5790" w:rsidRDefault="006A5790" w:rsidP="0071535D">
      <w:pPr>
        <w:pStyle w:val="a2"/>
      </w:pPr>
      <w:r>
        <w:t>Закрытие соединений</w:t>
      </w:r>
    </w:p>
    <w:p w:rsidR="006A5790" w:rsidRPr="00F57974" w:rsidRDefault="00902597" w:rsidP="0071535D">
      <w:pPr>
        <w:pStyle w:val="a2"/>
      </w:pPr>
      <w:r>
        <w:t xml:space="preserve">Выполнение </w:t>
      </w:r>
      <w:r w:rsidRPr="0071535D">
        <w:rPr>
          <w:lang w:val="en-US"/>
        </w:rPr>
        <w:t xml:space="preserve">SQL </w:t>
      </w:r>
      <w:r>
        <w:t>операторов</w:t>
      </w:r>
      <w:r w:rsidR="006A5790" w:rsidRPr="00F57974">
        <w:t>.</w:t>
      </w:r>
    </w:p>
    <w:p w:rsidR="006A5790" w:rsidRDefault="006A5790" w:rsidP="00035B45">
      <w:pPr>
        <w:pStyle w:val="3"/>
      </w:pPr>
      <w:bookmarkStart w:id="100" w:name="_Toc340503527"/>
      <w:bookmarkStart w:id="101" w:name="_Toc341106886"/>
      <w:r>
        <w:t>Компонент обслуживания словаря данных</w:t>
      </w:r>
      <w:bookmarkEnd w:id="100"/>
      <w:bookmarkEnd w:id="101"/>
    </w:p>
    <w:p w:rsidR="006A5790" w:rsidRDefault="006A5790" w:rsidP="00902597">
      <w:r>
        <w:t xml:space="preserve">Основной компонент описания всех прикладных объектов системы, которые могут быть сохранены в СУБД. </w:t>
      </w:r>
      <w:r w:rsidR="00902597">
        <w:t>Функции компонента обслуживания словаря данных:</w:t>
      </w:r>
    </w:p>
    <w:p w:rsidR="00902597" w:rsidRDefault="00DB0913" w:rsidP="0071535D">
      <w:pPr>
        <w:pStyle w:val="a2"/>
        <w:numPr>
          <w:ilvl w:val="0"/>
          <w:numId w:val="33"/>
        </w:numPr>
      </w:pPr>
      <w:r>
        <w:t>Создание нового класса объекта.</w:t>
      </w:r>
    </w:p>
    <w:p w:rsidR="00DB0913" w:rsidRDefault="00DB0913" w:rsidP="0071535D">
      <w:pPr>
        <w:pStyle w:val="a2"/>
      </w:pPr>
      <w:r>
        <w:t>Модификация описания существующего класса объекта.</w:t>
      </w:r>
    </w:p>
    <w:p w:rsidR="00DB0913" w:rsidRDefault="00DB0913" w:rsidP="0071535D">
      <w:pPr>
        <w:pStyle w:val="a2"/>
      </w:pPr>
      <w:r>
        <w:t>Удаление описания класса объекта.</w:t>
      </w:r>
    </w:p>
    <w:p w:rsidR="00DB0913" w:rsidRDefault="00DB0913" w:rsidP="0071535D">
      <w:pPr>
        <w:pStyle w:val="a2"/>
      </w:pPr>
      <w:r>
        <w:t>Получение полной информации о классе объекта.</w:t>
      </w:r>
    </w:p>
    <w:p w:rsidR="00DB0913" w:rsidRDefault="00DB0913" w:rsidP="0071535D">
      <w:pPr>
        <w:pStyle w:val="a2"/>
      </w:pPr>
      <w:r>
        <w:t xml:space="preserve">Получение информации о классе объекта для генерации запроса на модификацию или поиск данных. Данная операция выдает сокращенное описание объекта, удобное для выполнения операции генерации запросов. </w:t>
      </w:r>
    </w:p>
    <w:p w:rsidR="006A5790" w:rsidRPr="00F57974" w:rsidRDefault="006A5790" w:rsidP="006A5790">
      <w:r>
        <w:t>Данный компонент используется</w:t>
      </w:r>
      <w:r w:rsidR="00DB0913" w:rsidRPr="00DB0913">
        <w:t xml:space="preserve"> </w:t>
      </w:r>
      <w:r w:rsidR="00DB0913">
        <w:t xml:space="preserve">всеми компонентами бизнес уровня ПХ </w:t>
      </w:r>
      <w:r w:rsidR="00DB0913">
        <w:rPr>
          <w:lang w:val="en-US"/>
        </w:rPr>
        <w:t>CM</w:t>
      </w:r>
      <w:r w:rsidR="00DB0913" w:rsidRPr="00DB0913">
        <w:t>5</w:t>
      </w:r>
      <w:r>
        <w:t xml:space="preserve">. </w:t>
      </w:r>
    </w:p>
    <w:p w:rsidR="006A5790" w:rsidRDefault="006A5790" w:rsidP="00035B45">
      <w:pPr>
        <w:pStyle w:val="3"/>
      </w:pPr>
      <w:bookmarkStart w:id="102" w:name="_Toc340503528"/>
      <w:bookmarkStart w:id="103" w:name="_Toc341106887"/>
      <w:r>
        <w:lastRenderedPageBreak/>
        <w:t>Компонент  управления файлами документов</w:t>
      </w:r>
      <w:bookmarkEnd w:id="102"/>
      <w:bookmarkEnd w:id="103"/>
    </w:p>
    <w:p w:rsidR="006A5790" w:rsidRDefault="006A5790" w:rsidP="006A5790">
      <w:pPr>
        <w:ind w:left="1071"/>
      </w:pPr>
      <w:r>
        <w:t>Компонент отвечает за доступ и управление к внешнему хранилищу файлов. Решает следующие задачи:</w:t>
      </w:r>
    </w:p>
    <w:p w:rsidR="00DB0913" w:rsidRDefault="00DB0913" w:rsidP="00D82001">
      <w:pPr>
        <w:numPr>
          <w:ilvl w:val="0"/>
          <w:numId w:val="10"/>
        </w:numPr>
      </w:pPr>
      <w:r>
        <w:t xml:space="preserve">Создать </w:t>
      </w:r>
    </w:p>
    <w:p w:rsidR="00DB0913" w:rsidRDefault="00DB0913" w:rsidP="00D82001">
      <w:pPr>
        <w:numPr>
          <w:ilvl w:val="0"/>
          <w:numId w:val="10"/>
        </w:numPr>
      </w:pPr>
      <w:r>
        <w:t>Найти файл по идентификатору.</w:t>
      </w:r>
    </w:p>
    <w:p w:rsidR="006A5790" w:rsidRDefault="006A5790" w:rsidP="00D82001">
      <w:pPr>
        <w:numPr>
          <w:ilvl w:val="0"/>
          <w:numId w:val="10"/>
        </w:numPr>
      </w:pPr>
      <w:r>
        <w:t>Прочитать файл</w:t>
      </w:r>
      <w:r w:rsidR="00DB0913">
        <w:rPr>
          <w:lang w:val="en-US"/>
        </w:rPr>
        <w:t>.</w:t>
      </w:r>
    </w:p>
    <w:p w:rsidR="006A5790" w:rsidRDefault="006A5790" w:rsidP="00D82001">
      <w:pPr>
        <w:numPr>
          <w:ilvl w:val="0"/>
          <w:numId w:val="10"/>
        </w:numPr>
      </w:pPr>
      <w:r>
        <w:t>Изменить файл</w:t>
      </w:r>
      <w:r w:rsidR="00DB0913">
        <w:rPr>
          <w:lang w:val="en-US"/>
        </w:rPr>
        <w:t>.</w:t>
      </w:r>
    </w:p>
    <w:p w:rsidR="006A5790" w:rsidRDefault="006A5790" w:rsidP="00D82001">
      <w:pPr>
        <w:numPr>
          <w:ilvl w:val="0"/>
          <w:numId w:val="10"/>
        </w:numPr>
      </w:pPr>
      <w:r>
        <w:t>Удалить файл</w:t>
      </w:r>
      <w:r w:rsidR="00DB0913">
        <w:rPr>
          <w:lang w:val="en-US"/>
        </w:rPr>
        <w:t>.</w:t>
      </w:r>
    </w:p>
    <w:p w:rsidR="00DB0913" w:rsidRDefault="00DB0913" w:rsidP="00D82001">
      <w:pPr>
        <w:numPr>
          <w:ilvl w:val="0"/>
          <w:numId w:val="10"/>
        </w:numPr>
      </w:pPr>
      <w:r>
        <w:t>Связать файл с объектом.</w:t>
      </w:r>
    </w:p>
    <w:p w:rsidR="00DB0913" w:rsidRDefault="00DB0913" w:rsidP="00D82001">
      <w:pPr>
        <w:numPr>
          <w:ilvl w:val="0"/>
          <w:numId w:val="10"/>
        </w:numPr>
      </w:pPr>
      <w:commentRangeStart w:id="104"/>
      <w:r>
        <w:t>Разорвать связь файла с объектом.</w:t>
      </w:r>
      <w:commentRangeEnd w:id="104"/>
      <w:r w:rsidR="00B76724">
        <w:rPr>
          <w:rStyle w:val="aff1"/>
        </w:rPr>
        <w:commentReference w:id="104"/>
      </w:r>
    </w:p>
    <w:p w:rsidR="006A5790" w:rsidRPr="0062424B" w:rsidRDefault="006A5790" w:rsidP="006A5790">
      <w:pPr>
        <w:ind w:left="1071"/>
      </w:pPr>
      <w:r>
        <w:t>Файловое хранилище реализовано внешними средствами. В первой версии – средствами операционной системы</w:t>
      </w:r>
      <w:r w:rsidR="00DB0913" w:rsidRPr="00DB0913">
        <w:t xml:space="preserve"> </w:t>
      </w:r>
      <w:r w:rsidR="00DB0913">
        <w:t>(ОС)</w:t>
      </w:r>
      <w:r w:rsidRPr="0062424B">
        <w:t>.</w:t>
      </w:r>
      <w:r>
        <w:t xml:space="preserve"> Отказоустойчивость должна быть достигнута внешними средствами, в том числе средствами </w:t>
      </w:r>
      <w:r>
        <w:rPr>
          <w:lang w:val="en-US"/>
        </w:rPr>
        <w:t>RAID</w:t>
      </w:r>
      <w:r w:rsidRPr="0062424B">
        <w:t>.</w:t>
      </w:r>
    </w:p>
    <w:p w:rsidR="006A5790" w:rsidRPr="00DB0913" w:rsidRDefault="00DB0913" w:rsidP="006A5790">
      <w:r>
        <w:t>В первой версии права доступа на файл не хранятся.</w:t>
      </w:r>
    </w:p>
    <w:p w:rsidR="00902597" w:rsidRDefault="00902597" w:rsidP="00035B45">
      <w:pPr>
        <w:pStyle w:val="3"/>
      </w:pPr>
      <w:bookmarkStart w:id="105" w:name="_Toc340503525"/>
      <w:bookmarkStart w:id="106" w:name="_Toc341106888"/>
      <w:bookmarkStart w:id="107" w:name="_Toc340503537"/>
      <w:r>
        <w:t>Компонент  конфигурации</w:t>
      </w:r>
      <w:bookmarkEnd w:id="105"/>
      <w:bookmarkEnd w:id="106"/>
    </w:p>
    <w:p w:rsidR="00902597" w:rsidRDefault="00902597" w:rsidP="00902597">
      <w:r>
        <w:t>Подсистема хранения рассчитана на работу с несколькими СУБД. Текущие конфигурируемые параметры:</w:t>
      </w:r>
    </w:p>
    <w:p w:rsidR="00902597" w:rsidRDefault="00902597" w:rsidP="009613E6">
      <w:pPr>
        <w:pStyle w:val="a"/>
      </w:pPr>
      <w:r>
        <w:t>Текущие используемые диалекты системы</w:t>
      </w:r>
    </w:p>
    <w:p w:rsidR="00902597" w:rsidRDefault="00902597" w:rsidP="009613E6">
      <w:pPr>
        <w:pStyle w:val="a"/>
      </w:pPr>
      <w:r>
        <w:t>Протоколы подключения БД</w:t>
      </w:r>
    </w:p>
    <w:p w:rsidR="00902597" w:rsidRDefault="00902597" w:rsidP="009613E6">
      <w:pPr>
        <w:pStyle w:val="a"/>
      </w:pPr>
      <w:r>
        <w:t xml:space="preserve">Используемый алгоритм распределения данных (в первом релизе только </w:t>
      </w:r>
      <w:r>
        <w:rPr>
          <w:lang w:val="en-US"/>
        </w:rPr>
        <w:t>round</w:t>
      </w:r>
      <w:r w:rsidRPr="00F57974">
        <w:t xml:space="preserve"> </w:t>
      </w:r>
      <w:r>
        <w:rPr>
          <w:lang w:val="en-US"/>
        </w:rPr>
        <w:t>robin</w:t>
      </w:r>
      <w:r>
        <w:t>)</w:t>
      </w:r>
    </w:p>
    <w:p w:rsidR="00902597" w:rsidRPr="00651156" w:rsidRDefault="00902597" w:rsidP="00902597">
      <w:r>
        <w:t xml:space="preserve">В первой версии компонент хранит конфигурацию в файле. </w:t>
      </w:r>
    </w:p>
    <w:p w:rsidR="006A5790" w:rsidRDefault="006A5790" w:rsidP="00035B45">
      <w:pPr>
        <w:pStyle w:val="2"/>
      </w:pPr>
      <w:bookmarkStart w:id="108" w:name="_Toc341106889"/>
      <w:r>
        <w:t>Стандарты и технологии</w:t>
      </w:r>
      <w:bookmarkEnd w:id="107"/>
      <w:bookmarkEnd w:id="108"/>
    </w:p>
    <w:p w:rsidR="006A5790" w:rsidRDefault="006A5790" w:rsidP="006A5790">
      <w:bookmarkStart w:id="109" w:name="_Toc460765958"/>
      <w:r>
        <w:t xml:space="preserve">В рамках разработки каркаса планируется использовать следующие </w:t>
      </w:r>
      <w:r w:rsidR="00CC6A34">
        <w:t>стандарты</w:t>
      </w:r>
      <w:r>
        <w:t>:</w:t>
      </w:r>
    </w:p>
    <w:p w:rsidR="006A5790" w:rsidRPr="00945E78" w:rsidRDefault="006A5790" w:rsidP="009613E6">
      <w:pPr>
        <w:pStyle w:val="a"/>
        <w:rPr>
          <w:b/>
        </w:rPr>
      </w:pPr>
      <w:r>
        <w:t>Java Enterprise Edition 6</w:t>
      </w:r>
      <w:r w:rsidR="00CC6A34">
        <w:t xml:space="preserve"> </w:t>
      </w:r>
    </w:p>
    <w:p w:rsidR="006A5790" w:rsidRPr="00CC6A34" w:rsidRDefault="006A5790" w:rsidP="009613E6">
      <w:pPr>
        <w:pStyle w:val="a"/>
        <w:rPr>
          <w:b/>
        </w:rPr>
      </w:pPr>
      <w:r>
        <w:rPr>
          <w:lang w:val="en-US"/>
        </w:rPr>
        <w:t>Java Standard Edition 7</w:t>
      </w:r>
    </w:p>
    <w:p w:rsidR="00CC6A34" w:rsidRDefault="00CC6A34" w:rsidP="00CC6A34">
      <w:r>
        <w:t xml:space="preserve">В качестве технологических подходов к построению приложения </w:t>
      </w:r>
      <w:r w:rsidR="00902597">
        <w:t xml:space="preserve">должно использоваться </w:t>
      </w:r>
      <w:r>
        <w:t>использ</w:t>
      </w:r>
      <w:r w:rsidR="00902597">
        <w:t>уется</w:t>
      </w:r>
      <w:r>
        <w:t>:</w:t>
      </w:r>
    </w:p>
    <w:p w:rsidR="00902597" w:rsidRDefault="00902597" w:rsidP="009613E6">
      <w:pPr>
        <w:pStyle w:val="a"/>
      </w:pPr>
      <w:r>
        <w:rPr>
          <w:lang w:val="en-US"/>
        </w:rPr>
        <w:t>Multi-</w:t>
      </w:r>
      <w:r w:rsidR="00681F3E">
        <w:rPr>
          <w:lang w:val="en-US"/>
        </w:rPr>
        <w:t>tier</w:t>
      </w:r>
      <w:r>
        <w:rPr>
          <w:lang w:val="en-US"/>
        </w:rPr>
        <w:t xml:space="preserve"> architecture</w:t>
      </w:r>
    </w:p>
    <w:p w:rsidR="00CC6A34" w:rsidRPr="00CC6A34" w:rsidRDefault="00CC6A34" w:rsidP="009613E6">
      <w:pPr>
        <w:pStyle w:val="a"/>
      </w:pPr>
      <w:r>
        <w:rPr>
          <w:lang w:val="en-US"/>
        </w:rPr>
        <w:t>SOA</w:t>
      </w:r>
    </w:p>
    <w:p w:rsidR="00CC6A34" w:rsidRPr="00CC6A34" w:rsidRDefault="00681F3E" w:rsidP="009613E6">
      <w:pPr>
        <w:pStyle w:val="a"/>
      </w:pPr>
      <w:r>
        <w:rPr>
          <w:lang w:val="en-US"/>
        </w:rPr>
        <w:lastRenderedPageBreak/>
        <w:t>Inversion of control</w:t>
      </w:r>
    </w:p>
    <w:p w:rsidR="006A5790" w:rsidRDefault="006A5790" w:rsidP="00035B45">
      <w:pPr>
        <w:pStyle w:val="3"/>
      </w:pPr>
      <w:bookmarkStart w:id="110" w:name="_Toc340503538"/>
      <w:bookmarkStart w:id="111" w:name="_Toc341106890"/>
      <w:r w:rsidRPr="00035B45">
        <w:t>Инструментальные</w:t>
      </w:r>
      <w:r>
        <w:t xml:space="preserve"> средства разработки</w:t>
      </w:r>
      <w:bookmarkEnd w:id="110"/>
      <w:bookmarkEnd w:id="111"/>
    </w:p>
    <w:p w:rsidR="006A5790" w:rsidRPr="00DB7901" w:rsidRDefault="006A5790" w:rsidP="006A5790">
      <w:bookmarkStart w:id="112" w:name="_Toc156822896"/>
      <w:bookmarkStart w:id="113" w:name="_Toc156825401"/>
      <w:bookmarkStart w:id="114" w:name="_Toc156825800"/>
      <w:bookmarkEnd w:id="109"/>
      <w:bookmarkEnd w:id="112"/>
      <w:bookmarkEnd w:id="113"/>
      <w:bookmarkEnd w:id="114"/>
      <w:r w:rsidRPr="00DB7901">
        <w:t>Будут использоваться следующие инструментальные средства разработки.</w:t>
      </w:r>
    </w:p>
    <w:p w:rsidR="006A5790" w:rsidRPr="00DB7901" w:rsidRDefault="006A5790" w:rsidP="009613E6">
      <w:pPr>
        <w:pStyle w:val="a"/>
        <w:rPr>
          <w:rStyle w:val="aff0"/>
          <w:i w:val="0"/>
          <w:iCs/>
          <w:lang w:val="en-US"/>
        </w:rPr>
      </w:pPr>
      <w:r w:rsidRPr="00DB7901">
        <w:rPr>
          <w:rStyle w:val="aff0"/>
          <w:i w:val="0"/>
          <w:iCs/>
          <w:lang w:val="en-US"/>
        </w:rPr>
        <w:t>Eclipse IDE for Java Enterprise Edition Developers</w:t>
      </w:r>
    </w:p>
    <w:p w:rsidR="006A5790" w:rsidRPr="00CC6A34" w:rsidRDefault="006A5790" w:rsidP="009613E6">
      <w:pPr>
        <w:pStyle w:val="a"/>
        <w:rPr>
          <w:rStyle w:val="aff0"/>
          <w:i w:val="0"/>
          <w:iCs/>
          <w:lang w:val="en-US"/>
        </w:rPr>
      </w:pPr>
      <w:r w:rsidRPr="00DB7901">
        <w:rPr>
          <w:rStyle w:val="aff0"/>
          <w:i w:val="0"/>
          <w:iCs/>
          <w:lang w:val="en-US"/>
        </w:rPr>
        <w:t>JetBrains IntelliJ IDEA</w:t>
      </w:r>
    </w:p>
    <w:p w:rsidR="00CC6A34" w:rsidRDefault="00CC6A34" w:rsidP="009613E6">
      <w:pPr>
        <w:pStyle w:val="a"/>
        <w:rPr>
          <w:rStyle w:val="aff0"/>
          <w:i w:val="0"/>
          <w:iCs/>
          <w:lang w:val="en-US"/>
        </w:rPr>
      </w:pPr>
      <w:r>
        <w:rPr>
          <w:rStyle w:val="aff0"/>
          <w:i w:val="0"/>
          <w:iCs/>
          <w:lang w:val="en-US"/>
        </w:rPr>
        <w:t>Tomcat version 7</w:t>
      </w:r>
    </w:p>
    <w:p w:rsidR="00CC6A34" w:rsidRDefault="00CC6A34" w:rsidP="009613E6">
      <w:pPr>
        <w:pStyle w:val="a"/>
        <w:rPr>
          <w:rStyle w:val="aff0"/>
          <w:i w:val="0"/>
          <w:iCs/>
          <w:lang w:val="en-US"/>
        </w:rPr>
      </w:pPr>
      <w:r>
        <w:rPr>
          <w:rStyle w:val="aff0"/>
          <w:i w:val="0"/>
          <w:iCs/>
          <w:lang w:val="en-US"/>
        </w:rPr>
        <w:t>Oracle 11g R</w:t>
      </w:r>
      <w:r w:rsidR="00750CCA">
        <w:rPr>
          <w:rStyle w:val="aff0"/>
          <w:i w:val="0"/>
          <w:iCs/>
          <w:lang w:val="en-US"/>
        </w:rPr>
        <w:t xml:space="preserve">elease </w:t>
      </w:r>
      <w:r>
        <w:rPr>
          <w:rStyle w:val="aff0"/>
          <w:i w:val="0"/>
          <w:iCs/>
          <w:lang w:val="en-US"/>
        </w:rPr>
        <w:t>2</w:t>
      </w:r>
    </w:p>
    <w:p w:rsidR="00CC6A34" w:rsidRDefault="00CC6A34" w:rsidP="009613E6">
      <w:pPr>
        <w:pStyle w:val="a"/>
        <w:rPr>
          <w:rStyle w:val="aff0"/>
          <w:i w:val="0"/>
          <w:iCs/>
          <w:lang w:val="en-US"/>
        </w:rPr>
      </w:pPr>
      <w:r>
        <w:rPr>
          <w:rStyle w:val="aff0"/>
          <w:i w:val="0"/>
          <w:iCs/>
          <w:lang w:val="en-US"/>
        </w:rPr>
        <w:t xml:space="preserve">PostgreSQL </w:t>
      </w:r>
      <w:r w:rsidR="00750CCA">
        <w:rPr>
          <w:rStyle w:val="aff0"/>
          <w:i w:val="0"/>
          <w:iCs/>
          <w:lang w:val="en-US"/>
        </w:rPr>
        <w:t xml:space="preserve">version </w:t>
      </w:r>
      <w:r>
        <w:rPr>
          <w:rStyle w:val="aff0"/>
          <w:i w:val="0"/>
          <w:iCs/>
          <w:lang w:val="en-US"/>
        </w:rPr>
        <w:t>9.1</w:t>
      </w:r>
    </w:p>
    <w:p w:rsidR="00750CCA" w:rsidRPr="00750CCA" w:rsidRDefault="00750CCA" w:rsidP="00750CCA">
      <w:pPr>
        <w:rPr>
          <w:rStyle w:val="aff0"/>
          <w:i w:val="0"/>
          <w:iCs/>
        </w:rPr>
      </w:pPr>
      <w:r>
        <w:rPr>
          <w:rStyle w:val="aff0"/>
          <w:i w:val="0"/>
          <w:iCs/>
        </w:rPr>
        <w:t xml:space="preserve">Инструментальные библиотеки, используемые при разработке определяются на этапе разработки спецификации ПХ </w:t>
      </w:r>
      <w:r>
        <w:rPr>
          <w:rStyle w:val="aff0"/>
          <w:i w:val="0"/>
          <w:iCs/>
          <w:lang w:val="en-US"/>
        </w:rPr>
        <w:t>CM</w:t>
      </w:r>
      <w:r w:rsidRPr="00750CCA">
        <w:rPr>
          <w:rStyle w:val="aff0"/>
          <w:i w:val="0"/>
          <w:iCs/>
        </w:rPr>
        <w:t>5</w:t>
      </w:r>
      <w:r>
        <w:rPr>
          <w:rStyle w:val="aff0"/>
          <w:i w:val="0"/>
          <w:iCs/>
        </w:rPr>
        <w:t>.</w:t>
      </w:r>
    </w:p>
    <w:p w:rsidR="006A5790" w:rsidRDefault="006A5790" w:rsidP="00035B45">
      <w:pPr>
        <w:pStyle w:val="3"/>
      </w:pPr>
      <w:bookmarkStart w:id="115" w:name="_Toc340503539"/>
      <w:bookmarkStart w:id="116" w:name="_Toc341106891"/>
      <w:r>
        <w:t>Стандарты разработки</w:t>
      </w:r>
      <w:bookmarkEnd w:id="115"/>
      <w:bookmarkEnd w:id="116"/>
    </w:p>
    <w:p w:rsidR="006A5790" w:rsidRPr="00750CCA" w:rsidRDefault="006A5790" w:rsidP="006A5790">
      <w:r w:rsidRPr="00DB7901">
        <w:t xml:space="preserve">При разработке системы с данной архитектурой </w:t>
      </w:r>
      <w:r w:rsidR="00750CCA">
        <w:t>предполагается использование</w:t>
      </w:r>
      <w:r w:rsidRPr="00DB7901">
        <w:t xml:space="preserve"> стандартн</w:t>
      </w:r>
      <w:r w:rsidR="00750CCA">
        <w:t>ого</w:t>
      </w:r>
      <w:r w:rsidRPr="00DB7901">
        <w:t xml:space="preserve"> итеративн</w:t>
      </w:r>
      <w:r w:rsidR="00750CCA">
        <w:t>ого</w:t>
      </w:r>
      <w:r w:rsidRPr="00DB7901">
        <w:t xml:space="preserve"> подход</w:t>
      </w:r>
      <w:r w:rsidR="00750CCA">
        <w:t xml:space="preserve">а, на основе </w:t>
      </w:r>
      <w:r w:rsidR="00750CCA" w:rsidRPr="00DB7901">
        <w:rPr>
          <w:lang w:val="en-US"/>
        </w:rPr>
        <w:t>Luxoft</w:t>
      </w:r>
      <w:r w:rsidR="00750CCA" w:rsidRPr="00750CCA">
        <w:t xml:space="preserve"> </w:t>
      </w:r>
      <w:r w:rsidR="00750CCA" w:rsidRPr="00DB7901">
        <w:rPr>
          <w:lang w:val="en-US"/>
        </w:rPr>
        <w:t>Standard</w:t>
      </w:r>
      <w:r w:rsidR="00750CCA" w:rsidRPr="00750CCA">
        <w:t xml:space="preserve"> </w:t>
      </w:r>
      <w:r w:rsidR="00750CCA" w:rsidRPr="00DB7901">
        <w:rPr>
          <w:lang w:val="en-US"/>
        </w:rPr>
        <w:t>Development</w:t>
      </w:r>
      <w:r w:rsidR="00750CCA" w:rsidRPr="00750CCA">
        <w:t xml:space="preserve"> </w:t>
      </w:r>
      <w:r w:rsidR="00750CCA" w:rsidRPr="00DB7901">
        <w:rPr>
          <w:lang w:val="en-US"/>
        </w:rPr>
        <w:t>Process</w:t>
      </w:r>
      <w:r w:rsidRPr="00DB7901">
        <w:t>.</w:t>
      </w:r>
      <w:r w:rsidRPr="00750CCA">
        <w:t xml:space="preserve"> </w:t>
      </w:r>
    </w:p>
    <w:p w:rsidR="00015E81" w:rsidRPr="00A459EC" w:rsidRDefault="00015E81" w:rsidP="00035B45">
      <w:pPr>
        <w:pStyle w:val="1"/>
      </w:pPr>
      <w:bookmarkStart w:id="117" w:name="_Toc340677136"/>
      <w:bookmarkStart w:id="118" w:name="_Toc341106892"/>
      <w:r>
        <w:t xml:space="preserve">Типовые структуры данных, используемые для хранения информации в репозитории системы </w:t>
      </w:r>
      <w:r>
        <w:rPr>
          <w:lang w:val="en-US"/>
        </w:rPr>
        <w:t>CompanyMedia</w:t>
      </w:r>
      <w:r w:rsidRPr="00651156">
        <w:t xml:space="preserve"> 5</w:t>
      </w:r>
      <w:bookmarkEnd w:id="117"/>
      <w:bookmarkEnd w:id="118"/>
    </w:p>
    <w:p w:rsidR="00015E81" w:rsidRDefault="00015E81" w:rsidP="00015E81">
      <w:pPr>
        <w:rPr>
          <w:ins w:id="119" w:author="Vladimir Panov" w:date="2012-11-21T17:36:00Z"/>
        </w:rPr>
      </w:pPr>
      <w:r>
        <w:t xml:space="preserve">В данном разделе описываются правила генерации структур данных в реляционной БД, используемые для создания структур для хранения объектов в системе </w:t>
      </w:r>
      <w:r>
        <w:rPr>
          <w:lang w:val="en-US"/>
        </w:rPr>
        <w:t>CM</w:t>
      </w:r>
      <w:r w:rsidRPr="00A459EC">
        <w:t xml:space="preserve">5. </w:t>
      </w:r>
      <w:commentRangeStart w:id="120"/>
      <w:r w:rsidRPr="00A459EC">
        <w:t>Данные правила используются как для создания</w:t>
      </w:r>
      <w:r>
        <w:t xml:space="preserve"> объектов в БД хранилищ объектов, так и для БД коллекций.</w:t>
      </w:r>
      <w:commentRangeEnd w:id="120"/>
      <w:r w:rsidR="0078523B">
        <w:rPr>
          <w:rStyle w:val="aff1"/>
        </w:rPr>
        <w:commentReference w:id="120"/>
      </w:r>
    </w:p>
    <w:p w:rsidR="0078523B" w:rsidRDefault="0078523B" w:rsidP="00015E81">
      <w:pPr>
        <w:rPr>
          <w:ins w:id="121" w:author="Vladimir Panov" w:date="2012-11-21T20:59:00Z"/>
        </w:rPr>
      </w:pPr>
      <w:commentRangeStart w:id="122"/>
      <w:ins w:id="123" w:author="Vladimir Panov" w:date="2012-11-21T17:36:00Z">
        <w:r>
          <w:t>В</w:t>
        </w:r>
      </w:ins>
      <w:ins w:id="124" w:author="Vladimir Panov" w:date="2012-11-21T17:37:00Z">
        <w:r>
          <w:t xml:space="preserve"> целом предлагаемое решение по классам объектов, определяемым во время работы системы, весьма</w:t>
        </w:r>
      </w:ins>
      <w:ins w:id="125" w:author="Vladimir Panov" w:date="2012-11-21T17:38:00Z">
        <w:r>
          <w:t xml:space="preserve"> интересно. Но предварительно мы с вами обсуждали вариант на основе заран</w:t>
        </w:r>
      </w:ins>
      <w:ins w:id="126" w:author="Vladimir Panov" w:date="2012-11-21T17:39:00Z">
        <w:r>
          <w:t>ее заданно</w:t>
        </w:r>
        <w:r w:rsidR="004B12FE">
          <w:t>го набора таблиц, но с заранее заготовленными дополнитель</w:t>
        </w:r>
      </w:ins>
      <w:ins w:id="127" w:author="Vladimir Panov" w:date="2012-11-21T17:40:00Z">
        <w:r w:rsidR="004B12FE">
          <w:t xml:space="preserve">ными колонками, предназначенными для расширения состава атрибутов уже без </w:t>
        </w:r>
      </w:ins>
      <w:ins w:id="128" w:author="Vladimir Panov" w:date="2012-11-21T17:41:00Z">
        <w:r w:rsidR="004B12FE">
          <w:t>изменения схемы БД. Плюс такого решения – в изменениях бизнес-классов без изменения схемы БД, то есть быстро. Минус – в ограниченности возм</w:t>
        </w:r>
      </w:ins>
      <w:ins w:id="129" w:author="Vladimir Panov" w:date="2012-11-21T17:42:00Z">
        <w:r w:rsidR="004B12FE">
          <w:t xml:space="preserve">ожностей. </w:t>
        </w:r>
      </w:ins>
    </w:p>
    <w:p w:rsidR="00C979A7" w:rsidRDefault="00C979A7" w:rsidP="00015E81">
      <w:pPr>
        <w:rPr>
          <w:ins w:id="130" w:author="Vladimir Panov" w:date="2012-11-21T17:42:00Z"/>
        </w:rPr>
      </w:pPr>
      <w:ins w:id="131" w:author="Vladimir Panov" w:date="2012-11-21T20:59:00Z">
        <w:r>
          <w:t>Еще одно сомнение</w:t>
        </w:r>
      </w:ins>
      <w:ins w:id="132" w:author="Vladimir Panov" w:date="2012-11-21T21:00:00Z">
        <w:r>
          <w:t xml:space="preserve">, крепнущее по мере въезжания в написанное. Предлагаемый механизм </w:t>
        </w:r>
      </w:ins>
      <w:ins w:id="133" w:author="Vladimir Panov" w:date="2012-11-21T21:01:00Z">
        <w:r>
          <w:t>более «низкоуровневый», чем я предполагал изначально. А именно, я предполагал</w:t>
        </w:r>
      </w:ins>
      <w:ins w:id="134" w:author="Vladimir Panov" w:date="2012-11-21T21:02:00Z">
        <w:r>
          <w:t xml:space="preserve"> (и писал об этом)</w:t>
        </w:r>
      </w:ins>
      <w:ins w:id="135" w:author="Vladimir Panov" w:date="2012-11-21T21:01:00Z">
        <w:r>
          <w:t>, что</w:t>
        </w:r>
      </w:ins>
      <w:ins w:id="136" w:author="Vladimir Panov" w:date="2012-11-21T21:02:00Z">
        <w:r>
          <w:t xml:space="preserve"> </w:t>
        </w:r>
      </w:ins>
      <w:ins w:id="137" w:author="Vladimir Panov" w:date="2012-11-21T21:04:00Z">
        <w:r w:rsidR="00076CED">
          <w:t xml:space="preserve">не только </w:t>
        </w:r>
      </w:ins>
      <w:ins w:id="138" w:author="Vladimir Panov" w:date="2012-11-21T21:02:00Z">
        <w:r>
          <w:t>в платформе</w:t>
        </w:r>
      </w:ins>
      <w:ins w:id="139" w:author="Vladimir Panov" w:date="2012-11-21T21:04:00Z">
        <w:r w:rsidR="00076CED">
          <w:t xml:space="preserve">, но </w:t>
        </w:r>
      </w:ins>
      <w:ins w:id="140" w:author="Vladimir Panov" w:date="2012-11-21T21:02:00Z">
        <w:r>
          <w:t>на уровне ПХ</w:t>
        </w:r>
      </w:ins>
      <w:ins w:id="141" w:author="Vladimir Panov" w:date="2012-11-21T21:04:00Z">
        <w:r w:rsidR="00076CED">
          <w:t>,</w:t>
        </w:r>
      </w:ins>
      <w:ins w:id="142" w:author="Vladimir Panov" w:date="2012-11-21T21:02:00Z">
        <w:r>
          <w:t xml:space="preserve"> будут жестко определены базовые класс</w:t>
        </w:r>
      </w:ins>
      <w:ins w:id="143" w:author="Vladimir Panov" w:date="2012-11-21T21:03:00Z">
        <w:r>
          <w:t xml:space="preserve">ы, на основе которых (и только их) можно будет в БР определять прикладные классы. Теперь получается, если я правильно понял, что </w:t>
        </w:r>
      </w:ins>
      <w:ins w:id="144" w:author="Vladimir Panov" w:date="2012-11-21T21:04:00Z">
        <w:r w:rsidR="00076CED">
          <w:t xml:space="preserve">это так и будет, но не в ПХ, а выше (в платформе вообще).  Естественный </w:t>
        </w:r>
      </w:ins>
      <w:ins w:id="145" w:author="Vladimir Panov" w:date="2012-11-21T21:05:00Z">
        <w:r w:rsidR="00076CED">
          <w:t xml:space="preserve">вопрос: а зачем нужен этот совершенно абстрактный промежуточный уровень? </w:t>
        </w:r>
      </w:ins>
      <w:ins w:id="146" w:author="Vladimir Panov" w:date="2012-11-21T21:06:00Z">
        <w:r w:rsidR="00076CED">
          <w:t>Ведь м</w:t>
        </w:r>
      </w:ins>
      <w:ins w:id="147" w:author="Vladimir Panov" w:date="2012-11-21T21:05:00Z">
        <w:r w:rsidR="00076CED">
          <w:t xml:space="preserve">ы не собираемся строить с этой ПХ произвольные информ.системы. </w:t>
        </w:r>
      </w:ins>
      <w:ins w:id="148" w:author="Vladimir Panov" w:date="2012-11-21T21:06:00Z">
        <w:r w:rsidR="00076CED">
          <w:br/>
          <w:t xml:space="preserve">Возможно, если бы этот уровень был не в </w:t>
        </w:r>
      </w:ins>
      <w:ins w:id="149" w:author="Vladimir Panov" w:date="2012-11-21T21:08:00Z">
        <w:r w:rsidR="00076CED">
          <w:t>динамическом виде, а в программном коде (с компиляцией под заданные ба</w:t>
        </w:r>
      </w:ins>
      <w:ins w:id="150" w:author="Vladimir Panov" w:date="2012-11-21T21:09:00Z">
        <w:r w:rsidR="00076CED">
          <w:t>зовые классы</w:t>
        </w:r>
      </w:ins>
      <w:ins w:id="151" w:author="Vladimir Panov" w:date="2012-11-21T21:08:00Z">
        <w:r w:rsidR="00076CED">
          <w:t xml:space="preserve">), реализация </w:t>
        </w:r>
      </w:ins>
      <w:ins w:id="152" w:author="Vladimir Panov" w:date="2012-11-21T21:09:00Z">
        <w:r w:rsidR="00076CED">
          <w:t>обошлась бы проще, да и производительность была бы выше?</w:t>
        </w:r>
      </w:ins>
      <w:commentRangeEnd w:id="122"/>
      <w:ins w:id="153" w:author="Vladimir Panov" w:date="2012-11-21T21:10:00Z">
        <w:r w:rsidR="00076CED">
          <w:rPr>
            <w:rStyle w:val="aff1"/>
          </w:rPr>
          <w:commentReference w:id="122"/>
        </w:r>
      </w:ins>
    </w:p>
    <w:p w:rsidR="00015E81" w:rsidRDefault="00015E81" w:rsidP="00035B45">
      <w:pPr>
        <w:pStyle w:val="2"/>
      </w:pPr>
      <w:bookmarkStart w:id="154" w:name="_Toc340677137"/>
      <w:bookmarkStart w:id="155" w:name="_Toc341106893"/>
      <w:r>
        <w:lastRenderedPageBreak/>
        <w:t>Наследование в объектной модели</w:t>
      </w:r>
      <w:bookmarkEnd w:id="154"/>
      <w:bookmarkEnd w:id="155"/>
    </w:p>
    <w:p w:rsidR="00015E81" w:rsidRDefault="00015E81" w:rsidP="00015E81">
      <w:r>
        <w:rPr>
          <w:lang w:val="en-US"/>
        </w:rPr>
        <w:t>CM</w:t>
      </w:r>
      <w:r w:rsidRPr="00A459EC">
        <w:t xml:space="preserve">5 </w:t>
      </w:r>
      <w:r>
        <w:t>предоставляет возможность определять наследование классов объектов (см. </w:t>
      </w:r>
      <w:r w:rsidR="00F33CDA">
        <w:fldChar w:fldCharType="begin"/>
      </w:r>
      <w:r>
        <w:instrText xml:space="preserve"> REF _Ref340246148 \h </w:instrText>
      </w:r>
      <w:r w:rsidR="00F33CDA">
        <w:fldChar w:fldCharType="separate"/>
      </w:r>
      <w:r w:rsidR="009D15D2">
        <w:t xml:space="preserve">Рис. </w:t>
      </w:r>
      <w:r w:rsidR="009D15D2">
        <w:rPr>
          <w:noProof/>
        </w:rPr>
        <w:t>5</w:t>
      </w:r>
      <w:r w:rsidR="00F33CDA">
        <w:fldChar w:fldCharType="end"/>
      </w:r>
      <w:r>
        <w:t xml:space="preserve">). С точки </w:t>
      </w:r>
      <w:ins w:id="156" w:author="Vladimir Panov" w:date="2012-11-21T17:29:00Z">
        <w:r w:rsidR="0078523B">
          <w:t>зрения</w:t>
        </w:r>
      </w:ins>
      <w:del w:id="157" w:author="Vladimir Panov" w:date="2012-11-21T17:29:00Z">
        <w:r w:rsidDel="0078523B">
          <w:delText>хранения</w:delText>
        </w:r>
      </w:del>
      <w:r>
        <w:t xml:space="preserve"> подсистемы хранения  объектов наследование представляет из себя включение в класс-наследник атрибутов из базового класса.</w:t>
      </w:r>
    </w:p>
    <w:p w:rsidR="00015E81" w:rsidRDefault="00015E81" w:rsidP="00015E81">
      <w:pPr>
        <w:pStyle w:val="Picture"/>
      </w:pPr>
      <w:r>
        <w:object w:dxaOrig="15127" w:dyaOrig="10544">
          <v:shape id="_x0000_i1029" type="#_x0000_t75" style="width:441pt;height:306.6pt" o:ole="">
            <v:imagedata r:id="rId34" o:title=""/>
          </v:shape>
          <o:OLEObject Type="Embed" ProgID="Visio.Drawing.11" ShapeID="_x0000_i1029" DrawAspect="Content" ObjectID="_1415091168" r:id="rId35"/>
        </w:object>
      </w:r>
    </w:p>
    <w:p w:rsidR="00015E81" w:rsidRDefault="00015E81" w:rsidP="00015E81">
      <w:pPr>
        <w:pStyle w:val="a1"/>
      </w:pPr>
      <w:bookmarkStart w:id="158" w:name="_Ref340246148"/>
      <w:bookmarkStart w:id="159" w:name="_Toc341106935"/>
      <w:r>
        <w:t xml:space="preserve">Рис. </w:t>
      </w:r>
      <w:r w:rsidR="00F33CDA">
        <w:fldChar w:fldCharType="begin"/>
      </w:r>
      <w:r>
        <w:instrText xml:space="preserve"> SEQ Рис. \* ARABIC </w:instrText>
      </w:r>
      <w:r w:rsidR="00F33CDA">
        <w:fldChar w:fldCharType="separate"/>
      </w:r>
      <w:r w:rsidR="009D15D2">
        <w:rPr>
          <w:noProof/>
        </w:rPr>
        <w:t>5</w:t>
      </w:r>
      <w:r w:rsidR="00F33CDA">
        <w:fldChar w:fldCharType="end"/>
      </w:r>
      <w:bookmarkEnd w:id="158"/>
      <w:r>
        <w:t xml:space="preserve"> Пример иерархии классов объектов</w:t>
      </w:r>
      <w:bookmarkEnd w:id="159"/>
    </w:p>
    <w:p w:rsidR="00015E81" w:rsidRDefault="00015E81" w:rsidP="00015E81">
      <w:r>
        <w:t>Среди классов объектов можно выделить:</w:t>
      </w:r>
    </w:p>
    <w:p w:rsidR="00015E81" w:rsidRDefault="00015E81" w:rsidP="009613E6">
      <w:pPr>
        <w:pStyle w:val="a"/>
      </w:pPr>
      <w:commentRangeStart w:id="160"/>
      <w:r>
        <w:t xml:space="preserve">листовые классы объектов. Это такие классы объекты от которых не наследуется ни один другой объект системы. </w:t>
      </w:r>
      <w:commentRangeStart w:id="161"/>
      <w:r>
        <w:t>Любому листовому объекту в ПХ всегда соответствует таблица (таблицы) в БД</w:t>
      </w:r>
      <w:commentRangeEnd w:id="161"/>
      <w:r w:rsidR="00087F90">
        <w:rPr>
          <w:rStyle w:val="aff1"/>
        </w:rPr>
        <w:commentReference w:id="161"/>
      </w:r>
      <w:r>
        <w:t>;</w:t>
      </w:r>
      <w:commentRangeEnd w:id="160"/>
      <w:r w:rsidR="00343A48">
        <w:rPr>
          <w:rStyle w:val="aff1"/>
        </w:rPr>
        <w:commentReference w:id="160"/>
      </w:r>
    </w:p>
    <w:p w:rsidR="00015E81" w:rsidRDefault="00015E81" w:rsidP="009613E6">
      <w:pPr>
        <w:pStyle w:val="a"/>
      </w:pPr>
      <w:r>
        <w:t>объекты иерархии системы. Это объекты от которых наследуются какие-то классы объектов. Классы иерархии можно подразделить на два вида:</w:t>
      </w:r>
    </w:p>
    <w:p w:rsidR="00015E81" w:rsidRDefault="00015E81" w:rsidP="009613E6">
      <w:pPr>
        <w:pStyle w:val="a"/>
      </w:pPr>
      <w:r>
        <w:t>виртуальные классы. Таким классам в БД не соответствует никакой таблицы. Они используются для определения атрибутов, которые потом включаются в классы-наследники. Является некоторым аналогом абстрактного класса в программировании;</w:t>
      </w:r>
    </w:p>
    <w:p w:rsidR="00015E81" w:rsidRDefault="00015E81" w:rsidP="009613E6">
      <w:pPr>
        <w:pStyle w:val="a"/>
      </w:pPr>
      <w:r>
        <w:t>структурные классы объектов. Таким классам в БД соответствует отдельная таблица (таблицы). При наследовании устанавливается связь между таблицами класса-наследника и таблицами структурного класса.</w:t>
      </w:r>
    </w:p>
    <w:p w:rsidR="00015E81" w:rsidRDefault="00015E81" w:rsidP="00015E81">
      <w:r>
        <w:t>Система позволяет обращаться как к листовому классу объектов, так к структурным классам иерархии. К виртуальным классам напрямую обращаться нельзя, т.к. они не существуют вне контекста классов-наследников.</w:t>
      </w:r>
    </w:p>
    <w:p w:rsidR="00015E81" w:rsidRDefault="00015E81" w:rsidP="00035B45">
      <w:pPr>
        <w:pStyle w:val="3"/>
      </w:pPr>
      <w:bookmarkStart w:id="162" w:name="_Toc340677138"/>
      <w:bookmarkStart w:id="163" w:name="_Toc341106894"/>
      <w:r>
        <w:lastRenderedPageBreak/>
        <w:t>Виртуальное и структурное наследование</w:t>
      </w:r>
      <w:bookmarkEnd w:id="162"/>
      <w:bookmarkEnd w:id="163"/>
    </w:p>
    <w:p w:rsidR="00015E81" w:rsidRDefault="00015E81" w:rsidP="00015E81">
      <w:r>
        <w:t>По способу включения атрибутов базового класса в ПХ выделяют два типа наследования:</w:t>
      </w:r>
    </w:p>
    <w:p w:rsidR="00015E81" w:rsidRDefault="00015E81" w:rsidP="009613E6">
      <w:pPr>
        <w:pStyle w:val="a"/>
      </w:pPr>
      <w:r>
        <w:t>виртуальное наследование;</w:t>
      </w:r>
    </w:p>
    <w:p w:rsidR="00015E81" w:rsidRDefault="00015E81" w:rsidP="009613E6">
      <w:pPr>
        <w:pStyle w:val="a"/>
      </w:pPr>
      <w:r>
        <w:t>структурное наследование.</w:t>
      </w:r>
    </w:p>
    <w:p w:rsidR="00015E81" w:rsidRDefault="00015E81" w:rsidP="00015E81">
      <w:r>
        <w:t>Тип наследование определяется типом базового класса. Для иллюстрации разных механизмов наследования рассмотрим конкретный пример (см. </w:t>
      </w:r>
      <w:r w:rsidR="00F33CDA">
        <w:fldChar w:fldCharType="begin"/>
      </w:r>
      <w:r>
        <w:instrText xml:space="preserve"> REF _Ref340249287 \h </w:instrText>
      </w:r>
      <w:r w:rsidR="00F33CDA">
        <w:fldChar w:fldCharType="separate"/>
      </w:r>
      <w:r w:rsidR="009D15D2">
        <w:t xml:space="preserve">Рис. </w:t>
      </w:r>
      <w:r w:rsidR="009D15D2">
        <w:rPr>
          <w:noProof/>
        </w:rPr>
        <w:t>6</w:t>
      </w:r>
      <w:r w:rsidR="00F33CDA">
        <w:fldChar w:fldCharType="end"/>
      </w:r>
      <w:r>
        <w:t>).</w:t>
      </w:r>
    </w:p>
    <w:p w:rsidR="00015E81" w:rsidRDefault="00015E81" w:rsidP="00015E81">
      <w:pPr>
        <w:pStyle w:val="Picture"/>
      </w:pPr>
      <w:r>
        <w:object w:dxaOrig="15179" w:dyaOrig="11187">
          <v:shape id="_x0000_i1030" type="#_x0000_t75" style="width:441pt;height:324.6pt" o:ole="">
            <v:imagedata r:id="rId36" o:title=""/>
          </v:shape>
          <o:OLEObject Type="Embed" ProgID="Visio.Drawing.11" ShapeID="_x0000_i1030" DrawAspect="Content" ObjectID="_1415091169" r:id="rId37"/>
        </w:object>
      </w:r>
    </w:p>
    <w:p w:rsidR="00015E81" w:rsidRPr="00405A56" w:rsidRDefault="00015E81" w:rsidP="00015E81">
      <w:pPr>
        <w:pStyle w:val="a1"/>
      </w:pPr>
      <w:bookmarkStart w:id="164" w:name="_Ref340249287"/>
      <w:bookmarkStart w:id="165" w:name="_Toc341106936"/>
      <w:r>
        <w:t xml:space="preserve">Рис. </w:t>
      </w:r>
      <w:r w:rsidR="00F33CDA">
        <w:fldChar w:fldCharType="begin"/>
      </w:r>
      <w:r>
        <w:instrText xml:space="preserve"> SEQ Рис. \* ARABIC </w:instrText>
      </w:r>
      <w:r w:rsidR="00F33CDA">
        <w:fldChar w:fldCharType="separate"/>
      </w:r>
      <w:r w:rsidR="009D15D2">
        <w:rPr>
          <w:noProof/>
        </w:rPr>
        <w:t>6</w:t>
      </w:r>
      <w:r w:rsidR="00F33CDA">
        <w:fldChar w:fldCharType="end"/>
      </w:r>
      <w:bookmarkEnd w:id="164"/>
      <w:r>
        <w:t xml:space="preserve"> Пример виртуального и структурного наследования</w:t>
      </w:r>
      <w:bookmarkEnd w:id="165"/>
    </w:p>
    <w:p w:rsidR="00015E81" w:rsidRDefault="00015E81" w:rsidP="00015E81">
      <w:r>
        <w:t>В исходной схеме определяются 6 объектов. Из них:</w:t>
      </w:r>
    </w:p>
    <w:p w:rsidR="00015E81" w:rsidRDefault="00015E81" w:rsidP="009613E6">
      <w:pPr>
        <w:pStyle w:val="a"/>
      </w:pPr>
      <w:r>
        <w:t>два виртуальных класса объекта:</w:t>
      </w:r>
    </w:p>
    <w:p w:rsidR="00015E81" w:rsidRPr="00405A56" w:rsidRDefault="00015E81" w:rsidP="00E85C03">
      <w:pPr>
        <w:pStyle w:val="a"/>
        <w:ind w:left="1778"/>
      </w:pPr>
      <w:r w:rsidRPr="00405A56">
        <w:t>persistent_object</w:t>
      </w:r>
      <w:r>
        <w:t>. Находится в начале иерархии</w:t>
      </w:r>
      <w:r w:rsidRPr="00405A56">
        <w:t>;</w:t>
      </w:r>
    </w:p>
    <w:p w:rsidR="00015E81" w:rsidRPr="00405A56" w:rsidRDefault="00015E81" w:rsidP="00E85C03">
      <w:pPr>
        <w:pStyle w:val="a"/>
        <w:ind w:left="1778"/>
      </w:pPr>
      <w:r w:rsidRPr="001C7D56">
        <w:rPr>
          <w:lang w:val="en-US"/>
        </w:rPr>
        <w:t>base</w:t>
      </w:r>
      <w:r w:rsidRPr="00405A56">
        <w:t>_</w:t>
      </w:r>
      <w:r w:rsidRPr="001C7D56">
        <w:rPr>
          <w:lang w:val="en-US"/>
        </w:rPr>
        <w:t>doc</w:t>
      </w:r>
      <w:r>
        <w:t>. Находится в середине иерархии после структурного объекта</w:t>
      </w:r>
      <w:r w:rsidRPr="00405A56">
        <w:t>.</w:t>
      </w:r>
    </w:p>
    <w:p w:rsidR="00015E81" w:rsidRDefault="00015E81" w:rsidP="009613E6">
      <w:pPr>
        <w:pStyle w:val="a"/>
      </w:pPr>
      <w:r>
        <w:t>о</w:t>
      </w:r>
      <w:r w:rsidRPr="00405A56">
        <w:t xml:space="preserve">дин структурный </w:t>
      </w:r>
      <w:r>
        <w:t xml:space="preserve">класс </w:t>
      </w:r>
      <w:r w:rsidRPr="00405A56">
        <w:t>объект</w:t>
      </w:r>
      <w:r>
        <w:t>:</w:t>
      </w:r>
    </w:p>
    <w:p w:rsidR="00015E81" w:rsidRPr="00405A56" w:rsidRDefault="00015E81" w:rsidP="00324DF8">
      <w:pPr>
        <w:pStyle w:val="a"/>
        <w:ind w:left="1778"/>
      </w:pPr>
      <w:r w:rsidRPr="00405A56">
        <w:t>doc_root;</w:t>
      </w:r>
    </w:p>
    <w:p w:rsidR="00015E81" w:rsidRDefault="00015E81" w:rsidP="009613E6">
      <w:pPr>
        <w:pStyle w:val="a"/>
      </w:pPr>
      <w:r>
        <w:t>три листовых класса объекта:</w:t>
      </w:r>
    </w:p>
    <w:p w:rsidR="00015E81" w:rsidRDefault="00015E81" w:rsidP="00324DF8">
      <w:pPr>
        <w:pStyle w:val="a"/>
        <w:ind w:left="1778"/>
      </w:pPr>
      <w:r w:rsidRPr="001F1140">
        <w:t>doc</w:t>
      </w:r>
      <w:r w:rsidRPr="00405A56">
        <w:t>_links</w:t>
      </w:r>
      <w:r>
        <w:t>;</w:t>
      </w:r>
    </w:p>
    <w:p w:rsidR="00015E81" w:rsidRPr="00405A56" w:rsidRDefault="00015E81" w:rsidP="00324DF8">
      <w:pPr>
        <w:pStyle w:val="a"/>
        <w:ind w:left="1778"/>
      </w:pPr>
      <w:r w:rsidRPr="001C7D56">
        <w:lastRenderedPageBreak/>
        <w:t>input_doc;</w:t>
      </w:r>
    </w:p>
    <w:p w:rsidR="00015E81" w:rsidRDefault="00015E81" w:rsidP="00324DF8">
      <w:pPr>
        <w:pStyle w:val="a"/>
        <w:ind w:left="1778"/>
      </w:pPr>
      <w:r w:rsidRPr="001C7D56">
        <w:t>output_doc.</w:t>
      </w:r>
    </w:p>
    <w:p w:rsidR="00015E81" w:rsidRDefault="00015E81" w:rsidP="00015E81">
      <w:r>
        <w:t>Из этой схемы ПХ согласно правилам наследования создает 4 таблицы</w:t>
      </w:r>
      <w:r w:rsidRPr="0040375D">
        <w:t xml:space="preserve"> (показано на правой части схемы)</w:t>
      </w:r>
      <w:r>
        <w:t>:</w:t>
      </w:r>
    </w:p>
    <w:p w:rsidR="00015E81" w:rsidRDefault="00015E81" w:rsidP="009613E6">
      <w:pPr>
        <w:pStyle w:val="a"/>
      </w:pPr>
      <w:r>
        <w:t xml:space="preserve">одну таблицу для структурного объекта </w:t>
      </w:r>
      <w:r w:rsidRPr="0040375D">
        <w:t>(</w:t>
      </w:r>
      <w:r>
        <w:rPr>
          <w:lang w:val="en-US"/>
        </w:rPr>
        <w:t>doc</w:t>
      </w:r>
      <w:r w:rsidRPr="0040375D">
        <w:t>_</w:t>
      </w:r>
      <w:r>
        <w:rPr>
          <w:lang w:val="en-US"/>
        </w:rPr>
        <w:t>root</w:t>
      </w:r>
      <w:r w:rsidRPr="0040375D">
        <w:t>_</w:t>
      </w:r>
      <w:r>
        <w:rPr>
          <w:lang w:val="en-US"/>
        </w:rPr>
        <w:t>s</w:t>
      </w:r>
      <w:r w:rsidRPr="0040375D">
        <w:t>)</w:t>
      </w:r>
      <w:r>
        <w:t>;</w:t>
      </w:r>
    </w:p>
    <w:p w:rsidR="00015E81" w:rsidRDefault="00015E81" w:rsidP="009613E6">
      <w:pPr>
        <w:pStyle w:val="a"/>
      </w:pPr>
      <w:r w:rsidRPr="0040375D">
        <w:t xml:space="preserve">3 </w:t>
      </w:r>
      <w:r>
        <w:t>таблицы для листовых классов объектов (</w:t>
      </w:r>
      <w:r>
        <w:rPr>
          <w:lang w:val="en-US"/>
        </w:rPr>
        <w:t>doc</w:t>
      </w:r>
      <w:r w:rsidRPr="0040375D">
        <w:t>_</w:t>
      </w:r>
      <w:r>
        <w:rPr>
          <w:lang w:val="en-US"/>
        </w:rPr>
        <w:t>link</w:t>
      </w:r>
      <w:r w:rsidRPr="0040375D">
        <w:t>_</w:t>
      </w:r>
      <w:r>
        <w:rPr>
          <w:lang w:val="en-US"/>
        </w:rPr>
        <w:t>s</w:t>
      </w:r>
      <w:r w:rsidRPr="0040375D">
        <w:t xml:space="preserve">, </w:t>
      </w:r>
      <w:r>
        <w:rPr>
          <w:lang w:val="en-US"/>
        </w:rPr>
        <w:t>input</w:t>
      </w:r>
      <w:r w:rsidRPr="0040375D">
        <w:t>_</w:t>
      </w:r>
      <w:r>
        <w:rPr>
          <w:lang w:val="en-US"/>
        </w:rPr>
        <w:t>doc</w:t>
      </w:r>
      <w:r w:rsidRPr="0040375D">
        <w:t>_</w:t>
      </w:r>
      <w:r>
        <w:rPr>
          <w:lang w:val="en-US"/>
        </w:rPr>
        <w:t>s</w:t>
      </w:r>
      <w:r w:rsidRPr="0040375D">
        <w:t xml:space="preserve">, </w:t>
      </w:r>
      <w:r>
        <w:rPr>
          <w:lang w:val="en-US"/>
        </w:rPr>
        <w:t>output</w:t>
      </w:r>
      <w:r w:rsidRPr="0040375D">
        <w:t>_</w:t>
      </w:r>
      <w:r>
        <w:rPr>
          <w:lang w:val="en-US"/>
        </w:rPr>
        <w:t>doc</w:t>
      </w:r>
      <w:r w:rsidRPr="0040375D">
        <w:t>_</w:t>
      </w:r>
      <w:r>
        <w:rPr>
          <w:lang w:val="en-US"/>
        </w:rPr>
        <w:t>s</w:t>
      </w:r>
      <w:r w:rsidRPr="0040375D">
        <w:t>)</w:t>
      </w:r>
      <w:r w:rsidRPr="008B2113">
        <w:t>.</w:t>
      </w:r>
    </w:p>
    <w:p w:rsidR="00015E81" w:rsidRPr="0040375D" w:rsidRDefault="00015E81" w:rsidP="00015E81">
      <w:r>
        <w:t>Для упрощения сопоставления в описании таблиц применяются те же типы, что и</w:t>
      </w:r>
      <w:r w:rsidRPr="008B2113">
        <w:t xml:space="preserve"> </w:t>
      </w:r>
      <w:r>
        <w:t>в описании объектов.</w:t>
      </w:r>
    </w:p>
    <w:p w:rsidR="00015E81" w:rsidRDefault="00015E81" w:rsidP="00015E81">
      <w:r>
        <w:t>Виртуальные классы включены в таблицы классов-наследников в виде множества атрибутов. Такие атрибуты в таблицах показаны курсивом.</w:t>
      </w:r>
    </w:p>
    <w:p w:rsidR="00015E81" w:rsidRDefault="00015E81" w:rsidP="00035B45">
      <w:pPr>
        <w:pStyle w:val="3"/>
      </w:pPr>
      <w:bookmarkStart w:id="166" w:name="_Ref340661932"/>
      <w:bookmarkStart w:id="167" w:name="_Toc340677139"/>
      <w:bookmarkStart w:id="168" w:name="_Toc341106895"/>
      <w:r>
        <w:t>Правила наследования классов объектов</w:t>
      </w:r>
      <w:bookmarkEnd w:id="166"/>
      <w:bookmarkEnd w:id="167"/>
      <w:bookmarkEnd w:id="168"/>
    </w:p>
    <w:p w:rsidR="00015E81" w:rsidRDefault="00015E81" w:rsidP="00015E81">
      <w:r>
        <w:t>В первой версии ПХ поддерживается только одиночное наследование от структурных классов объектов, т.е. у любого класса-наследника не может быть больше одного структурного базового класса. Для виртуальных классов допускается множественное наследование. Таким образом у класса объекта может быть больше одного базового класса, но среди них структурным классом может быть не больше одного класса. Структурного класса среди базовых классов может не быть вовсе.</w:t>
      </w:r>
    </w:p>
    <w:p w:rsidR="00015E81" w:rsidRDefault="00015E81" w:rsidP="00015E81">
      <w:commentRangeStart w:id="169"/>
      <w:r>
        <w:t>В первой версии подсистемы хранения для виртуального класса невозможно его изменение если он имеет более одного класса-наследника. Это связано с тем, что при изменении виртуального класса должны быть изменены все его классы-наследники. Такая операция может быть очень длительной для некоторых РСУБД.</w:t>
      </w:r>
      <w:commentRangeEnd w:id="169"/>
      <w:r w:rsidR="00E077FB">
        <w:rPr>
          <w:rStyle w:val="aff1"/>
        </w:rPr>
        <w:commentReference w:id="169"/>
      </w:r>
    </w:p>
    <w:p w:rsidR="00015E81" w:rsidRDefault="00015E81" w:rsidP="00015E81">
      <w:r>
        <w:t>При наследовании классов  в С</w:t>
      </w:r>
      <w:r>
        <w:rPr>
          <w:lang w:val="en-US"/>
        </w:rPr>
        <w:t>M</w:t>
      </w:r>
      <w:r w:rsidRPr="006C0207">
        <w:t>5</w:t>
      </w:r>
      <w:r>
        <w:t xml:space="preserve"> существуют некоторые ограничения:</w:t>
      </w:r>
    </w:p>
    <w:p w:rsidR="00015E81" w:rsidRDefault="00015E81" w:rsidP="00D82001">
      <w:pPr>
        <w:numPr>
          <w:ilvl w:val="0"/>
          <w:numId w:val="17"/>
        </w:numPr>
      </w:pPr>
      <w:r>
        <w:t>При наследовании для любого класса объекта-наследника на может быть более одного структурного класса среди всех путей классов объектов-родителей (см. </w:t>
      </w:r>
      <w:r w:rsidR="00F33CDA">
        <w:fldChar w:fldCharType="begin"/>
      </w:r>
      <w:r>
        <w:instrText xml:space="preserve"> REF _Ref340673915 \h </w:instrText>
      </w:r>
      <w:r w:rsidR="00F33CDA">
        <w:fldChar w:fldCharType="separate"/>
      </w:r>
      <w:r w:rsidR="009D15D2">
        <w:t xml:space="preserve">Рис. </w:t>
      </w:r>
      <w:r w:rsidR="009D15D2">
        <w:rPr>
          <w:noProof/>
        </w:rPr>
        <w:t>7</w:t>
      </w:r>
      <w:r w:rsidR="00F33CDA">
        <w:fldChar w:fldCharType="end"/>
      </w:r>
      <w:r>
        <w:t>). При ошибочном наследовании на двух путях используются структурные классы объектов (т.е. классы имеющие собственные таблицы).</w:t>
      </w:r>
    </w:p>
    <w:p w:rsidR="00015E81" w:rsidRDefault="00015E81" w:rsidP="00015E81">
      <w:pPr>
        <w:pStyle w:val="Picture"/>
      </w:pPr>
      <w:r>
        <w:object w:dxaOrig="13889" w:dyaOrig="5517">
          <v:shape id="_x0000_i1031" type="#_x0000_t75" style="width:417.6pt;height:165.6pt" o:ole="">
            <v:imagedata r:id="rId38" o:title=""/>
          </v:shape>
          <o:OLEObject Type="Embed" ProgID="Visio.Drawing.11" ShapeID="_x0000_i1031" DrawAspect="Content" ObjectID="_1415091170" r:id="rId39"/>
        </w:object>
      </w:r>
    </w:p>
    <w:p w:rsidR="00015E81" w:rsidRPr="00703EF4" w:rsidRDefault="00015E81" w:rsidP="00015E81">
      <w:pPr>
        <w:pStyle w:val="a1"/>
      </w:pPr>
      <w:bookmarkStart w:id="170" w:name="_Ref340673915"/>
      <w:bookmarkStart w:id="171" w:name="_Toc341106937"/>
      <w:r>
        <w:t xml:space="preserve">Рис. </w:t>
      </w:r>
      <w:r w:rsidR="00F33CDA">
        <w:fldChar w:fldCharType="begin"/>
      </w:r>
      <w:r>
        <w:instrText xml:space="preserve"> SEQ Рис. \* ARABIC </w:instrText>
      </w:r>
      <w:r w:rsidR="00F33CDA">
        <w:fldChar w:fldCharType="separate"/>
      </w:r>
      <w:r w:rsidR="009D15D2">
        <w:rPr>
          <w:noProof/>
        </w:rPr>
        <w:t>7</w:t>
      </w:r>
      <w:r w:rsidR="00F33CDA">
        <w:fldChar w:fldCharType="end"/>
      </w:r>
      <w:bookmarkEnd w:id="170"/>
      <w:r>
        <w:t xml:space="preserve"> Примеры разрешенного и запрещенного наследования</w:t>
      </w:r>
      <w:bookmarkEnd w:id="171"/>
    </w:p>
    <w:p w:rsidR="00015E81" w:rsidRDefault="00015E81" w:rsidP="00015E81">
      <w:pPr>
        <w:pStyle w:val="BlockQuotationFirst"/>
      </w:pPr>
      <w:r>
        <w:t>Предложение</w:t>
      </w:r>
    </w:p>
    <w:p w:rsidR="00015E81" w:rsidRDefault="00015E81" w:rsidP="00015E81">
      <w:pPr>
        <w:pStyle w:val="BlockQuotation"/>
      </w:pPr>
      <w:r>
        <w:t>Предлагается в первой версии ограничится более простым правилом множественного наследования:</w:t>
      </w:r>
    </w:p>
    <w:p w:rsidR="00015E81" w:rsidRPr="00703EF4" w:rsidRDefault="00015E81" w:rsidP="00015E81">
      <w:pPr>
        <w:pStyle w:val="BlockQuotation"/>
      </w:pPr>
      <w:commentRangeStart w:id="172"/>
      <w:r>
        <w:t>Множественно наследование от виртуальных классов объектов возможно только если все классы объектов-родителей являются виртуальными.</w:t>
      </w:r>
      <w:commentRangeEnd w:id="172"/>
      <w:r w:rsidR="00261910">
        <w:rPr>
          <w:rStyle w:val="aff1"/>
        </w:rPr>
        <w:commentReference w:id="172"/>
      </w:r>
    </w:p>
    <w:p w:rsidR="00015E81" w:rsidRDefault="00015E81" w:rsidP="0071535D">
      <w:pPr>
        <w:pStyle w:val="a2"/>
      </w:pPr>
      <w:r>
        <w:t xml:space="preserve">Нельзя перекрывать атрибут классов объектов-родителей. Т.е. все имена атрибутов в объектах, входящих в дерево наследование должны быть уникальными. Таким образом класс объекта-наследника может только добавлять новые атрибуты. Запрещенное наследование показано на </w:t>
      </w:r>
      <w:r w:rsidR="00F33CDA">
        <w:fldChar w:fldCharType="begin"/>
      </w:r>
      <w:r w:rsidR="004A2063">
        <w:instrText xml:space="preserve"> REF _Ref340669470 \h </w:instrText>
      </w:r>
      <w:r w:rsidR="00F33CDA">
        <w:fldChar w:fldCharType="separate"/>
      </w:r>
      <w:r w:rsidR="009D15D2">
        <w:t xml:space="preserve">Рис. </w:t>
      </w:r>
      <w:r w:rsidR="009D15D2">
        <w:rPr>
          <w:noProof/>
        </w:rPr>
        <w:t>8</w:t>
      </w:r>
      <w:r w:rsidR="00F33CDA">
        <w:fldChar w:fldCharType="end"/>
      </w:r>
      <w:r>
        <w:t xml:space="preserve"> красным цветом.</w:t>
      </w:r>
    </w:p>
    <w:p w:rsidR="00015E81" w:rsidRDefault="00015E81" w:rsidP="00015E81">
      <w:pPr>
        <w:pStyle w:val="Picture"/>
      </w:pPr>
      <w:r>
        <w:object w:dxaOrig="2323" w:dyaOrig="5413">
          <v:shape id="_x0000_i1032" type="#_x0000_t75" style="width:85.8pt;height:199.8pt" o:ole="">
            <v:imagedata r:id="rId40" o:title=""/>
          </v:shape>
          <o:OLEObject Type="Embed" ProgID="Visio.Drawing.11" ShapeID="_x0000_i1032" DrawAspect="Content" ObjectID="_1415091171" r:id="rId41"/>
        </w:object>
      </w:r>
    </w:p>
    <w:p w:rsidR="00015E81" w:rsidRDefault="00015E81" w:rsidP="00015E81">
      <w:pPr>
        <w:pStyle w:val="a1"/>
      </w:pPr>
      <w:bookmarkStart w:id="173" w:name="_Ref340669470"/>
      <w:bookmarkStart w:id="174" w:name="_Toc341106938"/>
      <w:r>
        <w:t xml:space="preserve">Рис. </w:t>
      </w:r>
      <w:r w:rsidR="00F33CDA">
        <w:fldChar w:fldCharType="begin"/>
      </w:r>
      <w:r>
        <w:instrText xml:space="preserve"> SEQ Рис. \* ARABIC </w:instrText>
      </w:r>
      <w:r w:rsidR="00F33CDA">
        <w:fldChar w:fldCharType="separate"/>
      </w:r>
      <w:r w:rsidR="009D15D2">
        <w:rPr>
          <w:noProof/>
        </w:rPr>
        <w:t>8</w:t>
      </w:r>
      <w:r w:rsidR="00F33CDA">
        <w:fldChar w:fldCharType="end"/>
      </w:r>
      <w:bookmarkEnd w:id="173"/>
      <w:r>
        <w:t xml:space="preserve"> Запрещенное перекрытие атрибута при наследовании класса объекта</w:t>
      </w:r>
      <w:bookmarkEnd w:id="174"/>
    </w:p>
    <w:p w:rsidR="00015E81" w:rsidRDefault="00015E81" w:rsidP="0071535D">
      <w:pPr>
        <w:pStyle w:val="a2"/>
      </w:pPr>
      <w:r>
        <w:t xml:space="preserve">В случае если класс-родитель включается в класс-наследник по нескольким путам, то он входит в класс-наследник только один раз (аналогично интерфейсам в </w:t>
      </w:r>
      <w:r w:rsidRPr="0071535D">
        <w:rPr>
          <w:lang w:val="en-US"/>
        </w:rPr>
        <w:t>Java</w:t>
      </w:r>
      <w:r w:rsidRPr="00443C3B">
        <w:t>)</w:t>
      </w:r>
      <w:r>
        <w:t xml:space="preserve">. На </w:t>
      </w:r>
      <w:r w:rsidR="00F33CDA">
        <w:fldChar w:fldCharType="begin"/>
      </w:r>
      <w:r w:rsidR="004A2063">
        <w:instrText xml:space="preserve"> REF _Ref340670404 \h </w:instrText>
      </w:r>
      <w:r w:rsidR="00F33CDA">
        <w:fldChar w:fldCharType="separate"/>
      </w:r>
      <w:r w:rsidR="009D15D2">
        <w:t xml:space="preserve">Рис. </w:t>
      </w:r>
      <w:r w:rsidR="009D15D2">
        <w:rPr>
          <w:noProof/>
        </w:rPr>
        <w:t>9</w:t>
      </w:r>
      <w:r w:rsidR="00F33CDA">
        <w:fldChar w:fldCharType="end"/>
      </w:r>
      <w:r>
        <w:t xml:space="preserve"> в правой части показано реальный состав атрибутов объекта при множественном наследовании при котором, базовый объект включается в объект-наследник по нескольким путям.</w:t>
      </w:r>
    </w:p>
    <w:p w:rsidR="00015E81" w:rsidRDefault="00015E81" w:rsidP="00015E81">
      <w:pPr>
        <w:pStyle w:val="Picture"/>
      </w:pPr>
      <w:r>
        <w:object w:dxaOrig="10260" w:dyaOrig="5710">
          <v:shape id="_x0000_i1033" type="#_x0000_t75" style="width:366pt;height:204.6pt" o:ole="">
            <v:imagedata r:id="rId42" o:title=""/>
          </v:shape>
          <o:OLEObject Type="Embed" ProgID="Visio.Drawing.11" ShapeID="_x0000_i1033" DrawAspect="Content" ObjectID="_1415091172" r:id="rId43"/>
        </w:object>
      </w:r>
    </w:p>
    <w:p w:rsidR="00015E81" w:rsidRDefault="00015E81" w:rsidP="00015E81">
      <w:pPr>
        <w:pStyle w:val="a1"/>
      </w:pPr>
      <w:bookmarkStart w:id="175" w:name="_Ref340670404"/>
      <w:bookmarkStart w:id="176" w:name="_Toc341106939"/>
      <w:r>
        <w:t xml:space="preserve">Рис. </w:t>
      </w:r>
      <w:r w:rsidR="00F33CDA">
        <w:fldChar w:fldCharType="begin"/>
      </w:r>
      <w:r>
        <w:instrText xml:space="preserve"> SEQ Рис. \* ARABIC </w:instrText>
      </w:r>
      <w:r w:rsidR="00F33CDA">
        <w:fldChar w:fldCharType="separate"/>
      </w:r>
      <w:r w:rsidR="009D15D2">
        <w:rPr>
          <w:noProof/>
        </w:rPr>
        <w:t>9</w:t>
      </w:r>
      <w:r w:rsidR="00F33CDA">
        <w:fldChar w:fldCharType="end"/>
      </w:r>
      <w:bookmarkEnd w:id="175"/>
      <w:r>
        <w:t xml:space="preserve"> Наследование класса-родителя по нескольким путям</w:t>
      </w:r>
      <w:bookmarkEnd w:id="176"/>
    </w:p>
    <w:p w:rsidR="00015E81" w:rsidRPr="00443C3B" w:rsidRDefault="00015E81" w:rsidP="0071535D">
      <w:pPr>
        <w:pStyle w:val="a2"/>
      </w:pPr>
      <w:r>
        <w:t>Среди базовых классов объектов не может быть более одного структурного класса. Все остальные классы должны быть виртуальными. Структурный базовый класс может отсутствовать.</w:t>
      </w:r>
    </w:p>
    <w:p w:rsidR="00015E81" w:rsidRDefault="00015E81" w:rsidP="00035B45">
      <w:pPr>
        <w:pStyle w:val="3"/>
      </w:pPr>
      <w:bookmarkStart w:id="177" w:name="_Toc340677140"/>
      <w:bookmarkStart w:id="178" w:name="_Toc341106896"/>
      <w:r>
        <w:t>Поиск по нескольким типам объектов</w:t>
      </w:r>
      <w:bookmarkEnd w:id="177"/>
      <w:bookmarkEnd w:id="178"/>
    </w:p>
    <w:p w:rsidR="00015E81" w:rsidRDefault="00015E81" w:rsidP="00015E81">
      <w:commentRangeStart w:id="179"/>
      <w:r>
        <w:t xml:space="preserve">Структурные объекты предназначены для организации поиска информации в различных классах объектов. Согласно требованию система должна позволять искать информацию в различных типах объектов по общим атрибутам.  В подсистеме хранения такой поиск организуется с помощью поиска структурного </w:t>
      </w:r>
      <w:commentRangeStart w:id="180"/>
      <w:ins w:id="181" w:author="Vladimir Panov" w:date="2012-11-21T18:45:00Z">
        <w:r w:rsidR="008F2812">
          <w:t>класса</w:t>
        </w:r>
      </w:ins>
      <w:del w:id="182" w:author="Vladimir Panov" w:date="2012-11-21T18:45:00Z">
        <w:r w:rsidDel="008F2812">
          <w:delText>объекта</w:delText>
        </w:r>
      </w:del>
      <w:r>
        <w:t>,</w:t>
      </w:r>
      <w:commentRangeEnd w:id="180"/>
      <w:r w:rsidR="00D702F8">
        <w:rPr>
          <w:rStyle w:val="aff1"/>
        </w:rPr>
        <w:commentReference w:id="180"/>
      </w:r>
      <w:r>
        <w:t xml:space="preserve"> общего для всех классов объектов по которым проводится поиск. </w:t>
      </w:r>
      <w:commentRangeEnd w:id="179"/>
      <w:r w:rsidR="008F2812">
        <w:rPr>
          <w:rStyle w:val="aff1"/>
        </w:rPr>
        <w:commentReference w:id="179"/>
      </w:r>
    </w:p>
    <w:p w:rsidR="00015E81" w:rsidRDefault="00015E81" w:rsidP="00015E81">
      <w:r>
        <w:t>В частности на приведенной схеме (см. </w:t>
      </w:r>
      <w:r w:rsidR="00F33CDA">
        <w:fldChar w:fldCharType="begin"/>
      </w:r>
      <w:r>
        <w:instrText xml:space="preserve"> REF _Ref340249287 \h </w:instrText>
      </w:r>
      <w:r w:rsidR="00F33CDA">
        <w:fldChar w:fldCharType="separate"/>
      </w:r>
      <w:r w:rsidR="009D15D2">
        <w:t xml:space="preserve">Рис. </w:t>
      </w:r>
      <w:r w:rsidR="009D15D2">
        <w:rPr>
          <w:noProof/>
        </w:rPr>
        <w:t>6</w:t>
      </w:r>
      <w:r w:rsidR="00F33CDA">
        <w:fldChar w:fldCharType="end"/>
      </w:r>
      <w:r>
        <w:t xml:space="preserve">) для классов </w:t>
      </w:r>
      <w:r>
        <w:rPr>
          <w:lang w:val="en-US"/>
        </w:rPr>
        <w:t>input</w:t>
      </w:r>
      <w:r w:rsidRPr="00D91FAB">
        <w:t>_</w:t>
      </w:r>
      <w:r>
        <w:rPr>
          <w:lang w:val="en-US"/>
        </w:rPr>
        <w:t>doc</w:t>
      </w:r>
      <w:r w:rsidRPr="00D91FAB">
        <w:t xml:space="preserve"> </w:t>
      </w:r>
      <w:r>
        <w:t xml:space="preserve">и </w:t>
      </w:r>
      <w:r>
        <w:rPr>
          <w:lang w:val="en-US"/>
        </w:rPr>
        <w:t>output</w:t>
      </w:r>
      <w:r w:rsidRPr="00D91FAB">
        <w:t>_</w:t>
      </w:r>
      <w:r>
        <w:rPr>
          <w:lang w:val="en-US"/>
        </w:rPr>
        <w:t>doc</w:t>
      </w:r>
      <w:r w:rsidRPr="00D91FAB">
        <w:t xml:space="preserve"> </w:t>
      </w:r>
      <w:r>
        <w:t>возможен одновременный поиск в обоих классах по атрибутам:</w:t>
      </w:r>
    </w:p>
    <w:p w:rsidR="00015E81" w:rsidRDefault="00015E81" w:rsidP="00D82001">
      <w:pPr>
        <w:numPr>
          <w:ilvl w:val="0"/>
          <w:numId w:val="16"/>
        </w:numPr>
      </w:pPr>
      <w:r w:rsidRPr="008B426D">
        <w:rPr>
          <w:lang w:val="en-US"/>
        </w:rPr>
        <w:t>title</w:t>
      </w:r>
    </w:p>
    <w:p w:rsidR="00015E81" w:rsidRPr="00D91FAB" w:rsidRDefault="00015E81" w:rsidP="0071535D">
      <w:pPr>
        <w:pStyle w:val="a2"/>
      </w:pPr>
      <w:r w:rsidRPr="0071535D">
        <w:rPr>
          <w:lang w:val="en-US"/>
        </w:rPr>
        <w:t>version_label</w:t>
      </w:r>
    </w:p>
    <w:p w:rsidR="00015E81" w:rsidRPr="00D91FAB" w:rsidRDefault="00015E81" w:rsidP="0071535D">
      <w:pPr>
        <w:pStyle w:val="a2"/>
      </w:pPr>
      <w:r w:rsidRPr="0071535D">
        <w:rPr>
          <w:lang w:val="en-US"/>
        </w:rPr>
        <w:t>id__</w:t>
      </w:r>
    </w:p>
    <w:p w:rsidR="00015E81" w:rsidRPr="00D91FAB" w:rsidRDefault="00015E81" w:rsidP="0071535D">
      <w:pPr>
        <w:pStyle w:val="a2"/>
      </w:pPr>
      <w:r w:rsidRPr="0071535D">
        <w:rPr>
          <w:lang w:val="en-US"/>
        </w:rPr>
        <w:t>update_cnt__</w:t>
      </w:r>
    </w:p>
    <w:p w:rsidR="00015E81" w:rsidRPr="00D91FAB" w:rsidRDefault="00015E81" w:rsidP="0071535D">
      <w:pPr>
        <w:pStyle w:val="a2"/>
      </w:pPr>
      <w:r w:rsidRPr="0071535D">
        <w:rPr>
          <w:lang w:val="en-US"/>
        </w:rPr>
        <w:t>acl__</w:t>
      </w:r>
    </w:p>
    <w:p w:rsidR="00015E81" w:rsidRDefault="00015E81" w:rsidP="00015E81">
      <w:r>
        <w:t>ПХ хранения возвращает все найденные записи, попадающие под критерий отбора без учета к какому классу она относится.</w:t>
      </w:r>
    </w:p>
    <w:p w:rsidR="00015E81" w:rsidRDefault="00015E81" w:rsidP="00015E81">
      <w:r>
        <w:t>Для ограничения классов найденных документов заданным списком при разработке хранилища надо предпринимать специальные меры.</w:t>
      </w:r>
    </w:p>
    <w:p w:rsidR="00015E81" w:rsidRDefault="00015E81" w:rsidP="00015E81">
      <w:r>
        <w:t>Таким образом можно сказать о том, что структурные классы используются там, где необходим поиск по нескольким классам объектов. В остальных случаях лучше использовать виртуальные классы.</w:t>
      </w:r>
    </w:p>
    <w:p w:rsidR="00015E81" w:rsidRDefault="00015E81" w:rsidP="00015E81">
      <w:r>
        <w:t>Это связано с тем, что количество записей в таблице структурного объекта является как минимум суммой количества записей во всех таблицах класс</w:t>
      </w:r>
      <w:ins w:id="183" w:author="Vladimir Panov" w:date="2012-11-21T18:44:00Z">
        <w:r w:rsidR="008F2812">
          <w:t>ов</w:t>
        </w:r>
      </w:ins>
      <w:del w:id="184" w:author="Vladimir Panov" w:date="2012-11-21T18:44:00Z">
        <w:r w:rsidDel="008F2812">
          <w:delText>а</w:delText>
        </w:r>
      </w:del>
      <w:r>
        <w:t>-наследник</w:t>
      </w:r>
      <w:del w:id="185" w:author="Vladimir Panov" w:date="2012-11-21T18:44:00Z">
        <w:r w:rsidDel="008F2812">
          <w:delText>а</w:delText>
        </w:r>
      </w:del>
      <w:ins w:id="186" w:author="Vladimir Panov" w:date="2012-11-21T18:44:00Z">
        <w:r w:rsidR="008F2812">
          <w:t>ов</w:t>
        </w:r>
      </w:ins>
      <w:r>
        <w:t>.</w:t>
      </w:r>
    </w:p>
    <w:p w:rsidR="00015E81" w:rsidRDefault="00015E81" w:rsidP="00015E81">
      <w:r>
        <w:lastRenderedPageBreak/>
        <w:t xml:space="preserve">Альтернативой поиску по совместным атрибутам классов объектов, хранимых в таблицах структурных классов, может служить поиск по нескольким таблицам с объединением результатов по конструкции </w:t>
      </w:r>
      <w:r>
        <w:rPr>
          <w:lang w:val="en-US"/>
        </w:rPr>
        <w:t>UNION</w:t>
      </w:r>
      <w:r>
        <w:t xml:space="preserve">. В этом случае следует отметить то, что </w:t>
      </w:r>
      <w:commentRangeStart w:id="187"/>
      <w:r>
        <w:t xml:space="preserve">операция </w:t>
      </w:r>
      <w:r>
        <w:rPr>
          <w:lang w:val="en-US"/>
        </w:rPr>
        <w:t>UNION</w:t>
      </w:r>
      <w:r w:rsidRPr="00C7743A">
        <w:t xml:space="preserve"> </w:t>
      </w:r>
      <w:r>
        <w:t xml:space="preserve">является для большинства РСУБД очень ресурсоемкой </w:t>
      </w:r>
      <w:commentRangeEnd w:id="187"/>
      <w:r w:rsidR="008F2812">
        <w:rPr>
          <w:rStyle w:val="aff1"/>
        </w:rPr>
        <w:commentReference w:id="187"/>
      </w:r>
      <w:r>
        <w:t>(требуется много места для хранения и объединения промежуточных результатов) и сравнительно медленной (т.к. требует обработки большого объема информации не только, хранимой в БД, но и записываемой и модифицируемой во временные рабочие наборы).</w:t>
      </w:r>
    </w:p>
    <w:p w:rsidR="00015E81" w:rsidRPr="00C7743A" w:rsidRDefault="00015E81" w:rsidP="00015E81">
      <w:r>
        <w:t xml:space="preserve">В первой версии ПХ поиск по совместным атрибутам среди классов объектов, находящихся в различных таблицах, не реализуется. Поддерживается только поиск по совместным атрибутам, находящимся в общем для различных классов структурном классе. </w:t>
      </w:r>
    </w:p>
    <w:p w:rsidR="00015E81" w:rsidRDefault="00015E81" w:rsidP="00035B45">
      <w:pPr>
        <w:pStyle w:val="2"/>
      </w:pPr>
      <w:bookmarkStart w:id="188" w:name="_Toc340677141"/>
      <w:bookmarkStart w:id="189" w:name="_Toc341106897"/>
      <w:r>
        <w:t>Хранение множественных атрибутов объектов в хранилище</w:t>
      </w:r>
      <w:bookmarkEnd w:id="188"/>
      <w:bookmarkEnd w:id="189"/>
    </w:p>
    <w:p w:rsidR="00015E81" w:rsidRDefault="00015E81" w:rsidP="00015E81">
      <w:r>
        <w:t>В системах документооборота в хранимых объектах многие атрибуты являются множественными. Для удобства проектирования и реализации системы ПХ обеспечивает для объектов хранение и оперирование с множественными атрибутами.</w:t>
      </w:r>
    </w:p>
    <w:p w:rsidR="00015E81" w:rsidRPr="001266C5" w:rsidRDefault="00015E81" w:rsidP="00015E81">
      <w:r>
        <w:t xml:space="preserve">Множественный атрибут представляет собой одномерный массив данных. Индекс массива начинается с 0 и должен быть меньше чем максимальное знаковое четырехбайтовое число (значение – </w:t>
      </w:r>
      <w:r w:rsidRPr="001266C5">
        <w:t>2415919103</w:t>
      </w:r>
      <w:r>
        <w:t xml:space="preserve">). Массив множественных атрибутов не может содержать пустое значение </w:t>
      </w:r>
      <w:r w:rsidRPr="001266C5">
        <w:t xml:space="preserve">(значение </w:t>
      </w:r>
      <w:r w:rsidRPr="001266C5">
        <w:rPr>
          <w:rStyle w:val="CODE"/>
          <w:lang w:val="en-US"/>
        </w:rPr>
        <w:t>null</w:t>
      </w:r>
      <w:r>
        <w:t>)</w:t>
      </w:r>
      <w:r w:rsidRPr="001266C5">
        <w:t>.</w:t>
      </w:r>
    </w:p>
    <w:p w:rsidR="00015E81" w:rsidRDefault="00015E81" w:rsidP="00035B45">
      <w:pPr>
        <w:pStyle w:val="3"/>
      </w:pPr>
      <w:bookmarkStart w:id="190" w:name="_Toc340677142"/>
      <w:bookmarkStart w:id="191" w:name="_Toc341106898"/>
      <w:r>
        <w:t>Хранение множественных атрибутов в БД</w:t>
      </w:r>
      <w:bookmarkEnd w:id="190"/>
      <w:bookmarkEnd w:id="191"/>
    </w:p>
    <w:p w:rsidR="00015E81" w:rsidRPr="000C5881" w:rsidRDefault="00015E81" w:rsidP="00015E81">
      <w:r>
        <w:t>Если класс содержит множественные атрибуты то для его хранения создается две таблицы в БД (см. </w:t>
      </w:r>
      <w:r w:rsidR="00F33CDA">
        <w:fldChar w:fldCharType="begin"/>
      </w:r>
      <w:r>
        <w:instrText xml:space="preserve"> REF _Ref340256467 \h </w:instrText>
      </w:r>
      <w:r w:rsidR="00F33CDA">
        <w:fldChar w:fldCharType="separate"/>
      </w:r>
      <w:r w:rsidR="009D15D2">
        <w:t xml:space="preserve">Рис. </w:t>
      </w:r>
      <w:r w:rsidR="009D15D2">
        <w:rPr>
          <w:noProof/>
        </w:rPr>
        <w:t>10</w:t>
      </w:r>
      <w:r w:rsidR="00F33CDA">
        <w:fldChar w:fldCharType="end"/>
      </w:r>
      <w:r>
        <w:t xml:space="preserve">). Множественные атрибуты определяются с помощью символа </w:t>
      </w:r>
      <w:r w:rsidR="001C1E6A">
        <w:t xml:space="preserve">звездочка </w:t>
      </w:r>
      <w:r w:rsidR="001C1E6A" w:rsidRPr="001C1E6A">
        <w:t>(“</w:t>
      </w:r>
      <w:r>
        <w:t>*</w:t>
      </w:r>
      <w:r w:rsidR="001C1E6A" w:rsidRPr="001C1E6A">
        <w:t>”)</w:t>
      </w:r>
      <w:r>
        <w:t xml:space="preserve"> после описания типа атрибута.</w:t>
      </w:r>
    </w:p>
    <w:p w:rsidR="00015E81" w:rsidRDefault="00015E81" w:rsidP="00015E81">
      <w:pPr>
        <w:pStyle w:val="Picture"/>
      </w:pPr>
      <w:r>
        <w:object w:dxaOrig="12874" w:dyaOrig="5631">
          <v:shape id="_x0000_i1034" type="#_x0000_t75" style="width:441.6pt;height:192.6pt" o:ole="">
            <v:imagedata r:id="rId44" o:title=""/>
          </v:shape>
          <o:OLEObject Type="Embed" ProgID="Visio.Drawing.11" ShapeID="_x0000_i1034" DrawAspect="Content" ObjectID="_1415091173" r:id="rId45"/>
        </w:object>
      </w:r>
    </w:p>
    <w:p w:rsidR="00015E81" w:rsidRDefault="00015E81" w:rsidP="00015E81">
      <w:pPr>
        <w:pStyle w:val="a1"/>
      </w:pPr>
      <w:bookmarkStart w:id="192" w:name="_Ref340256467"/>
      <w:bookmarkStart w:id="193" w:name="_Toc341106940"/>
      <w:r>
        <w:t xml:space="preserve">Рис. </w:t>
      </w:r>
      <w:r w:rsidR="00F33CDA">
        <w:fldChar w:fldCharType="begin"/>
      </w:r>
      <w:r>
        <w:instrText xml:space="preserve"> SEQ Рис. \* ARABIC </w:instrText>
      </w:r>
      <w:r w:rsidR="00F33CDA">
        <w:fldChar w:fldCharType="separate"/>
      </w:r>
      <w:r w:rsidR="009D15D2">
        <w:rPr>
          <w:noProof/>
        </w:rPr>
        <w:t>10</w:t>
      </w:r>
      <w:r w:rsidR="00F33CDA">
        <w:fldChar w:fldCharType="end"/>
      </w:r>
      <w:bookmarkEnd w:id="192"/>
      <w:r>
        <w:t xml:space="preserve"> Организация хранения множественных атрибутов</w:t>
      </w:r>
      <w:bookmarkEnd w:id="193"/>
    </w:p>
    <w:p w:rsidR="00015E81" w:rsidRDefault="001C1E6A" w:rsidP="00015E81">
      <w:commentRangeStart w:id="194"/>
      <w:r>
        <w:t>Первая</w:t>
      </w:r>
      <w:r w:rsidR="00015E81">
        <w:t xml:space="preserve"> таблица содержит все </w:t>
      </w:r>
      <w:r>
        <w:t>одиночные</w:t>
      </w:r>
      <w:r w:rsidR="00015E81">
        <w:t xml:space="preserve"> атрибуты всех объектов данного класса, вторая таблица содержит  все </w:t>
      </w:r>
      <w:del w:id="195" w:author="Vladimir Panov" w:date="2012-11-21T18:58:00Z">
        <w:r w:rsidR="00015E81" w:rsidDel="00D66BEC">
          <w:delText xml:space="preserve">множественные </w:delText>
        </w:r>
      </w:del>
      <w:r w:rsidR="00015E81">
        <w:t xml:space="preserve">значения </w:t>
      </w:r>
      <w:ins w:id="196" w:author="Vladimir Panov" w:date="2012-11-21T18:58:00Z">
        <w:r w:rsidR="00D66BEC">
          <w:t xml:space="preserve">множественных </w:t>
        </w:r>
      </w:ins>
      <w:r w:rsidR="00015E81">
        <w:t>атрибутов всех объектов данного класса.</w:t>
      </w:r>
      <w:commentRangeEnd w:id="194"/>
      <w:r w:rsidR="00D66BEC">
        <w:rPr>
          <w:rStyle w:val="aff1"/>
        </w:rPr>
        <w:commentReference w:id="194"/>
      </w:r>
    </w:p>
    <w:p w:rsidR="00015E81" w:rsidRDefault="00015E81" w:rsidP="00015E81">
      <w:r>
        <w:t>Имена таблиц:</w:t>
      </w:r>
    </w:p>
    <w:p w:rsidR="00015E81" w:rsidRPr="004C5068" w:rsidRDefault="00015E81" w:rsidP="00015E81">
      <w:r>
        <w:lastRenderedPageBreak/>
        <w:t xml:space="preserve">Таблица с множественными атрибутами содержит служебную колонку, содержащее номер строки массивов множественных атрибутов. На схеме (см. </w:t>
      </w:r>
      <w:r w:rsidR="00F33CDA">
        <w:fldChar w:fldCharType="begin"/>
      </w:r>
      <w:r>
        <w:instrText xml:space="preserve"> REF _Ref340256467 \h </w:instrText>
      </w:r>
      <w:r w:rsidR="00F33CDA">
        <w:fldChar w:fldCharType="separate"/>
      </w:r>
      <w:r w:rsidR="009D15D2">
        <w:t xml:space="preserve">Рис. </w:t>
      </w:r>
      <w:r w:rsidR="009D15D2">
        <w:rPr>
          <w:noProof/>
        </w:rPr>
        <w:t>10</w:t>
      </w:r>
      <w:r w:rsidR="00F33CDA">
        <w:fldChar w:fldCharType="end"/>
      </w:r>
      <w:r>
        <w:t xml:space="preserve">) данная колонка имеет имя </w:t>
      </w:r>
      <w:r w:rsidRPr="00370E98">
        <w:rPr>
          <w:rStyle w:val="CODE"/>
        </w:rPr>
        <w:t>row__</w:t>
      </w:r>
      <w:r w:rsidRPr="004C5068">
        <w:rPr>
          <w:rStyle w:val="CODE"/>
        </w:rPr>
        <w:t>.</w:t>
      </w:r>
    </w:p>
    <w:p w:rsidR="00015E81" w:rsidRDefault="00015E81" w:rsidP="00015E81">
      <w:pPr>
        <w:rPr>
          <w:rStyle w:val="CODE"/>
        </w:rPr>
      </w:pPr>
      <w:r>
        <w:t xml:space="preserve">Любой объект в системе всегда имеет поле идентификатора объекта (в примерах его имя – </w:t>
      </w:r>
      <w:r w:rsidRPr="00370E98">
        <w:rPr>
          <w:rStyle w:val="CODE"/>
        </w:rPr>
        <w:t>id__</w:t>
      </w:r>
      <w:r>
        <w:t xml:space="preserve">). В таблице </w:t>
      </w:r>
      <w:r w:rsidRPr="001266C5">
        <w:t>с не множественными атрибутами</w:t>
      </w:r>
      <w:r>
        <w:t xml:space="preserve"> идентификатор объекта является первичным ключом таблицы. В таблице с множественным ключом используется составной первичный ключ: </w:t>
      </w:r>
      <w:r w:rsidRPr="00370E98">
        <w:rPr>
          <w:rStyle w:val="CODE"/>
        </w:rPr>
        <w:t>&lt;id__,</w:t>
      </w:r>
      <w:r>
        <w:rPr>
          <w:rStyle w:val="CODE"/>
        </w:rPr>
        <w:t> </w:t>
      </w:r>
      <w:r w:rsidRPr="00370E98">
        <w:rPr>
          <w:rStyle w:val="CODE"/>
        </w:rPr>
        <w:t>row__&gt;</w:t>
      </w:r>
      <w:r>
        <w:rPr>
          <w:rStyle w:val="CODE"/>
        </w:rPr>
        <w:t xml:space="preserve">. </w:t>
      </w:r>
    </w:p>
    <w:p w:rsidR="00015E81" w:rsidRPr="00370E98" w:rsidRDefault="00015E81" w:rsidP="00015E81">
      <w:pPr>
        <w:rPr>
          <w:rStyle w:val="CODE"/>
        </w:rPr>
      </w:pPr>
      <w:r>
        <w:t xml:space="preserve">В приведенном примере (см. </w:t>
      </w:r>
      <w:r w:rsidR="00F33CDA">
        <w:fldChar w:fldCharType="begin"/>
      </w:r>
      <w:r>
        <w:instrText xml:space="preserve"> REF _Ref340256467 \h </w:instrText>
      </w:r>
      <w:r w:rsidR="00F33CDA">
        <w:fldChar w:fldCharType="separate"/>
      </w:r>
      <w:r w:rsidR="009D15D2">
        <w:t xml:space="preserve">Рис. </w:t>
      </w:r>
      <w:r w:rsidR="009D15D2">
        <w:rPr>
          <w:noProof/>
        </w:rPr>
        <w:t>10</w:t>
      </w:r>
      <w:r w:rsidR="00F33CDA">
        <w:fldChar w:fldCharType="end"/>
      </w:r>
      <w:r>
        <w:t>)</w:t>
      </w:r>
      <w:r w:rsidRPr="00370E98">
        <w:t xml:space="preserve"> </w:t>
      </w:r>
      <w:r>
        <w:t>показаны таблицы класса, содержащие 3 объекта. При этом значения объектов:</w:t>
      </w:r>
    </w:p>
    <w:p w:rsidR="00015E81" w:rsidRPr="004C5068" w:rsidRDefault="00015E81" w:rsidP="009613E6">
      <w:pPr>
        <w:pStyle w:val="a"/>
        <w:rPr>
          <w:rStyle w:val="CODE"/>
          <w:lang w:val="en-US"/>
        </w:rPr>
      </w:pPr>
      <w:r w:rsidRPr="004C5068">
        <w:rPr>
          <w:rStyle w:val="CODE"/>
          <w:lang w:val="en-US"/>
        </w:rPr>
        <w:t>{id__=15, title=”aaa”, alc__=32, version=null, themes=null, authors=null}</w:t>
      </w:r>
    </w:p>
    <w:p w:rsidR="00015E81" w:rsidRPr="004C5068" w:rsidRDefault="00015E81" w:rsidP="009613E6">
      <w:pPr>
        <w:pStyle w:val="a"/>
        <w:rPr>
          <w:rStyle w:val="CODE"/>
          <w:lang w:val="en-US"/>
        </w:rPr>
      </w:pPr>
      <w:r w:rsidRPr="004C5068">
        <w:rPr>
          <w:rStyle w:val="CODE"/>
          <w:lang w:val="en-US"/>
        </w:rPr>
        <w:t>{id__=48, title=”bbb”, alc__=32, version=[“1.2”], themes=[“apple”, “iPad”], authors=[134, 2568, 3]}</w:t>
      </w:r>
    </w:p>
    <w:p w:rsidR="00015E81" w:rsidRPr="004C5068" w:rsidRDefault="00015E81" w:rsidP="009613E6">
      <w:pPr>
        <w:pStyle w:val="a"/>
        <w:rPr>
          <w:rStyle w:val="CODE"/>
          <w:lang w:val="en-US"/>
        </w:rPr>
      </w:pPr>
      <w:r w:rsidRPr="004C5068">
        <w:rPr>
          <w:rStyle w:val="CODE"/>
          <w:lang w:val="en-US"/>
        </w:rPr>
        <w:t>{id__=867, title=”query”, alc__=46896, version=[“3.1”], themes=null, authors=null}</w:t>
      </w:r>
    </w:p>
    <w:p w:rsidR="00015E81" w:rsidRDefault="00015E81" w:rsidP="00015E81">
      <w:r>
        <w:t>Нулевое значение во множественных атрибутах не допускается из-за того, что первое же нулевое значение в колонке множественного атрибута означает то, что список значений множественного атрибута завершился.</w:t>
      </w:r>
    </w:p>
    <w:p w:rsidR="00015E81" w:rsidRPr="00370E98" w:rsidRDefault="00015E81" w:rsidP="00015E81">
      <w:r>
        <w:t xml:space="preserve">Для каждого объекта имеется ровно одна запись в таблице с не множественными атрибутами и от 0 до </w:t>
      </w:r>
      <w:r w:rsidR="001C1E6A">
        <w:t xml:space="preserve"> </w:t>
      </w:r>
      <w:r w:rsidRPr="001266C5">
        <w:t>2</w:t>
      </w:r>
      <w:r w:rsidR="001C1E6A">
        <w:t xml:space="preserve"> </w:t>
      </w:r>
      <w:r w:rsidRPr="001266C5">
        <w:t>415</w:t>
      </w:r>
      <w:r w:rsidR="001C1E6A">
        <w:t xml:space="preserve"> </w:t>
      </w:r>
      <w:r w:rsidRPr="001266C5">
        <w:t>919</w:t>
      </w:r>
      <w:r w:rsidR="001C1E6A">
        <w:t xml:space="preserve"> </w:t>
      </w:r>
      <w:r w:rsidRPr="001266C5">
        <w:t>103</w:t>
      </w:r>
      <w:r>
        <w:t xml:space="preserve"> </w:t>
      </w:r>
      <w:r w:rsidR="001C1E6A">
        <w:t xml:space="preserve"> </w:t>
      </w:r>
      <w:r>
        <w:t>записей с таблице с множественными атрибутами. Число записей в таблице с множественными атрибутами</w:t>
      </w:r>
      <w:ins w:id="197" w:author="Vladimir Panov" w:date="2012-11-21T19:01:00Z">
        <w:r w:rsidR="00D66BEC">
          <w:t>, соответствующих конкретному объекту,</w:t>
        </w:r>
      </w:ins>
      <w:r>
        <w:t xml:space="preserve"> равно максимальной размерности массива множественных атрибутов, хранимых в этом объекте.</w:t>
      </w:r>
    </w:p>
    <w:p w:rsidR="00015E81" w:rsidRDefault="00015E81" w:rsidP="00035B45">
      <w:pPr>
        <w:pStyle w:val="3"/>
      </w:pPr>
      <w:bookmarkStart w:id="198" w:name="_Toc340677143"/>
      <w:bookmarkStart w:id="199" w:name="_Toc341106899"/>
      <w:r>
        <w:t>Типовые операции с множественными атрибутами</w:t>
      </w:r>
      <w:bookmarkEnd w:id="198"/>
      <w:bookmarkEnd w:id="199"/>
    </w:p>
    <w:p w:rsidR="00015E81" w:rsidRDefault="00015E81" w:rsidP="00015E81">
      <w:r>
        <w:t>Основными операциями с множественными объектами являются:</w:t>
      </w:r>
    </w:p>
    <w:p w:rsidR="00015E81" w:rsidRDefault="00015E81" w:rsidP="00D82001">
      <w:pPr>
        <w:numPr>
          <w:ilvl w:val="0"/>
          <w:numId w:val="15"/>
        </w:numPr>
      </w:pPr>
      <w:r>
        <w:t>Присвоить значение множественному атрибуту с заданным индексом.</w:t>
      </w:r>
    </w:p>
    <w:p w:rsidR="00015E81" w:rsidRDefault="00015E81" w:rsidP="0071535D">
      <w:pPr>
        <w:pStyle w:val="a2"/>
      </w:pPr>
      <w:r>
        <w:t>Вставить новое значение во множественный атрибут перед элементом с указанным индексом.</w:t>
      </w:r>
    </w:p>
    <w:p w:rsidR="00015E81" w:rsidRDefault="00015E81" w:rsidP="0071535D">
      <w:pPr>
        <w:pStyle w:val="a2"/>
      </w:pPr>
      <w:r>
        <w:t>Добавить новый элемент в конец множественного атрибута.</w:t>
      </w:r>
    </w:p>
    <w:p w:rsidR="00015E81" w:rsidRDefault="00015E81" w:rsidP="0071535D">
      <w:pPr>
        <w:pStyle w:val="a2"/>
      </w:pPr>
      <w:r>
        <w:t>Удалить элемент множественного атрибута с заданным индексом.</w:t>
      </w:r>
    </w:p>
    <w:p w:rsidR="00015E81" w:rsidRDefault="00015E81" w:rsidP="0071535D">
      <w:pPr>
        <w:pStyle w:val="a2"/>
      </w:pPr>
      <w:r>
        <w:t>Усечь элемент начиная после элемента с указанным индексом.</w:t>
      </w:r>
    </w:p>
    <w:p w:rsidR="00015E81" w:rsidRPr="00D326DC" w:rsidRDefault="00015E81" w:rsidP="00035B45">
      <w:pPr>
        <w:pStyle w:val="3"/>
      </w:pPr>
      <w:bookmarkStart w:id="200" w:name="_Toc340677144"/>
      <w:bookmarkStart w:id="201" w:name="_Toc341106900"/>
      <w:r>
        <w:t>Использование множественных атрибутов в операциях поиска объектов</w:t>
      </w:r>
      <w:bookmarkEnd w:id="200"/>
      <w:bookmarkEnd w:id="201"/>
    </w:p>
    <w:p w:rsidR="00015E81" w:rsidRDefault="00015E81" w:rsidP="00015E81">
      <w:r>
        <w:t>Поиск объектов по множественным атрибутам немножко отличается от поиска по не множественным атрибутам.</w:t>
      </w:r>
    </w:p>
    <w:p w:rsidR="00015E81" w:rsidRDefault="00015E81" w:rsidP="00015E81">
      <w:r>
        <w:lastRenderedPageBreak/>
        <w:t xml:space="preserve">Собственно </w:t>
      </w:r>
      <w:r w:rsidR="00C15F3A">
        <w:t>говоря,</w:t>
      </w:r>
      <w:r>
        <w:t xml:space="preserve"> поиск по множественному атрибуту может проходить как поиск по списку значений. Отсюда проистекают некоторые ограничения на поиск по множественным атрибутам</w:t>
      </w:r>
      <w:r w:rsidR="001C1E6A">
        <w:rPr>
          <w:rStyle w:val="af1"/>
        </w:rPr>
        <w:footnoteReference w:id="2"/>
      </w:r>
      <w:r>
        <w:t>:</w:t>
      </w:r>
    </w:p>
    <w:p w:rsidR="00015E81" w:rsidRPr="00B32FCD" w:rsidRDefault="00015E81" w:rsidP="00D82001">
      <w:pPr>
        <w:numPr>
          <w:ilvl w:val="0"/>
          <w:numId w:val="14"/>
        </w:numPr>
        <w:rPr>
          <w:rStyle w:val="CODE"/>
        </w:rPr>
      </w:pPr>
      <w:r>
        <w:t>Нельзя непосредственно сравнивать множественный атрибут с другим атрибутом. Следует использовать конструкцию:</w:t>
      </w:r>
      <w:r>
        <w:br/>
      </w:r>
      <w:r w:rsidRPr="00B32FCD">
        <w:rPr>
          <w:rStyle w:val="CODE"/>
        </w:rPr>
        <w:t>&lt;не</w:t>
      </w:r>
      <w:r w:rsidRPr="00B32FCD">
        <w:rPr>
          <w:rStyle w:val="CODE"/>
        </w:rPr>
        <w:noBreakHyphen/>
        <w:t>множественный</w:t>
      </w:r>
      <w:r w:rsidRPr="00B32FCD">
        <w:rPr>
          <w:rStyle w:val="CODE"/>
        </w:rPr>
        <w:noBreakHyphen/>
        <w:t xml:space="preserve">атрибут&gt; </w:t>
      </w:r>
      <w:r w:rsidRPr="008B426D">
        <w:rPr>
          <w:rStyle w:val="CODE"/>
          <w:b/>
        </w:rPr>
        <w:t>[NOT] IN</w:t>
      </w:r>
      <w:r w:rsidRPr="00B32FCD">
        <w:rPr>
          <w:rStyle w:val="CODE"/>
        </w:rPr>
        <w:t xml:space="preserve"> &lt;множественный</w:t>
      </w:r>
      <w:r w:rsidRPr="00B32FCD">
        <w:rPr>
          <w:rStyle w:val="CODE"/>
        </w:rPr>
        <w:noBreakHyphen/>
        <w:t>атрибут&gt;</w:t>
      </w:r>
    </w:p>
    <w:p w:rsidR="00015E81" w:rsidRDefault="00015E81" w:rsidP="0071535D">
      <w:pPr>
        <w:pStyle w:val="a2"/>
      </w:pPr>
      <w:r>
        <w:t>Нельзя сравнивать константу со значением множественного атрибута. Следует использовать конструкцию сравнения с множеством:</w:t>
      </w:r>
      <w:r>
        <w:br/>
      </w:r>
      <w:r w:rsidRPr="00B32FCD">
        <w:rPr>
          <w:rStyle w:val="CODE"/>
        </w:rPr>
        <w:t>&lt;</w:t>
      </w:r>
      <w:r>
        <w:rPr>
          <w:rStyle w:val="CODE"/>
        </w:rPr>
        <w:t>константа</w:t>
      </w:r>
      <w:r w:rsidRPr="00B32FCD">
        <w:rPr>
          <w:rStyle w:val="CODE"/>
        </w:rPr>
        <w:t xml:space="preserve">&gt; </w:t>
      </w:r>
      <w:r w:rsidRPr="0071535D">
        <w:rPr>
          <w:rStyle w:val="CODE"/>
          <w:b/>
        </w:rPr>
        <w:t>[NOT] IN</w:t>
      </w:r>
      <w:r w:rsidRPr="00B32FCD">
        <w:rPr>
          <w:rStyle w:val="CODE"/>
        </w:rPr>
        <w:t xml:space="preserve"> &lt;множественный</w:t>
      </w:r>
      <w:r w:rsidRPr="00B32FCD">
        <w:rPr>
          <w:rStyle w:val="CODE"/>
        </w:rPr>
        <w:noBreakHyphen/>
        <w:t>атрибут&gt;</w:t>
      </w:r>
    </w:p>
    <w:p w:rsidR="00015E81" w:rsidRDefault="00015E81" w:rsidP="0071535D">
      <w:pPr>
        <w:pStyle w:val="a2"/>
      </w:pPr>
      <w:r>
        <w:t>Нельзя сравнивать список значений с множественным атрибутом.</w:t>
      </w:r>
    </w:p>
    <w:p w:rsidR="00015E81" w:rsidRDefault="00015E81" w:rsidP="0071535D">
      <w:pPr>
        <w:pStyle w:val="a2"/>
      </w:pPr>
      <w:r>
        <w:t>Над множественным атрибутом возможны операции сравнения (</w:t>
      </w:r>
      <w:r w:rsidRPr="0071535D">
        <w:rPr>
          <w:i/>
        </w:rPr>
        <w:t>больше, меньше, больше или равно, меньше или равно, лежит в интервале</w:t>
      </w:r>
      <w:r>
        <w:t xml:space="preserve">). При этом операция сравнения считается удавшейся, если хотя бы одно значение множественного атрибута дает для этой операции результат </w:t>
      </w:r>
      <w:r w:rsidRPr="0071535D">
        <w:rPr>
          <w:rStyle w:val="CODE"/>
          <w:lang w:val="en-US"/>
        </w:rPr>
        <w:t>true</w:t>
      </w:r>
      <w:r w:rsidRPr="00DE0C67">
        <w:t xml:space="preserve"> (истина</w:t>
      </w:r>
      <w:r>
        <w:t>).</w:t>
      </w:r>
    </w:p>
    <w:p w:rsidR="00015E81" w:rsidRDefault="00015E81" w:rsidP="00035B45">
      <w:pPr>
        <w:pStyle w:val="2"/>
      </w:pPr>
      <w:bookmarkStart w:id="202" w:name="_Toc340677145"/>
      <w:bookmarkStart w:id="203" w:name="_Toc341106901"/>
      <w:r>
        <w:t>Типовая структура объекта в программном интерфейсе</w:t>
      </w:r>
      <w:bookmarkEnd w:id="202"/>
      <w:bookmarkEnd w:id="203"/>
    </w:p>
    <w:p w:rsidR="00015E81" w:rsidRDefault="00015E81" w:rsidP="00015E81">
      <w:commentRangeStart w:id="204"/>
      <w:r>
        <w:t>Все объекты в программном интерфейсе являются наследником «универсального» объекта.</w:t>
      </w:r>
      <w:commentRangeEnd w:id="204"/>
      <w:r w:rsidR="005E7DCC">
        <w:rPr>
          <w:rStyle w:val="aff1"/>
        </w:rPr>
        <w:commentReference w:id="204"/>
      </w:r>
    </w:p>
    <w:p w:rsidR="00015E81" w:rsidRPr="00DE0C67" w:rsidRDefault="00015E81" w:rsidP="00015E81">
      <w:r>
        <w:t>Данный объект позволяет хранить в себе любые атрибуты</w:t>
      </w:r>
      <w:r w:rsidRPr="00DE0C67">
        <w:t>.</w:t>
      </w:r>
    </w:p>
    <w:p w:rsidR="00015E81" w:rsidRDefault="00015E81" w:rsidP="00015E81">
      <w:r>
        <w:t>Универсальный объект имеет несколько предопределённых атрибутов, к которым осуществляется доступ через его методы:</w:t>
      </w:r>
    </w:p>
    <w:p w:rsidR="00015E81" w:rsidRPr="00324DF8" w:rsidRDefault="00015E81" w:rsidP="00D82001">
      <w:pPr>
        <w:pStyle w:val="a0"/>
        <w:numPr>
          <w:ilvl w:val="0"/>
          <w:numId w:val="32"/>
        </w:numPr>
        <w:rPr>
          <w:lang w:val="ru-RU"/>
        </w:rPr>
      </w:pPr>
      <w:r w:rsidRPr="00324DF8">
        <w:rPr>
          <w:lang w:val="ru-RU"/>
        </w:rPr>
        <w:t xml:space="preserve">Идентификатор объекта. Имя – </w:t>
      </w:r>
      <w:r>
        <w:t>id</w:t>
      </w:r>
      <w:r w:rsidRPr="00324DF8">
        <w:rPr>
          <w:lang w:val="ru-RU"/>
        </w:rPr>
        <w:t>. Методы доступа:</w:t>
      </w:r>
    </w:p>
    <w:p w:rsidR="00015E81" w:rsidRPr="00DE0C67" w:rsidRDefault="00015E81" w:rsidP="00434465">
      <w:pPr>
        <w:pStyle w:val="20"/>
      </w:pPr>
      <w:r w:rsidRPr="00BE4A91">
        <w:rPr>
          <w:rStyle w:val="CODE"/>
        </w:rPr>
        <w:t>getId</w:t>
      </w:r>
      <w:r w:rsidRPr="00DE0C67">
        <w:t xml:space="preserve"> – дать идентификатор объекта</w:t>
      </w:r>
    </w:p>
    <w:p w:rsidR="00015E81" w:rsidRPr="004D32B9" w:rsidRDefault="00015E81" w:rsidP="00434465">
      <w:pPr>
        <w:pStyle w:val="20"/>
      </w:pPr>
      <w:r w:rsidRPr="00BE4A91">
        <w:rPr>
          <w:rStyle w:val="CODE"/>
        </w:rPr>
        <w:t>setId</w:t>
      </w:r>
      <w:r w:rsidRPr="004D32B9">
        <w:t xml:space="preserve"> – установить идентификатор объекта. Запрещается изменять идентификатор объекта если значение идентификатора объекта не пустое.</w:t>
      </w:r>
    </w:p>
    <w:p w:rsidR="00015E81" w:rsidRPr="00324DF8" w:rsidRDefault="00015E81" w:rsidP="009613E6">
      <w:pPr>
        <w:pStyle w:val="a0"/>
        <w:rPr>
          <w:lang w:val="ru-RU"/>
        </w:rPr>
      </w:pPr>
      <w:r w:rsidRPr="00324DF8">
        <w:rPr>
          <w:lang w:val="ru-RU"/>
        </w:rPr>
        <w:t xml:space="preserve">Тип объекта. Имя – </w:t>
      </w:r>
      <w:r w:rsidRPr="00DE0C67">
        <w:t>type</w:t>
      </w:r>
      <w:r w:rsidRPr="00324DF8">
        <w:rPr>
          <w:lang w:val="ru-RU"/>
        </w:rPr>
        <w:t>. Методы доступа:</w:t>
      </w:r>
    </w:p>
    <w:p w:rsidR="00015E81" w:rsidRPr="00DE0C67" w:rsidRDefault="00015E81" w:rsidP="00434465">
      <w:pPr>
        <w:pStyle w:val="20"/>
      </w:pPr>
      <w:r w:rsidRPr="00BE4A91">
        <w:rPr>
          <w:rStyle w:val="CODE"/>
        </w:rPr>
        <w:t>getType</w:t>
      </w:r>
      <w:r>
        <w:t xml:space="preserve"> – дать тип объекта.</w:t>
      </w:r>
    </w:p>
    <w:p w:rsidR="00015E81" w:rsidRPr="004D32B9" w:rsidRDefault="00015E81" w:rsidP="00434465">
      <w:pPr>
        <w:pStyle w:val="20"/>
      </w:pPr>
      <w:r w:rsidRPr="00BE4A91">
        <w:rPr>
          <w:rStyle w:val="CODE"/>
        </w:rPr>
        <w:t>setType</w:t>
      </w:r>
      <w:r w:rsidRPr="004D32B9">
        <w:t xml:space="preserve"> – установить тип объекта. Запрещается изменять тип объекта, если значение типа не пустое.</w:t>
      </w:r>
    </w:p>
    <w:p w:rsidR="00015E81" w:rsidRDefault="00015E81" w:rsidP="00035B45">
      <w:pPr>
        <w:pStyle w:val="3"/>
      </w:pPr>
      <w:bookmarkStart w:id="205" w:name="_Toc340677146"/>
      <w:bookmarkStart w:id="206" w:name="_Toc341106902"/>
      <w:r>
        <w:t>Доступ к атрибутам универсального объекта</w:t>
      </w:r>
      <w:bookmarkEnd w:id="205"/>
      <w:bookmarkEnd w:id="206"/>
    </w:p>
    <w:p w:rsidR="00015E81" w:rsidRDefault="00015E81" w:rsidP="00015E81">
      <w:r>
        <w:t>Помимо этого универсальный объект имеет группу методов для доступа к атрибутам по именам:</w:t>
      </w:r>
    </w:p>
    <w:p w:rsidR="00015E81" w:rsidRPr="00324DF8" w:rsidRDefault="00015E81" w:rsidP="00D82001">
      <w:pPr>
        <w:pStyle w:val="a0"/>
        <w:numPr>
          <w:ilvl w:val="0"/>
          <w:numId w:val="31"/>
        </w:numPr>
        <w:rPr>
          <w:lang w:val="ru-RU"/>
        </w:rPr>
      </w:pPr>
      <w:r>
        <w:rPr>
          <w:rStyle w:val="CODE"/>
        </w:rPr>
        <w:lastRenderedPageBreak/>
        <w:t>void</w:t>
      </w:r>
      <w:r w:rsidRPr="00324DF8">
        <w:rPr>
          <w:rStyle w:val="CODE"/>
          <w:lang w:val="ru-RU"/>
        </w:rPr>
        <w:t xml:space="preserve"> </w:t>
      </w:r>
      <w:r w:rsidRPr="00BE4A91">
        <w:rPr>
          <w:rStyle w:val="CODE"/>
        </w:rPr>
        <w:t>setAttr</w:t>
      </w:r>
      <w:r w:rsidRPr="00324DF8">
        <w:rPr>
          <w:rStyle w:val="CODE"/>
          <w:lang w:val="ru-RU"/>
        </w:rPr>
        <w:t>(</w:t>
      </w:r>
      <w:r w:rsidRPr="00BE4A91">
        <w:rPr>
          <w:rStyle w:val="CODE"/>
        </w:rPr>
        <w:t>String</w:t>
      </w:r>
      <w:r w:rsidRPr="00324DF8">
        <w:rPr>
          <w:rStyle w:val="CODE"/>
          <w:lang w:val="ru-RU"/>
        </w:rPr>
        <w:t xml:space="preserve"> </w:t>
      </w:r>
      <w:r w:rsidRPr="00BE4A91">
        <w:rPr>
          <w:rStyle w:val="CODE"/>
        </w:rPr>
        <w:t>attrName</w:t>
      </w:r>
      <w:r w:rsidRPr="00324DF8">
        <w:rPr>
          <w:rStyle w:val="CODE"/>
          <w:lang w:val="ru-RU"/>
        </w:rPr>
        <w:t xml:space="preserve">, </w:t>
      </w:r>
      <w:r w:rsidRPr="00BE4A91">
        <w:rPr>
          <w:rStyle w:val="CODE"/>
        </w:rPr>
        <w:t>Object</w:t>
      </w:r>
      <w:r w:rsidRPr="00324DF8">
        <w:rPr>
          <w:rStyle w:val="CODE"/>
          <w:lang w:val="ru-RU"/>
        </w:rPr>
        <w:t xml:space="preserve"> </w:t>
      </w:r>
      <w:r w:rsidRPr="00BE4A91">
        <w:rPr>
          <w:rStyle w:val="CODE"/>
        </w:rPr>
        <w:t>newValue</w:t>
      </w:r>
      <w:r w:rsidRPr="00324DF8">
        <w:rPr>
          <w:rStyle w:val="CODE"/>
          <w:lang w:val="ru-RU"/>
        </w:rPr>
        <w:t>)</w:t>
      </w:r>
      <w:r w:rsidRPr="00324DF8">
        <w:rPr>
          <w:lang w:val="ru-RU"/>
        </w:rPr>
        <w:t xml:space="preserve"> – установить новое значение атрибута. Если такого атрибута не было, то он заводится в состав универсального объекта.</w:t>
      </w:r>
    </w:p>
    <w:p w:rsidR="00015E81" w:rsidRPr="001C1E6A" w:rsidRDefault="00015E81" w:rsidP="009613E6">
      <w:pPr>
        <w:pStyle w:val="a0"/>
        <w:rPr>
          <w:lang w:val="ru-RU"/>
        </w:rPr>
      </w:pPr>
      <w:r w:rsidRPr="001C1E6A">
        <w:rPr>
          <w:rStyle w:val="CODE"/>
        </w:rPr>
        <w:t>Object getAttr(String attrName)</w:t>
      </w:r>
      <w:r w:rsidRPr="001C1E6A">
        <w:t xml:space="preserve"> – </w:t>
      </w:r>
      <w:r w:rsidRPr="001C1E6A">
        <w:rPr>
          <w:lang w:val="ru-RU"/>
        </w:rPr>
        <w:t>дать</w:t>
      </w:r>
      <w:r w:rsidRPr="001C1E6A">
        <w:t xml:space="preserve"> </w:t>
      </w:r>
      <w:r w:rsidRPr="001C1E6A">
        <w:rPr>
          <w:lang w:val="ru-RU"/>
        </w:rPr>
        <w:t>значение</w:t>
      </w:r>
      <w:r w:rsidRPr="001C1E6A">
        <w:t xml:space="preserve"> </w:t>
      </w:r>
      <w:r w:rsidRPr="001C1E6A">
        <w:rPr>
          <w:lang w:val="ru-RU"/>
        </w:rPr>
        <w:t>атрибута</w:t>
      </w:r>
      <w:r w:rsidRPr="001C1E6A">
        <w:t xml:space="preserve">. </w:t>
      </w:r>
      <w:r w:rsidRPr="001C1E6A">
        <w:rPr>
          <w:lang w:val="ru-RU"/>
        </w:rPr>
        <w:t xml:space="preserve">Если атрибута с таким именем нет, то возвращается </w:t>
      </w:r>
      <w:r w:rsidRPr="001C1E6A">
        <w:rPr>
          <w:rStyle w:val="CODE"/>
          <w:lang w:val="ru-RU"/>
        </w:rPr>
        <w:t>null</w:t>
      </w:r>
      <w:r w:rsidRPr="001C1E6A">
        <w:rPr>
          <w:lang w:val="ru-RU"/>
        </w:rPr>
        <w:t>.</w:t>
      </w:r>
    </w:p>
    <w:p w:rsidR="00015E81" w:rsidRPr="00324DF8" w:rsidRDefault="00015E81" w:rsidP="009613E6">
      <w:pPr>
        <w:pStyle w:val="a0"/>
        <w:rPr>
          <w:lang w:val="ru-RU"/>
        </w:rPr>
      </w:pPr>
      <w:r w:rsidRPr="00BE4A91">
        <w:rPr>
          <w:rStyle w:val="CODE"/>
        </w:rPr>
        <w:t>void</w:t>
      </w:r>
      <w:r w:rsidRPr="00324DF8">
        <w:rPr>
          <w:rStyle w:val="CODE"/>
          <w:lang w:val="ru-RU"/>
        </w:rPr>
        <w:t xml:space="preserve"> </w:t>
      </w:r>
      <w:r w:rsidRPr="00BE4A91">
        <w:rPr>
          <w:rStyle w:val="CODE"/>
        </w:rPr>
        <w:t>removeAttr</w:t>
      </w:r>
      <w:r w:rsidRPr="00324DF8">
        <w:rPr>
          <w:rStyle w:val="CODE"/>
          <w:lang w:val="ru-RU"/>
        </w:rPr>
        <w:t>(</w:t>
      </w:r>
      <w:r w:rsidRPr="00BE4A91">
        <w:rPr>
          <w:rStyle w:val="CODE"/>
        </w:rPr>
        <w:t>String</w:t>
      </w:r>
      <w:r w:rsidRPr="00324DF8">
        <w:rPr>
          <w:rStyle w:val="CODE"/>
          <w:lang w:val="ru-RU"/>
        </w:rPr>
        <w:t xml:space="preserve"> </w:t>
      </w:r>
      <w:r w:rsidRPr="00BE4A91">
        <w:rPr>
          <w:rStyle w:val="CODE"/>
        </w:rPr>
        <w:t>name</w:t>
      </w:r>
      <w:r w:rsidRPr="00324DF8">
        <w:rPr>
          <w:rStyle w:val="CODE"/>
          <w:lang w:val="ru-RU"/>
        </w:rPr>
        <w:t>)</w:t>
      </w:r>
      <w:r w:rsidRPr="00324DF8">
        <w:rPr>
          <w:lang w:val="ru-RU"/>
        </w:rPr>
        <w:t xml:space="preserve"> – удалить атрибут с заданным именем.</w:t>
      </w:r>
    </w:p>
    <w:p w:rsidR="00015E81" w:rsidRPr="00324DF8" w:rsidRDefault="00015E81" w:rsidP="009613E6">
      <w:pPr>
        <w:pStyle w:val="a0"/>
        <w:rPr>
          <w:lang w:val="ru-RU"/>
        </w:rPr>
      </w:pPr>
      <w:r w:rsidRPr="00BE4A91">
        <w:rPr>
          <w:rStyle w:val="CODE"/>
        </w:rPr>
        <w:t>boolean</w:t>
      </w:r>
      <w:r w:rsidRPr="00324DF8">
        <w:rPr>
          <w:rStyle w:val="CODE"/>
          <w:lang w:val="ru-RU"/>
        </w:rPr>
        <w:t xml:space="preserve"> </w:t>
      </w:r>
      <w:r w:rsidRPr="00BE4A91">
        <w:rPr>
          <w:rStyle w:val="CODE"/>
        </w:rPr>
        <w:t>hasAttr</w:t>
      </w:r>
      <w:r w:rsidRPr="00324DF8">
        <w:rPr>
          <w:rStyle w:val="CODE"/>
          <w:lang w:val="ru-RU"/>
        </w:rPr>
        <w:t>(</w:t>
      </w:r>
      <w:r w:rsidRPr="00BE4A91">
        <w:rPr>
          <w:rStyle w:val="CODE"/>
        </w:rPr>
        <w:t>String</w:t>
      </w:r>
      <w:r w:rsidRPr="00324DF8">
        <w:rPr>
          <w:rStyle w:val="CODE"/>
          <w:lang w:val="ru-RU"/>
        </w:rPr>
        <w:t xml:space="preserve"> </w:t>
      </w:r>
      <w:r w:rsidRPr="00BE4A91">
        <w:rPr>
          <w:rStyle w:val="CODE"/>
        </w:rPr>
        <w:t>name</w:t>
      </w:r>
      <w:r w:rsidRPr="00324DF8">
        <w:rPr>
          <w:rStyle w:val="CODE"/>
          <w:lang w:val="ru-RU"/>
        </w:rPr>
        <w:t>)</w:t>
      </w:r>
      <w:r w:rsidRPr="00324DF8">
        <w:rPr>
          <w:lang w:val="ru-RU"/>
        </w:rPr>
        <w:t xml:space="preserve"> – посмотреть имеется ли атрибут с указанным именем в составе объекта.</w:t>
      </w:r>
    </w:p>
    <w:p w:rsidR="00015E81" w:rsidRPr="004C5068" w:rsidRDefault="00015E81" w:rsidP="00015E81">
      <w:r>
        <w:t>Для облегчения программирования необходимо создать группы методов, позволяющих оперировать со множественными атрибутами:</w:t>
      </w:r>
    </w:p>
    <w:p w:rsidR="00015E81" w:rsidRPr="00324DF8" w:rsidRDefault="00015E81" w:rsidP="00D82001">
      <w:pPr>
        <w:pStyle w:val="a0"/>
        <w:numPr>
          <w:ilvl w:val="0"/>
          <w:numId w:val="30"/>
        </w:numPr>
        <w:rPr>
          <w:lang w:val="ru-RU"/>
        </w:rPr>
      </w:pPr>
      <w:r w:rsidRPr="00BE4A91">
        <w:rPr>
          <w:rStyle w:val="CODE"/>
        </w:rPr>
        <w:t>void</w:t>
      </w:r>
      <w:r w:rsidRPr="00324DF8">
        <w:rPr>
          <w:rStyle w:val="CODE"/>
          <w:lang w:val="ru-RU"/>
        </w:rPr>
        <w:t xml:space="preserve"> </w:t>
      </w:r>
      <w:r w:rsidRPr="00BE4A91">
        <w:rPr>
          <w:rStyle w:val="CODE"/>
        </w:rPr>
        <w:t>setAttrValue</w:t>
      </w:r>
      <w:r w:rsidRPr="00324DF8">
        <w:rPr>
          <w:rStyle w:val="CODE"/>
          <w:lang w:val="ru-RU"/>
        </w:rPr>
        <w:t>(</w:t>
      </w:r>
      <w:r w:rsidRPr="00BE4A91">
        <w:rPr>
          <w:rStyle w:val="CODE"/>
        </w:rPr>
        <w:t>String</w:t>
      </w:r>
      <w:r w:rsidRPr="00324DF8">
        <w:rPr>
          <w:rStyle w:val="CODE"/>
          <w:lang w:val="ru-RU"/>
        </w:rPr>
        <w:t xml:space="preserve"> </w:t>
      </w:r>
      <w:r w:rsidRPr="00BE4A91">
        <w:rPr>
          <w:rStyle w:val="CODE"/>
        </w:rPr>
        <w:t>name</w:t>
      </w:r>
      <w:r w:rsidRPr="00324DF8">
        <w:rPr>
          <w:rStyle w:val="CODE"/>
          <w:lang w:val="ru-RU"/>
        </w:rPr>
        <w:t xml:space="preserve">, </w:t>
      </w:r>
      <w:r w:rsidRPr="00BE4A91">
        <w:rPr>
          <w:rStyle w:val="CODE"/>
        </w:rPr>
        <w:t>int</w:t>
      </w:r>
      <w:r w:rsidRPr="00324DF8">
        <w:rPr>
          <w:rStyle w:val="CODE"/>
          <w:lang w:val="ru-RU"/>
        </w:rPr>
        <w:t xml:space="preserve"> </w:t>
      </w:r>
      <w:r w:rsidRPr="00BE4A91">
        <w:rPr>
          <w:rStyle w:val="CODE"/>
        </w:rPr>
        <w:t>index</w:t>
      </w:r>
      <w:r w:rsidRPr="00324DF8">
        <w:rPr>
          <w:rStyle w:val="CODE"/>
          <w:lang w:val="ru-RU"/>
        </w:rPr>
        <w:t xml:space="preserve">, </w:t>
      </w:r>
      <w:r w:rsidRPr="00BE4A91">
        <w:rPr>
          <w:rStyle w:val="CODE"/>
        </w:rPr>
        <w:t>Object</w:t>
      </w:r>
      <w:r w:rsidRPr="00324DF8">
        <w:rPr>
          <w:rStyle w:val="CODE"/>
          <w:lang w:val="ru-RU"/>
        </w:rPr>
        <w:t xml:space="preserve"> </w:t>
      </w:r>
      <w:r w:rsidRPr="00BE4A91">
        <w:rPr>
          <w:rStyle w:val="CODE"/>
        </w:rPr>
        <w:t>newValue</w:t>
      </w:r>
      <w:r w:rsidRPr="00324DF8">
        <w:rPr>
          <w:rStyle w:val="CODE"/>
          <w:lang w:val="ru-RU"/>
        </w:rPr>
        <w:t>)</w:t>
      </w:r>
      <w:r w:rsidRPr="00324DF8">
        <w:rPr>
          <w:lang w:val="ru-RU"/>
        </w:rPr>
        <w:t xml:space="preserve"> – установить значение множественного атрибута с заданным индексом</w:t>
      </w:r>
    </w:p>
    <w:p w:rsidR="00015E81" w:rsidRPr="00324DF8" w:rsidRDefault="00015E81" w:rsidP="009613E6">
      <w:pPr>
        <w:pStyle w:val="a0"/>
        <w:rPr>
          <w:lang w:val="ru-RU"/>
        </w:rPr>
      </w:pPr>
      <w:r w:rsidRPr="00BE4A91">
        <w:rPr>
          <w:rStyle w:val="CODE"/>
        </w:rPr>
        <w:t>void</w:t>
      </w:r>
      <w:r w:rsidRPr="00324DF8">
        <w:rPr>
          <w:rStyle w:val="CODE"/>
          <w:lang w:val="ru-RU"/>
        </w:rPr>
        <w:t xml:space="preserve"> </w:t>
      </w:r>
      <w:r w:rsidRPr="00BE4A91">
        <w:rPr>
          <w:rStyle w:val="CODE"/>
        </w:rPr>
        <w:t>insertAtrrValue</w:t>
      </w:r>
      <w:r w:rsidRPr="00324DF8">
        <w:rPr>
          <w:rStyle w:val="CODE"/>
          <w:lang w:val="ru-RU"/>
        </w:rPr>
        <w:t>(</w:t>
      </w:r>
      <w:r w:rsidRPr="00BE4A91">
        <w:rPr>
          <w:rStyle w:val="CODE"/>
        </w:rPr>
        <w:t>String</w:t>
      </w:r>
      <w:r w:rsidRPr="00324DF8">
        <w:rPr>
          <w:rStyle w:val="CODE"/>
          <w:lang w:val="ru-RU"/>
        </w:rPr>
        <w:t xml:space="preserve"> </w:t>
      </w:r>
      <w:r w:rsidRPr="00BE4A91">
        <w:rPr>
          <w:rStyle w:val="CODE"/>
        </w:rPr>
        <w:t>name</w:t>
      </w:r>
      <w:r w:rsidRPr="00324DF8">
        <w:rPr>
          <w:rStyle w:val="CODE"/>
          <w:lang w:val="ru-RU"/>
        </w:rPr>
        <w:t xml:space="preserve">, </w:t>
      </w:r>
      <w:r w:rsidRPr="00BE4A91">
        <w:rPr>
          <w:rStyle w:val="CODE"/>
        </w:rPr>
        <w:t>int</w:t>
      </w:r>
      <w:r w:rsidRPr="00324DF8">
        <w:rPr>
          <w:rStyle w:val="CODE"/>
          <w:lang w:val="ru-RU"/>
        </w:rPr>
        <w:t xml:space="preserve"> </w:t>
      </w:r>
      <w:r w:rsidRPr="00BE4A91">
        <w:rPr>
          <w:rStyle w:val="CODE"/>
        </w:rPr>
        <w:t>index</w:t>
      </w:r>
      <w:r w:rsidRPr="00324DF8">
        <w:rPr>
          <w:rStyle w:val="CODE"/>
          <w:lang w:val="ru-RU"/>
        </w:rPr>
        <w:t xml:space="preserve">, </w:t>
      </w:r>
      <w:r w:rsidRPr="00BE4A91">
        <w:rPr>
          <w:rStyle w:val="CODE"/>
        </w:rPr>
        <w:t>Object</w:t>
      </w:r>
      <w:r w:rsidRPr="00324DF8">
        <w:rPr>
          <w:rStyle w:val="CODE"/>
          <w:lang w:val="ru-RU"/>
        </w:rPr>
        <w:t xml:space="preserve"> </w:t>
      </w:r>
      <w:r w:rsidRPr="00BE4A91">
        <w:rPr>
          <w:rStyle w:val="CODE"/>
        </w:rPr>
        <w:t>newValue</w:t>
      </w:r>
      <w:r w:rsidRPr="00324DF8">
        <w:rPr>
          <w:rStyle w:val="CODE"/>
          <w:lang w:val="ru-RU"/>
        </w:rPr>
        <w:t>)</w:t>
      </w:r>
      <w:r w:rsidRPr="00324DF8">
        <w:rPr>
          <w:lang w:val="ru-RU"/>
        </w:rPr>
        <w:t xml:space="preserve"> – вставить значение нового элемента множественного атрибута перед элементом с заданным индексом</w:t>
      </w:r>
    </w:p>
    <w:p w:rsidR="00015E81" w:rsidRPr="00324DF8" w:rsidRDefault="00015E81" w:rsidP="009613E6">
      <w:pPr>
        <w:pStyle w:val="a0"/>
        <w:rPr>
          <w:lang w:val="ru-RU"/>
        </w:rPr>
      </w:pPr>
      <w:r w:rsidRPr="00BE4A91">
        <w:rPr>
          <w:rStyle w:val="CODE"/>
        </w:rPr>
        <w:t>void</w:t>
      </w:r>
      <w:r w:rsidRPr="00324DF8">
        <w:rPr>
          <w:rStyle w:val="CODE"/>
          <w:lang w:val="ru-RU"/>
        </w:rPr>
        <w:t xml:space="preserve"> </w:t>
      </w:r>
      <w:r w:rsidRPr="00BE4A91">
        <w:rPr>
          <w:rStyle w:val="CODE"/>
        </w:rPr>
        <w:t>addAttrValue</w:t>
      </w:r>
      <w:r w:rsidRPr="00324DF8">
        <w:rPr>
          <w:rStyle w:val="CODE"/>
          <w:lang w:val="ru-RU"/>
        </w:rPr>
        <w:t>(</w:t>
      </w:r>
      <w:r w:rsidRPr="00BE4A91">
        <w:rPr>
          <w:rStyle w:val="CODE"/>
        </w:rPr>
        <w:t>String</w:t>
      </w:r>
      <w:r w:rsidRPr="00324DF8">
        <w:rPr>
          <w:rStyle w:val="CODE"/>
          <w:lang w:val="ru-RU"/>
        </w:rPr>
        <w:t xml:space="preserve"> </w:t>
      </w:r>
      <w:r w:rsidRPr="00BE4A91">
        <w:rPr>
          <w:rStyle w:val="CODE"/>
        </w:rPr>
        <w:t>name</w:t>
      </w:r>
      <w:r w:rsidRPr="00324DF8">
        <w:rPr>
          <w:rStyle w:val="CODE"/>
          <w:lang w:val="ru-RU"/>
        </w:rPr>
        <w:t xml:space="preserve">, </w:t>
      </w:r>
      <w:r w:rsidRPr="00BE4A91">
        <w:rPr>
          <w:rStyle w:val="CODE"/>
        </w:rPr>
        <w:t>Object</w:t>
      </w:r>
      <w:r w:rsidRPr="00324DF8">
        <w:rPr>
          <w:rStyle w:val="CODE"/>
          <w:lang w:val="ru-RU"/>
        </w:rPr>
        <w:t xml:space="preserve"> </w:t>
      </w:r>
      <w:r w:rsidRPr="00BE4A91">
        <w:rPr>
          <w:rStyle w:val="CODE"/>
        </w:rPr>
        <w:t>newValue</w:t>
      </w:r>
      <w:r w:rsidRPr="00324DF8">
        <w:rPr>
          <w:rStyle w:val="CODE"/>
          <w:lang w:val="ru-RU"/>
        </w:rPr>
        <w:t>)</w:t>
      </w:r>
      <w:r w:rsidRPr="00324DF8">
        <w:rPr>
          <w:lang w:val="ru-RU"/>
        </w:rPr>
        <w:t xml:space="preserve"> – добавить новое значение множественного атрибута в конец списка значений множественного атрибута</w:t>
      </w:r>
    </w:p>
    <w:p w:rsidR="00015E81" w:rsidRPr="008B2113" w:rsidRDefault="00015E81" w:rsidP="009613E6">
      <w:pPr>
        <w:pStyle w:val="a0"/>
      </w:pPr>
      <w:r w:rsidRPr="00BE4A91">
        <w:rPr>
          <w:rStyle w:val="CODE"/>
        </w:rPr>
        <w:t>void</w:t>
      </w:r>
      <w:r w:rsidRPr="00324DF8">
        <w:rPr>
          <w:rStyle w:val="CODE"/>
          <w:lang w:val="ru-RU"/>
        </w:rPr>
        <w:t xml:space="preserve"> </w:t>
      </w:r>
      <w:r w:rsidRPr="00BE4A91">
        <w:rPr>
          <w:rStyle w:val="CODE"/>
        </w:rPr>
        <w:t>removeAttrValue</w:t>
      </w:r>
      <w:r w:rsidRPr="00324DF8">
        <w:rPr>
          <w:rStyle w:val="CODE"/>
          <w:lang w:val="ru-RU"/>
        </w:rPr>
        <w:t>(</w:t>
      </w:r>
      <w:r w:rsidRPr="00BE4A91">
        <w:rPr>
          <w:rStyle w:val="CODE"/>
        </w:rPr>
        <w:t>String</w:t>
      </w:r>
      <w:r w:rsidRPr="00324DF8">
        <w:rPr>
          <w:rStyle w:val="CODE"/>
          <w:lang w:val="ru-RU"/>
        </w:rPr>
        <w:t xml:space="preserve"> </w:t>
      </w:r>
      <w:r w:rsidRPr="00BE4A91">
        <w:rPr>
          <w:rStyle w:val="CODE"/>
        </w:rPr>
        <w:t>name</w:t>
      </w:r>
      <w:r w:rsidRPr="00324DF8">
        <w:rPr>
          <w:rStyle w:val="CODE"/>
          <w:lang w:val="ru-RU"/>
        </w:rPr>
        <w:t xml:space="preserve">, </w:t>
      </w:r>
      <w:r w:rsidRPr="00BE4A91">
        <w:rPr>
          <w:rStyle w:val="CODE"/>
        </w:rPr>
        <w:t>int</w:t>
      </w:r>
      <w:r w:rsidRPr="00324DF8">
        <w:rPr>
          <w:rStyle w:val="CODE"/>
          <w:lang w:val="ru-RU"/>
        </w:rPr>
        <w:t xml:space="preserve"> </w:t>
      </w:r>
      <w:r w:rsidRPr="00BE4A91">
        <w:rPr>
          <w:rStyle w:val="CODE"/>
        </w:rPr>
        <w:t>index</w:t>
      </w:r>
      <w:r w:rsidRPr="00324DF8">
        <w:rPr>
          <w:rStyle w:val="CODE"/>
          <w:lang w:val="ru-RU"/>
        </w:rPr>
        <w:t>)</w:t>
      </w:r>
      <w:r w:rsidRPr="00324DF8">
        <w:rPr>
          <w:lang w:val="ru-RU"/>
        </w:rPr>
        <w:t xml:space="preserve"> – удалить значение множественного атрибута с указанным индексом. </w:t>
      </w:r>
      <w:r w:rsidRPr="001C1E6A">
        <w:rPr>
          <w:lang w:val="ru-RU"/>
        </w:rPr>
        <w:t>Индексы элементов, лежащих после удаляемого уменьшаются на единичку.</w:t>
      </w:r>
    </w:p>
    <w:p w:rsidR="00015E81" w:rsidRPr="00324DF8" w:rsidRDefault="00015E81" w:rsidP="009613E6">
      <w:pPr>
        <w:pStyle w:val="a0"/>
        <w:rPr>
          <w:lang w:val="ru-RU"/>
        </w:rPr>
      </w:pPr>
      <w:r w:rsidRPr="00BE4A91">
        <w:rPr>
          <w:rStyle w:val="CODE"/>
        </w:rPr>
        <w:t>void</w:t>
      </w:r>
      <w:r w:rsidRPr="00324DF8">
        <w:rPr>
          <w:rStyle w:val="CODE"/>
          <w:lang w:val="ru-RU"/>
        </w:rPr>
        <w:t xml:space="preserve"> </w:t>
      </w:r>
      <w:r w:rsidRPr="00BE4A91">
        <w:rPr>
          <w:rStyle w:val="CODE"/>
        </w:rPr>
        <w:t>truncateAttrValue</w:t>
      </w:r>
      <w:r w:rsidRPr="00324DF8">
        <w:rPr>
          <w:rStyle w:val="CODE"/>
          <w:lang w:val="ru-RU"/>
        </w:rPr>
        <w:t>(</w:t>
      </w:r>
      <w:r w:rsidRPr="00BE4A91">
        <w:rPr>
          <w:rStyle w:val="CODE"/>
        </w:rPr>
        <w:t>String</w:t>
      </w:r>
      <w:r w:rsidRPr="00324DF8">
        <w:rPr>
          <w:rStyle w:val="CODE"/>
          <w:lang w:val="ru-RU"/>
        </w:rPr>
        <w:t xml:space="preserve"> </w:t>
      </w:r>
      <w:r w:rsidRPr="00BE4A91">
        <w:rPr>
          <w:rStyle w:val="CODE"/>
        </w:rPr>
        <w:t>name</w:t>
      </w:r>
      <w:r w:rsidRPr="00324DF8">
        <w:rPr>
          <w:rStyle w:val="CODE"/>
          <w:lang w:val="ru-RU"/>
        </w:rPr>
        <w:t xml:space="preserve">, </w:t>
      </w:r>
      <w:r w:rsidRPr="00BE4A91">
        <w:rPr>
          <w:rStyle w:val="CODE"/>
        </w:rPr>
        <w:t>int</w:t>
      </w:r>
      <w:r w:rsidRPr="00324DF8">
        <w:rPr>
          <w:rStyle w:val="CODE"/>
          <w:lang w:val="ru-RU"/>
        </w:rPr>
        <w:t xml:space="preserve"> </w:t>
      </w:r>
      <w:r w:rsidRPr="00BE4A91">
        <w:rPr>
          <w:rStyle w:val="CODE"/>
        </w:rPr>
        <w:t>index</w:t>
      </w:r>
      <w:r w:rsidRPr="00324DF8">
        <w:rPr>
          <w:rStyle w:val="CODE"/>
          <w:lang w:val="ru-RU"/>
        </w:rPr>
        <w:t>)</w:t>
      </w:r>
      <w:r w:rsidRPr="00324DF8">
        <w:rPr>
          <w:lang w:val="ru-RU"/>
        </w:rPr>
        <w:t xml:space="preserve"> – Удалить все элементы начиная с элемента с указанным индексом и до конца списка значений множественного атрибута.</w:t>
      </w:r>
    </w:p>
    <w:p w:rsidR="00015E81" w:rsidRPr="00324DF8" w:rsidRDefault="00015E81" w:rsidP="009613E6">
      <w:pPr>
        <w:pStyle w:val="a0"/>
        <w:rPr>
          <w:lang w:val="ru-RU"/>
        </w:rPr>
      </w:pPr>
      <w:r w:rsidRPr="00BE4A91">
        <w:rPr>
          <w:rStyle w:val="CODE"/>
        </w:rPr>
        <w:t>Object</w:t>
      </w:r>
      <w:r w:rsidRPr="00324DF8">
        <w:rPr>
          <w:rStyle w:val="CODE"/>
          <w:lang w:val="ru-RU"/>
        </w:rPr>
        <w:t xml:space="preserve"> </w:t>
      </w:r>
      <w:r w:rsidRPr="00BE4A91">
        <w:rPr>
          <w:rStyle w:val="CODE"/>
        </w:rPr>
        <w:t>getAttrValue</w:t>
      </w:r>
      <w:r w:rsidRPr="00324DF8">
        <w:rPr>
          <w:rStyle w:val="CODE"/>
          <w:lang w:val="ru-RU"/>
        </w:rPr>
        <w:t>(</w:t>
      </w:r>
      <w:r w:rsidRPr="00BE4A91">
        <w:rPr>
          <w:rStyle w:val="CODE"/>
        </w:rPr>
        <w:t>String</w:t>
      </w:r>
      <w:r w:rsidRPr="00324DF8">
        <w:rPr>
          <w:rStyle w:val="CODE"/>
          <w:lang w:val="ru-RU"/>
        </w:rPr>
        <w:t xml:space="preserve"> </w:t>
      </w:r>
      <w:r w:rsidRPr="00BE4A91">
        <w:rPr>
          <w:rStyle w:val="CODE"/>
        </w:rPr>
        <w:t>name</w:t>
      </w:r>
      <w:r w:rsidRPr="00324DF8">
        <w:rPr>
          <w:rStyle w:val="CODE"/>
          <w:lang w:val="ru-RU"/>
        </w:rPr>
        <w:t xml:space="preserve">, </w:t>
      </w:r>
      <w:r w:rsidRPr="00BE4A91">
        <w:rPr>
          <w:rStyle w:val="CODE"/>
        </w:rPr>
        <w:t>int</w:t>
      </w:r>
      <w:r w:rsidRPr="00324DF8">
        <w:rPr>
          <w:rStyle w:val="CODE"/>
          <w:lang w:val="ru-RU"/>
        </w:rPr>
        <w:t xml:space="preserve"> </w:t>
      </w:r>
      <w:r w:rsidRPr="00BE4A91">
        <w:rPr>
          <w:rStyle w:val="CODE"/>
        </w:rPr>
        <w:t>index</w:t>
      </w:r>
      <w:r w:rsidRPr="00324DF8">
        <w:rPr>
          <w:rStyle w:val="CODE"/>
          <w:lang w:val="ru-RU"/>
        </w:rPr>
        <w:t>)</w:t>
      </w:r>
      <w:r w:rsidRPr="00324DF8">
        <w:rPr>
          <w:lang w:val="ru-RU"/>
        </w:rPr>
        <w:t xml:space="preserve"> – дать значение элемента множественного атрибута с указанным индексом.</w:t>
      </w:r>
    </w:p>
    <w:p w:rsidR="00015E81" w:rsidRPr="00324DF8" w:rsidRDefault="00015E81" w:rsidP="009613E6">
      <w:pPr>
        <w:pStyle w:val="a0"/>
        <w:rPr>
          <w:lang w:val="ru-RU"/>
        </w:rPr>
      </w:pPr>
      <w:r w:rsidRPr="00BE4A91">
        <w:rPr>
          <w:rStyle w:val="CODE"/>
        </w:rPr>
        <w:t>List</w:t>
      </w:r>
      <w:r w:rsidRPr="00324DF8">
        <w:rPr>
          <w:rStyle w:val="CODE"/>
          <w:lang w:val="ru-RU"/>
        </w:rPr>
        <w:t>&lt;</w:t>
      </w:r>
      <w:r w:rsidRPr="00BE4A91">
        <w:rPr>
          <w:rStyle w:val="CODE"/>
        </w:rPr>
        <w:t>Object</w:t>
      </w:r>
      <w:r w:rsidRPr="00324DF8">
        <w:rPr>
          <w:rStyle w:val="CODE"/>
          <w:lang w:val="ru-RU"/>
        </w:rPr>
        <w:t xml:space="preserve">&gt; </w:t>
      </w:r>
      <w:r w:rsidRPr="00BE4A91">
        <w:rPr>
          <w:rStyle w:val="CODE"/>
        </w:rPr>
        <w:t>getAllAttrValues</w:t>
      </w:r>
      <w:r w:rsidRPr="00324DF8">
        <w:rPr>
          <w:rStyle w:val="CODE"/>
          <w:lang w:val="ru-RU"/>
        </w:rPr>
        <w:t>(</w:t>
      </w:r>
      <w:r w:rsidRPr="00BE4A91">
        <w:rPr>
          <w:rStyle w:val="CODE"/>
        </w:rPr>
        <w:t>String</w:t>
      </w:r>
      <w:r w:rsidRPr="00324DF8">
        <w:rPr>
          <w:rStyle w:val="CODE"/>
          <w:lang w:val="ru-RU"/>
        </w:rPr>
        <w:t xml:space="preserve"> </w:t>
      </w:r>
      <w:r w:rsidRPr="00BE4A91">
        <w:rPr>
          <w:rStyle w:val="CODE"/>
        </w:rPr>
        <w:t>name</w:t>
      </w:r>
      <w:r w:rsidRPr="00324DF8">
        <w:rPr>
          <w:rStyle w:val="CODE"/>
          <w:lang w:val="ru-RU"/>
        </w:rPr>
        <w:t>)</w:t>
      </w:r>
      <w:r w:rsidRPr="00324DF8">
        <w:rPr>
          <w:lang w:val="ru-RU"/>
        </w:rPr>
        <w:t xml:space="preserve"> – дать список значений множественного атрибута.</w:t>
      </w:r>
    </w:p>
    <w:p w:rsidR="00015E81" w:rsidRDefault="00015E81" w:rsidP="00015E81">
      <w:r>
        <w:t>Вполне вероятно для уменьшения ошибок программирования нужно будет создать методы, дублирующие методы присвоения и получения значений как одиночных, так и множественных атрибутов, но для определенных типов данных. Например:</w:t>
      </w:r>
    </w:p>
    <w:p w:rsidR="00015E81" w:rsidRPr="00BE4A91" w:rsidRDefault="00015E81" w:rsidP="009613E6">
      <w:pPr>
        <w:pStyle w:val="a"/>
        <w:rPr>
          <w:rStyle w:val="CODE"/>
        </w:rPr>
      </w:pPr>
      <w:r w:rsidRPr="00BE4A91">
        <w:rPr>
          <w:rStyle w:val="CODE"/>
        </w:rPr>
        <w:t>Integer getIntAttr(String name)</w:t>
      </w:r>
    </w:p>
    <w:p w:rsidR="00015E81" w:rsidRPr="00BE4A91" w:rsidRDefault="00015E81" w:rsidP="009613E6">
      <w:pPr>
        <w:pStyle w:val="a"/>
        <w:rPr>
          <w:rStyle w:val="CODE"/>
          <w:lang w:val="en-US"/>
        </w:rPr>
      </w:pPr>
      <w:r w:rsidRPr="004C5068">
        <w:rPr>
          <w:rStyle w:val="CODE"/>
          <w:lang w:val="en-US"/>
        </w:rPr>
        <w:t xml:space="preserve">void setDoubleAttr(String name, Double value) </w:t>
      </w:r>
    </w:p>
    <w:p w:rsidR="00015E81" w:rsidRPr="004C5068" w:rsidRDefault="00015E81" w:rsidP="009613E6">
      <w:pPr>
        <w:pStyle w:val="a"/>
        <w:rPr>
          <w:rStyle w:val="CODE"/>
          <w:lang w:val="en-US"/>
        </w:rPr>
      </w:pPr>
      <w:r w:rsidRPr="004C5068">
        <w:rPr>
          <w:rStyle w:val="CODE"/>
          <w:lang w:val="en-US"/>
        </w:rPr>
        <w:t>Long getLongAttrValue(String name, int index)</w:t>
      </w:r>
    </w:p>
    <w:p w:rsidR="00015E81" w:rsidRPr="004C5068" w:rsidRDefault="00015E81" w:rsidP="009613E6">
      <w:pPr>
        <w:pStyle w:val="a"/>
        <w:rPr>
          <w:rStyle w:val="CODE"/>
          <w:lang w:val="en-US"/>
        </w:rPr>
      </w:pPr>
      <w:r w:rsidRPr="004C5068">
        <w:rPr>
          <w:rStyle w:val="CODE"/>
          <w:lang w:val="en-US"/>
        </w:rPr>
        <w:t>List&lt;String&gt; getStringAllValues(String name)</w:t>
      </w:r>
    </w:p>
    <w:p w:rsidR="00015E81" w:rsidRDefault="00015E81" w:rsidP="009613E6">
      <w:pPr>
        <w:pStyle w:val="a"/>
        <w:rPr>
          <w:lang w:val="en-US"/>
        </w:rPr>
      </w:pPr>
      <w:r w:rsidRPr="004C5068">
        <w:rPr>
          <w:rStyle w:val="CODE"/>
          <w:lang w:val="en-US"/>
        </w:rPr>
        <w:t>void setDateAttrValue(String name, int index, Calendar newDate)</w:t>
      </w:r>
    </w:p>
    <w:p w:rsidR="00015E81" w:rsidRPr="00BE4A91" w:rsidRDefault="00015E81" w:rsidP="00015E81">
      <w:r>
        <w:t xml:space="preserve">Полный список методов универсального хранимого объекта определяется на этапе разработки спецификации подсистемы хранения. </w:t>
      </w:r>
    </w:p>
    <w:p w:rsidR="00015E81" w:rsidRDefault="00015E81" w:rsidP="00035B45">
      <w:pPr>
        <w:pStyle w:val="3"/>
      </w:pPr>
      <w:bookmarkStart w:id="207" w:name="_Toc340677147"/>
      <w:bookmarkStart w:id="208" w:name="_Ref340776102"/>
      <w:bookmarkStart w:id="209" w:name="_Toc341106903"/>
      <w:r>
        <w:lastRenderedPageBreak/>
        <w:t>Бизнес-логика универсального объекта</w:t>
      </w:r>
      <w:bookmarkEnd w:id="207"/>
      <w:bookmarkEnd w:id="208"/>
      <w:bookmarkEnd w:id="209"/>
    </w:p>
    <w:p w:rsidR="00015E81" w:rsidRDefault="00015E81" w:rsidP="00015E81">
      <w:r>
        <w:t xml:space="preserve">Основная бизнес логика универсального объекта заключается в отслеживании изменения своих атрибутов. </w:t>
      </w:r>
    </w:p>
    <w:p w:rsidR="00015E81" w:rsidRDefault="00015E81" w:rsidP="00015E81">
      <w:r>
        <w:t>Универсальный объект должен в любой момент дать список атрибутов, которые изменялись у него с некоторого момента времени. Под таким моментом времени может пониматься, например, вызов специального метода, который сбрасывает список изменений в универсальном объекте.</w:t>
      </w:r>
    </w:p>
    <w:p w:rsidR="00015E81" w:rsidRDefault="00015E81" w:rsidP="00015E81">
      <w:r>
        <w:t>Было бы очень желательно для универсального объекта возможность выдать для измененных атрибутов как старое, так и новое значение атрибутов. Такое свойство универсального объекта очень сильно облегчит ведение журналов  объектного аудита.</w:t>
      </w:r>
    </w:p>
    <w:p w:rsidR="00015E81" w:rsidRPr="00BE4A91" w:rsidRDefault="00015E81" w:rsidP="00015E81">
      <w:r>
        <w:t>Универсальный объект не содержит в себе логики сохранения данных – данная функция лежит на компоненте интерфейса манипулирования данных для системы в целом и на компоненте генерации запросов манипулирования данных для подсистемы хранения.</w:t>
      </w:r>
    </w:p>
    <w:p w:rsidR="00015E81" w:rsidRPr="00651156" w:rsidRDefault="00015E81" w:rsidP="00035B45">
      <w:pPr>
        <w:pStyle w:val="2"/>
      </w:pPr>
      <w:bookmarkStart w:id="210" w:name="_Ref340659342"/>
      <w:bookmarkStart w:id="211" w:name="_Toc340677148"/>
      <w:bookmarkStart w:id="212" w:name="_Toc341106904"/>
      <w:r>
        <w:t>Соглашения по использованию имен объектов и таблиц объектов</w:t>
      </w:r>
      <w:bookmarkEnd w:id="210"/>
      <w:bookmarkEnd w:id="211"/>
      <w:bookmarkEnd w:id="212"/>
    </w:p>
    <w:p w:rsidR="00015E81" w:rsidRDefault="00015E81" w:rsidP="00015E81">
      <w:r w:rsidRPr="001C7D56">
        <w:t>Предлагаются</w:t>
      </w:r>
      <w:r>
        <w:t xml:space="preserve"> следующие соглашения по именам объектов и таблиц объектов.</w:t>
      </w:r>
    </w:p>
    <w:p w:rsidR="00015E81" w:rsidRDefault="00015E81" w:rsidP="00015E81">
      <w:r>
        <w:t>Имя объект должно отвечать следующим требованиям:</w:t>
      </w:r>
    </w:p>
    <w:p w:rsidR="00015E81" w:rsidRPr="00324DF8" w:rsidRDefault="00015E81" w:rsidP="00D82001">
      <w:pPr>
        <w:pStyle w:val="a0"/>
        <w:numPr>
          <w:ilvl w:val="0"/>
          <w:numId w:val="29"/>
        </w:numPr>
        <w:rPr>
          <w:lang w:val="ru-RU"/>
        </w:rPr>
      </w:pPr>
      <w:r w:rsidRPr="00324DF8">
        <w:rPr>
          <w:lang w:val="ru-RU"/>
        </w:rPr>
        <w:t>Имя объекта может содержать следующие символы:</w:t>
      </w:r>
    </w:p>
    <w:p w:rsidR="00015E81" w:rsidRPr="004D32B9" w:rsidRDefault="00015E81" w:rsidP="00434465">
      <w:pPr>
        <w:pStyle w:val="20"/>
      </w:pPr>
      <w:r w:rsidRPr="004D32B9">
        <w:t>Буквы латинского алфавита (</w:t>
      </w:r>
      <w:r w:rsidRPr="004D32B9">
        <w:rPr>
          <w:rStyle w:val="CODE"/>
        </w:rPr>
        <w:t>[</w:t>
      </w:r>
      <w:r w:rsidRPr="001C7D56">
        <w:rPr>
          <w:rStyle w:val="CODE"/>
        </w:rPr>
        <w:t>a</w:t>
      </w:r>
      <w:r w:rsidRPr="004D32B9">
        <w:rPr>
          <w:rStyle w:val="CODE"/>
        </w:rPr>
        <w:t>-</w:t>
      </w:r>
      <w:r w:rsidRPr="001C7D56">
        <w:rPr>
          <w:rStyle w:val="CODE"/>
        </w:rPr>
        <w:t>z</w:t>
      </w:r>
      <w:r w:rsidRPr="004D32B9">
        <w:rPr>
          <w:rStyle w:val="CODE"/>
        </w:rPr>
        <w:t>|</w:t>
      </w:r>
      <w:r w:rsidRPr="001C7D56">
        <w:rPr>
          <w:rStyle w:val="CODE"/>
        </w:rPr>
        <w:t>A</w:t>
      </w:r>
      <w:r w:rsidRPr="004D32B9">
        <w:rPr>
          <w:rStyle w:val="CODE"/>
        </w:rPr>
        <w:t>-</w:t>
      </w:r>
      <w:r w:rsidRPr="001C7D56">
        <w:rPr>
          <w:rStyle w:val="CODE"/>
        </w:rPr>
        <w:t>Z</w:t>
      </w:r>
      <w:r w:rsidRPr="004D32B9">
        <w:rPr>
          <w:rStyle w:val="CODE"/>
        </w:rPr>
        <w:t>]</w:t>
      </w:r>
      <w:r w:rsidRPr="004D32B9">
        <w:t>)</w:t>
      </w:r>
    </w:p>
    <w:p w:rsidR="00015E81" w:rsidRPr="001C7D56" w:rsidRDefault="00015E81" w:rsidP="00434465">
      <w:pPr>
        <w:pStyle w:val="20"/>
      </w:pPr>
      <w:r>
        <w:t>Цифры (</w:t>
      </w:r>
      <w:r w:rsidRPr="001C7D56">
        <w:rPr>
          <w:rStyle w:val="CODE"/>
        </w:rPr>
        <w:t>[0-9]</w:t>
      </w:r>
      <w:r>
        <w:t>)</w:t>
      </w:r>
    </w:p>
    <w:p w:rsidR="00015E81" w:rsidRPr="001C7D56" w:rsidRDefault="00015E81" w:rsidP="00434465">
      <w:pPr>
        <w:pStyle w:val="20"/>
      </w:pPr>
      <w:r w:rsidRPr="001C7D56">
        <w:t>Знак подчеркивания (</w:t>
      </w:r>
      <w:r w:rsidRPr="001C7D56">
        <w:rPr>
          <w:rStyle w:val="CODE"/>
        </w:rPr>
        <w:t>“_”</w:t>
      </w:r>
      <w:r w:rsidRPr="001C7D56">
        <w:t>)</w:t>
      </w:r>
    </w:p>
    <w:p w:rsidR="00015E81" w:rsidRPr="00324DF8" w:rsidRDefault="00015E81" w:rsidP="009613E6">
      <w:pPr>
        <w:pStyle w:val="a0"/>
        <w:rPr>
          <w:lang w:val="ru-RU"/>
        </w:rPr>
      </w:pPr>
      <w:r w:rsidRPr="00324DF8">
        <w:rPr>
          <w:lang w:val="ru-RU"/>
        </w:rPr>
        <w:t>Имя объекта всегда должно начинаться с буквы латинского алфавита</w:t>
      </w:r>
    </w:p>
    <w:p w:rsidR="00015E81" w:rsidRPr="00324DF8" w:rsidRDefault="00015E81" w:rsidP="009613E6">
      <w:pPr>
        <w:pStyle w:val="a0"/>
        <w:rPr>
          <w:lang w:val="ru-RU"/>
        </w:rPr>
      </w:pPr>
      <w:r w:rsidRPr="00324DF8">
        <w:rPr>
          <w:lang w:val="ru-RU"/>
        </w:rPr>
        <w:t>Длина имени объекта не может превышать 26 символов</w:t>
      </w:r>
    </w:p>
    <w:p w:rsidR="00015E81" w:rsidRPr="00324DF8" w:rsidRDefault="00015E81" w:rsidP="009613E6">
      <w:pPr>
        <w:pStyle w:val="a0"/>
        <w:rPr>
          <w:lang w:val="ru-RU"/>
        </w:rPr>
      </w:pPr>
      <w:r w:rsidRPr="00324DF8">
        <w:rPr>
          <w:lang w:val="ru-RU"/>
        </w:rPr>
        <w:t xml:space="preserve">В имени объектов не различается регистр букв (т.е. не различают строчных и прописных букв: </w:t>
      </w:r>
      <w:r w:rsidRPr="00324DF8">
        <w:rPr>
          <w:rStyle w:val="CODE"/>
          <w:lang w:val="ru-RU"/>
        </w:rPr>
        <w:t>“</w:t>
      </w:r>
      <w:r w:rsidRPr="001C7D56">
        <w:rPr>
          <w:rStyle w:val="CODE"/>
        </w:rPr>
        <w:t>a</w:t>
      </w:r>
      <w:r w:rsidRPr="00324DF8">
        <w:rPr>
          <w:rStyle w:val="CODE"/>
          <w:lang w:val="ru-RU"/>
        </w:rPr>
        <w:t>” == “</w:t>
      </w:r>
      <w:r w:rsidRPr="001C7D56">
        <w:rPr>
          <w:rStyle w:val="CODE"/>
        </w:rPr>
        <w:t>A</w:t>
      </w:r>
      <w:r w:rsidRPr="00324DF8">
        <w:rPr>
          <w:rStyle w:val="CODE"/>
          <w:lang w:val="ru-RU"/>
        </w:rPr>
        <w:t>”</w:t>
      </w:r>
      <w:r w:rsidRPr="00324DF8">
        <w:rPr>
          <w:lang w:val="ru-RU"/>
        </w:rPr>
        <w:t>)</w:t>
      </w:r>
    </w:p>
    <w:p w:rsidR="00015E81" w:rsidRDefault="00015E81" w:rsidP="00015E81">
      <w:r>
        <w:t>При описании системы рекомендуется использовать строчные буквы для имен объектов.</w:t>
      </w:r>
    </w:p>
    <w:p w:rsidR="00015E81" w:rsidRPr="001C7D56" w:rsidRDefault="00015E81" w:rsidP="00015E81">
      <w:r>
        <w:t>Имена таблиц зависят от имени объекта:</w:t>
      </w:r>
    </w:p>
    <w:p w:rsidR="00015E81" w:rsidRPr="001266C5" w:rsidRDefault="00015E81" w:rsidP="0071535D">
      <w:pPr>
        <w:pStyle w:val="a2"/>
        <w:numPr>
          <w:ilvl w:val="0"/>
          <w:numId w:val="28"/>
        </w:numPr>
      </w:pPr>
      <w:r>
        <w:t>Для таблицы с не множественными атрибутами имя таблицы</w:t>
      </w:r>
      <w:r>
        <w:br/>
      </w:r>
      <w:r w:rsidRPr="001266C5">
        <w:rPr>
          <w:rStyle w:val="CODE"/>
        </w:rPr>
        <w:t>&lt;имя-объекта&gt;_s</w:t>
      </w:r>
    </w:p>
    <w:p w:rsidR="00015E81" w:rsidRDefault="00015E81" w:rsidP="0071535D">
      <w:pPr>
        <w:pStyle w:val="a2"/>
      </w:pPr>
      <w:r>
        <w:t>Для таблицы с множественными атрибутами имя таблицы</w:t>
      </w:r>
      <w:r>
        <w:br/>
      </w:r>
      <w:r w:rsidRPr="001266C5">
        <w:rPr>
          <w:rStyle w:val="CODE"/>
        </w:rPr>
        <w:t>&lt;имя-объекта&gt;_m</w:t>
      </w:r>
    </w:p>
    <w:p w:rsidR="00015E81" w:rsidRPr="00651156" w:rsidRDefault="00015E81" w:rsidP="00035B45">
      <w:pPr>
        <w:pStyle w:val="2"/>
      </w:pPr>
      <w:bookmarkStart w:id="213" w:name="_Toc340677149"/>
      <w:bookmarkStart w:id="214" w:name="_Toc341106905"/>
      <w:r>
        <w:lastRenderedPageBreak/>
        <w:t>Соглашения по использованию имен полей таблицы</w:t>
      </w:r>
      <w:bookmarkEnd w:id="213"/>
      <w:bookmarkEnd w:id="214"/>
    </w:p>
    <w:p w:rsidR="00015E81" w:rsidRDefault="00015E81" w:rsidP="00015E81">
      <w:r>
        <w:t>Имя атрибута должно отвечать следующим требованиям:</w:t>
      </w:r>
    </w:p>
    <w:p w:rsidR="00015E81" w:rsidRPr="00324DF8" w:rsidRDefault="00015E81" w:rsidP="00D82001">
      <w:pPr>
        <w:pStyle w:val="a0"/>
        <w:numPr>
          <w:ilvl w:val="0"/>
          <w:numId w:val="27"/>
        </w:numPr>
        <w:rPr>
          <w:lang w:val="ru-RU"/>
        </w:rPr>
      </w:pPr>
      <w:r w:rsidRPr="00324DF8">
        <w:rPr>
          <w:lang w:val="ru-RU"/>
        </w:rPr>
        <w:t>Имя атрибута может содержать следующие символы:</w:t>
      </w:r>
    </w:p>
    <w:p w:rsidR="00015E81" w:rsidRPr="004D32B9" w:rsidRDefault="00015E81" w:rsidP="00434465">
      <w:pPr>
        <w:pStyle w:val="20"/>
      </w:pPr>
      <w:r w:rsidRPr="004D32B9">
        <w:t>Буквы латинского алфавита (</w:t>
      </w:r>
      <w:r w:rsidRPr="004D32B9">
        <w:rPr>
          <w:rStyle w:val="CODE"/>
        </w:rPr>
        <w:t>[</w:t>
      </w:r>
      <w:r w:rsidRPr="001C7D56">
        <w:rPr>
          <w:rStyle w:val="CODE"/>
        </w:rPr>
        <w:t>a</w:t>
      </w:r>
      <w:r w:rsidRPr="004D32B9">
        <w:rPr>
          <w:rStyle w:val="CODE"/>
        </w:rPr>
        <w:t>-</w:t>
      </w:r>
      <w:r w:rsidRPr="001C7D56">
        <w:rPr>
          <w:rStyle w:val="CODE"/>
        </w:rPr>
        <w:t>z</w:t>
      </w:r>
      <w:r w:rsidRPr="004D32B9">
        <w:rPr>
          <w:rStyle w:val="CODE"/>
        </w:rPr>
        <w:t>|</w:t>
      </w:r>
      <w:r w:rsidRPr="001C7D56">
        <w:rPr>
          <w:rStyle w:val="CODE"/>
        </w:rPr>
        <w:t>A</w:t>
      </w:r>
      <w:r w:rsidRPr="004D32B9">
        <w:rPr>
          <w:rStyle w:val="CODE"/>
        </w:rPr>
        <w:t>-</w:t>
      </w:r>
      <w:r w:rsidRPr="001C7D56">
        <w:rPr>
          <w:rStyle w:val="CODE"/>
        </w:rPr>
        <w:t>Z</w:t>
      </w:r>
      <w:r w:rsidRPr="004D32B9">
        <w:rPr>
          <w:rStyle w:val="CODE"/>
        </w:rPr>
        <w:t>]</w:t>
      </w:r>
      <w:r w:rsidRPr="004D32B9">
        <w:t>)</w:t>
      </w:r>
    </w:p>
    <w:p w:rsidR="00015E81" w:rsidRPr="001C7D56" w:rsidRDefault="00015E81" w:rsidP="00434465">
      <w:pPr>
        <w:pStyle w:val="20"/>
      </w:pPr>
      <w:r>
        <w:t>Цифры (</w:t>
      </w:r>
      <w:r w:rsidRPr="001C7D56">
        <w:rPr>
          <w:rStyle w:val="CODE"/>
        </w:rPr>
        <w:t>[0-9]</w:t>
      </w:r>
      <w:r>
        <w:t>)</w:t>
      </w:r>
    </w:p>
    <w:p w:rsidR="00015E81" w:rsidRPr="001C7D56" w:rsidRDefault="00015E81" w:rsidP="00434465">
      <w:pPr>
        <w:pStyle w:val="20"/>
      </w:pPr>
      <w:r w:rsidRPr="001C7D56">
        <w:t>Знак подчеркивания (</w:t>
      </w:r>
      <w:r w:rsidRPr="001C7D56">
        <w:rPr>
          <w:rStyle w:val="CODE"/>
        </w:rPr>
        <w:t>“_”</w:t>
      </w:r>
      <w:r w:rsidRPr="001C7D56">
        <w:t>)</w:t>
      </w:r>
    </w:p>
    <w:p w:rsidR="00015E81" w:rsidRPr="00324DF8" w:rsidRDefault="00015E81" w:rsidP="009613E6">
      <w:pPr>
        <w:pStyle w:val="a0"/>
        <w:rPr>
          <w:lang w:val="ru-RU"/>
        </w:rPr>
      </w:pPr>
      <w:r w:rsidRPr="00324DF8">
        <w:rPr>
          <w:lang w:val="ru-RU"/>
        </w:rPr>
        <w:t>Имя атрибута всегда должно начинаться с буквы латинского алфавита</w:t>
      </w:r>
    </w:p>
    <w:p w:rsidR="00015E81" w:rsidRPr="00324DF8" w:rsidRDefault="00015E81" w:rsidP="009613E6">
      <w:pPr>
        <w:pStyle w:val="a0"/>
        <w:rPr>
          <w:lang w:val="ru-RU"/>
        </w:rPr>
      </w:pPr>
      <w:r w:rsidRPr="00324DF8">
        <w:rPr>
          <w:lang w:val="ru-RU"/>
        </w:rPr>
        <w:t>Длина имени атрибута не может превышать 26 символов</w:t>
      </w:r>
    </w:p>
    <w:p w:rsidR="00015E81" w:rsidRPr="00324DF8" w:rsidRDefault="00015E81" w:rsidP="009613E6">
      <w:pPr>
        <w:pStyle w:val="a0"/>
        <w:rPr>
          <w:lang w:val="ru-RU"/>
        </w:rPr>
      </w:pPr>
      <w:r w:rsidRPr="00324DF8">
        <w:rPr>
          <w:lang w:val="ru-RU"/>
        </w:rPr>
        <w:t xml:space="preserve">В имени атрибута не различается регистр букв (т.е. не различают строчных и прописных букв: </w:t>
      </w:r>
      <w:r w:rsidRPr="00324DF8">
        <w:rPr>
          <w:rStyle w:val="CODE"/>
          <w:lang w:val="ru-RU"/>
        </w:rPr>
        <w:t>“</w:t>
      </w:r>
      <w:r w:rsidRPr="001C7D56">
        <w:rPr>
          <w:rStyle w:val="CODE"/>
        </w:rPr>
        <w:t>a</w:t>
      </w:r>
      <w:r w:rsidRPr="00324DF8">
        <w:rPr>
          <w:rStyle w:val="CODE"/>
          <w:lang w:val="ru-RU"/>
        </w:rPr>
        <w:t>” == “</w:t>
      </w:r>
      <w:r w:rsidRPr="001C7D56">
        <w:rPr>
          <w:rStyle w:val="CODE"/>
        </w:rPr>
        <w:t>A</w:t>
      </w:r>
      <w:r w:rsidRPr="00324DF8">
        <w:rPr>
          <w:rStyle w:val="CODE"/>
          <w:lang w:val="ru-RU"/>
        </w:rPr>
        <w:t>”</w:t>
      </w:r>
      <w:r w:rsidRPr="00324DF8">
        <w:rPr>
          <w:lang w:val="ru-RU"/>
        </w:rPr>
        <w:t>)</w:t>
      </w:r>
    </w:p>
    <w:p w:rsidR="00015E81" w:rsidRDefault="00015E81" w:rsidP="00015E81">
      <w:r>
        <w:t xml:space="preserve">Существует специальное назначение использования символов подчеркивания: </w:t>
      </w:r>
    </w:p>
    <w:p w:rsidR="00015E81" w:rsidRPr="00DE0C67" w:rsidRDefault="00015E81" w:rsidP="00D82001">
      <w:pPr>
        <w:numPr>
          <w:ilvl w:val="0"/>
          <w:numId w:val="13"/>
        </w:numPr>
      </w:pPr>
      <w:r>
        <w:t xml:space="preserve">Рекомендуется использовать один символ подчеркивания </w:t>
      </w:r>
      <w:r w:rsidRPr="00DE0C67">
        <w:t>(</w:t>
      </w:r>
      <w:r w:rsidRPr="00DE0C67">
        <w:rPr>
          <w:rStyle w:val="CODE"/>
        </w:rPr>
        <w:t>“_”</w:t>
      </w:r>
      <w:r w:rsidRPr="00DE0C67">
        <w:t xml:space="preserve">) </w:t>
      </w:r>
      <w:r>
        <w:t>для атрибутов виртуальных объектов</w:t>
      </w:r>
      <w:r w:rsidRPr="00DE0C67">
        <w:t>.</w:t>
      </w:r>
    </w:p>
    <w:p w:rsidR="00015E81" w:rsidRDefault="00015E81" w:rsidP="0071535D">
      <w:pPr>
        <w:pStyle w:val="a2"/>
      </w:pPr>
      <w:r w:rsidRPr="004C5068">
        <w:tab/>
      </w:r>
      <w:r w:rsidRPr="00DE0C67">
        <w:t>Рекомендуется использовать</w:t>
      </w:r>
      <w:r>
        <w:t xml:space="preserve"> два символа подчеркивания (</w:t>
      </w:r>
      <w:r w:rsidRPr="00DE0C67">
        <w:rPr>
          <w:rStyle w:val="CODE"/>
        </w:rPr>
        <w:t>“__”</w:t>
      </w:r>
      <w:r w:rsidRPr="00DE0C67">
        <w:t xml:space="preserve">) </w:t>
      </w:r>
      <w:r>
        <w:t>для служебных полей, доступ и модификация которых прикладными программистами ограничена. Такие поля могут быть изменены через специальные методы объектов.</w:t>
      </w:r>
    </w:p>
    <w:p w:rsidR="00015E81" w:rsidRPr="001076CE" w:rsidRDefault="00015E81" w:rsidP="00035B45">
      <w:pPr>
        <w:pStyle w:val="2"/>
      </w:pPr>
      <w:bookmarkStart w:id="215" w:name="_Ref340675804"/>
      <w:bookmarkStart w:id="216" w:name="_Toc340677150"/>
      <w:bookmarkStart w:id="217" w:name="_Toc341106906"/>
      <w:r>
        <w:t xml:space="preserve">Хранение файлов документов в репозитории системы CompanyMedia </w:t>
      </w:r>
      <w:r w:rsidRPr="001076CE">
        <w:t>5</w:t>
      </w:r>
      <w:bookmarkEnd w:id="215"/>
      <w:bookmarkEnd w:id="216"/>
      <w:bookmarkEnd w:id="217"/>
    </w:p>
    <w:p w:rsidR="00015E81" w:rsidRPr="004C5068" w:rsidRDefault="00015E81" w:rsidP="00015E81">
      <w:r>
        <w:t xml:space="preserve">Компонент работы с файлами документов позволяет хранить документы в нескольких областях хранения. В общем случае под областью хранения имеется в виду некий способ организации хранения файлов вложений документов. В первой версии реализуется только один из возможных способов хранения вложений документов – </w:t>
      </w:r>
      <w:commentRangeStart w:id="218"/>
      <w:r>
        <w:t>хранение документов в файловой системе</w:t>
      </w:r>
      <w:commentRangeEnd w:id="218"/>
      <w:r w:rsidR="00534DF0">
        <w:rPr>
          <w:rStyle w:val="aff1"/>
        </w:rPr>
        <w:commentReference w:id="218"/>
      </w:r>
      <w:r>
        <w:t>.</w:t>
      </w:r>
    </w:p>
    <w:p w:rsidR="00015E81" w:rsidRDefault="00015E81" w:rsidP="00015E81">
      <w:r>
        <w:t xml:space="preserve">В последующем можно реализовать хранение файлов в БД (в виде </w:t>
      </w:r>
      <w:r>
        <w:rPr>
          <w:lang w:val="en-US"/>
        </w:rPr>
        <w:t>BLOB</w:t>
      </w:r>
      <w:r w:rsidRPr="004C5068">
        <w:t xml:space="preserve"> </w:t>
      </w:r>
      <w:r>
        <w:t>или в виде группы записей), хранение на устройствах с потенциальной адресацией.</w:t>
      </w:r>
    </w:p>
    <w:p w:rsidR="00015E81" w:rsidRPr="004C5068" w:rsidRDefault="00015E81" w:rsidP="00035B45">
      <w:pPr>
        <w:pStyle w:val="3"/>
      </w:pPr>
      <w:bookmarkStart w:id="219" w:name="_Toc340677151"/>
      <w:bookmarkStart w:id="220" w:name="_Toc341106907"/>
      <w:r>
        <w:t xml:space="preserve">Структура хранения файлов вложений в системе </w:t>
      </w:r>
      <w:r>
        <w:rPr>
          <w:lang w:val="en-US"/>
        </w:rPr>
        <w:t>CompanyMedia</w:t>
      </w:r>
      <w:r w:rsidRPr="004C5068">
        <w:t xml:space="preserve"> 5</w:t>
      </w:r>
      <w:bookmarkEnd w:id="219"/>
      <w:bookmarkEnd w:id="220"/>
    </w:p>
    <w:p w:rsidR="00015E81" w:rsidRPr="004C5068" w:rsidRDefault="00015E81" w:rsidP="00015E81">
      <w:r>
        <w:t>При хранении в файловой системе область хранения файлов вложений представляет собой директорию в файловой системе операционной системы (ОС) (см. </w:t>
      </w:r>
      <w:r w:rsidR="00F33CDA">
        <w:fldChar w:fldCharType="begin"/>
      </w:r>
      <w:r>
        <w:instrText xml:space="preserve"> REF _Ref340503326 \h </w:instrText>
      </w:r>
      <w:r w:rsidR="00F33CDA">
        <w:fldChar w:fldCharType="separate"/>
      </w:r>
      <w:r w:rsidR="009D15D2">
        <w:t xml:space="preserve">Рис. </w:t>
      </w:r>
      <w:r w:rsidR="009D15D2">
        <w:rPr>
          <w:noProof/>
        </w:rPr>
        <w:t>11</w:t>
      </w:r>
      <w:r w:rsidR="00F33CDA">
        <w:fldChar w:fldCharType="end"/>
      </w:r>
      <w:r>
        <w:t>)</w:t>
      </w:r>
      <w:r w:rsidRPr="0090139F">
        <w:t xml:space="preserve">. </w:t>
      </w:r>
    </w:p>
    <w:p w:rsidR="00015E81" w:rsidRDefault="00015E81" w:rsidP="00015E81">
      <w:r>
        <w:t xml:space="preserve">Доступ к такой директории и файлам, расположенной в ней имеет только тот пользователь операционной системы, от лица которого работает </w:t>
      </w:r>
      <w:r w:rsidRPr="00BE4A91">
        <w:t xml:space="preserve">сервер </w:t>
      </w:r>
      <w:r>
        <w:t xml:space="preserve">приложений </w:t>
      </w:r>
      <w:r>
        <w:rPr>
          <w:lang w:val="en-US"/>
        </w:rPr>
        <w:t>CM</w:t>
      </w:r>
      <w:r w:rsidRPr="00BE4A91">
        <w:t>5</w:t>
      </w:r>
      <w:r>
        <w:t>. Каждая такая область описана записью в базе данных. Дополнительно может быть указана максимальная емкость данной области хранения в Мб.</w:t>
      </w:r>
    </w:p>
    <w:p w:rsidR="00015E81" w:rsidRDefault="00015E81" w:rsidP="00015E81">
      <w:pPr>
        <w:pStyle w:val="Picture"/>
      </w:pPr>
    </w:p>
    <w:commentRangeStart w:id="221"/>
    <w:p w:rsidR="00015E81" w:rsidRDefault="00015E81" w:rsidP="00015E81">
      <w:pPr>
        <w:pStyle w:val="Picture"/>
      </w:pPr>
      <w:r>
        <w:object w:dxaOrig="16270" w:dyaOrig="6513">
          <v:shape id="_x0000_i1035" type="#_x0000_t75" style="width:441pt;height:175.8pt" o:ole="">
            <v:imagedata r:id="rId46" o:title=""/>
          </v:shape>
          <o:OLEObject Type="Embed" ProgID="Visio.Drawing.11" ShapeID="_x0000_i1035" DrawAspect="Content" ObjectID="_1415091174" r:id="rId47"/>
        </w:object>
      </w:r>
      <w:commentRangeEnd w:id="221"/>
      <w:r w:rsidR="008A5F04">
        <w:rPr>
          <w:rStyle w:val="aff1"/>
        </w:rPr>
        <w:commentReference w:id="221"/>
      </w:r>
    </w:p>
    <w:p w:rsidR="00015E81" w:rsidRPr="00DE0C67" w:rsidRDefault="00015E81" w:rsidP="00015E81">
      <w:pPr>
        <w:pStyle w:val="a1"/>
      </w:pPr>
      <w:bookmarkStart w:id="222" w:name="_Ref340503326"/>
      <w:bookmarkStart w:id="223" w:name="_Toc341106941"/>
      <w:r>
        <w:t xml:space="preserve">Рис. </w:t>
      </w:r>
      <w:r w:rsidR="00F33CDA">
        <w:fldChar w:fldCharType="begin"/>
      </w:r>
      <w:r>
        <w:instrText xml:space="preserve"> SEQ Рис. \* ARABIC </w:instrText>
      </w:r>
      <w:r w:rsidR="00F33CDA">
        <w:fldChar w:fldCharType="separate"/>
      </w:r>
      <w:r w:rsidR="009D15D2">
        <w:rPr>
          <w:noProof/>
        </w:rPr>
        <w:t>11</w:t>
      </w:r>
      <w:r w:rsidR="00F33CDA">
        <w:fldChar w:fldCharType="end"/>
      </w:r>
      <w:bookmarkEnd w:id="222"/>
      <w:r>
        <w:t xml:space="preserve"> Организация хранения вложений документов</w:t>
      </w:r>
      <w:bookmarkEnd w:id="223"/>
    </w:p>
    <w:p w:rsidR="00015E81" w:rsidRDefault="00015E81" w:rsidP="00015E81">
      <w:r>
        <w:t xml:space="preserve">Файлы с вложениями  располагаются в поддиректориях директории области хранения. Эти директории создаются динамически. </w:t>
      </w:r>
    </w:p>
    <w:p w:rsidR="00015E81" w:rsidRDefault="00015E81" w:rsidP="00015E81">
      <w:r>
        <w:t xml:space="preserve">Каждому </w:t>
      </w:r>
      <w:commentRangeStart w:id="224"/>
      <w:r>
        <w:t xml:space="preserve">файлу ролла (файла содержания ролла) </w:t>
      </w:r>
      <w:commentRangeEnd w:id="224"/>
      <w:r w:rsidR="009647E9">
        <w:rPr>
          <w:rStyle w:val="aff1"/>
        </w:rPr>
        <w:commentReference w:id="224"/>
      </w:r>
      <w:r>
        <w:t xml:space="preserve">соответствует запись в БД </w:t>
      </w:r>
      <w:r>
        <w:rPr>
          <w:lang w:val="en-US"/>
        </w:rPr>
        <w:t>CM</w:t>
      </w:r>
      <w:r w:rsidRPr="00BE4A91">
        <w:t>5</w:t>
      </w:r>
      <w:r>
        <w:t>. Данная запись так же хранит дополнительную информацию о вложении, например:</w:t>
      </w:r>
    </w:p>
    <w:p w:rsidR="00015E81" w:rsidRDefault="00015E81" w:rsidP="009613E6">
      <w:pPr>
        <w:pStyle w:val="a"/>
      </w:pPr>
      <w:r>
        <w:t>дата создания файла вложения (дата его помещения в систему);</w:t>
      </w:r>
    </w:p>
    <w:p w:rsidR="00015E81" w:rsidRDefault="00015E81" w:rsidP="009613E6">
      <w:pPr>
        <w:pStyle w:val="a"/>
      </w:pPr>
      <w:r>
        <w:rPr>
          <w:lang w:val="en-US"/>
        </w:rPr>
        <w:t>mime</w:t>
      </w:r>
      <w:r>
        <w:t xml:space="preserve"> тип вложения;</w:t>
      </w:r>
    </w:p>
    <w:p w:rsidR="00015E81" w:rsidRDefault="00015E81" w:rsidP="009613E6">
      <w:pPr>
        <w:pStyle w:val="a"/>
      </w:pPr>
      <w:r>
        <w:t>длину вложения;</w:t>
      </w:r>
    </w:p>
    <w:p w:rsidR="00015E81" w:rsidRDefault="00015E81" w:rsidP="009613E6">
      <w:pPr>
        <w:pStyle w:val="a"/>
      </w:pPr>
      <w:r>
        <w:t xml:space="preserve">контрольную сумму вложения </w:t>
      </w:r>
      <w:r w:rsidRPr="00564BA0">
        <w:t>(</w:t>
      </w:r>
      <w:r>
        <w:rPr>
          <w:lang w:val="en-US"/>
        </w:rPr>
        <w:t>MD</w:t>
      </w:r>
      <w:r w:rsidRPr="00564BA0">
        <w:t xml:space="preserve">5 </w:t>
      </w:r>
      <w:r>
        <w:t xml:space="preserve">или </w:t>
      </w:r>
      <w:r>
        <w:rPr>
          <w:lang w:val="en-US"/>
        </w:rPr>
        <w:t>SHA</w:t>
      </w:r>
      <w:r w:rsidRPr="00564BA0">
        <w:t>1)</w:t>
      </w:r>
    </w:p>
    <w:p w:rsidR="00015E81" w:rsidRPr="00564BA0" w:rsidRDefault="00015E81" w:rsidP="009613E6">
      <w:pPr>
        <w:pStyle w:val="a"/>
      </w:pPr>
      <w:r>
        <w:t>количество ссылок на данную точку входа в хранилище файлов (во скольких объектах данное вложение используется).</w:t>
      </w:r>
    </w:p>
    <w:p w:rsidR="00015E81" w:rsidRDefault="00015E81" w:rsidP="00015E81">
      <w:r>
        <w:t>На запись с описанием файла вложения ссылается запись ссылки на файл вложения. На запись ссылки на файл вложения ссылаются записи хранимых объектов (с помощью атрибутов, имеющих тип «файл вложения»). Запись ссылки на файл вложения хранит следующую информацию:</w:t>
      </w:r>
    </w:p>
    <w:p w:rsidR="00015E81" w:rsidRDefault="00015E81" w:rsidP="009613E6">
      <w:pPr>
        <w:pStyle w:val="a"/>
      </w:pPr>
      <w:r>
        <w:t>имя вложения;</w:t>
      </w:r>
    </w:p>
    <w:p w:rsidR="00015E81" w:rsidRDefault="00015E81" w:rsidP="009613E6">
      <w:pPr>
        <w:pStyle w:val="a"/>
      </w:pPr>
      <w:r>
        <w:t>имя исходного файла вложения;</w:t>
      </w:r>
    </w:p>
    <w:p w:rsidR="00015E81" w:rsidRDefault="00015E81" w:rsidP="009613E6">
      <w:pPr>
        <w:pStyle w:val="a"/>
      </w:pPr>
      <w:r>
        <w:t>указание на то, каким процессором обрабатывать данное вложение;</w:t>
      </w:r>
    </w:p>
    <w:p w:rsidR="001C1E6A" w:rsidRDefault="00015E81" w:rsidP="009613E6">
      <w:pPr>
        <w:pStyle w:val="a"/>
      </w:pPr>
      <w:r>
        <w:t>дата включения данного вложения</w:t>
      </w:r>
      <w:r w:rsidR="001C1E6A">
        <w:t>;</w:t>
      </w:r>
    </w:p>
    <w:p w:rsidR="001C1E6A" w:rsidRDefault="001C1E6A" w:rsidP="009613E6">
      <w:pPr>
        <w:pStyle w:val="a"/>
      </w:pPr>
      <w:r>
        <w:t>пользователь, включивший данный файл;</w:t>
      </w:r>
    </w:p>
    <w:p w:rsidR="001C1E6A" w:rsidRDefault="001C1E6A" w:rsidP="009613E6">
      <w:pPr>
        <w:pStyle w:val="a"/>
      </w:pPr>
      <w:r>
        <w:t>дата последней модификации файла;</w:t>
      </w:r>
    </w:p>
    <w:p w:rsidR="00015E81" w:rsidRDefault="001C1E6A" w:rsidP="009613E6">
      <w:pPr>
        <w:pStyle w:val="a"/>
      </w:pPr>
      <w:r>
        <w:t>пользователь выполнивший последнюю модификацию</w:t>
      </w:r>
      <w:r w:rsidR="00015E81">
        <w:t>.</w:t>
      </w:r>
    </w:p>
    <w:p w:rsidR="00015E81" w:rsidRDefault="00015E81" w:rsidP="00015E81">
      <w:pPr>
        <w:rPr>
          <w:ins w:id="225" w:author="Vladimir Panov" w:date="2012-11-21T19:39:00Z"/>
        </w:rPr>
      </w:pPr>
      <w:r>
        <w:t xml:space="preserve">Полный список хранимой информации в записи вложения и в записи ссылки на файл вложения формируется на этапе разработки спецификации подсистемы хранения </w:t>
      </w:r>
      <w:r>
        <w:rPr>
          <w:lang w:val="en-US"/>
        </w:rPr>
        <w:t>CM</w:t>
      </w:r>
      <w:r w:rsidRPr="00564BA0">
        <w:t>5</w:t>
      </w:r>
      <w:r>
        <w:t>.</w:t>
      </w:r>
    </w:p>
    <w:p w:rsidR="009647E9" w:rsidRDefault="009647E9" w:rsidP="00015E81">
      <w:pPr>
        <w:rPr>
          <w:ins w:id="226" w:author="Vladimir Panov" w:date="2012-11-21T19:42:00Z"/>
        </w:rPr>
      </w:pPr>
      <w:ins w:id="227" w:author="Vladimir Panov" w:date="2012-11-21T19:39:00Z">
        <w:r>
          <w:lastRenderedPageBreak/>
          <w:t xml:space="preserve">Предлагаю учесть, </w:t>
        </w:r>
      </w:ins>
      <w:ins w:id="228" w:author="Vladimir Panov" w:date="2012-11-21T19:40:00Z">
        <w:r>
          <w:t>что число файлов, хранимых в системе, может быть не только соизмеримо с числом объектов (полным, не только документов)</w:t>
        </w:r>
      </w:ins>
      <w:ins w:id="229" w:author="Vladimir Panov" w:date="2012-11-21T19:41:00Z">
        <w:r>
          <w:t>, но даже в несколько раз больше</w:t>
        </w:r>
      </w:ins>
      <w:ins w:id="230" w:author="Vladimir Panov" w:date="2012-11-21T20:07:00Z">
        <w:r w:rsidR="008A5F04">
          <w:t xml:space="preserve">. Например, если как в экспериментах по прототипу ПХ </w:t>
        </w:r>
        <w:r w:rsidR="00937224">
          <w:t>в базе было 20 миллионов документов и еще больше пору</w:t>
        </w:r>
      </w:ins>
      <w:ins w:id="231" w:author="Vladimir Panov" w:date="2012-11-21T20:08:00Z">
        <w:r w:rsidR="00937224">
          <w:t xml:space="preserve">чений, надо расчитывать на </w:t>
        </w:r>
      </w:ins>
      <w:ins w:id="232" w:author="Vladimir Panov" w:date="2012-11-21T19:42:00Z">
        <w:r>
          <w:t xml:space="preserve">100 миллионов </w:t>
        </w:r>
      </w:ins>
      <w:ins w:id="233" w:author="Vladimir Panov" w:date="2012-11-21T20:08:00Z">
        <w:r w:rsidR="00937224">
          <w:t>файлов, соответствующих этому множеству объектов</w:t>
        </w:r>
      </w:ins>
      <w:ins w:id="234" w:author="Vladimir Panov" w:date="2012-11-21T19:42:00Z">
        <w:r>
          <w:t xml:space="preserve">. </w:t>
        </w:r>
      </w:ins>
    </w:p>
    <w:p w:rsidR="009647E9" w:rsidRDefault="009647E9" w:rsidP="00015E81">
      <w:pPr>
        <w:rPr>
          <w:ins w:id="235" w:author="Vladimir Panov" w:date="2012-11-21T19:50:00Z"/>
        </w:rPr>
      </w:pPr>
      <w:ins w:id="236" w:author="Vladimir Panov" w:date="2012-11-21T19:42:00Z">
        <w:r>
          <w:t>А значит, следует эк</w:t>
        </w:r>
      </w:ins>
      <w:ins w:id="237" w:author="Vladimir Panov" w:date="2012-11-21T19:43:00Z">
        <w:r>
          <w:t xml:space="preserve">ономить, например, на числе записей в СУБД, соответствующих хранимым файлам. Поэтому </w:t>
        </w:r>
      </w:ins>
      <w:ins w:id="238" w:author="Vladimir Panov" w:date="2012-11-21T19:45:00Z">
        <w:r>
          <w:t xml:space="preserve">предлагаемые здесь как минимум по 2 записи на каждый файл – это недопустимо. </w:t>
        </w:r>
      </w:ins>
    </w:p>
    <w:p w:rsidR="000912D2" w:rsidRDefault="000912D2" w:rsidP="00015E81">
      <w:pPr>
        <w:rPr>
          <w:ins w:id="239" w:author="Vladimir Panov" w:date="2012-11-21T19:54:00Z"/>
        </w:rPr>
      </w:pPr>
      <w:ins w:id="240" w:author="Vladimir Panov" w:date="2012-11-21T19:50:00Z">
        <w:r>
          <w:t xml:space="preserve">Однако, вполне  можно использовать то обстоятельство, что файл в </w:t>
        </w:r>
      </w:ins>
      <w:ins w:id="241" w:author="Vladimir Panov" w:date="2012-11-21T19:51:00Z">
        <w:r>
          <w:t>нашей системе никогда не используется «сам по себе», а всегда через объект, к которому он присоединен</w:t>
        </w:r>
      </w:ins>
      <w:ins w:id="242" w:author="Vladimir Panov" w:date="2012-11-21T19:52:00Z">
        <w:r>
          <w:t xml:space="preserve">. А точнее, файл всегда присоединяется в определенное «поле» (реквизит, атрибут типа контент) </w:t>
        </w:r>
      </w:ins>
      <w:ins w:id="243" w:author="Vladimir Panov" w:date="2012-11-21T19:53:00Z">
        <w:r>
          <w:t xml:space="preserve">в объекте. Таких атрибутов у объекта (в соответствии с </w:t>
        </w:r>
      </w:ins>
      <w:ins w:id="244" w:author="Vladimir Panov" w:date="2012-11-21T19:54:00Z">
        <w:r>
          <w:t xml:space="preserve">его </w:t>
        </w:r>
      </w:ins>
      <w:ins w:id="245" w:author="Vladimir Panov" w:date="2012-11-21T19:53:00Z">
        <w:r>
          <w:t>классом) может быть несколько</w:t>
        </w:r>
      </w:ins>
      <w:ins w:id="246" w:author="Vladimir Panov" w:date="2012-11-21T19:54:00Z">
        <w:r>
          <w:t xml:space="preserve">, и в каждом – любое число файлов. </w:t>
        </w:r>
      </w:ins>
    </w:p>
    <w:p w:rsidR="000912D2" w:rsidRDefault="000912D2" w:rsidP="00015E81">
      <w:pPr>
        <w:rPr>
          <w:ins w:id="247" w:author="Vladimir Panov" w:date="2012-11-21T19:45:00Z"/>
        </w:rPr>
      </w:pPr>
      <w:ins w:id="248" w:author="Vladimir Panov" w:date="2012-11-21T19:54:00Z">
        <w:r>
          <w:t>Проблему дублирования содержимого файлов можно не учитыва</w:t>
        </w:r>
      </w:ins>
      <w:ins w:id="249" w:author="Vladimir Panov" w:date="2012-11-21T19:55:00Z">
        <w:r>
          <w:t xml:space="preserve">ть, т.к. СЭД – не почта, сама система не должна способствовать своими функциями размножению копий файлов. </w:t>
        </w:r>
      </w:ins>
    </w:p>
    <w:p w:rsidR="009647E9" w:rsidRDefault="000912D2" w:rsidP="00015E81">
      <w:ins w:id="250" w:author="Vladimir Panov" w:date="2012-11-21T19:56:00Z">
        <w:r>
          <w:t>Таким образом, исходя из этих обстоятельств, более правильно будет общий список файлов вообще убрать, а записи</w:t>
        </w:r>
      </w:ins>
      <w:ins w:id="251" w:author="Vladimir Panov" w:date="2012-11-21T19:57:00Z">
        <w:r>
          <w:t xml:space="preserve">, соответствующие ссылкам на файлы в объектах, разместить в тех таблицах </w:t>
        </w:r>
        <w:r w:rsidR="008A5F04">
          <w:t>для классов этих объектов, которые хранят множественные атрибу</w:t>
        </w:r>
      </w:ins>
      <w:ins w:id="252" w:author="Vladimir Panov" w:date="2012-11-21T19:58:00Z">
        <w:r w:rsidR="008A5F04">
          <w:t>ты. Ссылка на файл – это и есть множественный атрибут, но надо учесть, что таковых в классе может быть неск</w:t>
        </w:r>
      </w:ins>
      <w:ins w:id="253" w:author="Vladimir Panov" w:date="2012-11-21T19:59:00Z">
        <w:r w:rsidR="008A5F04">
          <w:t xml:space="preserve">олько с разными названиями. </w:t>
        </w:r>
      </w:ins>
    </w:p>
    <w:p w:rsidR="00015E81" w:rsidRDefault="00015E81" w:rsidP="00035B45">
      <w:pPr>
        <w:pStyle w:val="3"/>
      </w:pPr>
      <w:bookmarkStart w:id="254" w:name="_Toc340677152"/>
      <w:bookmarkStart w:id="255" w:name="_Toc341106908"/>
      <w:r>
        <w:t>Организация областей файловых хранилищ для файлов вложений</w:t>
      </w:r>
      <w:bookmarkEnd w:id="254"/>
      <w:bookmarkEnd w:id="255"/>
      <w:r>
        <w:t xml:space="preserve"> </w:t>
      </w:r>
    </w:p>
    <w:p w:rsidR="00015E81" w:rsidRDefault="00015E81" w:rsidP="00015E81">
      <w:commentRangeStart w:id="256"/>
      <w:r>
        <w:t>Запись вложения содержит уникальный идентификатор файла с вложением (целое число длиной 8 байтов).  Данный идентификатор используется для формирования пути и имени файла с содержанием ролла (см. </w:t>
      </w:r>
      <w:r w:rsidR="00F33CDA">
        <w:fldChar w:fldCharType="begin"/>
      </w:r>
      <w:r>
        <w:instrText xml:space="preserve"> REF _Ref340587769 \h </w:instrText>
      </w:r>
      <w:r w:rsidR="00F33CDA">
        <w:fldChar w:fldCharType="separate"/>
      </w:r>
      <w:r w:rsidR="009D15D2">
        <w:t xml:space="preserve">Рис. </w:t>
      </w:r>
      <w:r w:rsidR="009D15D2">
        <w:rPr>
          <w:noProof/>
        </w:rPr>
        <w:t>12</w:t>
      </w:r>
      <w:r w:rsidR="00F33CDA">
        <w:fldChar w:fldCharType="end"/>
      </w:r>
      <w:r>
        <w:t xml:space="preserve">). </w:t>
      </w:r>
      <w:commentRangeEnd w:id="256"/>
      <w:r w:rsidR="0022272A">
        <w:rPr>
          <w:rStyle w:val="aff1"/>
        </w:rPr>
        <w:commentReference w:id="256"/>
      </w:r>
      <w:r>
        <w:t>При этом используется следующий алгоритм:</w:t>
      </w:r>
    </w:p>
    <w:p w:rsidR="00015E81" w:rsidRDefault="00015E81" w:rsidP="0071535D">
      <w:pPr>
        <w:pStyle w:val="a2"/>
        <w:numPr>
          <w:ilvl w:val="0"/>
          <w:numId w:val="44"/>
        </w:numPr>
      </w:pPr>
      <w:r>
        <w:t xml:space="preserve">Каждый байт преобразуется в 2 шестнадцатеричные цифры. </w:t>
      </w:r>
    </w:p>
    <w:p w:rsidR="00015E81" w:rsidRDefault="00015E81" w:rsidP="0071535D">
      <w:pPr>
        <w:pStyle w:val="a2"/>
      </w:pPr>
      <w:r>
        <w:t xml:space="preserve">Каждая пара шестнадцатеричных цифр формирует имя (или имя директории или имя файла). </w:t>
      </w:r>
    </w:p>
    <w:p w:rsidR="00015E81" w:rsidRDefault="00015E81" w:rsidP="0071535D">
      <w:pPr>
        <w:pStyle w:val="a2"/>
      </w:pPr>
      <w:r>
        <w:t xml:space="preserve">Первые 7 имен используются для создания динамических директорий. </w:t>
      </w:r>
    </w:p>
    <w:p w:rsidR="00015E81" w:rsidRDefault="00015E81" w:rsidP="0071535D">
      <w:pPr>
        <w:pStyle w:val="a2"/>
      </w:pPr>
      <w:r>
        <w:t>Восьмая пара цифр используется для создания имени файла, содержащего вложение.</w:t>
      </w:r>
    </w:p>
    <w:p w:rsidR="00015E81" w:rsidRDefault="006E2146" w:rsidP="00015E81">
      <w:pPr>
        <w:pStyle w:val="Picture"/>
      </w:pPr>
      <w:r>
        <w:object w:dxaOrig="14351" w:dyaOrig="11471">
          <v:shape id="_x0000_i1036" type="#_x0000_t75" style="width:441pt;height:352.8pt" o:ole="">
            <v:imagedata r:id="rId48" o:title=""/>
          </v:shape>
          <o:OLEObject Type="Embed" ProgID="Visio.Drawing.11" ShapeID="_x0000_i1036" DrawAspect="Content" ObjectID="_1415091175" r:id="rId49"/>
        </w:object>
      </w:r>
    </w:p>
    <w:p w:rsidR="00015E81" w:rsidRPr="004C5068" w:rsidRDefault="00015E81" w:rsidP="00015E81">
      <w:pPr>
        <w:pStyle w:val="a1"/>
      </w:pPr>
      <w:bookmarkStart w:id="257" w:name="_Ref340587769"/>
      <w:bookmarkStart w:id="258" w:name="_Toc341106942"/>
      <w:r>
        <w:t xml:space="preserve">Рис. </w:t>
      </w:r>
      <w:r w:rsidR="00F33CDA">
        <w:fldChar w:fldCharType="begin"/>
      </w:r>
      <w:r>
        <w:instrText xml:space="preserve"> SEQ Рис. \* ARABIC </w:instrText>
      </w:r>
      <w:r w:rsidR="00F33CDA">
        <w:fldChar w:fldCharType="separate"/>
      </w:r>
      <w:r w:rsidR="009D15D2">
        <w:rPr>
          <w:noProof/>
        </w:rPr>
        <w:t>12</w:t>
      </w:r>
      <w:r w:rsidR="00F33CDA">
        <w:fldChar w:fldCharType="end"/>
      </w:r>
      <w:bookmarkEnd w:id="257"/>
      <w:r>
        <w:t xml:space="preserve"> Пример расположения файлов вложений и их связи с записями вложений</w:t>
      </w:r>
      <w:bookmarkEnd w:id="258"/>
    </w:p>
    <w:p w:rsidR="00015E81" w:rsidRPr="004C5068" w:rsidRDefault="00015E81" w:rsidP="00015E81">
      <w:r>
        <w:t>В каждой директории не будет находиться ссылок более чем 256 объектов следующего уровня. Общее число хранимых файлов в области хранения может достигать 2</w:t>
      </w:r>
      <w:r w:rsidRPr="00564BA0">
        <w:rPr>
          <w:vertAlign w:val="superscript"/>
        </w:rPr>
        <w:t>64</w:t>
      </w:r>
      <w:r w:rsidR="001C1E6A">
        <w:t xml:space="preserve">-1 </w:t>
      </w:r>
      <w:r w:rsidR="001C1E6A">
        <w:rPr>
          <w:lang w:val="en-US"/>
        </w:rPr>
        <w:t>~</w:t>
      </w:r>
      <w:r>
        <w:t xml:space="preserve"> </w:t>
      </w:r>
      <w:r w:rsidRPr="00FE72A4">
        <w:t>1.8 * 10</w:t>
      </w:r>
      <w:r w:rsidRPr="00564BA0">
        <w:rPr>
          <w:vertAlign w:val="superscript"/>
        </w:rPr>
        <w:t>19</w:t>
      </w:r>
      <w:r>
        <w:t>.</w:t>
      </w:r>
    </w:p>
    <w:p w:rsidR="00015E81" w:rsidRDefault="00015E81" w:rsidP="00035B45">
      <w:pPr>
        <w:pStyle w:val="3"/>
        <w:rPr>
          <w:lang w:val="en-US"/>
        </w:rPr>
      </w:pPr>
      <w:bookmarkStart w:id="259" w:name="_Toc340677153"/>
      <w:bookmarkStart w:id="260" w:name="_Toc341106909"/>
      <w:r>
        <w:t>Обеспечение уникальности файлов</w:t>
      </w:r>
      <w:bookmarkEnd w:id="259"/>
      <w:bookmarkEnd w:id="260"/>
    </w:p>
    <w:p w:rsidR="00015E81" w:rsidRDefault="00015E81" w:rsidP="00015E81">
      <w:commentRangeStart w:id="261"/>
      <w:r>
        <w:t>В случае необходимости хранить только уникальные файлы,</w:t>
      </w:r>
      <w:r w:rsidRPr="004C5068">
        <w:t xml:space="preserve"> </w:t>
      </w:r>
      <w:r>
        <w:t xml:space="preserve">проверку  уникальности файлов можно реализовать в операции сохранения файлов в файловом хранилище. При этом при определении уникальности файла может использоваться длина файла и его контрольная сумма. В случае совпадения двух данных характеристик файлов придется выполнять их полное побайтное сравнение. </w:t>
      </w:r>
      <w:commentRangeEnd w:id="261"/>
      <w:r w:rsidR="006E2146">
        <w:rPr>
          <w:rStyle w:val="aff1"/>
        </w:rPr>
        <w:commentReference w:id="261"/>
      </w:r>
    </w:p>
    <w:p w:rsidR="00015E81" w:rsidRPr="004C5068" w:rsidRDefault="00015E81" w:rsidP="00015E81">
      <w:commentRangeStart w:id="262"/>
      <w:r>
        <w:t>Дело в том что использование даже контрольной суммы и длины файла не дает полной гарантии в том, что для двух различных файлов эти величины не могут совпасть. Это очень редкий вариант, но его необходимо тоже корректно обрабатывать. В данном случае такая ситуация обрабатывается с помощью прямого сравнения файлов.</w:t>
      </w:r>
      <w:commentRangeEnd w:id="262"/>
      <w:r w:rsidR="006E2146">
        <w:rPr>
          <w:rStyle w:val="aff1"/>
        </w:rPr>
        <w:commentReference w:id="262"/>
      </w:r>
    </w:p>
    <w:p w:rsidR="00015E81" w:rsidRDefault="00015E81" w:rsidP="00035B45">
      <w:pPr>
        <w:pStyle w:val="1"/>
      </w:pPr>
      <w:bookmarkStart w:id="263" w:name="_Toc340677154"/>
      <w:bookmarkStart w:id="264" w:name="_Toc341106910"/>
      <w:r>
        <w:lastRenderedPageBreak/>
        <w:t xml:space="preserve">Словарь данных репозитория объектов системы </w:t>
      </w:r>
      <w:r>
        <w:rPr>
          <w:lang w:val="en-US"/>
        </w:rPr>
        <w:t>CompanyMedia</w:t>
      </w:r>
      <w:r w:rsidRPr="00651156">
        <w:t xml:space="preserve"> 5</w:t>
      </w:r>
      <w:bookmarkEnd w:id="263"/>
      <w:bookmarkEnd w:id="264"/>
    </w:p>
    <w:p w:rsidR="00015E81" w:rsidRDefault="00015E81" w:rsidP="00015E81">
      <w:r>
        <w:t>Словарь данных системы является компонентом подсистемы хранения, который содержит описание всех объектов в системе (в том числе и самого словаря). Любой объект созданный в системе помещается в словарь данных.</w:t>
      </w:r>
    </w:p>
    <w:p w:rsidR="00015E81" w:rsidRDefault="00015E81" w:rsidP="00015E81">
      <w:r>
        <w:t>Словарь данных устанавливается в систему при создании БД хранилища объектов п</w:t>
      </w:r>
      <w:ins w:id="265" w:author="Vladimir Panov" w:date="2012-11-21T20:56:00Z">
        <w:r w:rsidR="0057142C">
          <w:t>р</w:t>
        </w:r>
      </w:ins>
      <w:r>
        <w:t>и</w:t>
      </w:r>
      <w:del w:id="266" w:author="Vladimir Panov" w:date="2012-11-21T20:56:00Z">
        <w:r w:rsidDel="0057142C">
          <w:delText>р</w:delText>
        </w:r>
      </w:del>
      <w:r>
        <w:t xml:space="preserve"> создании репозитория. Словарь данных модифицируется компонентом создания структур объектов. Они используется следующими компонентами: </w:t>
      </w:r>
    </w:p>
    <w:p w:rsidR="00015E81" w:rsidRDefault="00015E81" w:rsidP="009613E6">
      <w:pPr>
        <w:pStyle w:val="a"/>
      </w:pPr>
      <w:r>
        <w:t>компонентом создания структур объектов;</w:t>
      </w:r>
    </w:p>
    <w:p w:rsidR="00015E81" w:rsidRDefault="00015E81" w:rsidP="009613E6">
      <w:pPr>
        <w:pStyle w:val="a"/>
      </w:pPr>
      <w:r>
        <w:t>компонентом генерации запросов манипулирования данными;</w:t>
      </w:r>
    </w:p>
    <w:p w:rsidR="00015E81" w:rsidRDefault="00015E81" w:rsidP="009613E6">
      <w:pPr>
        <w:pStyle w:val="a"/>
      </w:pPr>
      <w:r>
        <w:t>компонентом генерации поисковых запросов.</w:t>
      </w:r>
    </w:p>
    <w:p w:rsidR="00015E81" w:rsidRDefault="00015E81" w:rsidP="00015E81">
      <w:r>
        <w:t>Словарь данных должен обеспечивать выполнение следующих основных функций:</w:t>
      </w:r>
    </w:p>
    <w:p w:rsidR="00015E81" w:rsidRPr="001C1E6A" w:rsidRDefault="00015E81" w:rsidP="001C1E6A">
      <w:pPr>
        <w:pStyle w:val="a0"/>
        <w:numPr>
          <w:ilvl w:val="0"/>
          <w:numId w:val="46"/>
        </w:numPr>
        <w:rPr>
          <w:lang w:val="ru-RU"/>
        </w:rPr>
      </w:pPr>
      <w:r w:rsidRPr="001C1E6A">
        <w:rPr>
          <w:lang w:val="ru-RU"/>
        </w:rPr>
        <w:t>Для любого класса объектов необходимо получить базовый класс для данного объекта.</w:t>
      </w:r>
    </w:p>
    <w:p w:rsidR="00015E81" w:rsidRPr="00324DF8" w:rsidRDefault="00015E81" w:rsidP="009613E6">
      <w:pPr>
        <w:pStyle w:val="a0"/>
        <w:rPr>
          <w:lang w:val="ru-RU"/>
        </w:rPr>
      </w:pPr>
      <w:r w:rsidRPr="00324DF8">
        <w:rPr>
          <w:lang w:val="ru-RU"/>
        </w:rPr>
        <w:t>Для любого класс объекта необходимо получить полный список классов объектов-родителей.</w:t>
      </w:r>
    </w:p>
    <w:p w:rsidR="00015E81" w:rsidRPr="00324DF8" w:rsidRDefault="00015E81" w:rsidP="009613E6">
      <w:pPr>
        <w:pStyle w:val="a0"/>
        <w:rPr>
          <w:lang w:val="ru-RU"/>
        </w:rPr>
      </w:pPr>
      <w:r w:rsidRPr="00324DF8">
        <w:rPr>
          <w:lang w:val="ru-RU"/>
        </w:rPr>
        <w:t>Для любого класса объекта необходимо получить список таблиц, в которых храниться данный объект.</w:t>
      </w:r>
    </w:p>
    <w:p w:rsidR="00015E81" w:rsidRPr="00D17EB3" w:rsidRDefault="00015E81" w:rsidP="009613E6">
      <w:pPr>
        <w:pStyle w:val="a0"/>
        <w:rPr>
          <w:lang w:val="ru-RU"/>
        </w:rPr>
      </w:pPr>
      <w:r w:rsidRPr="00324DF8">
        <w:rPr>
          <w:lang w:val="ru-RU"/>
        </w:rPr>
        <w:t xml:space="preserve">Для любого класса объекта необходимо получить полный список атрибутов данного класса. </w:t>
      </w:r>
      <w:commentRangeStart w:id="267"/>
      <w:r w:rsidRPr="00D17EB3">
        <w:rPr>
          <w:lang w:val="ru-RU"/>
        </w:rPr>
        <w:t>При этом к данному списку предъявляются следующие требования:</w:t>
      </w:r>
      <w:commentRangeEnd w:id="267"/>
      <w:r w:rsidR="00B437B3">
        <w:rPr>
          <w:rStyle w:val="aff1"/>
          <w:lang w:val="ru-RU"/>
        </w:rPr>
        <w:commentReference w:id="267"/>
      </w:r>
    </w:p>
    <w:p w:rsidR="00015E81" w:rsidRPr="004D32B9" w:rsidRDefault="00015E81" w:rsidP="00434465">
      <w:pPr>
        <w:pStyle w:val="20"/>
      </w:pPr>
      <w:r w:rsidRPr="004D32B9">
        <w:t>Для каждого атрибута необходимо знать его имя.</w:t>
      </w:r>
    </w:p>
    <w:p w:rsidR="00015E81" w:rsidRPr="004D32B9" w:rsidRDefault="00015E81" w:rsidP="00434465">
      <w:pPr>
        <w:pStyle w:val="20"/>
      </w:pPr>
      <w:commentRangeStart w:id="268"/>
      <w:r w:rsidRPr="004D32B9">
        <w:t>Для каждого атрибута необходимо знать его тип.</w:t>
      </w:r>
      <w:commentRangeEnd w:id="268"/>
      <w:r w:rsidR="009F76FE">
        <w:rPr>
          <w:rStyle w:val="aff1"/>
        </w:rPr>
        <w:commentReference w:id="268"/>
      </w:r>
    </w:p>
    <w:p w:rsidR="00015E81" w:rsidRPr="004D32B9" w:rsidRDefault="00015E81" w:rsidP="00434465">
      <w:pPr>
        <w:pStyle w:val="20"/>
      </w:pPr>
      <w:r w:rsidRPr="004D32B9">
        <w:t>Для каждого атрибута необходимо знать множественны он или одиночный.</w:t>
      </w:r>
    </w:p>
    <w:p w:rsidR="00015E81" w:rsidRPr="004D32B9" w:rsidRDefault="00015E81" w:rsidP="00434465">
      <w:pPr>
        <w:pStyle w:val="20"/>
      </w:pPr>
      <w:r w:rsidRPr="004D32B9">
        <w:t>Для каждого атрибута необходимо знать его модификатор длины (размерность для чисел, длину для строковых значений).</w:t>
      </w:r>
    </w:p>
    <w:p w:rsidR="00015E81" w:rsidRPr="004D32B9" w:rsidRDefault="00015E81" w:rsidP="00434465">
      <w:pPr>
        <w:pStyle w:val="20"/>
      </w:pPr>
      <w:r w:rsidRPr="004D32B9">
        <w:t>Для каждого атрибута необходимо знать в каком классе объекта-родителя он определен.</w:t>
      </w:r>
    </w:p>
    <w:p w:rsidR="00015E81" w:rsidRPr="004D32B9" w:rsidRDefault="00015E81" w:rsidP="00434465">
      <w:pPr>
        <w:pStyle w:val="20"/>
      </w:pPr>
      <w:r w:rsidRPr="004D32B9">
        <w:t>Для каждого атрибута необходимо знать имя таблицы БД, в которой он хранится.</w:t>
      </w:r>
    </w:p>
    <w:p w:rsidR="00015E81" w:rsidRDefault="00015E81" w:rsidP="00035B45">
      <w:pPr>
        <w:pStyle w:val="2"/>
      </w:pPr>
      <w:bookmarkStart w:id="269" w:name="_Toc340677155"/>
      <w:bookmarkStart w:id="270" w:name="_Toc341106911"/>
      <w:r w:rsidRPr="00651156">
        <w:t>Структура словаря данных</w:t>
      </w:r>
      <w:bookmarkEnd w:id="269"/>
      <w:bookmarkEnd w:id="270"/>
    </w:p>
    <w:p w:rsidR="00015E81" w:rsidRDefault="00015E81" w:rsidP="00015E81">
      <w:r>
        <w:t>Структура словаря данных состоит из двух объектов (см. </w:t>
      </w:r>
      <w:r w:rsidR="00F33CDA">
        <w:fldChar w:fldCharType="begin"/>
      </w:r>
      <w:r>
        <w:instrText xml:space="preserve"> REF _Ref340602397 \h </w:instrText>
      </w:r>
      <w:r w:rsidR="00F33CDA">
        <w:fldChar w:fldCharType="separate"/>
      </w:r>
      <w:r w:rsidR="009D15D2">
        <w:t xml:space="preserve">Рис. </w:t>
      </w:r>
      <w:r w:rsidR="009D15D2">
        <w:rPr>
          <w:noProof/>
        </w:rPr>
        <w:t>13</w:t>
      </w:r>
      <w:r w:rsidR="00F33CDA">
        <w:fldChar w:fldCharType="end"/>
      </w:r>
      <w:r>
        <w:t>):</w:t>
      </w:r>
    </w:p>
    <w:p w:rsidR="00015E81" w:rsidRDefault="00015E81" w:rsidP="009613E6">
      <w:pPr>
        <w:pStyle w:val="a"/>
      </w:pPr>
      <w:r>
        <w:t>описание объектов;</w:t>
      </w:r>
    </w:p>
    <w:p w:rsidR="00015E81" w:rsidRDefault="00015E81" w:rsidP="009613E6">
      <w:pPr>
        <w:pStyle w:val="a"/>
      </w:pPr>
      <w:r>
        <w:lastRenderedPageBreak/>
        <w:t>описание атрибутов объектов.</w:t>
      </w:r>
    </w:p>
    <w:p w:rsidR="00015E81" w:rsidRDefault="00015E81" w:rsidP="00015E81">
      <w:pPr>
        <w:pStyle w:val="Picture"/>
      </w:pPr>
      <w:r>
        <w:object w:dxaOrig="16158" w:dyaOrig="9342">
          <v:shape id="_x0000_i1037" type="#_x0000_t75" style="width:441pt;height:254.4pt" o:ole="">
            <v:imagedata r:id="rId50" o:title=""/>
          </v:shape>
          <o:OLEObject Type="Embed" ProgID="Visio.Drawing.11" ShapeID="_x0000_i1037" DrawAspect="Content" ObjectID="_1415091176" r:id="rId51"/>
        </w:object>
      </w:r>
    </w:p>
    <w:p w:rsidR="00015E81" w:rsidRPr="005C24FE" w:rsidRDefault="00015E81" w:rsidP="00015E81">
      <w:pPr>
        <w:pStyle w:val="a1"/>
      </w:pPr>
      <w:bookmarkStart w:id="271" w:name="_Ref340602397"/>
      <w:bookmarkStart w:id="272" w:name="_Toc341106943"/>
      <w:r>
        <w:t xml:space="preserve">Рис. </w:t>
      </w:r>
      <w:r w:rsidR="00F33CDA">
        <w:fldChar w:fldCharType="begin"/>
      </w:r>
      <w:r>
        <w:instrText xml:space="preserve"> SEQ Рис. \* ARABIC </w:instrText>
      </w:r>
      <w:r w:rsidR="00F33CDA">
        <w:fldChar w:fldCharType="separate"/>
      </w:r>
      <w:r w:rsidR="009D15D2">
        <w:rPr>
          <w:noProof/>
        </w:rPr>
        <w:t>13</w:t>
      </w:r>
      <w:r w:rsidR="00F33CDA">
        <w:fldChar w:fldCharType="end"/>
      </w:r>
      <w:bookmarkEnd w:id="271"/>
      <w:r>
        <w:t xml:space="preserve"> Структура словаря данных</w:t>
      </w:r>
      <w:bookmarkEnd w:id="272"/>
    </w:p>
    <w:p w:rsidR="00015E81" w:rsidRDefault="00015E81" w:rsidP="00015E81">
      <w:r>
        <w:t xml:space="preserve">Для атрибутов виртуальных классов объектов имени таблицы не указывается. В классах объектов-наследников виртуальных объектов атрибуты виртуальных объектов повторяются с указанием имен таблиц, в которых хранятся данные атрибуты, унаследованные от виртуального объекта (на </w:t>
      </w:r>
      <w:r w:rsidR="00F33CDA">
        <w:fldChar w:fldCharType="begin"/>
      </w:r>
      <w:r>
        <w:instrText xml:space="preserve"> REF _Ref340602397 \h </w:instrText>
      </w:r>
      <w:r w:rsidR="00F33CDA">
        <w:fldChar w:fldCharType="separate"/>
      </w:r>
      <w:r w:rsidR="009D15D2">
        <w:t xml:space="preserve">Рис. </w:t>
      </w:r>
      <w:r w:rsidR="009D15D2">
        <w:rPr>
          <w:noProof/>
        </w:rPr>
        <w:t>13</w:t>
      </w:r>
      <w:r w:rsidR="00F33CDA">
        <w:fldChar w:fldCharType="end"/>
      </w:r>
      <w:r>
        <w:t xml:space="preserve"> так наследуются атрибуты объекта </w:t>
      </w:r>
      <w:r w:rsidRPr="00461A5C">
        <w:rPr>
          <w:rStyle w:val="CODE"/>
        </w:rPr>
        <w:t>root_object</w:t>
      </w:r>
      <w:r w:rsidRPr="00461A5C">
        <w:t xml:space="preserve">: </w:t>
      </w:r>
      <w:r>
        <w:rPr>
          <w:rStyle w:val="CODE"/>
          <w:lang w:val="en-US"/>
        </w:rPr>
        <w:t>id</w:t>
      </w:r>
      <w:r w:rsidRPr="00461A5C">
        <w:rPr>
          <w:rStyle w:val="CODE"/>
        </w:rPr>
        <w:t>__</w:t>
      </w:r>
      <w:r w:rsidRPr="00461A5C">
        <w:t>,</w:t>
      </w:r>
      <w:r w:rsidRPr="00461A5C">
        <w:rPr>
          <w:rStyle w:val="CODE"/>
        </w:rPr>
        <w:t xml:space="preserve"> </w:t>
      </w:r>
      <w:r>
        <w:rPr>
          <w:rStyle w:val="CODE"/>
          <w:lang w:val="en-US"/>
        </w:rPr>
        <w:t>update</w:t>
      </w:r>
      <w:r w:rsidRPr="00461A5C">
        <w:rPr>
          <w:rStyle w:val="CODE"/>
        </w:rPr>
        <w:t>_</w:t>
      </w:r>
      <w:r>
        <w:rPr>
          <w:rStyle w:val="CODE"/>
          <w:lang w:val="en-US"/>
        </w:rPr>
        <w:t>cnt</w:t>
      </w:r>
      <w:r w:rsidRPr="00461A5C">
        <w:rPr>
          <w:rStyle w:val="CODE"/>
        </w:rPr>
        <w:t>__</w:t>
      </w:r>
      <w:r w:rsidRPr="00461A5C">
        <w:t xml:space="preserve">, </w:t>
      </w:r>
      <w:r>
        <w:rPr>
          <w:rStyle w:val="CODE"/>
          <w:lang w:val="en-US"/>
        </w:rPr>
        <w:t>last</w:t>
      </w:r>
      <w:r w:rsidRPr="00461A5C">
        <w:rPr>
          <w:rStyle w:val="CODE"/>
        </w:rPr>
        <w:t>_</w:t>
      </w:r>
      <w:r>
        <w:rPr>
          <w:rStyle w:val="CODE"/>
          <w:lang w:val="en-US"/>
        </w:rPr>
        <w:t>modify</w:t>
      </w:r>
      <w:r w:rsidRPr="00461A5C">
        <w:rPr>
          <w:rStyle w:val="CODE"/>
        </w:rPr>
        <w:t>_</w:t>
      </w:r>
      <w:r>
        <w:rPr>
          <w:rStyle w:val="CODE"/>
          <w:lang w:val="en-US"/>
        </w:rPr>
        <w:t>time</w:t>
      </w:r>
      <w:r w:rsidRPr="00461A5C">
        <w:t xml:space="preserve">). </w:t>
      </w:r>
      <w:r>
        <w:t>Для атрибутов, унаследованных от атрибутов виртуальных объектов указывается ссылка на описание атрибута, от которого унаследован данный атрибут объекта.</w:t>
      </w:r>
    </w:p>
    <w:p w:rsidR="00015E81" w:rsidRPr="00461A5C" w:rsidRDefault="00015E81" w:rsidP="00015E81">
      <w:r>
        <w:t>Такая организация данных обеспечивает наличие всех атрибутов, реально хранимых в БД, в справочнике атрибутов словаря данных с указанием реальных таблиц, используемых для хранения информации. Это облегчает алгоритмы построения операторов манипулирования данными в компонентах генерации поисковых запросов и генерации запросов манипулирования данными.</w:t>
      </w:r>
    </w:p>
    <w:p w:rsidR="00015E81" w:rsidRDefault="00015E81" w:rsidP="00035B45">
      <w:pPr>
        <w:pStyle w:val="2"/>
      </w:pPr>
      <w:bookmarkStart w:id="273" w:name="_Toc340677156"/>
      <w:bookmarkStart w:id="274" w:name="_Toc341106912"/>
      <w:r>
        <w:t>Свойства классов объектов</w:t>
      </w:r>
      <w:bookmarkEnd w:id="273"/>
      <w:bookmarkEnd w:id="274"/>
    </w:p>
    <w:p w:rsidR="00015E81" w:rsidRDefault="00015E81" w:rsidP="00015E81">
      <w:r>
        <w:t>Данный раздел содержит перечень свойств классов объектов, хранимых в словаре данных (см. </w:t>
      </w:r>
      <w:r w:rsidR="00F33CDA">
        <w:fldChar w:fldCharType="begin"/>
      </w:r>
      <w:r>
        <w:instrText xml:space="preserve"> REF _Ref340659117 \h </w:instrText>
      </w:r>
      <w:r w:rsidR="00F33CDA">
        <w:fldChar w:fldCharType="separate"/>
      </w:r>
      <w:r w:rsidR="009D15D2">
        <w:t xml:space="preserve">Таблица </w:t>
      </w:r>
      <w:r w:rsidR="009D15D2">
        <w:rPr>
          <w:noProof/>
        </w:rPr>
        <w:t>1</w:t>
      </w:r>
      <w:r w:rsidR="00F33CDA">
        <w:fldChar w:fldCharType="end"/>
      </w:r>
      <w:r>
        <w:t xml:space="preserve">). Перечень свойств класса объекта уточняется на этапе разработки спецификации подсистемы хранения </w:t>
      </w:r>
      <w:r>
        <w:rPr>
          <w:lang w:val="en-US"/>
        </w:rPr>
        <w:t>CM</w:t>
      </w:r>
      <w:r w:rsidRPr="008D2A58">
        <w:t>5</w:t>
      </w:r>
      <w:r>
        <w:t>.</w:t>
      </w:r>
    </w:p>
    <w:p w:rsidR="00015E81" w:rsidRPr="00461A5C" w:rsidRDefault="00015E81" w:rsidP="00015E81">
      <w:pPr>
        <w:pStyle w:val="Headingtable"/>
      </w:pPr>
      <w:bookmarkStart w:id="275" w:name="_Ref340659117"/>
      <w:bookmarkStart w:id="276" w:name="_Ref340659078"/>
      <w:bookmarkStart w:id="277" w:name="_Toc341106948"/>
      <w:r>
        <w:t xml:space="preserve">Таблица </w:t>
      </w:r>
      <w:r w:rsidR="00F33CDA">
        <w:fldChar w:fldCharType="begin"/>
      </w:r>
      <w:r>
        <w:instrText xml:space="preserve"> SEQ Таблица \* ARABIC </w:instrText>
      </w:r>
      <w:r w:rsidR="00F33CDA">
        <w:fldChar w:fldCharType="separate"/>
      </w:r>
      <w:r w:rsidR="009D15D2">
        <w:rPr>
          <w:noProof/>
        </w:rPr>
        <w:t>1</w:t>
      </w:r>
      <w:r w:rsidR="00F33CDA">
        <w:fldChar w:fldCharType="end"/>
      </w:r>
      <w:bookmarkEnd w:id="275"/>
      <w:r>
        <w:t xml:space="preserve">. Перечень свойств класса объекта </w:t>
      </w:r>
      <w:r>
        <w:br/>
        <w:t xml:space="preserve">в словаре данных системы </w:t>
      </w:r>
      <w:r>
        <w:rPr>
          <w:lang w:val="en-US"/>
        </w:rPr>
        <w:t>CompanyMedia</w:t>
      </w:r>
      <w:r w:rsidRPr="00461A5C">
        <w:t xml:space="preserve"> 5</w:t>
      </w:r>
      <w:bookmarkEnd w:id="276"/>
      <w:bookmarkEnd w:id="2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2551"/>
        <w:gridCol w:w="1134"/>
        <w:gridCol w:w="4831"/>
      </w:tblGrid>
      <w:tr w:rsidR="00015E81" w:rsidTr="00015E81">
        <w:trPr>
          <w:cantSplit/>
          <w:trHeight w:val="57"/>
          <w:tblHeader/>
        </w:trPr>
        <w:tc>
          <w:tcPr>
            <w:tcW w:w="534" w:type="dxa"/>
          </w:tcPr>
          <w:p w:rsidR="00015E81" w:rsidRDefault="00015E81" w:rsidP="00015E81">
            <w:pPr>
              <w:pStyle w:val="TableTitle"/>
            </w:pPr>
            <w:r>
              <w:t>№</w:t>
            </w:r>
          </w:p>
        </w:tc>
        <w:tc>
          <w:tcPr>
            <w:tcW w:w="2551" w:type="dxa"/>
          </w:tcPr>
          <w:p w:rsidR="00015E81" w:rsidRDefault="00015E81" w:rsidP="00015E81">
            <w:pPr>
              <w:pStyle w:val="TableTitle"/>
            </w:pPr>
            <w:r>
              <w:t>Имя свойства</w:t>
            </w:r>
          </w:p>
        </w:tc>
        <w:tc>
          <w:tcPr>
            <w:tcW w:w="1134" w:type="dxa"/>
          </w:tcPr>
          <w:p w:rsidR="00015E81" w:rsidRPr="00461A5C" w:rsidRDefault="00015E81" w:rsidP="00015E81">
            <w:pPr>
              <w:pStyle w:val="TableTitle"/>
            </w:pPr>
            <w:r>
              <w:t>Тип</w:t>
            </w:r>
          </w:p>
        </w:tc>
        <w:tc>
          <w:tcPr>
            <w:tcW w:w="4831" w:type="dxa"/>
          </w:tcPr>
          <w:p w:rsidR="00015E81" w:rsidRDefault="00015E81" w:rsidP="00015E81">
            <w:pPr>
              <w:pStyle w:val="TableTitle"/>
            </w:pPr>
            <w:r>
              <w:t>Комментарий</w:t>
            </w:r>
          </w:p>
        </w:tc>
      </w:tr>
      <w:tr w:rsidR="00015E81" w:rsidTr="00015E81">
        <w:trPr>
          <w:cantSplit/>
          <w:trHeight w:val="57"/>
        </w:trPr>
        <w:tc>
          <w:tcPr>
            <w:tcW w:w="534" w:type="dxa"/>
            <w:vAlign w:val="center"/>
          </w:tcPr>
          <w:p w:rsidR="00015E81" w:rsidRDefault="00015E81" w:rsidP="00015E81">
            <w:pPr>
              <w:pStyle w:val="TableNormal"/>
              <w:jc w:val="right"/>
            </w:pPr>
            <w:r>
              <w:t>1</w:t>
            </w:r>
          </w:p>
        </w:tc>
        <w:tc>
          <w:tcPr>
            <w:tcW w:w="2551" w:type="dxa"/>
            <w:vAlign w:val="center"/>
          </w:tcPr>
          <w:p w:rsidR="00015E81" w:rsidRPr="00590BFE" w:rsidRDefault="00015E81" w:rsidP="00015E81">
            <w:pPr>
              <w:pStyle w:val="TableNormal"/>
              <w:rPr>
                <w:rStyle w:val="CODE"/>
                <w:lang w:val="en-US"/>
              </w:rPr>
            </w:pPr>
            <w:r>
              <w:rPr>
                <w:rStyle w:val="CODE"/>
                <w:lang w:val="en-US"/>
              </w:rPr>
              <w:t>class_id</w:t>
            </w:r>
          </w:p>
        </w:tc>
        <w:tc>
          <w:tcPr>
            <w:tcW w:w="1134" w:type="dxa"/>
            <w:vAlign w:val="center"/>
          </w:tcPr>
          <w:p w:rsidR="00015E81" w:rsidRPr="00D65521" w:rsidRDefault="00015E81" w:rsidP="00015E81">
            <w:pPr>
              <w:pStyle w:val="TableNormal"/>
              <w:jc w:val="center"/>
              <w:rPr>
                <w:lang w:val="en-US"/>
              </w:rPr>
            </w:pPr>
            <w:r>
              <w:rPr>
                <w:lang w:val="en-US"/>
              </w:rPr>
              <w:t>int</w:t>
            </w:r>
          </w:p>
        </w:tc>
        <w:tc>
          <w:tcPr>
            <w:tcW w:w="4831" w:type="dxa"/>
            <w:vAlign w:val="center"/>
          </w:tcPr>
          <w:p w:rsidR="00015E81" w:rsidRPr="00D65521" w:rsidRDefault="00015E81" w:rsidP="00015E81">
            <w:pPr>
              <w:pStyle w:val="TableNormal"/>
            </w:pPr>
            <w:r>
              <w:t>Идентификатор класса</w:t>
            </w:r>
          </w:p>
        </w:tc>
      </w:tr>
      <w:tr w:rsidR="00015E81" w:rsidTr="00015E81">
        <w:trPr>
          <w:cantSplit/>
          <w:trHeight w:val="57"/>
        </w:trPr>
        <w:tc>
          <w:tcPr>
            <w:tcW w:w="534" w:type="dxa"/>
            <w:vAlign w:val="center"/>
          </w:tcPr>
          <w:p w:rsidR="00015E81" w:rsidRDefault="00015E81" w:rsidP="00015E81">
            <w:pPr>
              <w:pStyle w:val="TableNormal"/>
              <w:jc w:val="right"/>
            </w:pPr>
            <w:r>
              <w:t>2</w:t>
            </w:r>
          </w:p>
        </w:tc>
        <w:tc>
          <w:tcPr>
            <w:tcW w:w="2551" w:type="dxa"/>
            <w:vAlign w:val="center"/>
          </w:tcPr>
          <w:p w:rsidR="00015E81" w:rsidRPr="0076614F" w:rsidRDefault="00015E81" w:rsidP="00015E81">
            <w:pPr>
              <w:pStyle w:val="TableNormal"/>
              <w:rPr>
                <w:rStyle w:val="CODE"/>
                <w:lang w:val="en-US"/>
              </w:rPr>
            </w:pPr>
            <w:r w:rsidRPr="008D2A58">
              <w:rPr>
                <w:rStyle w:val="CODE"/>
              </w:rPr>
              <w:t>name</w:t>
            </w:r>
          </w:p>
        </w:tc>
        <w:tc>
          <w:tcPr>
            <w:tcW w:w="1134" w:type="dxa"/>
            <w:vAlign w:val="center"/>
          </w:tcPr>
          <w:p w:rsidR="00015E81" w:rsidRPr="0076614F" w:rsidRDefault="00015E81" w:rsidP="00015E81">
            <w:pPr>
              <w:pStyle w:val="TableNormal"/>
              <w:jc w:val="center"/>
              <w:rPr>
                <w:lang w:val="en-US"/>
              </w:rPr>
            </w:pPr>
            <w:r w:rsidRPr="008D2A58">
              <w:t>string(26)</w:t>
            </w:r>
          </w:p>
        </w:tc>
        <w:tc>
          <w:tcPr>
            <w:tcW w:w="4831" w:type="dxa"/>
            <w:vAlign w:val="center"/>
          </w:tcPr>
          <w:p w:rsidR="00015E81" w:rsidRDefault="00015E81" w:rsidP="00015E81">
            <w:pPr>
              <w:pStyle w:val="TableNormal"/>
            </w:pPr>
            <w:r>
              <w:t xml:space="preserve">Имя класса объекта. </w:t>
            </w:r>
            <w:commentRangeStart w:id="278"/>
            <w:r>
              <w:t>Максимальная длина имени – 26 символов.</w:t>
            </w:r>
            <w:commentRangeEnd w:id="278"/>
            <w:r w:rsidR="001606BF">
              <w:rPr>
                <w:rStyle w:val="aff1"/>
              </w:rPr>
              <w:commentReference w:id="278"/>
            </w:r>
          </w:p>
          <w:p w:rsidR="00015E81" w:rsidRPr="008D2A58" w:rsidRDefault="00015E81" w:rsidP="00015E81">
            <w:pPr>
              <w:pStyle w:val="TableNormal"/>
            </w:pPr>
            <w:r>
              <w:t>Имена таблиц для хранения объектов получаются по зашитым в систему правилам (см. п. </w:t>
            </w:r>
            <w:r w:rsidR="00F33CDA">
              <w:fldChar w:fldCharType="begin"/>
            </w:r>
            <w:r>
              <w:instrText xml:space="preserve"> REF _Ref340659342 \r \h </w:instrText>
            </w:r>
            <w:r w:rsidR="00F33CDA">
              <w:fldChar w:fldCharType="separate"/>
            </w:r>
            <w:r w:rsidR="009D15D2">
              <w:t>6.4</w:t>
            </w:r>
            <w:r w:rsidR="00F33CDA">
              <w:fldChar w:fldCharType="end"/>
            </w:r>
            <w:r>
              <w:t>)</w:t>
            </w:r>
          </w:p>
        </w:tc>
      </w:tr>
      <w:tr w:rsidR="00015E81" w:rsidTr="00015E81">
        <w:trPr>
          <w:cantSplit/>
          <w:trHeight w:val="57"/>
        </w:trPr>
        <w:tc>
          <w:tcPr>
            <w:tcW w:w="534" w:type="dxa"/>
            <w:vAlign w:val="center"/>
          </w:tcPr>
          <w:p w:rsidR="00015E81" w:rsidRDefault="00015E81" w:rsidP="00015E81">
            <w:pPr>
              <w:pStyle w:val="TableNormal"/>
              <w:jc w:val="right"/>
            </w:pPr>
            <w:r>
              <w:t>3</w:t>
            </w:r>
          </w:p>
        </w:tc>
        <w:tc>
          <w:tcPr>
            <w:tcW w:w="2551" w:type="dxa"/>
            <w:vAlign w:val="center"/>
          </w:tcPr>
          <w:p w:rsidR="00015E81" w:rsidRPr="0076614F" w:rsidRDefault="00015E81" w:rsidP="00015E81">
            <w:pPr>
              <w:pStyle w:val="TableNormal"/>
              <w:jc w:val="both"/>
              <w:rPr>
                <w:rStyle w:val="CODE"/>
                <w:lang w:val="en-US"/>
              </w:rPr>
            </w:pPr>
            <w:r w:rsidRPr="0076614F">
              <w:rPr>
                <w:rStyle w:val="CODE"/>
                <w:lang w:val="en-US"/>
              </w:rPr>
              <w:t>virtual</w:t>
            </w:r>
          </w:p>
        </w:tc>
        <w:tc>
          <w:tcPr>
            <w:tcW w:w="1134" w:type="dxa"/>
            <w:vAlign w:val="center"/>
          </w:tcPr>
          <w:p w:rsidR="00015E81" w:rsidRPr="0076614F" w:rsidRDefault="00015E81" w:rsidP="00015E81">
            <w:pPr>
              <w:pStyle w:val="TableNormal"/>
              <w:jc w:val="center"/>
              <w:rPr>
                <w:lang w:val="en-US"/>
              </w:rPr>
            </w:pPr>
            <w:r w:rsidRPr="0076614F">
              <w:rPr>
                <w:lang w:val="en-US"/>
              </w:rPr>
              <w:t>boolean</w:t>
            </w:r>
          </w:p>
        </w:tc>
        <w:tc>
          <w:tcPr>
            <w:tcW w:w="4831" w:type="dxa"/>
            <w:vAlign w:val="center"/>
          </w:tcPr>
          <w:p w:rsidR="00015E81" w:rsidRPr="00496B52" w:rsidRDefault="00015E81" w:rsidP="00015E81">
            <w:pPr>
              <w:pStyle w:val="TableNormal"/>
              <w:jc w:val="both"/>
            </w:pPr>
            <w:r>
              <w:t>Признак виртуального класса объекта.</w:t>
            </w:r>
          </w:p>
        </w:tc>
      </w:tr>
      <w:tr w:rsidR="00015E81" w:rsidTr="00015E81">
        <w:trPr>
          <w:cantSplit/>
          <w:trHeight w:val="57"/>
        </w:trPr>
        <w:tc>
          <w:tcPr>
            <w:tcW w:w="534" w:type="dxa"/>
            <w:vAlign w:val="center"/>
          </w:tcPr>
          <w:p w:rsidR="00015E81" w:rsidRDefault="00015E81" w:rsidP="00015E81">
            <w:pPr>
              <w:pStyle w:val="TableNormal"/>
              <w:jc w:val="right"/>
            </w:pPr>
            <w:r>
              <w:lastRenderedPageBreak/>
              <w:t>4</w:t>
            </w:r>
          </w:p>
        </w:tc>
        <w:tc>
          <w:tcPr>
            <w:tcW w:w="2551" w:type="dxa"/>
            <w:vAlign w:val="center"/>
          </w:tcPr>
          <w:p w:rsidR="00015E81" w:rsidRPr="0076614F" w:rsidRDefault="00015E81" w:rsidP="00015E81">
            <w:pPr>
              <w:pStyle w:val="TableNormal"/>
              <w:rPr>
                <w:rStyle w:val="CODE"/>
                <w:lang w:val="en-US"/>
              </w:rPr>
            </w:pPr>
            <w:r w:rsidRPr="008D2A58">
              <w:rPr>
                <w:rStyle w:val="CODE"/>
              </w:rPr>
              <w:t>is_multiply</w:t>
            </w:r>
          </w:p>
        </w:tc>
        <w:tc>
          <w:tcPr>
            <w:tcW w:w="1134" w:type="dxa"/>
            <w:vAlign w:val="center"/>
          </w:tcPr>
          <w:p w:rsidR="00015E81" w:rsidRPr="0076614F" w:rsidRDefault="00015E81" w:rsidP="00015E81">
            <w:pPr>
              <w:pStyle w:val="TableNormal"/>
              <w:jc w:val="center"/>
              <w:rPr>
                <w:lang w:val="en-US"/>
              </w:rPr>
            </w:pPr>
            <w:r w:rsidRPr="008D2A58">
              <w:t>boolean</w:t>
            </w:r>
          </w:p>
        </w:tc>
        <w:tc>
          <w:tcPr>
            <w:tcW w:w="4831" w:type="dxa"/>
            <w:vAlign w:val="center"/>
          </w:tcPr>
          <w:p w:rsidR="00015E81" w:rsidRDefault="00015E81" w:rsidP="00015E81">
            <w:pPr>
              <w:pStyle w:val="TableNormal"/>
            </w:pPr>
            <w:r>
              <w:t>Класс объекта имеет множественные атрибуты.</w:t>
            </w:r>
          </w:p>
          <w:p w:rsidR="00015E81" w:rsidRPr="008D2A58" w:rsidRDefault="00015E81" w:rsidP="00015E81">
            <w:pPr>
              <w:pStyle w:val="TableNormal"/>
            </w:pPr>
            <w:r>
              <w:t xml:space="preserve">Если значение </w:t>
            </w:r>
            <w:r w:rsidRPr="008D2A58">
              <w:rPr>
                <w:rStyle w:val="CODE"/>
              </w:rPr>
              <w:t>true</w:t>
            </w:r>
            <w:r w:rsidRPr="008D2A58">
              <w:t>,</w:t>
            </w:r>
            <w:r>
              <w:t xml:space="preserve"> то для такого объекта существует таблица множественных атрибутов.</w:t>
            </w:r>
          </w:p>
        </w:tc>
      </w:tr>
      <w:tr w:rsidR="00015E81" w:rsidTr="00015E81">
        <w:trPr>
          <w:cantSplit/>
          <w:trHeight w:val="57"/>
        </w:trPr>
        <w:tc>
          <w:tcPr>
            <w:tcW w:w="534" w:type="dxa"/>
            <w:vAlign w:val="center"/>
          </w:tcPr>
          <w:p w:rsidR="00015E81" w:rsidRDefault="00015E81" w:rsidP="00015E81">
            <w:pPr>
              <w:pStyle w:val="TableNormal"/>
              <w:jc w:val="right"/>
            </w:pPr>
            <w:r>
              <w:t>5</w:t>
            </w:r>
          </w:p>
        </w:tc>
        <w:tc>
          <w:tcPr>
            <w:tcW w:w="2551" w:type="dxa"/>
            <w:vAlign w:val="center"/>
          </w:tcPr>
          <w:p w:rsidR="00015E81" w:rsidRPr="0076614F" w:rsidRDefault="00015E81" w:rsidP="00015E81">
            <w:pPr>
              <w:pStyle w:val="TableNormal"/>
              <w:rPr>
                <w:rStyle w:val="CODE"/>
                <w:lang w:val="en-US"/>
              </w:rPr>
            </w:pPr>
            <w:r w:rsidRPr="00AF0FDF">
              <w:rPr>
                <w:rStyle w:val="CODE"/>
              </w:rPr>
              <w:t>full_text</w:t>
            </w:r>
          </w:p>
        </w:tc>
        <w:tc>
          <w:tcPr>
            <w:tcW w:w="1134" w:type="dxa"/>
            <w:vAlign w:val="center"/>
          </w:tcPr>
          <w:p w:rsidR="00015E81" w:rsidRPr="0076614F" w:rsidRDefault="00015E81" w:rsidP="00015E81">
            <w:pPr>
              <w:pStyle w:val="TableNormal"/>
              <w:jc w:val="center"/>
              <w:rPr>
                <w:lang w:val="en-US"/>
              </w:rPr>
            </w:pPr>
            <w:r w:rsidRPr="0076614F">
              <w:rPr>
                <w:lang w:val="en-US"/>
              </w:rPr>
              <w:t>boolean</w:t>
            </w:r>
          </w:p>
        </w:tc>
        <w:tc>
          <w:tcPr>
            <w:tcW w:w="4831" w:type="dxa"/>
            <w:vAlign w:val="center"/>
          </w:tcPr>
          <w:p w:rsidR="00015E81" w:rsidRDefault="00015E81" w:rsidP="00015E81">
            <w:pPr>
              <w:pStyle w:val="TableNormal"/>
            </w:pPr>
            <w:commentRangeStart w:id="279"/>
            <w:r>
              <w:t xml:space="preserve">Объекты данного класса подвергаются полнотекстовому индексированию. </w:t>
            </w:r>
          </w:p>
          <w:p w:rsidR="00015E81" w:rsidRPr="008D2A58" w:rsidRDefault="00015E81" w:rsidP="00015E81">
            <w:pPr>
              <w:pStyle w:val="TableNormal"/>
            </w:pPr>
            <w:r>
              <w:t>Такие объекты обрабатываются подсистемой полнотекстовой индексации.</w:t>
            </w:r>
            <w:commentRangeEnd w:id="279"/>
            <w:r w:rsidR="001606BF">
              <w:rPr>
                <w:rStyle w:val="aff1"/>
              </w:rPr>
              <w:commentReference w:id="279"/>
            </w:r>
          </w:p>
        </w:tc>
      </w:tr>
      <w:tr w:rsidR="00015E81" w:rsidTr="00015E81">
        <w:trPr>
          <w:cantSplit/>
          <w:trHeight w:val="57"/>
        </w:trPr>
        <w:tc>
          <w:tcPr>
            <w:tcW w:w="534" w:type="dxa"/>
            <w:vAlign w:val="center"/>
          </w:tcPr>
          <w:p w:rsidR="00015E81" w:rsidRDefault="00015E81" w:rsidP="00015E81">
            <w:pPr>
              <w:pStyle w:val="TableNormal"/>
              <w:jc w:val="right"/>
            </w:pPr>
            <w:r>
              <w:t>6</w:t>
            </w:r>
          </w:p>
        </w:tc>
        <w:tc>
          <w:tcPr>
            <w:tcW w:w="2551" w:type="dxa"/>
            <w:vAlign w:val="center"/>
          </w:tcPr>
          <w:p w:rsidR="00015E81" w:rsidRPr="0076614F" w:rsidRDefault="00015E81" w:rsidP="00015E81">
            <w:pPr>
              <w:pStyle w:val="TableNormal"/>
              <w:rPr>
                <w:rStyle w:val="CODE"/>
                <w:lang w:val="en-US"/>
              </w:rPr>
            </w:pPr>
            <w:r w:rsidRPr="0076614F">
              <w:rPr>
                <w:rStyle w:val="CODE"/>
                <w:lang w:val="en-US"/>
              </w:rPr>
              <w:t>restricted</w:t>
            </w:r>
          </w:p>
        </w:tc>
        <w:tc>
          <w:tcPr>
            <w:tcW w:w="1134" w:type="dxa"/>
            <w:vAlign w:val="center"/>
          </w:tcPr>
          <w:p w:rsidR="00015E81" w:rsidRPr="0076614F" w:rsidRDefault="00015E81" w:rsidP="00015E81">
            <w:pPr>
              <w:pStyle w:val="TableNormal"/>
              <w:jc w:val="center"/>
              <w:rPr>
                <w:lang w:val="en-US"/>
              </w:rPr>
            </w:pPr>
            <w:r w:rsidRPr="0076614F">
              <w:rPr>
                <w:lang w:val="en-US"/>
              </w:rPr>
              <w:t>boolean</w:t>
            </w:r>
          </w:p>
        </w:tc>
        <w:tc>
          <w:tcPr>
            <w:tcW w:w="4831" w:type="dxa"/>
            <w:vAlign w:val="center"/>
          </w:tcPr>
          <w:p w:rsidR="00015E81" w:rsidRDefault="00015E81" w:rsidP="00015E81">
            <w:pPr>
              <w:pStyle w:val="TableNormal"/>
            </w:pPr>
            <w:r>
              <w:t xml:space="preserve">Доступ к объектам контролируется с помощью </w:t>
            </w:r>
            <w:r w:rsidRPr="0076614F">
              <w:rPr>
                <w:lang w:val="en-US"/>
              </w:rPr>
              <w:t>ACL</w:t>
            </w:r>
            <w:r>
              <w:t>.</w:t>
            </w:r>
          </w:p>
          <w:p w:rsidR="00015E81" w:rsidRPr="001F1140" w:rsidRDefault="00015E81" w:rsidP="00015E81">
            <w:pPr>
              <w:pStyle w:val="TableNormal"/>
            </w:pPr>
            <w:r>
              <w:t xml:space="preserve">Достигается наследованием от виртуального класса </w:t>
            </w:r>
            <w:r w:rsidRPr="001F1140">
              <w:rPr>
                <w:rStyle w:val="CODE"/>
              </w:rPr>
              <w:t>restricted_obj</w:t>
            </w:r>
            <w:r w:rsidRPr="001F1140">
              <w:t>.</w:t>
            </w:r>
          </w:p>
          <w:p w:rsidR="00015E81" w:rsidRPr="00AF0FDF" w:rsidRDefault="00015E81" w:rsidP="00015E81">
            <w:pPr>
              <w:pStyle w:val="TableNormal"/>
            </w:pPr>
            <w:r>
              <w:t xml:space="preserve">Атрибут избыточный, но </w:t>
            </w:r>
            <w:r w:rsidRPr="001F1140">
              <w:t>упрощает алгоритмы</w:t>
            </w:r>
            <w:r>
              <w:t xml:space="preserve"> для</w:t>
            </w:r>
            <w:r w:rsidRPr="001F1140">
              <w:t xml:space="preserve"> </w:t>
            </w:r>
            <w:r>
              <w:t>подсистемы хранения. Автоматически проставляется для класса объекта если среди классов объектов-родителей встречается требуемый класс.</w:t>
            </w:r>
          </w:p>
        </w:tc>
      </w:tr>
      <w:tr w:rsidR="00015E81" w:rsidTr="00015E81">
        <w:trPr>
          <w:cantSplit/>
          <w:trHeight w:val="57"/>
        </w:trPr>
        <w:tc>
          <w:tcPr>
            <w:tcW w:w="534" w:type="dxa"/>
            <w:vAlign w:val="center"/>
          </w:tcPr>
          <w:p w:rsidR="00015E81" w:rsidRDefault="00015E81" w:rsidP="00015E81">
            <w:pPr>
              <w:pStyle w:val="TableNormal"/>
              <w:jc w:val="right"/>
            </w:pPr>
            <w:r>
              <w:t>7</w:t>
            </w:r>
          </w:p>
        </w:tc>
        <w:tc>
          <w:tcPr>
            <w:tcW w:w="2551" w:type="dxa"/>
            <w:vAlign w:val="center"/>
          </w:tcPr>
          <w:p w:rsidR="00015E81" w:rsidRPr="0076614F" w:rsidRDefault="00015E81" w:rsidP="00015E81">
            <w:pPr>
              <w:pStyle w:val="TableNormal"/>
              <w:rPr>
                <w:rStyle w:val="CODE"/>
                <w:lang w:val="en-US"/>
              </w:rPr>
            </w:pPr>
            <w:r w:rsidRPr="0076614F">
              <w:rPr>
                <w:rStyle w:val="CODE"/>
                <w:lang w:val="en-US"/>
              </w:rPr>
              <w:t>version</w:t>
            </w:r>
          </w:p>
        </w:tc>
        <w:tc>
          <w:tcPr>
            <w:tcW w:w="1134" w:type="dxa"/>
            <w:vAlign w:val="center"/>
          </w:tcPr>
          <w:p w:rsidR="00015E81" w:rsidRPr="0076614F" w:rsidRDefault="00015E81" w:rsidP="00015E81">
            <w:pPr>
              <w:pStyle w:val="TableNormal"/>
              <w:jc w:val="center"/>
              <w:rPr>
                <w:lang w:val="en-US"/>
              </w:rPr>
            </w:pPr>
            <w:r w:rsidRPr="0076614F">
              <w:rPr>
                <w:lang w:val="en-US"/>
              </w:rPr>
              <w:t>boolean</w:t>
            </w:r>
          </w:p>
        </w:tc>
        <w:tc>
          <w:tcPr>
            <w:tcW w:w="4831" w:type="dxa"/>
            <w:vAlign w:val="center"/>
          </w:tcPr>
          <w:p w:rsidR="00015E81" w:rsidRDefault="00015E81" w:rsidP="00015E81">
            <w:pPr>
              <w:pStyle w:val="TableNormal"/>
            </w:pPr>
            <w:r>
              <w:t>Объект может иметь версии.</w:t>
            </w:r>
          </w:p>
          <w:p w:rsidR="00015E81" w:rsidRPr="001F1140" w:rsidRDefault="00015E81" w:rsidP="00015E81">
            <w:pPr>
              <w:pStyle w:val="TableNormal"/>
            </w:pPr>
            <w:r>
              <w:t xml:space="preserve">Среди классов объектов-родителей должен присутствовать виртуальный объект </w:t>
            </w:r>
            <w:r w:rsidRPr="001F1140">
              <w:rPr>
                <w:rStyle w:val="CODE"/>
              </w:rPr>
              <w:t>version_obj</w:t>
            </w:r>
            <w:r w:rsidRPr="001F1140">
              <w:t xml:space="preserve">. </w:t>
            </w:r>
          </w:p>
          <w:p w:rsidR="00015E81" w:rsidRPr="001F1140" w:rsidRDefault="00015E81" w:rsidP="00015E81">
            <w:pPr>
              <w:pStyle w:val="TableNormal"/>
            </w:pPr>
            <w:r>
              <w:t xml:space="preserve">Атрибут избыточный, но </w:t>
            </w:r>
            <w:r w:rsidRPr="001F1140">
              <w:t>упрощает алгоритмы</w:t>
            </w:r>
            <w:r>
              <w:t xml:space="preserve"> для</w:t>
            </w:r>
            <w:r w:rsidRPr="001F1140">
              <w:t xml:space="preserve"> </w:t>
            </w:r>
            <w:r>
              <w:t>подсистемы хранения. Автоматически проставляется для класса объекта если среди классов объектов-родителей встречается требуемый класс.</w:t>
            </w:r>
          </w:p>
        </w:tc>
      </w:tr>
      <w:tr w:rsidR="00015E81" w:rsidTr="00015E81">
        <w:trPr>
          <w:cantSplit/>
          <w:trHeight w:val="57"/>
        </w:trPr>
        <w:tc>
          <w:tcPr>
            <w:tcW w:w="534" w:type="dxa"/>
            <w:vAlign w:val="center"/>
          </w:tcPr>
          <w:p w:rsidR="00015E81" w:rsidRDefault="00015E81" w:rsidP="00015E81">
            <w:pPr>
              <w:pStyle w:val="TableNormal"/>
              <w:jc w:val="right"/>
            </w:pPr>
            <w:r>
              <w:t>8</w:t>
            </w:r>
          </w:p>
        </w:tc>
        <w:tc>
          <w:tcPr>
            <w:tcW w:w="2551" w:type="dxa"/>
            <w:vAlign w:val="center"/>
          </w:tcPr>
          <w:p w:rsidR="00015E81" w:rsidRPr="0076614F" w:rsidRDefault="00015E81" w:rsidP="00015E81">
            <w:pPr>
              <w:pStyle w:val="TableNormal"/>
              <w:rPr>
                <w:rStyle w:val="CODE"/>
                <w:lang w:val="en-US"/>
              </w:rPr>
            </w:pPr>
            <w:r w:rsidRPr="0076614F">
              <w:rPr>
                <w:rStyle w:val="CODE"/>
                <w:lang w:val="en-US"/>
              </w:rPr>
              <w:t>replicative</w:t>
            </w:r>
          </w:p>
        </w:tc>
        <w:tc>
          <w:tcPr>
            <w:tcW w:w="1134" w:type="dxa"/>
            <w:vAlign w:val="center"/>
          </w:tcPr>
          <w:p w:rsidR="00015E81" w:rsidRPr="0076614F" w:rsidRDefault="00015E81" w:rsidP="00015E81">
            <w:pPr>
              <w:pStyle w:val="TableNormal"/>
              <w:jc w:val="center"/>
              <w:rPr>
                <w:lang w:val="en-US"/>
              </w:rPr>
            </w:pPr>
            <w:r w:rsidRPr="0076614F">
              <w:rPr>
                <w:lang w:val="en-US"/>
              </w:rPr>
              <w:t>boolean</w:t>
            </w:r>
          </w:p>
        </w:tc>
        <w:tc>
          <w:tcPr>
            <w:tcW w:w="4831" w:type="dxa"/>
            <w:vAlign w:val="center"/>
          </w:tcPr>
          <w:p w:rsidR="00015E81" w:rsidRDefault="00015E81" w:rsidP="00015E81">
            <w:pPr>
              <w:pStyle w:val="TableNormal"/>
            </w:pPr>
            <w:r>
              <w:t>Объект может участвовать в репликации.</w:t>
            </w:r>
          </w:p>
          <w:p w:rsidR="00015E81" w:rsidRPr="001F1140" w:rsidRDefault="00015E81" w:rsidP="00015E81">
            <w:pPr>
              <w:pStyle w:val="TableNormal"/>
            </w:pPr>
            <w:r>
              <w:t xml:space="preserve">Среди классов объектов-родителей должен присутствовать виртуальный объект </w:t>
            </w:r>
            <w:r w:rsidRPr="001F1140">
              <w:rPr>
                <w:rStyle w:val="CODE"/>
              </w:rPr>
              <w:t>replicative_obj</w:t>
            </w:r>
            <w:r w:rsidRPr="001F1140">
              <w:t xml:space="preserve">. </w:t>
            </w:r>
          </w:p>
          <w:p w:rsidR="00015E81" w:rsidRPr="001F1140" w:rsidRDefault="00015E81" w:rsidP="00015E81">
            <w:pPr>
              <w:pStyle w:val="TableNormal"/>
            </w:pPr>
            <w:r>
              <w:t xml:space="preserve">Атрибут избыточный, но </w:t>
            </w:r>
            <w:r w:rsidRPr="001F1140">
              <w:t>упрощает алгоритмы</w:t>
            </w:r>
            <w:r>
              <w:t xml:space="preserve"> для</w:t>
            </w:r>
            <w:r w:rsidRPr="001F1140">
              <w:t xml:space="preserve"> </w:t>
            </w:r>
            <w:r>
              <w:t>подсистемы хранения. Автоматически проставляется для класса объекта если среди классов объектов-родителей встречается требуемый класс.</w:t>
            </w:r>
          </w:p>
        </w:tc>
      </w:tr>
      <w:tr w:rsidR="00015E81" w:rsidTr="00015E81">
        <w:trPr>
          <w:cantSplit/>
          <w:trHeight w:val="57"/>
        </w:trPr>
        <w:tc>
          <w:tcPr>
            <w:tcW w:w="534" w:type="dxa"/>
            <w:vAlign w:val="center"/>
          </w:tcPr>
          <w:p w:rsidR="00015E81" w:rsidRDefault="00015E81" w:rsidP="00015E81">
            <w:pPr>
              <w:pStyle w:val="TableNormal"/>
              <w:jc w:val="right"/>
            </w:pPr>
            <w:r>
              <w:t>9</w:t>
            </w:r>
          </w:p>
        </w:tc>
        <w:tc>
          <w:tcPr>
            <w:tcW w:w="2551" w:type="dxa"/>
            <w:vAlign w:val="center"/>
          </w:tcPr>
          <w:p w:rsidR="00015E81" w:rsidRPr="0076614F" w:rsidRDefault="00015E81" w:rsidP="00015E81">
            <w:pPr>
              <w:pStyle w:val="TableNormal"/>
              <w:rPr>
                <w:rStyle w:val="CODE"/>
                <w:lang w:val="en-US"/>
              </w:rPr>
            </w:pPr>
            <w:r w:rsidRPr="0076614F">
              <w:rPr>
                <w:rStyle w:val="CODE"/>
                <w:lang w:val="en-US"/>
              </w:rPr>
              <w:t>parent_objects</w:t>
            </w:r>
          </w:p>
        </w:tc>
        <w:tc>
          <w:tcPr>
            <w:tcW w:w="1134" w:type="dxa"/>
            <w:vAlign w:val="center"/>
          </w:tcPr>
          <w:p w:rsidR="00015E81" w:rsidRPr="0076614F" w:rsidRDefault="00015E81" w:rsidP="00015E81">
            <w:pPr>
              <w:pStyle w:val="TableNormal"/>
              <w:jc w:val="center"/>
              <w:rPr>
                <w:lang w:val="en-US"/>
              </w:rPr>
            </w:pPr>
            <w:r>
              <w:rPr>
                <w:lang w:val="en-US"/>
              </w:rPr>
              <w:t>short</w:t>
            </w:r>
            <w:r w:rsidRPr="0076614F">
              <w:rPr>
                <w:lang w:val="en-US"/>
              </w:rPr>
              <w:t>*</w:t>
            </w:r>
          </w:p>
        </w:tc>
        <w:tc>
          <w:tcPr>
            <w:tcW w:w="4831" w:type="dxa"/>
            <w:vAlign w:val="center"/>
          </w:tcPr>
          <w:p w:rsidR="00015E81" w:rsidRDefault="00015E81" w:rsidP="00015E81">
            <w:pPr>
              <w:pStyle w:val="TableNormal"/>
            </w:pPr>
            <w:r>
              <w:t xml:space="preserve">Множественный атрибут. Содержит ссылки на базовые классы для данного класса. </w:t>
            </w:r>
          </w:p>
          <w:p w:rsidR="00015E81" w:rsidRPr="00496B52" w:rsidRDefault="00015E81" w:rsidP="00015E81">
            <w:pPr>
              <w:pStyle w:val="TableNormal"/>
            </w:pPr>
            <w:r>
              <w:t>Если имен базовых классов больше одного (множественное наследование), то все базовые классы (возможно кроме одного) должны быть виртуальными. Среди базовых классов не может быть более одного структурного класса (см. п. </w:t>
            </w:r>
            <w:r w:rsidR="00F33CDA">
              <w:fldChar w:fldCharType="begin"/>
            </w:r>
            <w:r>
              <w:instrText xml:space="preserve"> REF _Ref340661932 \r \h </w:instrText>
            </w:r>
            <w:r w:rsidR="00F33CDA">
              <w:fldChar w:fldCharType="separate"/>
            </w:r>
            <w:r w:rsidR="009D15D2">
              <w:t>6.1.2</w:t>
            </w:r>
            <w:r w:rsidR="00F33CDA">
              <w:fldChar w:fldCharType="end"/>
            </w:r>
            <w:r>
              <w:t>).</w:t>
            </w:r>
          </w:p>
        </w:tc>
      </w:tr>
      <w:tr w:rsidR="00015E81" w:rsidTr="00015E81">
        <w:trPr>
          <w:cantSplit/>
          <w:trHeight w:val="57"/>
        </w:trPr>
        <w:tc>
          <w:tcPr>
            <w:tcW w:w="534" w:type="dxa"/>
            <w:vAlign w:val="center"/>
          </w:tcPr>
          <w:p w:rsidR="00015E81" w:rsidRDefault="00015E81" w:rsidP="00015E81">
            <w:pPr>
              <w:pStyle w:val="TableNormal"/>
              <w:jc w:val="right"/>
            </w:pPr>
            <w:r>
              <w:t>10</w:t>
            </w:r>
          </w:p>
        </w:tc>
        <w:tc>
          <w:tcPr>
            <w:tcW w:w="2551" w:type="dxa"/>
            <w:vAlign w:val="center"/>
          </w:tcPr>
          <w:p w:rsidR="00015E81" w:rsidRPr="0076614F" w:rsidRDefault="00015E81" w:rsidP="00015E81">
            <w:pPr>
              <w:pStyle w:val="TableNormal"/>
              <w:rPr>
                <w:rStyle w:val="CODE"/>
                <w:lang w:val="en-US"/>
              </w:rPr>
            </w:pPr>
            <w:r w:rsidRPr="0076614F">
              <w:rPr>
                <w:rStyle w:val="CODE"/>
                <w:lang w:val="en-US"/>
              </w:rPr>
              <w:t>system</w:t>
            </w:r>
          </w:p>
        </w:tc>
        <w:tc>
          <w:tcPr>
            <w:tcW w:w="1134" w:type="dxa"/>
            <w:vAlign w:val="center"/>
          </w:tcPr>
          <w:p w:rsidR="00015E81" w:rsidRPr="0076614F" w:rsidRDefault="00015E81" w:rsidP="00015E81">
            <w:pPr>
              <w:pStyle w:val="TableNormal"/>
              <w:jc w:val="center"/>
              <w:rPr>
                <w:lang w:val="en-US"/>
              </w:rPr>
            </w:pPr>
            <w:r w:rsidRPr="0076614F">
              <w:rPr>
                <w:lang w:val="en-US"/>
              </w:rPr>
              <w:t>boolean</w:t>
            </w:r>
          </w:p>
        </w:tc>
        <w:tc>
          <w:tcPr>
            <w:tcW w:w="4831" w:type="dxa"/>
            <w:vAlign w:val="center"/>
          </w:tcPr>
          <w:p w:rsidR="00015E81" w:rsidRPr="006C0207" w:rsidRDefault="00015E81" w:rsidP="00015E81">
            <w:pPr>
              <w:pStyle w:val="TableNormal"/>
            </w:pPr>
            <w:r>
              <w:t>Признак системного класса объекта. Такой объект служит для правильного функционирования системы. Его нельзя менять.</w:t>
            </w:r>
          </w:p>
          <w:p w:rsidR="00015E81" w:rsidRPr="00133272" w:rsidRDefault="00015E81" w:rsidP="00015E81">
            <w:pPr>
              <w:pStyle w:val="TableNormal"/>
            </w:pPr>
            <w:commentRangeStart w:id="280"/>
            <w:r>
              <w:t xml:space="preserve">Все атрибуты такого объекта всегда имеют установленный флаг </w:t>
            </w:r>
            <w:r w:rsidRPr="0076614F">
              <w:rPr>
                <w:lang w:val="en-US"/>
              </w:rPr>
              <w:t>business</w:t>
            </w:r>
            <w:r w:rsidRPr="00133272">
              <w:t>.</w:t>
            </w:r>
            <w:commentRangeEnd w:id="280"/>
            <w:r w:rsidR="001606BF">
              <w:rPr>
                <w:rStyle w:val="aff1"/>
              </w:rPr>
              <w:commentReference w:id="280"/>
            </w:r>
          </w:p>
        </w:tc>
      </w:tr>
      <w:tr w:rsidR="00015E81" w:rsidTr="00015E81">
        <w:trPr>
          <w:cantSplit/>
          <w:trHeight w:val="57"/>
        </w:trPr>
        <w:tc>
          <w:tcPr>
            <w:tcW w:w="534" w:type="dxa"/>
            <w:vAlign w:val="center"/>
          </w:tcPr>
          <w:p w:rsidR="00015E81" w:rsidRPr="0076614F" w:rsidRDefault="00015E81" w:rsidP="00015E81">
            <w:pPr>
              <w:pStyle w:val="TableNormal"/>
              <w:jc w:val="right"/>
              <w:rPr>
                <w:lang w:val="en-US"/>
              </w:rPr>
            </w:pPr>
            <w:r w:rsidRPr="0076614F">
              <w:rPr>
                <w:lang w:val="en-US"/>
              </w:rPr>
              <w:lastRenderedPageBreak/>
              <w:t>11</w:t>
            </w:r>
          </w:p>
        </w:tc>
        <w:tc>
          <w:tcPr>
            <w:tcW w:w="2551" w:type="dxa"/>
            <w:vAlign w:val="center"/>
          </w:tcPr>
          <w:p w:rsidR="00015E81" w:rsidRPr="0076614F" w:rsidRDefault="00015E81" w:rsidP="00015E81">
            <w:pPr>
              <w:pStyle w:val="TableNormal"/>
              <w:rPr>
                <w:rStyle w:val="CODE"/>
                <w:lang w:val="en-US"/>
              </w:rPr>
            </w:pPr>
            <w:r w:rsidRPr="0076614F">
              <w:rPr>
                <w:rStyle w:val="CODE"/>
                <w:lang w:val="en-US"/>
              </w:rPr>
              <w:t>business</w:t>
            </w:r>
          </w:p>
        </w:tc>
        <w:tc>
          <w:tcPr>
            <w:tcW w:w="1134" w:type="dxa"/>
            <w:vAlign w:val="center"/>
          </w:tcPr>
          <w:p w:rsidR="00015E81" w:rsidRPr="0076614F" w:rsidRDefault="00015E81" w:rsidP="00015E81">
            <w:pPr>
              <w:pStyle w:val="TableNormal"/>
              <w:jc w:val="center"/>
              <w:rPr>
                <w:lang w:val="en-US"/>
              </w:rPr>
            </w:pPr>
            <w:r w:rsidRPr="0076614F">
              <w:rPr>
                <w:lang w:val="en-US"/>
              </w:rPr>
              <w:t>boolean</w:t>
            </w:r>
          </w:p>
        </w:tc>
        <w:tc>
          <w:tcPr>
            <w:tcW w:w="4831" w:type="dxa"/>
            <w:vAlign w:val="center"/>
          </w:tcPr>
          <w:p w:rsidR="00015E81" w:rsidRDefault="00015E81" w:rsidP="00015E81">
            <w:pPr>
              <w:pStyle w:val="TableNormal"/>
            </w:pPr>
            <w:r>
              <w:t>Класс объекта бизнес-решения. Такой класс объекта поставляется вместе с бизнес-решением. Для такого объекта возможно добавление новых атрибутов.</w:t>
            </w:r>
          </w:p>
          <w:p w:rsidR="00015E81" w:rsidRPr="00496B52" w:rsidRDefault="00015E81" w:rsidP="00015E81">
            <w:pPr>
              <w:pStyle w:val="TableNormal"/>
            </w:pPr>
            <w:r>
              <w:t xml:space="preserve">Модификация и удаления атрибутов такого объекта с установленным флагом </w:t>
            </w:r>
            <w:r w:rsidRPr="0076614F">
              <w:rPr>
                <w:lang w:val="en-US"/>
              </w:rPr>
              <w:t>business</w:t>
            </w:r>
            <w:r w:rsidRPr="00496B52">
              <w:t xml:space="preserve"> </w:t>
            </w:r>
            <w:r>
              <w:t>невозможна, т.к. они определены для бизнес-решения и должны оставаться неизменными.</w:t>
            </w:r>
          </w:p>
        </w:tc>
      </w:tr>
      <w:tr w:rsidR="00015E81" w:rsidTr="00015E81">
        <w:trPr>
          <w:cantSplit/>
          <w:trHeight w:val="57"/>
        </w:trPr>
        <w:tc>
          <w:tcPr>
            <w:tcW w:w="534" w:type="dxa"/>
            <w:vAlign w:val="center"/>
          </w:tcPr>
          <w:p w:rsidR="00015E81" w:rsidRPr="00590BFE" w:rsidRDefault="00015E81" w:rsidP="00015E81">
            <w:pPr>
              <w:pStyle w:val="TableNormal"/>
              <w:jc w:val="right"/>
            </w:pPr>
            <w:r w:rsidRPr="0076614F">
              <w:rPr>
                <w:lang w:val="en-US"/>
              </w:rPr>
              <w:t>1</w:t>
            </w:r>
            <w:r>
              <w:t>2</w:t>
            </w:r>
          </w:p>
        </w:tc>
        <w:tc>
          <w:tcPr>
            <w:tcW w:w="2551" w:type="dxa"/>
            <w:vAlign w:val="center"/>
          </w:tcPr>
          <w:p w:rsidR="00015E81" w:rsidRPr="0076614F" w:rsidRDefault="00015E81" w:rsidP="00015E81">
            <w:pPr>
              <w:pStyle w:val="TableNormal"/>
              <w:jc w:val="both"/>
              <w:rPr>
                <w:rStyle w:val="CODE"/>
                <w:lang w:val="en-US"/>
              </w:rPr>
            </w:pPr>
            <w:r w:rsidRPr="0076614F">
              <w:rPr>
                <w:rStyle w:val="CODE"/>
                <w:lang w:val="en-US"/>
              </w:rPr>
              <w:t>collection</w:t>
            </w:r>
          </w:p>
        </w:tc>
        <w:tc>
          <w:tcPr>
            <w:tcW w:w="1134" w:type="dxa"/>
            <w:vAlign w:val="center"/>
          </w:tcPr>
          <w:p w:rsidR="00015E81" w:rsidRPr="0076614F" w:rsidRDefault="00015E81" w:rsidP="00015E81">
            <w:pPr>
              <w:pStyle w:val="TableNormal"/>
              <w:jc w:val="center"/>
              <w:rPr>
                <w:lang w:val="en-US"/>
              </w:rPr>
            </w:pPr>
            <w:r w:rsidRPr="0076614F">
              <w:rPr>
                <w:lang w:val="en-US"/>
              </w:rPr>
              <w:t>boolean</w:t>
            </w:r>
          </w:p>
        </w:tc>
        <w:tc>
          <w:tcPr>
            <w:tcW w:w="4831" w:type="dxa"/>
            <w:vAlign w:val="center"/>
          </w:tcPr>
          <w:p w:rsidR="00015E81" w:rsidRDefault="00015E81" w:rsidP="00015E81">
            <w:pPr>
              <w:pStyle w:val="TableNormal"/>
            </w:pPr>
            <w:r>
              <w:t xml:space="preserve">Признак того, что данный класс объекта принадлежит к промежуточным данным коллекций. </w:t>
            </w:r>
          </w:p>
          <w:p w:rsidR="00015E81" w:rsidRPr="00DD3FE6" w:rsidRDefault="00015E81" w:rsidP="00015E81">
            <w:pPr>
              <w:pStyle w:val="TableNormal"/>
            </w:pPr>
            <w:commentRangeStart w:id="281"/>
            <w:r>
              <w:t xml:space="preserve">Для таких классов существуют специальные </w:t>
            </w:r>
            <w:commentRangeEnd w:id="281"/>
            <w:r w:rsidR="001606BF">
              <w:rPr>
                <w:rStyle w:val="aff1"/>
              </w:rPr>
              <w:commentReference w:id="281"/>
            </w:r>
          </w:p>
        </w:tc>
      </w:tr>
      <w:tr w:rsidR="00015E81" w:rsidTr="00015E81">
        <w:trPr>
          <w:cantSplit/>
          <w:trHeight w:val="57"/>
        </w:trPr>
        <w:tc>
          <w:tcPr>
            <w:tcW w:w="534" w:type="dxa"/>
            <w:vAlign w:val="center"/>
          </w:tcPr>
          <w:p w:rsidR="00015E81" w:rsidRPr="009A78B2" w:rsidRDefault="00015E81" w:rsidP="00015E81">
            <w:pPr>
              <w:pStyle w:val="TableNormal"/>
              <w:jc w:val="right"/>
            </w:pPr>
            <w:r>
              <w:t>13</w:t>
            </w:r>
          </w:p>
        </w:tc>
        <w:tc>
          <w:tcPr>
            <w:tcW w:w="2551" w:type="dxa"/>
            <w:vAlign w:val="center"/>
          </w:tcPr>
          <w:p w:rsidR="00015E81" w:rsidRPr="009A78B2" w:rsidRDefault="00015E81" w:rsidP="00015E81">
            <w:pPr>
              <w:pStyle w:val="TableNormal"/>
              <w:jc w:val="both"/>
              <w:rPr>
                <w:rStyle w:val="CODE"/>
                <w:lang w:val="en-US"/>
              </w:rPr>
            </w:pPr>
            <w:r>
              <w:rPr>
                <w:rStyle w:val="CODE"/>
                <w:lang w:val="en-US"/>
              </w:rPr>
              <w:t>db_id</w:t>
            </w:r>
          </w:p>
        </w:tc>
        <w:tc>
          <w:tcPr>
            <w:tcW w:w="1134" w:type="dxa"/>
            <w:vAlign w:val="center"/>
          </w:tcPr>
          <w:p w:rsidR="00015E81" w:rsidRPr="0076614F" w:rsidRDefault="00015E81" w:rsidP="00015E81">
            <w:pPr>
              <w:pStyle w:val="TableNormal"/>
              <w:jc w:val="center"/>
              <w:rPr>
                <w:lang w:val="en-US"/>
              </w:rPr>
            </w:pPr>
            <w:r>
              <w:rPr>
                <w:lang w:val="en-US"/>
              </w:rPr>
              <w:t>id*</w:t>
            </w:r>
          </w:p>
        </w:tc>
        <w:tc>
          <w:tcPr>
            <w:tcW w:w="4831" w:type="dxa"/>
            <w:vAlign w:val="center"/>
          </w:tcPr>
          <w:p w:rsidR="00015E81" w:rsidRPr="009A78B2" w:rsidRDefault="00015E81" w:rsidP="00015E81">
            <w:pPr>
              <w:pStyle w:val="TableNormal"/>
            </w:pPr>
            <w:commentRangeStart w:id="282"/>
            <w:r>
              <w:t>Список ссылок на записи БД,</w:t>
            </w:r>
            <w:r w:rsidRPr="009A78B2">
              <w:t xml:space="preserve"> </w:t>
            </w:r>
            <w:r>
              <w:t>в которых храниться объект</w:t>
            </w:r>
            <w:commentRangeEnd w:id="282"/>
            <w:r w:rsidR="00EB10A2">
              <w:rPr>
                <w:rStyle w:val="aff1"/>
              </w:rPr>
              <w:commentReference w:id="282"/>
            </w:r>
          </w:p>
        </w:tc>
      </w:tr>
    </w:tbl>
    <w:p w:rsidR="00015E81" w:rsidRDefault="00015E81" w:rsidP="00015E81"/>
    <w:p w:rsidR="00015E81" w:rsidRPr="00D65521" w:rsidRDefault="00015E81" w:rsidP="00015E81">
      <w:r>
        <w:t xml:space="preserve">Для объектов коллекций </w:t>
      </w:r>
      <w:r>
        <w:rPr>
          <w:lang w:val="en-US"/>
        </w:rPr>
        <w:t>class</w:t>
      </w:r>
      <w:r w:rsidRPr="00D65521">
        <w:t>_</w:t>
      </w:r>
      <w:r>
        <w:rPr>
          <w:lang w:val="en-US"/>
        </w:rPr>
        <w:t>id</w:t>
      </w:r>
      <w:r w:rsidRPr="00D65521">
        <w:t xml:space="preserve"> &lt; 0, </w:t>
      </w:r>
      <w:r>
        <w:t xml:space="preserve">для хранимых объектов </w:t>
      </w:r>
      <w:r>
        <w:rPr>
          <w:lang w:val="en-US"/>
        </w:rPr>
        <w:t>class</w:t>
      </w:r>
      <w:r w:rsidRPr="00D65521">
        <w:t>_</w:t>
      </w:r>
      <w:r>
        <w:rPr>
          <w:lang w:val="en-US"/>
        </w:rPr>
        <w:t>id</w:t>
      </w:r>
      <w:r w:rsidRPr="00D65521">
        <w:t xml:space="preserve"> &gt; 0.</w:t>
      </w:r>
    </w:p>
    <w:p w:rsidR="00015E81" w:rsidRPr="00D65521" w:rsidRDefault="00015E81" w:rsidP="00015E81">
      <w:r>
        <w:rPr>
          <w:lang w:val="en-US"/>
        </w:rPr>
        <w:t>class</w:t>
      </w:r>
      <w:r w:rsidRPr="00D65521">
        <w:t>_</w:t>
      </w:r>
      <w:r>
        <w:rPr>
          <w:lang w:val="en-US"/>
        </w:rPr>
        <w:t>id</w:t>
      </w:r>
      <w:r w:rsidRPr="00D65521">
        <w:t xml:space="preserve"> </w:t>
      </w:r>
      <w:r>
        <w:t xml:space="preserve">лежит в диапазоне </w:t>
      </w:r>
      <w:r w:rsidRPr="00D65521">
        <w:t>от -32 768 до 32 767</w:t>
      </w:r>
      <w:r>
        <w:t xml:space="preserve">. Значение </w:t>
      </w:r>
      <w:r w:rsidRPr="00D65521">
        <w:t xml:space="preserve">“0” </w:t>
      </w:r>
      <w:r>
        <w:t>не используется. Таким образом в системе может быть до 32768 классов объектов коллекций и до 32768 классов хранимых объектов.</w:t>
      </w:r>
    </w:p>
    <w:p w:rsidR="00015E81" w:rsidRDefault="00015E81" w:rsidP="00035B45">
      <w:pPr>
        <w:pStyle w:val="2"/>
      </w:pPr>
      <w:bookmarkStart w:id="283" w:name="_Toc340677157"/>
      <w:bookmarkStart w:id="284" w:name="_Toc341106913"/>
      <w:r>
        <w:t>Свойства атрибутов объекта</w:t>
      </w:r>
      <w:bookmarkEnd w:id="283"/>
      <w:bookmarkEnd w:id="284"/>
    </w:p>
    <w:p w:rsidR="00015E81" w:rsidRDefault="00015E81" w:rsidP="00015E81">
      <w:r>
        <w:t xml:space="preserve">Данный раздел содержит перечень свойств </w:t>
      </w:r>
      <w:del w:id="285" w:author="Vladimir Panov" w:date="2012-11-21T22:05:00Z">
        <w:r w:rsidDel="00EB10A2">
          <w:delText xml:space="preserve">классов </w:delText>
        </w:r>
      </w:del>
      <w:ins w:id="286" w:author="Vladimir Panov" w:date="2012-11-21T22:05:00Z">
        <w:r w:rsidR="00EB10A2">
          <w:t xml:space="preserve">атрибутов </w:t>
        </w:r>
      </w:ins>
      <w:r>
        <w:t xml:space="preserve">объектов, хранимых в словаре данных. Перечень свойств атрибутов объекта уточняется на этапе разработки спецификации подсистемы хранения </w:t>
      </w:r>
      <w:r>
        <w:rPr>
          <w:lang w:val="en-US"/>
        </w:rPr>
        <w:t>CM</w:t>
      </w:r>
      <w:r w:rsidRPr="008D2A58">
        <w:t>5</w:t>
      </w:r>
      <w:r>
        <w:t>.</w:t>
      </w:r>
    </w:p>
    <w:p w:rsidR="00015E81" w:rsidRPr="00461A5C" w:rsidRDefault="00015E81" w:rsidP="00015E81">
      <w:pPr>
        <w:pStyle w:val="Headingtable"/>
      </w:pPr>
      <w:bookmarkStart w:id="287" w:name="_Toc341106949"/>
      <w:r>
        <w:t xml:space="preserve">Таблица </w:t>
      </w:r>
      <w:r w:rsidR="00F33CDA">
        <w:fldChar w:fldCharType="begin"/>
      </w:r>
      <w:r>
        <w:instrText xml:space="preserve"> SEQ Таблица \* ARABIC </w:instrText>
      </w:r>
      <w:r w:rsidR="00F33CDA">
        <w:fldChar w:fldCharType="separate"/>
      </w:r>
      <w:r w:rsidR="009D15D2">
        <w:rPr>
          <w:noProof/>
        </w:rPr>
        <w:t>2</w:t>
      </w:r>
      <w:r w:rsidR="00F33CDA">
        <w:fldChar w:fldCharType="end"/>
      </w:r>
      <w:r>
        <w:t xml:space="preserve">. Перечень свойств атрибутов объекта </w:t>
      </w:r>
      <w:r>
        <w:br/>
        <w:t xml:space="preserve">в словаре данных системы </w:t>
      </w:r>
      <w:r>
        <w:rPr>
          <w:lang w:val="en-US"/>
        </w:rPr>
        <w:t>CompanyMedia</w:t>
      </w:r>
      <w:r w:rsidRPr="00461A5C">
        <w:t xml:space="preserve"> 5</w:t>
      </w:r>
      <w:bookmarkEnd w:id="2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2551"/>
        <w:gridCol w:w="1134"/>
        <w:gridCol w:w="4831"/>
      </w:tblGrid>
      <w:tr w:rsidR="00015E81" w:rsidTr="00015E81">
        <w:trPr>
          <w:cantSplit/>
          <w:trHeight w:val="57"/>
          <w:tblHeader/>
        </w:trPr>
        <w:tc>
          <w:tcPr>
            <w:tcW w:w="534" w:type="dxa"/>
          </w:tcPr>
          <w:p w:rsidR="00015E81" w:rsidRDefault="00015E81" w:rsidP="00015E81">
            <w:pPr>
              <w:pStyle w:val="TableTitle"/>
            </w:pPr>
            <w:r>
              <w:t>№</w:t>
            </w:r>
          </w:p>
        </w:tc>
        <w:tc>
          <w:tcPr>
            <w:tcW w:w="2551" w:type="dxa"/>
          </w:tcPr>
          <w:p w:rsidR="00015E81" w:rsidRDefault="00015E81" w:rsidP="00015E81">
            <w:pPr>
              <w:pStyle w:val="TableTitle"/>
            </w:pPr>
            <w:r>
              <w:t>Имя свойства</w:t>
            </w:r>
          </w:p>
        </w:tc>
        <w:tc>
          <w:tcPr>
            <w:tcW w:w="1134" w:type="dxa"/>
          </w:tcPr>
          <w:p w:rsidR="00015E81" w:rsidRPr="00461A5C" w:rsidRDefault="00015E81" w:rsidP="00015E81">
            <w:pPr>
              <w:pStyle w:val="TableTitle"/>
            </w:pPr>
            <w:r>
              <w:t>Тип</w:t>
            </w:r>
          </w:p>
        </w:tc>
        <w:tc>
          <w:tcPr>
            <w:tcW w:w="4831" w:type="dxa"/>
          </w:tcPr>
          <w:p w:rsidR="00015E81" w:rsidRDefault="00015E81" w:rsidP="00015E81">
            <w:pPr>
              <w:pStyle w:val="TableTitle"/>
            </w:pPr>
            <w:r>
              <w:t>Комментарий</w:t>
            </w:r>
          </w:p>
        </w:tc>
      </w:tr>
      <w:tr w:rsidR="00015E81" w:rsidTr="00015E81">
        <w:trPr>
          <w:cantSplit/>
          <w:trHeight w:val="57"/>
        </w:trPr>
        <w:tc>
          <w:tcPr>
            <w:tcW w:w="534" w:type="dxa"/>
            <w:vAlign w:val="center"/>
          </w:tcPr>
          <w:p w:rsidR="00015E81" w:rsidRDefault="00015E81" w:rsidP="00015E81">
            <w:pPr>
              <w:pStyle w:val="TableNormal"/>
              <w:jc w:val="right"/>
            </w:pPr>
            <w:r>
              <w:t>1</w:t>
            </w:r>
          </w:p>
        </w:tc>
        <w:tc>
          <w:tcPr>
            <w:tcW w:w="2551" w:type="dxa"/>
            <w:vAlign w:val="center"/>
          </w:tcPr>
          <w:p w:rsidR="00015E81" w:rsidRPr="00590BFE" w:rsidRDefault="00015E81" w:rsidP="00015E81">
            <w:pPr>
              <w:pStyle w:val="TableNormal"/>
              <w:rPr>
                <w:rStyle w:val="CODE"/>
                <w:lang w:val="en-US"/>
              </w:rPr>
            </w:pPr>
            <w:r>
              <w:rPr>
                <w:rStyle w:val="CODE"/>
                <w:lang w:val="en-US"/>
              </w:rPr>
              <w:t>attr_id</w:t>
            </w:r>
          </w:p>
        </w:tc>
        <w:tc>
          <w:tcPr>
            <w:tcW w:w="1134" w:type="dxa"/>
            <w:vAlign w:val="center"/>
          </w:tcPr>
          <w:p w:rsidR="00015E81" w:rsidRPr="00590BFE" w:rsidRDefault="00015E81" w:rsidP="00015E81">
            <w:pPr>
              <w:pStyle w:val="TableNormal"/>
              <w:jc w:val="center"/>
              <w:rPr>
                <w:lang w:val="en-US"/>
              </w:rPr>
            </w:pPr>
            <w:r>
              <w:rPr>
                <w:lang w:val="en-US"/>
              </w:rPr>
              <w:t>int</w:t>
            </w:r>
          </w:p>
        </w:tc>
        <w:tc>
          <w:tcPr>
            <w:tcW w:w="4831" w:type="dxa"/>
            <w:vAlign w:val="center"/>
          </w:tcPr>
          <w:p w:rsidR="00015E81" w:rsidRPr="00590BFE" w:rsidRDefault="00015E81" w:rsidP="00015E81">
            <w:pPr>
              <w:pStyle w:val="TableNormal"/>
            </w:pPr>
            <w:r>
              <w:t>Идентификатор атрибута</w:t>
            </w:r>
          </w:p>
        </w:tc>
      </w:tr>
      <w:tr w:rsidR="00015E81" w:rsidTr="00015E81">
        <w:trPr>
          <w:cantSplit/>
          <w:trHeight w:val="57"/>
        </w:trPr>
        <w:tc>
          <w:tcPr>
            <w:tcW w:w="534" w:type="dxa"/>
            <w:vAlign w:val="center"/>
          </w:tcPr>
          <w:p w:rsidR="00015E81" w:rsidRDefault="00015E81" w:rsidP="00015E81">
            <w:pPr>
              <w:pStyle w:val="TableNormal"/>
              <w:jc w:val="right"/>
            </w:pPr>
            <w:r>
              <w:t>2</w:t>
            </w:r>
          </w:p>
        </w:tc>
        <w:tc>
          <w:tcPr>
            <w:tcW w:w="2551" w:type="dxa"/>
            <w:vAlign w:val="center"/>
          </w:tcPr>
          <w:p w:rsidR="00015E81" w:rsidRPr="0076614F" w:rsidRDefault="00015E81" w:rsidP="00015E81">
            <w:pPr>
              <w:pStyle w:val="TableNormal"/>
              <w:rPr>
                <w:rStyle w:val="CODE"/>
                <w:lang w:val="en-US"/>
              </w:rPr>
            </w:pPr>
            <w:r w:rsidRPr="0076614F">
              <w:rPr>
                <w:rStyle w:val="CODE"/>
                <w:lang w:val="en-US"/>
              </w:rPr>
              <w:t>name</w:t>
            </w:r>
          </w:p>
        </w:tc>
        <w:tc>
          <w:tcPr>
            <w:tcW w:w="1134" w:type="dxa"/>
            <w:vAlign w:val="center"/>
          </w:tcPr>
          <w:p w:rsidR="00015E81" w:rsidRPr="0076614F" w:rsidRDefault="00015E81" w:rsidP="00015E81">
            <w:pPr>
              <w:pStyle w:val="TableNormal"/>
              <w:jc w:val="center"/>
              <w:rPr>
                <w:lang w:val="en-US"/>
              </w:rPr>
            </w:pPr>
            <w:r w:rsidRPr="0076614F">
              <w:rPr>
                <w:lang w:val="en-US"/>
              </w:rPr>
              <w:t>string(26)</w:t>
            </w:r>
          </w:p>
        </w:tc>
        <w:tc>
          <w:tcPr>
            <w:tcW w:w="4831" w:type="dxa"/>
            <w:vAlign w:val="center"/>
          </w:tcPr>
          <w:p w:rsidR="00015E81" w:rsidRDefault="00015E81" w:rsidP="00015E81">
            <w:pPr>
              <w:pStyle w:val="TableNormal"/>
            </w:pPr>
            <w:r>
              <w:t>Имя атрибута. Максимальная длина имени атрибута – 26 символов.</w:t>
            </w:r>
          </w:p>
        </w:tc>
      </w:tr>
      <w:tr w:rsidR="00015E81" w:rsidTr="00015E81">
        <w:trPr>
          <w:cantSplit/>
          <w:trHeight w:val="57"/>
        </w:trPr>
        <w:tc>
          <w:tcPr>
            <w:tcW w:w="534" w:type="dxa"/>
            <w:vAlign w:val="center"/>
          </w:tcPr>
          <w:p w:rsidR="00015E81" w:rsidRDefault="00015E81" w:rsidP="00015E81">
            <w:pPr>
              <w:pStyle w:val="TableNormal"/>
              <w:jc w:val="right"/>
            </w:pPr>
            <w:r>
              <w:t>3</w:t>
            </w:r>
          </w:p>
        </w:tc>
        <w:tc>
          <w:tcPr>
            <w:tcW w:w="2551" w:type="dxa"/>
            <w:vAlign w:val="center"/>
          </w:tcPr>
          <w:p w:rsidR="00015E81" w:rsidRPr="0076614F" w:rsidRDefault="00015E81" w:rsidP="00015E81">
            <w:pPr>
              <w:pStyle w:val="TableNormal"/>
              <w:rPr>
                <w:rStyle w:val="CODE"/>
                <w:lang w:val="en-US"/>
              </w:rPr>
            </w:pPr>
            <w:r w:rsidRPr="0076614F">
              <w:rPr>
                <w:rStyle w:val="CODE"/>
                <w:lang w:val="en-US"/>
              </w:rPr>
              <w:t>type</w:t>
            </w:r>
          </w:p>
        </w:tc>
        <w:tc>
          <w:tcPr>
            <w:tcW w:w="1134" w:type="dxa"/>
            <w:vAlign w:val="center"/>
          </w:tcPr>
          <w:p w:rsidR="00015E81" w:rsidRPr="005D6A51" w:rsidRDefault="00015E81" w:rsidP="00015E81">
            <w:pPr>
              <w:pStyle w:val="TableNormal"/>
              <w:jc w:val="center"/>
              <w:rPr>
                <w:lang w:val="en-US"/>
              </w:rPr>
            </w:pPr>
            <w:r>
              <w:rPr>
                <w:lang w:val="en-US"/>
              </w:rPr>
              <w:t>short</w:t>
            </w:r>
          </w:p>
        </w:tc>
        <w:tc>
          <w:tcPr>
            <w:tcW w:w="4831" w:type="dxa"/>
            <w:vAlign w:val="center"/>
          </w:tcPr>
          <w:p w:rsidR="00015E81" w:rsidRDefault="00015E81" w:rsidP="00015E81">
            <w:pPr>
              <w:pStyle w:val="TableNormal"/>
            </w:pPr>
            <w:r>
              <w:t>Код типа атрибута.</w:t>
            </w:r>
          </w:p>
        </w:tc>
      </w:tr>
      <w:tr w:rsidR="00015E81" w:rsidRPr="00311AEF" w:rsidTr="00015E81">
        <w:trPr>
          <w:cantSplit/>
          <w:trHeight w:val="57"/>
        </w:trPr>
        <w:tc>
          <w:tcPr>
            <w:tcW w:w="534" w:type="dxa"/>
            <w:vAlign w:val="center"/>
          </w:tcPr>
          <w:p w:rsidR="00015E81" w:rsidRPr="0076614F" w:rsidRDefault="00015E81" w:rsidP="00015E81">
            <w:pPr>
              <w:pStyle w:val="TableNormal"/>
              <w:jc w:val="right"/>
              <w:rPr>
                <w:lang w:val="en-US"/>
              </w:rPr>
            </w:pPr>
            <w:r w:rsidRPr="0076614F">
              <w:rPr>
                <w:lang w:val="en-US"/>
              </w:rPr>
              <w:t>4</w:t>
            </w:r>
          </w:p>
        </w:tc>
        <w:tc>
          <w:tcPr>
            <w:tcW w:w="2551" w:type="dxa"/>
            <w:vAlign w:val="center"/>
          </w:tcPr>
          <w:p w:rsidR="00015E81" w:rsidRPr="0076614F" w:rsidRDefault="00015E81" w:rsidP="00015E81">
            <w:pPr>
              <w:pStyle w:val="TableNormal"/>
              <w:rPr>
                <w:rStyle w:val="CODE"/>
                <w:lang w:val="en-US"/>
              </w:rPr>
            </w:pPr>
            <w:r w:rsidRPr="0076614F">
              <w:rPr>
                <w:rStyle w:val="CODE"/>
                <w:lang w:val="en-US"/>
              </w:rPr>
              <w:t>length</w:t>
            </w:r>
          </w:p>
        </w:tc>
        <w:tc>
          <w:tcPr>
            <w:tcW w:w="1134" w:type="dxa"/>
            <w:vAlign w:val="center"/>
          </w:tcPr>
          <w:p w:rsidR="00015E81" w:rsidRPr="0076614F" w:rsidRDefault="00015E81" w:rsidP="00015E81">
            <w:pPr>
              <w:pStyle w:val="TableNormal"/>
              <w:jc w:val="center"/>
              <w:rPr>
                <w:lang w:val="en-US"/>
              </w:rPr>
            </w:pPr>
            <w:r w:rsidRPr="0076614F">
              <w:rPr>
                <w:lang w:val="en-US"/>
              </w:rPr>
              <w:t>int</w:t>
            </w:r>
          </w:p>
        </w:tc>
        <w:tc>
          <w:tcPr>
            <w:tcW w:w="4831" w:type="dxa"/>
            <w:vAlign w:val="center"/>
          </w:tcPr>
          <w:p w:rsidR="00015E81" w:rsidRPr="00311AEF" w:rsidRDefault="00015E81" w:rsidP="00015E81">
            <w:pPr>
              <w:pStyle w:val="TableNormal"/>
            </w:pPr>
            <w:r>
              <w:t>Длина</w:t>
            </w:r>
            <w:r w:rsidRPr="00311AEF">
              <w:t xml:space="preserve"> </w:t>
            </w:r>
            <w:r>
              <w:t>атрибута</w:t>
            </w:r>
            <w:r w:rsidRPr="00311AEF">
              <w:t xml:space="preserve">. </w:t>
            </w:r>
            <w:r>
              <w:t>сейчас используется только для строковых  атрибутов.</w:t>
            </w:r>
          </w:p>
        </w:tc>
      </w:tr>
      <w:tr w:rsidR="00015E81" w:rsidRPr="00311AEF" w:rsidTr="00015E81">
        <w:trPr>
          <w:cantSplit/>
          <w:trHeight w:val="57"/>
        </w:trPr>
        <w:tc>
          <w:tcPr>
            <w:tcW w:w="534" w:type="dxa"/>
            <w:vAlign w:val="center"/>
          </w:tcPr>
          <w:p w:rsidR="00015E81" w:rsidRPr="0076614F" w:rsidRDefault="00015E81" w:rsidP="00015E81">
            <w:pPr>
              <w:pStyle w:val="TableNormal"/>
              <w:jc w:val="right"/>
              <w:rPr>
                <w:lang w:val="en-US"/>
              </w:rPr>
            </w:pPr>
            <w:r w:rsidRPr="0076614F">
              <w:rPr>
                <w:lang w:val="en-US"/>
              </w:rPr>
              <w:t>5</w:t>
            </w:r>
          </w:p>
        </w:tc>
        <w:tc>
          <w:tcPr>
            <w:tcW w:w="2551" w:type="dxa"/>
            <w:vAlign w:val="center"/>
          </w:tcPr>
          <w:p w:rsidR="00015E81" w:rsidRPr="0076614F" w:rsidRDefault="00015E81" w:rsidP="00015E81">
            <w:pPr>
              <w:pStyle w:val="TableNormal"/>
              <w:rPr>
                <w:rStyle w:val="CODE"/>
                <w:lang w:val="en-US"/>
              </w:rPr>
            </w:pPr>
            <w:r w:rsidRPr="0076614F">
              <w:rPr>
                <w:rStyle w:val="CODE"/>
                <w:lang w:val="en-US"/>
              </w:rPr>
              <w:t>precision</w:t>
            </w:r>
          </w:p>
        </w:tc>
        <w:tc>
          <w:tcPr>
            <w:tcW w:w="1134" w:type="dxa"/>
            <w:vAlign w:val="center"/>
          </w:tcPr>
          <w:p w:rsidR="00015E81" w:rsidRPr="0076614F" w:rsidRDefault="00015E81" w:rsidP="00015E81">
            <w:pPr>
              <w:pStyle w:val="TableNormal"/>
              <w:jc w:val="center"/>
              <w:rPr>
                <w:lang w:val="en-US"/>
              </w:rPr>
            </w:pPr>
            <w:r w:rsidRPr="0076614F">
              <w:rPr>
                <w:lang w:val="en-US"/>
              </w:rPr>
              <w:t>int</w:t>
            </w:r>
          </w:p>
        </w:tc>
        <w:tc>
          <w:tcPr>
            <w:tcW w:w="4831" w:type="dxa"/>
            <w:vAlign w:val="center"/>
          </w:tcPr>
          <w:p w:rsidR="00015E81" w:rsidRPr="00311AEF" w:rsidRDefault="00015E81" w:rsidP="00015E81">
            <w:pPr>
              <w:pStyle w:val="TableNormal"/>
            </w:pPr>
            <w:r>
              <w:t>Точность атрибута. В данной версии не используется.</w:t>
            </w:r>
          </w:p>
        </w:tc>
      </w:tr>
      <w:tr w:rsidR="00015E81" w:rsidRPr="0076614F" w:rsidTr="00015E81">
        <w:trPr>
          <w:cantSplit/>
          <w:trHeight w:val="57"/>
        </w:trPr>
        <w:tc>
          <w:tcPr>
            <w:tcW w:w="534" w:type="dxa"/>
            <w:vAlign w:val="center"/>
          </w:tcPr>
          <w:p w:rsidR="00015E81" w:rsidRPr="0076614F" w:rsidRDefault="00015E81" w:rsidP="00015E81">
            <w:pPr>
              <w:pStyle w:val="TableNormal"/>
              <w:jc w:val="right"/>
              <w:rPr>
                <w:lang w:val="en-US"/>
              </w:rPr>
            </w:pPr>
            <w:r w:rsidRPr="0076614F">
              <w:rPr>
                <w:lang w:val="en-US"/>
              </w:rPr>
              <w:t>6</w:t>
            </w:r>
          </w:p>
        </w:tc>
        <w:tc>
          <w:tcPr>
            <w:tcW w:w="2551" w:type="dxa"/>
            <w:vAlign w:val="center"/>
          </w:tcPr>
          <w:p w:rsidR="00015E81" w:rsidRPr="0076614F" w:rsidRDefault="00015E81" w:rsidP="00015E81">
            <w:pPr>
              <w:pStyle w:val="TableNormal"/>
              <w:rPr>
                <w:rStyle w:val="CODE"/>
                <w:lang w:val="en-US"/>
              </w:rPr>
            </w:pPr>
            <w:r w:rsidRPr="0076614F">
              <w:rPr>
                <w:rStyle w:val="CODE"/>
                <w:lang w:val="en-US"/>
              </w:rPr>
              <w:t>is_multiply</w:t>
            </w:r>
          </w:p>
        </w:tc>
        <w:tc>
          <w:tcPr>
            <w:tcW w:w="1134" w:type="dxa"/>
            <w:vAlign w:val="center"/>
          </w:tcPr>
          <w:p w:rsidR="00015E81" w:rsidRPr="0076614F" w:rsidRDefault="00015E81" w:rsidP="00015E81">
            <w:pPr>
              <w:pStyle w:val="TableNormal"/>
              <w:jc w:val="center"/>
              <w:rPr>
                <w:lang w:val="en-US"/>
              </w:rPr>
            </w:pPr>
            <w:r w:rsidRPr="0076614F">
              <w:rPr>
                <w:lang w:val="en-US"/>
              </w:rPr>
              <w:t>boolean</w:t>
            </w:r>
          </w:p>
        </w:tc>
        <w:tc>
          <w:tcPr>
            <w:tcW w:w="4831" w:type="dxa"/>
            <w:vAlign w:val="center"/>
          </w:tcPr>
          <w:p w:rsidR="00015E81" w:rsidRPr="00311AEF" w:rsidRDefault="00015E81" w:rsidP="00015E81">
            <w:pPr>
              <w:pStyle w:val="TableNormal"/>
            </w:pPr>
            <w:r>
              <w:t>Признак множественного атрибута.</w:t>
            </w:r>
          </w:p>
        </w:tc>
      </w:tr>
      <w:tr w:rsidR="00015E81" w:rsidRPr="006C0207" w:rsidTr="00015E81">
        <w:trPr>
          <w:cantSplit/>
          <w:trHeight w:val="57"/>
        </w:trPr>
        <w:tc>
          <w:tcPr>
            <w:tcW w:w="534" w:type="dxa"/>
            <w:vAlign w:val="center"/>
          </w:tcPr>
          <w:p w:rsidR="00015E81" w:rsidRDefault="00015E81" w:rsidP="00015E81">
            <w:pPr>
              <w:pStyle w:val="TableNormal"/>
              <w:jc w:val="right"/>
            </w:pPr>
            <w:r>
              <w:t>7</w:t>
            </w:r>
          </w:p>
        </w:tc>
        <w:tc>
          <w:tcPr>
            <w:tcW w:w="2551" w:type="dxa"/>
            <w:vAlign w:val="center"/>
          </w:tcPr>
          <w:p w:rsidR="00015E81" w:rsidRPr="0076614F" w:rsidRDefault="00015E81" w:rsidP="00015E81">
            <w:pPr>
              <w:pStyle w:val="TableNormal"/>
              <w:rPr>
                <w:rStyle w:val="CODE"/>
                <w:lang w:val="en-US"/>
              </w:rPr>
            </w:pPr>
            <w:r w:rsidRPr="0076614F">
              <w:rPr>
                <w:rStyle w:val="CODE"/>
                <w:lang w:val="en-US"/>
              </w:rPr>
              <w:t>full_text</w:t>
            </w:r>
          </w:p>
        </w:tc>
        <w:tc>
          <w:tcPr>
            <w:tcW w:w="1134" w:type="dxa"/>
            <w:vAlign w:val="center"/>
          </w:tcPr>
          <w:p w:rsidR="00015E81" w:rsidRPr="0076614F" w:rsidRDefault="00015E81" w:rsidP="00015E81">
            <w:pPr>
              <w:pStyle w:val="TableNormal"/>
              <w:jc w:val="center"/>
              <w:rPr>
                <w:lang w:val="en-US"/>
              </w:rPr>
            </w:pPr>
            <w:r w:rsidRPr="0076614F">
              <w:rPr>
                <w:lang w:val="en-US"/>
              </w:rPr>
              <w:t>boolean</w:t>
            </w:r>
          </w:p>
        </w:tc>
        <w:tc>
          <w:tcPr>
            <w:tcW w:w="4831" w:type="dxa"/>
            <w:vAlign w:val="center"/>
          </w:tcPr>
          <w:p w:rsidR="00015E81" w:rsidRPr="006C0207" w:rsidRDefault="00015E81" w:rsidP="00015E81">
            <w:pPr>
              <w:pStyle w:val="TableNormal"/>
            </w:pPr>
            <w:commentRangeStart w:id="288"/>
            <w:r>
              <w:t>Данный</w:t>
            </w:r>
            <w:r w:rsidRPr="006C0207">
              <w:t xml:space="preserve"> </w:t>
            </w:r>
            <w:r>
              <w:t>атрибут</w:t>
            </w:r>
            <w:r w:rsidRPr="006C0207">
              <w:t xml:space="preserve"> </w:t>
            </w:r>
            <w:r>
              <w:t>входит</w:t>
            </w:r>
            <w:r w:rsidRPr="006C0207">
              <w:t xml:space="preserve"> </w:t>
            </w:r>
            <w:r>
              <w:t>в</w:t>
            </w:r>
            <w:r w:rsidRPr="006C0207">
              <w:t xml:space="preserve"> </w:t>
            </w:r>
            <w:r>
              <w:t>полнотекстовой</w:t>
            </w:r>
            <w:r w:rsidRPr="006C0207">
              <w:t xml:space="preserve"> </w:t>
            </w:r>
            <w:r>
              <w:t>индекс</w:t>
            </w:r>
            <w:r w:rsidRPr="006C0207">
              <w:t xml:space="preserve">. </w:t>
            </w:r>
            <w:commentRangeEnd w:id="288"/>
            <w:r w:rsidR="00024FD4">
              <w:rPr>
                <w:rStyle w:val="aff1"/>
              </w:rPr>
              <w:commentReference w:id="288"/>
            </w:r>
          </w:p>
        </w:tc>
      </w:tr>
      <w:tr w:rsidR="00015E81" w:rsidTr="00015E81">
        <w:trPr>
          <w:cantSplit/>
          <w:trHeight w:val="57"/>
        </w:trPr>
        <w:tc>
          <w:tcPr>
            <w:tcW w:w="534" w:type="dxa"/>
            <w:vAlign w:val="center"/>
          </w:tcPr>
          <w:p w:rsidR="00015E81" w:rsidRDefault="00015E81" w:rsidP="00015E81">
            <w:pPr>
              <w:pStyle w:val="TableNormal"/>
              <w:jc w:val="right"/>
            </w:pPr>
            <w:r>
              <w:t>8</w:t>
            </w:r>
          </w:p>
        </w:tc>
        <w:tc>
          <w:tcPr>
            <w:tcW w:w="2551" w:type="dxa"/>
            <w:vAlign w:val="center"/>
          </w:tcPr>
          <w:p w:rsidR="00015E81" w:rsidRPr="0076614F" w:rsidRDefault="00015E81" w:rsidP="00015E81">
            <w:pPr>
              <w:pStyle w:val="TableNormal"/>
              <w:rPr>
                <w:rStyle w:val="CODE"/>
                <w:lang w:val="en-US"/>
              </w:rPr>
            </w:pPr>
            <w:r w:rsidRPr="0076614F">
              <w:rPr>
                <w:rStyle w:val="CODE"/>
                <w:lang w:val="en-US"/>
              </w:rPr>
              <w:t>business</w:t>
            </w:r>
          </w:p>
        </w:tc>
        <w:tc>
          <w:tcPr>
            <w:tcW w:w="1134" w:type="dxa"/>
            <w:vAlign w:val="center"/>
          </w:tcPr>
          <w:p w:rsidR="00015E81" w:rsidRPr="0076614F" w:rsidRDefault="00015E81" w:rsidP="00015E81">
            <w:pPr>
              <w:pStyle w:val="TableNormal"/>
              <w:jc w:val="center"/>
              <w:rPr>
                <w:lang w:val="en-US"/>
              </w:rPr>
            </w:pPr>
            <w:r w:rsidRPr="0076614F">
              <w:rPr>
                <w:lang w:val="en-US"/>
              </w:rPr>
              <w:t>boolean</w:t>
            </w:r>
          </w:p>
        </w:tc>
        <w:tc>
          <w:tcPr>
            <w:tcW w:w="4831" w:type="dxa"/>
            <w:vAlign w:val="center"/>
          </w:tcPr>
          <w:p w:rsidR="00015E81" w:rsidRPr="00496B52" w:rsidRDefault="00015E81" w:rsidP="00015E81">
            <w:pPr>
              <w:pStyle w:val="TableNormal"/>
            </w:pPr>
            <w:r>
              <w:t>Атрибут бизнес-решения. Такой атрибут  не может быть изменен или удален.</w:t>
            </w:r>
          </w:p>
        </w:tc>
      </w:tr>
      <w:tr w:rsidR="00015E81" w:rsidTr="00015E81">
        <w:trPr>
          <w:cantSplit/>
          <w:trHeight w:val="57"/>
        </w:trPr>
        <w:tc>
          <w:tcPr>
            <w:tcW w:w="534" w:type="dxa"/>
            <w:vAlign w:val="center"/>
          </w:tcPr>
          <w:p w:rsidR="00015E81" w:rsidRDefault="00015E81" w:rsidP="00015E81">
            <w:pPr>
              <w:pStyle w:val="TableNormal"/>
              <w:jc w:val="right"/>
            </w:pPr>
            <w:r>
              <w:t>9</w:t>
            </w:r>
          </w:p>
        </w:tc>
        <w:tc>
          <w:tcPr>
            <w:tcW w:w="2551" w:type="dxa"/>
            <w:vAlign w:val="center"/>
          </w:tcPr>
          <w:p w:rsidR="00015E81" w:rsidRPr="0076614F" w:rsidRDefault="00015E81" w:rsidP="00015E81">
            <w:pPr>
              <w:pStyle w:val="TableNormal"/>
              <w:rPr>
                <w:rStyle w:val="CODE"/>
                <w:lang w:val="en-US"/>
              </w:rPr>
            </w:pPr>
            <w:r w:rsidRPr="0076614F">
              <w:rPr>
                <w:rStyle w:val="CODE"/>
                <w:lang w:val="en-US"/>
              </w:rPr>
              <w:t>table</w:t>
            </w:r>
          </w:p>
        </w:tc>
        <w:tc>
          <w:tcPr>
            <w:tcW w:w="1134" w:type="dxa"/>
            <w:vAlign w:val="center"/>
          </w:tcPr>
          <w:p w:rsidR="00015E81" w:rsidRPr="0076614F" w:rsidRDefault="00015E81" w:rsidP="00015E81">
            <w:pPr>
              <w:pStyle w:val="TableNormal"/>
              <w:jc w:val="center"/>
              <w:rPr>
                <w:lang w:val="en-US"/>
              </w:rPr>
            </w:pPr>
            <w:r>
              <w:rPr>
                <w:lang w:val="en-US"/>
              </w:rPr>
              <w:t>string(28</w:t>
            </w:r>
            <w:r w:rsidRPr="0076614F">
              <w:rPr>
                <w:lang w:val="en-US"/>
              </w:rPr>
              <w:t>)</w:t>
            </w:r>
          </w:p>
        </w:tc>
        <w:tc>
          <w:tcPr>
            <w:tcW w:w="4831" w:type="dxa"/>
            <w:vAlign w:val="center"/>
          </w:tcPr>
          <w:p w:rsidR="00015E81" w:rsidRPr="00311AEF" w:rsidRDefault="00015E81" w:rsidP="00015E81">
            <w:pPr>
              <w:pStyle w:val="TableNormal"/>
            </w:pPr>
            <w:r>
              <w:t xml:space="preserve">Имя </w:t>
            </w:r>
            <w:commentRangeStart w:id="289"/>
            <w:r>
              <w:t>таблицы</w:t>
            </w:r>
            <w:commentRangeEnd w:id="289"/>
            <w:r w:rsidR="00024FD4">
              <w:rPr>
                <w:rStyle w:val="aff1"/>
              </w:rPr>
              <w:commentReference w:id="289"/>
            </w:r>
            <w:r>
              <w:t xml:space="preserve"> для данного атрибута.</w:t>
            </w:r>
          </w:p>
        </w:tc>
      </w:tr>
      <w:tr w:rsidR="00015E81" w:rsidTr="00015E81">
        <w:trPr>
          <w:cantSplit/>
          <w:trHeight w:val="57"/>
        </w:trPr>
        <w:tc>
          <w:tcPr>
            <w:tcW w:w="534" w:type="dxa"/>
            <w:vAlign w:val="center"/>
          </w:tcPr>
          <w:p w:rsidR="00015E81" w:rsidRDefault="00015E81" w:rsidP="00015E81">
            <w:pPr>
              <w:pStyle w:val="TableNormal"/>
              <w:jc w:val="right"/>
            </w:pPr>
            <w:r>
              <w:t>10</w:t>
            </w:r>
          </w:p>
        </w:tc>
        <w:tc>
          <w:tcPr>
            <w:tcW w:w="2551" w:type="dxa"/>
            <w:vAlign w:val="center"/>
          </w:tcPr>
          <w:p w:rsidR="00015E81" w:rsidRPr="0076614F" w:rsidRDefault="00015E81" w:rsidP="00015E81">
            <w:pPr>
              <w:pStyle w:val="TableNormal"/>
              <w:rPr>
                <w:rStyle w:val="CODE"/>
                <w:lang w:val="en-US"/>
              </w:rPr>
            </w:pPr>
            <w:r w:rsidRPr="0076614F">
              <w:rPr>
                <w:rStyle w:val="CODE"/>
                <w:lang w:val="en-US"/>
              </w:rPr>
              <w:t>parent_attr</w:t>
            </w:r>
          </w:p>
        </w:tc>
        <w:tc>
          <w:tcPr>
            <w:tcW w:w="1134" w:type="dxa"/>
            <w:vAlign w:val="center"/>
          </w:tcPr>
          <w:p w:rsidR="00015E81" w:rsidRPr="00D60EAC" w:rsidRDefault="00015E81" w:rsidP="00015E81">
            <w:pPr>
              <w:pStyle w:val="TableNormal"/>
              <w:jc w:val="center"/>
              <w:rPr>
                <w:lang w:val="en-US"/>
              </w:rPr>
            </w:pPr>
            <w:r>
              <w:rPr>
                <w:lang w:val="en-US"/>
              </w:rPr>
              <w:t>int</w:t>
            </w:r>
          </w:p>
        </w:tc>
        <w:tc>
          <w:tcPr>
            <w:tcW w:w="4831" w:type="dxa"/>
            <w:vAlign w:val="center"/>
          </w:tcPr>
          <w:p w:rsidR="00015E81" w:rsidRPr="00633EF3" w:rsidRDefault="00015E81" w:rsidP="00015E81">
            <w:pPr>
              <w:pStyle w:val="TableNormal"/>
            </w:pPr>
            <w:r>
              <w:t xml:space="preserve">Ссылка на запись атрибута виртуального класса объекта. Если данное свойство не равно </w:t>
            </w:r>
            <w:r w:rsidRPr="00633EF3">
              <w:rPr>
                <w:rStyle w:val="CODE"/>
              </w:rPr>
              <w:t>null</w:t>
            </w:r>
            <w:r>
              <w:t>, то такой атрибут не может быть изменен. Для его изменения необходимо изменить описание виртуального класса.</w:t>
            </w:r>
          </w:p>
        </w:tc>
      </w:tr>
    </w:tbl>
    <w:p w:rsidR="00015E81" w:rsidRDefault="00015E81" w:rsidP="00015E81">
      <w:pPr>
        <w:rPr>
          <w:lang w:val="en-US"/>
        </w:rPr>
      </w:pPr>
    </w:p>
    <w:p w:rsidR="00015E81" w:rsidRPr="00D65521" w:rsidRDefault="001C1E6A" w:rsidP="00015E81">
      <w:r>
        <w:t>Значение и</w:t>
      </w:r>
      <w:r w:rsidR="00015E81">
        <w:t>дентификатор</w:t>
      </w:r>
      <w:r>
        <w:t>а</w:t>
      </w:r>
      <w:r w:rsidR="00015E81">
        <w:t xml:space="preserve"> атрибута </w:t>
      </w:r>
      <w:r w:rsidR="00015E81">
        <w:rPr>
          <w:lang w:val="en-US"/>
        </w:rPr>
        <w:t>attr</w:t>
      </w:r>
      <w:r w:rsidR="00015E81" w:rsidRPr="00D65521">
        <w:t>_</w:t>
      </w:r>
      <w:r w:rsidR="00015E81">
        <w:rPr>
          <w:lang w:val="en-US"/>
        </w:rPr>
        <w:t>id</w:t>
      </w:r>
      <w:r w:rsidR="00015E81" w:rsidRPr="00D65521">
        <w:t xml:space="preserve"> </w:t>
      </w:r>
      <w:r w:rsidR="00015E81">
        <w:t>находится в диапазоне от 1 и до 2 147 483 647. Атрибуты одного объекта могут иметь не последовательные идентификаторы. Это происходит в том случае, когда атрибуты добавляются при модификации объектов.</w:t>
      </w:r>
    </w:p>
    <w:p w:rsidR="00015E81" w:rsidRDefault="00015E81" w:rsidP="00035B45">
      <w:pPr>
        <w:pStyle w:val="2"/>
      </w:pPr>
      <w:bookmarkStart w:id="290" w:name="_Toc340677158"/>
      <w:bookmarkStart w:id="291" w:name="_Toc341106914"/>
      <w:r>
        <w:t>Создание новых и модификация существующих классов объектов</w:t>
      </w:r>
      <w:bookmarkEnd w:id="290"/>
      <w:bookmarkEnd w:id="291"/>
    </w:p>
    <w:p w:rsidR="00015E81" w:rsidRDefault="00015E81" w:rsidP="00015E81">
      <w:r>
        <w:t>Созданием и модификацией классов объектов занимается компонент создания структуры объектов.</w:t>
      </w:r>
    </w:p>
    <w:p w:rsidR="00015E81" w:rsidRDefault="00015E81" w:rsidP="00015E81">
      <w:r>
        <w:t>При создании новых объектов производятся проверки правил наследования, принятых в системе (см. п. </w:t>
      </w:r>
      <w:r w:rsidR="00F33CDA">
        <w:fldChar w:fldCharType="begin"/>
      </w:r>
      <w:r>
        <w:instrText xml:space="preserve"> REF _Ref340661932 \r \h </w:instrText>
      </w:r>
      <w:r w:rsidR="00F33CDA">
        <w:fldChar w:fldCharType="separate"/>
      </w:r>
      <w:r w:rsidR="009D15D2">
        <w:t>6.1.2</w:t>
      </w:r>
      <w:r w:rsidR="00F33CDA">
        <w:fldChar w:fldCharType="end"/>
      </w:r>
      <w:r>
        <w:t xml:space="preserve">). </w:t>
      </w:r>
    </w:p>
    <w:p w:rsidR="00015E81" w:rsidRPr="00703EF4" w:rsidRDefault="00015E81" w:rsidP="00015E81">
      <w:r>
        <w:t>При создании виртуального объекта компонент создания структуры объектов модифицирует словарь и на этом работа заканчивается.</w:t>
      </w:r>
    </w:p>
    <w:p w:rsidR="00015E81" w:rsidRPr="00D60EAC" w:rsidRDefault="00015E81" w:rsidP="00015E81">
      <w:r>
        <w:t xml:space="preserve">При создании структурного или листового класса сначала создаются или модифицируются объекты описания  классов объектов словаря данных. Затем выполняются операторы </w:t>
      </w:r>
      <w:r>
        <w:rPr>
          <w:lang w:val="en-US"/>
        </w:rPr>
        <w:t>SQL</w:t>
      </w:r>
      <w:r w:rsidRPr="00D60EAC">
        <w:t xml:space="preserve"> </w:t>
      </w:r>
      <w:r>
        <w:t xml:space="preserve">для модификации структуры БД. </w:t>
      </w:r>
      <w:commentRangeStart w:id="292"/>
      <w:r>
        <w:t>После успешного выполнения модификации БД созданные (модифицированные)  описания объектов сохраняются в словаре.</w:t>
      </w:r>
      <w:commentRangeEnd w:id="292"/>
      <w:r w:rsidR="00024FD4">
        <w:rPr>
          <w:rStyle w:val="aff1"/>
        </w:rPr>
        <w:commentReference w:id="292"/>
      </w:r>
    </w:p>
    <w:p w:rsidR="00015E81" w:rsidRDefault="00015E81" w:rsidP="00035B45">
      <w:pPr>
        <w:pStyle w:val="2"/>
      </w:pPr>
      <w:bookmarkStart w:id="293" w:name="_Toc340677159"/>
      <w:bookmarkStart w:id="294" w:name="_Toc341106915"/>
      <w:r>
        <w:t>Типы данных в репозитории объектов</w:t>
      </w:r>
      <w:bookmarkEnd w:id="293"/>
      <w:bookmarkEnd w:id="294"/>
    </w:p>
    <w:p w:rsidR="00015E81" w:rsidRDefault="00015E81" w:rsidP="00015E81">
      <w:r>
        <w:t>Подсистема хранения поддерживает фиксированное число типов атрибутов (см. </w:t>
      </w:r>
      <w:r w:rsidR="00F33CDA">
        <w:fldChar w:fldCharType="begin"/>
      </w:r>
      <w:r>
        <w:instrText xml:space="preserve"> REF _Ref340677104 \h </w:instrText>
      </w:r>
      <w:r w:rsidR="00F33CDA">
        <w:fldChar w:fldCharType="separate"/>
      </w:r>
      <w:r w:rsidR="009D15D2">
        <w:t xml:space="preserve">Таблица </w:t>
      </w:r>
      <w:r w:rsidR="009D15D2">
        <w:rPr>
          <w:noProof/>
        </w:rPr>
        <w:t>3</w:t>
      </w:r>
      <w:r w:rsidR="00F33CDA">
        <w:fldChar w:fldCharType="end"/>
      </w:r>
      <w:r>
        <w:t>). Подсистема хранения не поддерживает механизма расширения типов атрибутов.</w:t>
      </w:r>
    </w:p>
    <w:p w:rsidR="00015E81" w:rsidRPr="00D60EAC" w:rsidRDefault="00015E81" w:rsidP="00015E81">
      <w:pPr>
        <w:pStyle w:val="Headingtable"/>
      </w:pPr>
      <w:bookmarkStart w:id="295" w:name="_Ref340677104"/>
      <w:bookmarkStart w:id="296" w:name="_Toc341106950"/>
      <w:r>
        <w:t xml:space="preserve">Таблица </w:t>
      </w:r>
      <w:r w:rsidR="00F33CDA">
        <w:fldChar w:fldCharType="begin"/>
      </w:r>
      <w:r>
        <w:instrText xml:space="preserve"> SEQ Таблица \* ARABIC </w:instrText>
      </w:r>
      <w:r w:rsidR="00F33CDA">
        <w:fldChar w:fldCharType="separate"/>
      </w:r>
      <w:r w:rsidR="009D15D2">
        <w:rPr>
          <w:noProof/>
        </w:rPr>
        <w:t>3</w:t>
      </w:r>
      <w:r w:rsidR="00F33CDA">
        <w:fldChar w:fldCharType="end"/>
      </w:r>
      <w:bookmarkEnd w:id="295"/>
      <w:r>
        <w:t>. Типы данных в подсистеме хранения</w:t>
      </w:r>
      <w:r w:rsidRPr="00D60EAC">
        <w:br/>
      </w:r>
      <w:r>
        <w:t xml:space="preserve">системы </w:t>
      </w:r>
      <w:r>
        <w:rPr>
          <w:lang w:val="en-US"/>
        </w:rPr>
        <w:t>CompanyMedia</w:t>
      </w:r>
      <w:r w:rsidRPr="00D60EAC">
        <w:t xml:space="preserve"> 5</w:t>
      </w:r>
      <w:bookmarkEnd w:id="296"/>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2126"/>
        <w:gridCol w:w="1134"/>
        <w:gridCol w:w="5256"/>
      </w:tblGrid>
      <w:tr w:rsidR="00015E81" w:rsidTr="00015E81">
        <w:trPr>
          <w:cantSplit/>
          <w:trHeight w:val="57"/>
          <w:tblHeader/>
        </w:trPr>
        <w:tc>
          <w:tcPr>
            <w:tcW w:w="534" w:type="dxa"/>
          </w:tcPr>
          <w:p w:rsidR="00015E81" w:rsidRDefault="00015E81" w:rsidP="00015E81">
            <w:pPr>
              <w:pStyle w:val="TableTitle"/>
            </w:pPr>
            <w:r>
              <w:t>№</w:t>
            </w:r>
          </w:p>
        </w:tc>
        <w:tc>
          <w:tcPr>
            <w:tcW w:w="2126" w:type="dxa"/>
          </w:tcPr>
          <w:p w:rsidR="00015E81" w:rsidRDefault="00015E81" w:rsidP="00015E81">
            <w:pPr>
              <w:pStyle w:val="TableTitle"/>
            </w:pPr>
            <w:r>
              <w:t>Наименование типа</w:t>
            </w:r>
          </w:p>
        </w:tc>
        <w:tc>
          <w:tcPr>
            <w:tcW w:w="1134" w:type="dxa"/>
          </w:tcPr>
          <w:p w:rsidR="00015E81" w:rsidRPr="00461A5C" w:rsidRDefault="00015E81" w:rsidP="00015E81">
            <w:pPr>
              <w:pStyle w:val="TableTitle"/>
            </w:pPr>
            <w:r>
              <w:t>Код типа</w:t>
            </w:r>
          </w:p>
        </w:tc>
        <w:tc>
          <w:tcPr>
            <w:tcW w:w="5256" w:type="dxa"/>
          </w:tcPr>
          <w:p w:rsidR="00015E81" w:rsidRDefault="00015E81" w:rsidP="00015E81">
            <w:pPr>
              <w:pStyle w:val="TableTitle"/>
            </w:pPr>
            <w:r>
              <w:t>Описание</w:t>
            </w:r>
          </w:p>
        </w:tc>
      </w:tr>
      <w:tr w:rsidR="00015E81" w:rsidRPr="00C519DB" w:rsidTr="00015E81">
        <w:trPr>
          <w:cantSplit/>
          <w:trHeight w:val="57"/>
        </w:trPr>
        <w:tc>
          <w:tcPr>
            <w:tcW w:w="534" w:type="dxa"/>
            <w:vAlign w:val="center"/>
          </w:tcPr>
          <w:p w:rsidR="00015E81" w:rsidRDefault="00015E81" w:rsidP="00015E81">
            <w:pPr>
              <w:pStyle w:val="TableNormal"/>
              <w:jc w:val="right"/>
            </w:pPr>
            <w:r>
              <w:t>1</w:t>
            </w:r>
          </w:p>
        </w:tc>
        <w:tc>
          <w:tcPr>
            <w:tcW w:w="2126" w:type="dxa"/>
            <w:vAlign w:val="center"/>
          </w:tcPr>
          <w:p w:rsidR="00015E81" w:rsidRPr="00D60EAC" w:rsidRDefault="00015E81" w:rsidP="00015E81">
            <w:pPr>
              <w:pStyle w:val="TableNormal"/>
              <w:rPr>
                <w:rStyle w:val="CODE"/>
                <w:lang w:val="en-US"/>
              </w:rPr>
            </w:pPr>
            <w:r>
              <w:rPr>
                <w:rStyle w:val="CODE"/>
                <w:lang w:val="en-US"/>
              </w:rPr>
              <w:t>id</w:t>
            </w:r>
          </w:p>
        </w:tc>
        <w:tc>
          <w:tcPr>
            <w:tcW w:w="1134" w:type="dxa"/>
            <w:vAlign w:val="center"/>
          </w:tcPr>
          <w:p w:rsidR="00015E81" w:rsidRPr="00C519DB" w:rsidRDefault="00015E81" w:rsidP="00015E81">
            <w:pPr>
              <w:pStyle w:val="TableNormal"/>
              <w:jc w:val="center"/>
              <w:rPr>
                <w:rStyle w:val="CODE"/>
                <w:lang w:val="en-US"/>
              </w:rPr>
            </w:pPr>
            <w:r>
              <w:rPr>
                <w:rStyle w:val="CODE"/>
                <w:lang w:val="en-US"/>
              </w:rPr>
              <w:t>1</w:t>
            </w:r>
          </w:p>
        </w:tc>
        <w:tc>
          <w:tcPr>
            <w:tcW w:w="5256" w:type="dxa"/>
            <w:vAlign w:val="center"/>
          </w:tcPr>
          <w:p w:rsidR="00015E81" w:rsidRPr="00C519DB" w:rsidRDefault="00015E81" w:rsidP="00015E81">
            <w:pPr>
              <w:pStyle w:val="TableNormal"/>
            </w:pPr>
            <w:r>
              <w:t>Идентификатор</w:t>
            </w:r>
            <w:r w:rsidRPr="00D64B8C">
              <w:t xml:space="preserve"> </w:t>
            </w:r>
            <w:r>
              <w:t>объекта</w:t>
            </w:r>
            <w:r w:rsidRPr="00D64B8C">
              <w:t xml:space="preserve">. </w:t>
            </w:r>
            <w:r>
              <w:t>Содержит информацию для однозначной идентификации объекта.</w:t>
            </w:r>
          </w:p>
        </w:tc>
      </w:tr>
      <w:tr w:rsidR="00015E81" w:rsidRPr="00C519DB" w:rsidTr="00015E81">
        <w:trPr>
          <w:cantSplit/>
          <w:trHeight w:val="57"/>
        </w:trPr>
        <w:tc>
          <w:tcPr>
            <w:tcW w:w="534" w:type="dxa"/>
            <w:vAlign w:val="center"/>
          </w:tcPr>
          <w:p w:rsidR="00015E81" w:rsidRPr="00C519DB" w:rsidRDefault="00015E81" w:rsidP="00015E81">
            <w:pPr>
              <w:pStyle w:val="TableNormal"/>
              <w:jc w:val="right"/>
              <w:rPr>
                <w:lang w:val="en-US"/>
              </w:rPr>
            </w:pPr>
            <w:r w:rsidRPr="00C519DB">
              <w:rPr>
                <w:lang w:val="en-US"/>
              </w:rPr>
              <w:t>2</w:t>
            </w:r>
          </w:p>
        </w:tc>
        <w:tc>
          <w:tcPr>
            <w:tcW w:w="2126" w:type="dxa"/>
            <w:vAlign w:val="center"/>
          </w:tcPr>
          <w:p w:rsidR="00015E81" w:rsidRPr="0076614F" w:rsidRDefault="00015E81" w:rsidP="00015E81">
            <w:pPr>
              <w:pStyle w:val="TableNormal"/>
              <w:rPr>
                <w:rStyle w:val="CODE"/>
                <w:lang w:val="en-US"/>
              </w:rPr>
            </w:pPr>
            <w:r>
              <w:rPr>
                <w:rStyle w:val="CODE"/>
                <w:lang w:val="en-US"/>
              </w:rPr>
              <w:t>string</w:t>
            </w:r>
          </w:p>
        </w:tc>
        <w:tc>
          <w:tcPr>
            <w:tcW w:w="1134" w:type="dxa"/>
            <w:vAlign w:val="center"/>
          </w:tcPr>
          <w:p w:rsidR="00015E81" w:rsidRPr="00C519DB" w:rsidRDefault="00015E81" w:rsidP="00015E81">
            <w:pPr>
              <w:pStyle w:val="TableNormal"/>
              <w:jc w:val="center"/>
              <w:rPr>
                <w:rStyle w:val="CODE"/>
                <w:lang w:val="en-US"/>
              </w:rPr>
            </w:pPr>
            <w:r>
              <w:rPr>
                <w:rStyle w:val="CODE"/>
                <w:lang w:val="en-US"/>
              </w:rPr>
              <w:t>2</w:t>
            </w:r>
          </w:p>
        </w:tc>
        <w:tc>
          <w:tcPr>
            <w:tcW w:w="5256" w:type="dxa"/>
            <w:vAlign w:val="center"/>
          </w:tcPr>
          <w:p w:rsidR="00015E81" w:rsidRDefault="00015E81" w:rsidP="00015E81">
            <w:pPr>
              <w:pStyle w:val="TableNormal"/>
            </w:pPr>
            <w:r>
              <w:t>Строка. Для строки всегда должна задаваться максимально возможная длина.</w:t>
            </w:r>
          </w:p>
          <w:p w:rsidR="00015E81" w:rsidRPr="00C519DB" w:rsidRDefault="00015E81" w:rsidP="00015E81">
            <w:pPr>
              <w:pStyle w:val="TableNormal"/>
            </w:pPr>
            <w:r>
              <w:t>Максимальная длина ограничена величиной, зависящей от РСУБД, используемой для построения системы. В большинстве случаев можно считать то, что максимальны длина будет больше или равна 4096 байтам.</w:t>
            </w:r>
          </w:p>
        </w:tc>
      </w:tr>
      <w:tr w:rsidR="00015E81" w:rsidRPr="00C519DB" w:rsidTr="00015E81">
        <w:trPr>
          <w:cantSplit/>
          <w:trHeight w:val="57"/>
        </w:trPr>
        <w:tc>
          <w:tcPr>
            <w:tcW w:w="534" w:type="dxa"/>
            <w:vAlign w:val="center"/>
          </w:tcPr>
          <w:p w:rsidR="00015E81" w:rsidRPr="00C519DB" w:rsidRDefault="00015E81" w:rsidP="00015E81">
            <w:pPr>
              <w:pStyle w:val="TableNormal"/>
              <w:jc w:val="right"/>
              <w:rPr>
                <w:lang w:val="en-US"/>
              </w:rPr>
            </w:pPr>
            <w:r w:rsidRPr="00C519DB">
              <w:rPr>
                <w:lang w:val="en-US"/>
              </w:rPr>
              <w:t>3</w:t>
            </w:r>
          </w:p>
        </w:tc>
        <w:tc>
          <w:tcPr>
            <w:tcW w:w="2126" w:type="dxa"/>
            <w:vAlign w:val="center"/>
          </w:tcPr>
          <w:p w:rsidR="00015E81" w:rsidRPr="0076614F" w:rsidRDefault="00015E81" w:rsidP="00015E81">
            <w:pPr>
              <w:pStyle w:val="TableNormal"/>
              <w:rPr>
                <w:rStyle w:val="CODE"/>
                <w:lang w:val="en-US"/>
              </w:rPr>
            </w:pPr>
            <w:r>
              <w:rPr>
                <w:rStyle w:val="CODE"/>
                <w:lang w:val="en-US"/>
              </w:rPr>
              <w:t>int</w:t>
            </w:r>
          </w:p>
        </w:tc>
        <w:tc>
          <w:tcPr>
            <w:tcW w:w="1134" w:type="dxa"/>
            <w:vAlign w:val="center"/>
          </w:tcPr>
          <w:p w:rsidR="00015E81" w:rsidRPr="00C519DB" w:rsidRDefault="00015E81" w:rsidP="00015E81">
            <w:pPr>
              <w:pStyle w:val="TableNormal"/>
              <w:jc w:val="center"/>
              <w:rPr>
                <w:rStyle w:val="CODE"/>
                <w:lang w:val="en-US"/>
              </w:rPr>
            </w:pPr>
            <w:r>
              <w:rPr>
                <w:rStyle w:val="CODE"/>
                <w:lang w:val="en-US"/>
              </w:rPr>
              <w:t>3</w:t>
            </w:r>
          </w:p>
        </w:tc>
        <w:tc>
          <w:tcPr>
            <w:tcW w:w="5256" w:type="dxa"/>
            <w:vAlign w:val="center"/>
          </w:tcPr>
          <w:p w:rsidR="00015E81" w:rsidRPr="00C519DB" w:rsidRDefault="00015E81" w:rsidP="00015E81">
            <w:pPr>
              <w:pStyle w:val="TableNormal"/>
            </w:pPr>
            <w:r>
              <w:t>Целое число.</w:t>
            </w:r>
          </w:p>
        </w:tc>
      </w:tr>
      <w:tr w:rsidR="00015E81" w:rsidRPr="00C519DB" w:rsidTr="00015E81">
        <w:trPr>
          <w:cantSplit/>
          <w:trHeight w:val="57"/>
        </w:trPr>
        <w:tc>
          <w:tcPr>
            <w:tcW w:w="534" w:type="dxa"/>
            <w:vAlign w:val="center"/>
          </w:tcPr>
          <w:p w:rsidR="00015E81" w:rsidRPr="0076614F" w:rsidRDefault="00015E81" w:rsidP="00015E81">
            <w:pPr>
              <w:pStyle w:val="TableNormal"/>
              <w:jc w:val="right"/>
              <w:rPr>
                <w:lang w:val="en-US"/>
              </w:rPr>
            </w:pPr>
            <w:r w:rsidRPr="0076614F">
              <w:rPr>
                <w:lang w:val="en-US"/>
              </w:rPr>
              <w:t>4</w:t>
            </w:r>
          </w:p>
        </w:tc>
        <w:tc>
          <w:tcPr>
            <w:tcW w:w="2126" w:type="dxa"/>
            <w:vAlign w:val="center"/>
          </w:tcPr>
          <w:p w:rsidR="00015E81" w:rsidRPr="0076614F" w:rsidRDefault="00015E81" w:rsidP="00015E81">
            <w:pPr>
              <w:pStyle w:val="TableNormal"/>
              <w:rPr>
                <w:rStyle w:val="CODE"/>
                <w:lang w:val="en-US"/>
              </w:rPr>
            </w:pPr>
            <w:r>
              <w:rPr>
                <w:rStyle w:val="CODE"/>
                <w:lang w:val="en-US"/>
              </w:rPr>
              <w:t>long</w:t>
            </w:r>
          </w:p>
        </w:tc>
        <w:tc>
          <w:tcPr>
            <w:tcW w:w="1134" w:type="dxa"/>
            <w:vAlign w:val="center"/>
          </w:tcPr>
          <w:p w:rsidR="00015E81" w:rsidRPr="00C519DB" w:rsidRDefault="00015E81" w:rsidP="00015E81">
            <w:pPr>
              <w:pStyle w:val="TableNormal"/>
              <w:jc w:val="center"/>
              <w:rPr>
                <w:rStyle w:val="CODE"/>
                <w:lang w:val="en-US"/>
              </w:rPr>
            </w:pPr>
            <w:r>
              <w:rPr>
                <w:rStyle w:val="CODE"/>
                <w:lang w:val="en-US"/>
              </w:rPr>
              <w:t>4</w:t>
            </w:r>
          </w:p>
        </w:tc>
        <w:tc>
          <w:tcPr>
            <w:tcW w:w="5256" w:type="dxa"/>
            <w:vAlign w:val="center"/>
          </w:tcPr>
          <w:p w:rsidR="00015E81" w:rsidRPr="00C519DB" w:rsidRDefault="00015E81" w:rsidP="00015E81">
            <w:pPr>
              <w:pStyle w:val="TableNormal"/>
            </w:pPr>
            <w:r>
              <w:t xml:space="preserve">Длинное целое число. Количество знаков больше, чем в целом числе типа </w:t>
            </w:r>
            <w:r w:rsidRPr="00C519DB">
              <w:rPr>
                <w:rStyle w:val="CODE"/>
              </w:rPr>
              <w:t>int</w:t>
            </w:r>
            <w:r>
              <w:t>.</w:t>
            </w:r>
          </w:p>
        </w:tc>
      </w:tr>
      <w:tr w:rsidR="00015E81" w:rsidRPr="00412E86" w:rsidTr="00015E81">
        <w:trPr>
          <w:cantSplit/>
          <w:trHeight w:val="57"/>
        </w:trPr>
        <w:tc>
          <w:tcPr>
            <w:tcW w:w="534" w:type="dxa"/>
            <w:vAlign w:val="center"/>
          </w:tcPr>
          <w:p w:rsidR="00015E81" w:rsidRPr="0076614F" w:rsidRDefault="00015E81" w:rsidP="00015E81">
            <w:pPr>
              <w:pStyle w:val="TableNormal"/>
              <w:jc w:val="right"/>
              <w:rPr>
                <w:lang w:val="en-US"/>
              </w:rPr>
            </w:pPr>
            <w:r w:rsidRPr="0076614F">
              <w:rPr>
                <w:lang w:val="en-US"/>
              </w:rPr>
              <w:t>5</w:t>
            </w:r>
          </w:p>
        </w:tc>
        <w:tc>
          <w:tcPr>
            <w:tcW w:w="2126" w:type="dxa"/>
            <w:vAlign w:val="center"/>
          </w:tcPr>
          <w:p w:rsidR="00015E81" w:rsidRPr="00412E86" w:rsidRDefault="00015E81" w:rsidP="00015E81">
            <w:pPr>
              <w:pStyle w:val="TableNormal"/>
              <w:rPr>
                <w:rStyle w:val="CODE"/>
                <w:lang w:val="en-US"/>
              </w:rPr>
            </w:pPr>
            <w:r>
              <w:rPr>
                <w:rStyle w:val="CODE"/>
                <w:lang w:val="en-US"/>
              </w:rPr>
              <w:t>date</w:t>
            </w:r>
          </w:p>
        </w:tc>
        <w:tc>
          <w:tcPr>
            <w:tcW w:w="1134" w:type="dxa"/>
            <w:vAlign w:val="center"/>
          </w:tcPr>
          <w:p w:rsidR="00015E81" w:rsidRPr="00C519DB" w:rsidRDefault="00015E81" w:rsidP="00015E81">
            <w:pPr>
              <w:pStyle w:val="TableNormal"/>
              <w:jc w:val="center"/>
              <w:rPr>
                <w:rStyle w:val="CODE"/>
                <w:lang w:val="en-US"/>
              </w:rPr>
            </w:pPr>
            <w:r>
              <w:rPr>
                <w:rStyle w:val="CODE"/>
                <w:lang w:val="en-US"/>
              </w:rPr>
              <w:t>5</w:t>
            </w:r>
          </w:p>
        </w:tc>
        <w:tc>
          <w:tcPr>
            <w:tcW w:w="5256" w:type="dxa"/>
            <w:vAlign w:val="center"/>
          </w:tcPr>
          <w:p w:rsidR="00015E81" w:rsidRPr="00412E86" w:rsidRDefault="00015E81" w:rsidP="00015E81">
            <w:pPr>
              <w:pStyle w:val="TableNormal"/>
            </w:pPr>
            <w:r>
              <w:t>Дата без времени. Дата содержит информацию о часовом поясе.</w:t>
            </w:r>
          </w:p>
        </w:tc>
      </w:tr>
      <w:tr w:rsidR="00015E81" w:rsidRPr="00412E86" w:rsidTr="00015E81">
        <w:trPr>
          <w:cantSplit/>
          <w:trHeight w:val="57"/>
        </w:trPr>
        <w:tc>
          <w:tcPr>
            <w:tcW w:w="534" w:type="dxa"/>
            <w:vAlign w:val="center"/>
          </w:tcPr>
          <w:p w:rsidR="00015E81" w:rsidRPr="00412E86" w:rsidRDefault="00015E81" w:rsidP="00015E81">
            <w:pPr>
              <w:pStyle w:val="TableNormal"/>
              <w:jc w:val="right"/>
            </w:pPr>
            <w:r w:rsidRPr="00412E86">
              <w:t>6</w:t>
            </w:r>
          </w:p>
        </w:tc>
        <w:tc>
          <w:tcPr>
            <w:tcW w:w="2126" w:type="dxa"/>
            <w:vAlign w:val="center"/>
          </w:tcPr>
          <w:p w:rsidR="00015E81" w:rsidRPr="00412E86" w:rsidRDefault="00015E81" w:rsidP="00015E81">
            <w:pPr>
              <w:pStyle w:val="TableNormal"/>
              <w:rPr>
                <w:rStyle w:val="CODE"/>
              </w:rPr>
            </w:pPr>
            <w:r>
              <w:rPr>
                <w:rStyle w:val="CODE"/>
                <w:lang w:val="en-US"/>
              </w:rPr>
              <w:t>datetime</w:t>
            </w:r>
          </w:p>
        </w:tc>
        <w:tc>
          <w:tcPr>
            <w:tcW w:w="1134" w:type="dxa"/>
            <w:vAlign w:val="center"/>
          </w:tcPr>
          <w:p w:rsidR="00015E81" w:rsidRPr="00412E86" w:rsidRDefault="00015E81" w:rsidP="00015E81">
            <w:pPr>
              <w:pStyle w:val="TableNormal"/>
              <w:jc w:val="center"/>
              <w:rPr>
                <w:rStyle w:val="CODE"/>
              </w:rPr>
            </w:pPr>
            <w:r w:rsidRPr="00412E86">
              <w:rPr>
                <w:rStyle w:val="CODE"/>
              </w:rPr>
              <w:t>6</w:t>
            </w:r>
          </w:p>
        </w:tc>
        <w:tc>
          <w:tcPr>
            <w:tcW w:w="5256" w:type="dxa"/>
            <w:vAlign w:val="center"/>
          </w:tcPr>
          <w:p w:rsidR="00015E81" w:rsidRDefault="00015E81" w:rsidP="00015E81">
            <w:pPr>
              <w:pStyle w:val="TableNormal"/>
            </w:pPr>
            <w:r>
              <w:t>Дата с временем. Дата содержит информацию о часовом поясе.</w:t>
            </w:r>
          </w:p>
        </w:tc>
      </w:tr>
      <w:tr w:rsidR="00015E81" w:rsidRPr="00412E86" w:rsidTr="00015E81">
        <w:trPr>
          <w:cantSplit/>
          <w:trHeight w:val="57"/>
        </w:trPr>
        <w:tc>
          <w:tcPr>
            <w:tcW w:w="534" w:type="dxa"/>
            <w:vAlign w:val="center"/>
          </w:tcPr>
          <w:p w:rsidR="00015E81" w:rsidRPr="00C519DB" w:rsidRDefault="00015E81" w:rsidP="00015E81">
            <w:pPr>
              <w:pStyle w:val="TableNormal"/>
              <w:jc w:val="right"/>
            </w:pPr>
            <w:r w:rsidRPr="00C519DB">
              <w:t>7</w:t>
            </w:r>
          </w:p>
        </w:tc>
        <w:tc>
          <w:tcPr>
            <w:tcW w:w="2126" w:type="dxa"/>
            <w:vAlign w:val="center"/>
          </w:tcPr>
          <w:p w:rsidR="00015E81" w:rsidRPr="00412E86" w:rsidRDefault="00015E81" w:rsidP="00015E81">
            <w:pPr>
              <w:pStyle w:val="TableNormal"/>
              <w:rPr>
                <w:rStyle w:val="CODE"/>
              </w:rPr>
            </w:pPr>
            <w:r>
              <w:rPr>
                <w:rStyle w:val="CODE"/>
                <w:lang w:val="en-US"/>
              </w:rPr>
              <w:t>timestamp</w:t>
            </w:r>
          </w:p>
        </w:tc>
        <w:tc>
          <w:tcPr>
            <w:tcW w:w="1134" w:type="dxa"/>
            <w:vAlign w:val="center"/>
          </w:tcPr>
          <w:p w:rsidR="00015E81" w:rsidRPr="00C519DB" w:rsidRDefault="00015E81" w:rsidP="00015E81">
            <w:pPr>
              <w:pStyle w:val="TableNormal"/>
              <w:jc w:val="center"/>
              <w:rPr>
                <w:rStyle w:val="CODE"/>
              </w:rPr>
            </w:pPr>
            <w:r w:rsidRPr="00C519DB">
              <w:rPr>
                <w:rStyle w:val="CODE"/>
              </w:rPr>
              <w:t>7</w:t>
            </w:r>
          </w:p>
        </w:tc>
        <w:tc>
          <w:tcPr>
            <w:tcW w:w="5256" w:type="dxa"/>
            <w:vAlign w:val="center"/>
          </w:tcPr>
          <w:p w:rsidR="00015E81" w:rsidRDefault="00015E81" w:rsidP="00015E81">
            <w:pPr>
              <w:pStyle w:val="TableNormal"/>
            </w:pPr>
            <w:r>
              <w:t>Точная дата и время без информации о часовом поясе.</w:t>
            </w:r>
          </w:p>
        </w:tc>
      </w:tr>
      <w:tr w:rsidR="00015E81" w:rsidRPr="00412E86" w:rsidTr="00015E81">
        <w:trPr>
          <w:cantSplit/>
          <w:trHeight w:val="57"/>
        </w:trPr>
        <w:tc>
          <w:tcPr>
            <w:tcW w:w="534" w:type="dxa"/>
            <w:vAlign w:val="center"/>
          </w:tcPr>
          <w:p w:rsidR="00015E81" w:rsidRPr="00C519DB" w:rsidRDefault="00015E81" w:rsidP="00015E81">
            <w:pPr>
              <w:pStyle w:val="TableNormal"/>
              <w:jc w:val="right"/>
            </w:pPr>
            <w:r w:rsidRPr="00C519DB">
              <w:t>8</w:t>
            </w:r>
          </w:p>
        </w:tc>
        <w:tc>
          <w:tcPr>
            <w:tcW w:w="2126" w:type="dxa"/>
            <w:vAlign w:val="center"/>
          </w:tcPr>
          <w:p w:rsidR="00015E81" w:rsidRPr="00412E86" w:rsidRDefault="00015E81" w:rsidP="00015E81">
            <w:pPr>
              <w:pStyle w:val="TableNormal"/>
              <w:rPr>
                <w:rStyle w:val="CODE"/>
              </w:rPr>
            </w:pPr>
            <w:r>
              <w:rPr>
                <w:rStyle w:val="CODE"/>
                <w:lang w:val="en-US"/>
              </w:rPr>
              <w:t>boolean</w:t>
            </w:r>
          </w:p>
        </w:tc>
        <w:tc>
          <w:tcPr>
            <w:tcW w:w="1134" w:type="dxa"/>
            <w:vAlign w:val="center"/>
          </w:tcPr>
          <w:p w:rsidR="00015E81" w:rsidRPr="00C519DB" w:rsidRDefault="00015E81" w:rsidP="00015E81">
            <w:pPr>
              <w:pStyle w:val="TableNormal"/>
              <w:jc w:val="center"/>
              <w:rPr>
                <w:rStyle w:val="CODE"/>
              </w:rPr>
            </w:pPr>
            <w:r w:rsidRPr="00C519DB">
              <w:rPr>
                <w:rStyle w:val="CODE"/>
              </w:rPr>
              <w:t>8</w:t>
            </w:r>
          </w:p>
        </w:tc>
        <w:tc>
          <w:tcPr>
            <w:tcW w:w="5256" w:type="dxa"/>
            <w:vAlign w:val="center"/>
          </w:tcPr>
          <w:p w:rsidR="00015E81" w:rsidRPr="001B1F12" w:rsidRDefault="00015E81" w:rsidP="00015E81">
            <w:pPr>
              <w:pStyle w:val="TableNormal"/>
            </w:pPr>
            <w:r>
              <w:t>Логическое значение.</w:t>
            </w:r>
          </w:p>
        </w:tc>
      </w:tr>
      <w:tr w:rsidR="00015E81" w:rsidRPr="00412E86" w:rsidTr="00015E81">
        <w:trPr>
          <w:cantSplit/>
          <w:trHeight w:val="57"/>
        </w:trPr>
        <w:tc>
          <w:tcPr>
            <w:tcW w:w="534" w:type="dxa"/>
            <w:vAlign w:val="center"/>
          </w:tcPr>
          <w:p w:rsidR="00015E81" w:rsidRPr="00C519DB" w:rsidRDefault="00015E81" w:rsidP="00015E81">
            <w:pPr>
              <w:pStyle w:val="TableNormal"/>
              <w:jc w:val="right"/>
            </w:pPr>
            <w:r w:rsidRPr="00C519DB">
              <w:lastRenderedPageBreak/>
              <w:t>9</w:t>
            </w:r>
          </w:p>
        </w:tc>
        <w:tc>
          <w:tcPr>
            <w:tcW w:w="2126" w:type="dxa"/>
            <w:vAlign w:val="center"/>
          </w:tcPr>
          <w:p w:rsidR="00015E81" w:rsidRPr="00412E86" w:rsidRDefault="00015E81" w:rsidP="00015E81">
            <w:pPr>
              <w:pStyle w:val="TableNormal"/>
              <w:rPr>
                <w:rStyle w:val="CODE"/>
              </w:rPr>
            </w:pPr>
            <w:r>
              <w:rPr>
                <w:rStyle w:val="CODE"/>
                <w:lang w:val="en-US"/>
              </w:rPr>
              <w:t>double</w:t>
            </w:r>
          </w:p>
        </w:tc>
        <w:tc>
          <w:tcPr>
            <w:tcW w:w="1134" w:type="dxa"/>
            <w:vAlign w:val="center"/>
          </w:tcPr>
          <w:p w:rsidR="00015E81" w:rsidRPr="00C519DB" w:rsidRDefault="00015E81" w:rsidP="00015E81">
            <w:pPr>
              <w:pStyle w:val="TableNormal"/>
              <w:jc w:val="center"/>
              <w:rPr>
                <w:rStyle w:val="CODE"/>
              </w:rPr>
            </w:pPr>
            <w:r w:rsidRPr="00C519DB">
              <w:rPr>
                <w:rStyle w:val="CODE"/>
              </w:rPr>
              <w:t>9</w:t>
            </w:r>
          </w:p>
        </w:tc>
        <w:tc>
          <w:tcPr>
            <w:tcW w:w="5256" w:type="dxa"/>
            <w:vAlign w:val="center"/>
          </w:tcPr>
          <w:p w:rsidR="00015E81" w:rsidRPr="00C519DB" w:rsidRDefault="00015E81" w:rsidP="00015E81">
            <w:pPr>
              <w:pStyle w:val="TableNormal"/>
            </w:pPr>
            <w:r>
              <w:t>Число с плавающей точкой.</w:t>
            </w:r>
          </w:p>
        </w:tc>
      </w:tr>
      <w:tr w:rsidR="00015E81" w:rsidRPr="00C519DB" w:rsidTr="00015E81">
        <w:trPr>
          <w:cantSplit/>
          <w:trHeight w:val="57"/>
        </w:trPr>
        <w:tc>
          <w:tcPr>
            <w:tcW w:w="534" w:type="dxa"/>
            <w:vAlign w:val="center"/>
          </w:tcPr>
          <w:p w:rsidR="00015E81" w:rsidRPr="00412E86" w:rsidRDefault="00015E81" w:rsidP="00015E81">
            <w:pPr>
              <w:pStyle w:val="TableNormal"/>
              <w:jc w:val="right"/>
            </w:pPr>
            <w:r w:rsidRPr="00412E86">
              <w:t>10</w:t>
            </w:r>
          </w:p>
        </w:tc>
        <w:tc>
          <w:tcPr>
            <w:tcW w:w="2126" w:type="dxa"/>
            <w:vAlign w:val="center"/>
          </w:tcPr>
          <w:p w:rsidR="00015E81" w:rsidRPr="00703EF4" w:rsidRDefault="00015E81" w:rsidP="00015E81">
            <w:pPr>
              <w:pStyle w:val="TableNormal"/>
              <w:rPr>
                <w:rStyle w:val="CODE"/>
                <w:lang w:val="en-US"/>
              </w:rPr>
            </w:pPr>
            <w:r>
              <w:rPr>
                <w:rStyle w:val="CODE"/>
                <w:lang w:val="en-US"/>
              </w:rPr>
              <w:t>placement</w:t>
            </w:r>
          </w:p>
        </w:tc>
        <w:tc>
          <w:tcPr>
            <w:tcW w:w="1134" w:type="dxa"/>
            <w:vAlign w:val="center"/>
          </w:tcPr>
          <w:p w:rsidR="00015E81" w:rsidRPr="001B1F12" w:rsidRDefault="00015E81" w:rsidP="00015E81">
            <w:pPr>
              <w:pStyle w:val="TableNormal"/>
              <w:jc w:val="center"/>
              <w:rPr>
                <w:rStyle w:val="CODE"/>
                <w:lang w:val="en-US"/>
              </w:rPr>
            </w:pPr>
            <w:r>
              <w:rPr>
                <w:rStyle w:val="CODE"/>
                <w:lang w:val="en-US"/>
              </w:rPr>
              <w:t>10</w:t>
            </w:r>
          </w:p>
        </w:tc>
        <w:tc>
          <w:tcPr>
            <w:tcW w:w="5256" w:type="dxa"/>
            <w:vAlign w:val="center"/>
          </w:tcPr>
          <w:p w:rsidR="00015E81" w:rsidRPr="00C519DB" w:rsidRDefault="00015E81" w:rsidP="00015E81">
            <w:pPr>
              <w:pStyle w:val="TableNormal"/>
            </w:pPr>
            <w:r>
              <w:t xml:space="preserve">Ссылка на файл вложения (см. п. </w:t>
            </w:r>
            <w:r w:rsidR="00F33CDA">
              <w:fldChar w:fldCharType="begin"/>
            </w:r>
            <w:r>
              <w:instrText xml:space="preserve"> REF _Ref340675804 \r \h </w:instrText>
            </w:r>
            <w:r w:rsidR="00F33CDA">
              <w:fldChar w:fldCharType="separate"/>
            </w:r>
            <w:r w:rsidR="009D15D2">
              <w:t>6.6</w:t>
            </w:r>
            <w:r w:rsidR="00F33CDA">
              <w:fldChar w:fldCharType="end"/>
            </w:r>
            <w:r>
              <w:t>).</w:t>
            </w:r>
          </w:p>
        </w:tc>
      </w:tr>
      <w:tr w:rsidR="00015E81" w:rsidRPr="00C519DB" w:rsidTr="00015E81">
        <w:trPr>
          <w:cantSplit/>
          <w:trHeight w:val="57"/>
        </w:trPr>
        <w:tc>
          <w:tcPr>
            <w:tcW w:w="534" w:type="dxa"/>
            <w:vAlign w:val="center"/>
          </w:tcPr>
          <w:p w:rsidR="00015E81" w:rsidRPr="00C519DB" w:rsidRDefault="00015E81" w:rsidP="00015E81">
            <w:pPr>
              <w:pStyle w:val="TableNormal"/>
              <w:jc w:val="right"/>
            </w:pPr>
            <w:r>
              <w:t>11</w:t>
            </w:r>
          </w:p>
        </w:tc>
        <w:tc>
          <w:tcPr>
            <w:tcW w:w="2126" w:type="dxa"/>
            <w:vAlign w:val="center"/>
          </w:tcPr>
          <w:p w:rsidR="00015E81" w:rsidRPr="00C519DB" w:rsidRDefault="00015E81" w:rsidP="00015E81">
            <w:pPr>
              <w:pStyle w:val="TableNormal"/>
              <w:rPr>
                <w:rStyle w:val="CODE"/>
              </w:rPr>
            </w:pPr>
            <w:r>
              <w:rPr>
                <w:rStyle w:val="CODE"/>
                <w:lang w:val="en-US"/>
              </w:rPr>
              <w:t>short</w:t>
            </w:r>
          </w:p>
        </w:tc>
        <w:tc>
          <w:tcPr>
            <w:tcW w:w="1134" w:type="dxa"/>
            <w:vAlign w:val="center"/>
          </w:tcPr>
          <w:p w:rsidR="00015E81" w:rsidRPr="00412E86" w:rsidRDefault="00015E81" w:rsidP="00015E81">
            <w:pPr>
              <w:pStyle w:val="TableNormal"/>
              <w:jc w:val="center"/>
              <w:rPr>
                <w:rStyle w:val="CODE"/>
                <w:lang w:val="en-US"/>
              </w:rPr>
            </w:pPr>
            <w:r>
              <w:rPr>
                <w:rStyle w:val="CODE"/>
                <w:lang w:val="en-US"/>
              </w:rPr>
              <w:t>11</w:t>
            </w:r>
          </w:p>
        </w:tc>
        <w:tc>
          <w:tcPr>
            <w:tcW w:w="5256" w:type="dxa"/>
            <w:vAlign w:val="center"/>
          </w:tcPr>
          <w:p w:rsidR="00015E81" w:rsidRPr="00C519DB" w:rsidRDefault="00015E81" w:rsidP="00015E81">
            <w:pPr>
              <w:pStyle w:val="TableNormal"/>
            </w:pPr>
            <w:r>
              <w:t xml:space="preserve">Короткое целое число. Количество знаков меньше, чем в целом числе типа </w:t>
            </w:r>
            <w:r w:rsidRPr="00C519DB">
              <w:rPr>
                <w:rStyle w:val="CODE"/>
              </w:rPr>
              <w:t>int</w:t>
            </w:r>
            <w:r>
              <w:t>.</w:t>
            </w:r>
          </w:p>
        </w:tc>
      </w:tr>
      <w:tr w:rsidR="00015E81" w:rsidRPr="00C519DB" w:rsidTr="00015E81">
        <w:trPr>
          <w:cantSplit/>
          <w:trHeight w:val="57"/>
        </w:trPr>
        <w:tc>
          <w:tcPr>
            <w:tcW w:w="534" w:type="dxa"/>
            <w:vAlign w:val="center"/>
          </w:tcPr>
          <w:p w:rsidR="00015E81" w:rsidRPr="00412E86" w:rsidRDefault="00015E81" w:rsidP="00015E81">
            <w:pPr>
              <w:pStyle w:val="TableNormal"/>
              <w:jc w:val="right"/>
            </w:pPr>
            <w:r>
              <w:rPr>
                <w:lang w:val="en-US"/>
              </w:rPr>
              <w:t>1</w:t>
            </w:r>
            <w:r>
              <w:t>2</w:t>
            </w:r>
          </w:p>
        </w:tc>
        <w:tc>
          <w:tcPr>
            <w:tcW w:w="2126" w:type="dxa"/>
            <w:vAlign w:val="center"/>
          </w:tcPr>
          <w:p w:rsidR="00015E81" w:rsidRPr="00C519DB" w:rsidRDefault="00015E81" w:rsidP="00015E81">
            <w:pPr>
              <w:pStyle w:val="TableNormal"/>
              <w:rPr>
                <w:rStyle w:val="CODE"/>
              </w:rPr>
            </w:pPr>
            <w:r>
              <w:rPr>
                <w:rStyle w:val="CODE"/>
                <w:lang w:val="en-US"/>
              </w:rPr>
              <w:t>text</w:t>
            </w:r>
          </w:p>
        </w:tc>
        <w:tc>
          <w:tcPr>
            <w:tcW w:w="1134" w:type="dxa"/>
            <w:vAlign w:val="center"/>
          </w:tcPr>
          <w:p w:rsidR="00015E81" w:rsidRPr="00412E86" w:rsidRDefault="00015E81" w:rsidP="00015E81">
            <w:pPr>
              <w:pStyle w:val="TableNormal"/>
              <w:jc w:val="center"/>
              <w:rPr>
                <w:rStyle w:val="CODE"/>
                <w:lang w:val="en-US"/>
              </w:rPr>
            </w:pPr>
            <w:r>
              <w:rPr>
                <w:rStyle w:val="CODE"/>
                <w:lang w:val="en-US"/>
              </w:rPr>
              <w:t>12</w:t>
            </w:r>
          </w:p>
        </w:tc>
        <w:tc>
          <w:tcPr>
            <w:tcW w:w="5256" w:type="dxa"/>
            <w:vAlign w:val="center"/>
          </w:tcPr>
          <w:p w:rsidR="00015E81" w:rsidRDefault="00015E81" w:rsidP="00015E81">
            <w:pPr>
              <w:pStyle w:val="TableNormal"/>
            </w:pPr>
            <w:r>
              <w:t>Длинный текст, хранимый непосредственно в базе данных.</w:t>
            </w:r>
          </w:p>
          <w:p w:rsidR="00015E81" w:rsidRPr="00C519DB" w:rsidRDefault="00015E81" w:rsidP="00015E81">
            <w:pPr>
              <w:pStyle w:val="TableNormal"/>
              <w:rPr>
                <w:i/>
              </w:rPr>
            </w:pPr>
            <w:r w:rsidRPr="00C519DB">
              <w:rPr>
                <w:i/>
              </w:rPr>
              <w:t xml:space="preserve">В первой версии подсистемы хранения не реализуется. </w:t>
            </w:r>
          </w:p>
        </w:tc>
      </w:tr>
      <w:tr w:rsidR="00015E81" w:rsidRPr="00C519DB" w:rsidTr="00015E81">
        <w:trPr>
          <w:cantSplit/>
          <w:trHeight w:val="57"/>
        </w:trPr>
        <w:tc>
          <w:tcPr>
            <w:tcW w:w="534" w:type="dxa"/>
            <w:vAlign w:val="center"/>
          </w:tcPr>
          <w:p w:rsidR="00015E81" w:rsidRPr="00412E86" w:rsidRDefault="00015E81" w:rsidP="00015E81">
            <w:pPr>
              <w:pStyle w:val="TableNormal"/>
              <w:jc w:val="right"/>
            </w:pPr>
            <w:r>
              <w:rPr>
                <w:lang w:val="en-US"/>
              </w:rPr>
              <w:t>13</w:t>
            </w:r>
          </w:p>
        </w:tc>
        <w:tc>
          <w:tcPr>
            <w:tcW w:w="2126" w:type="dxa"/>
            <w:vAlign w:val="center"/>
          </w:tcPr>
          <w:p w:rsidR="00015E81" w:rsidRPr="00C519DB" w:rsidRDefault="00015E81" w:rsidP="00015E81">
            <w:pPr>
              <w:pStyle w:val="TableNormal"/>
              <w:rPr>
                <w:rStyle w:val="CODE"/>
              </w:rPr>
            </w:pPr>
            <w:r>
              <w:rPr>
                <w:rStyle w:val="CODE"/>
                <w:lang w:val="en-US"/>
              </w:rPr>
              <w:t>binary</w:t>
            </w:r>
          </w:p>
        </w:tc>
        <w:tc>
          <w:tcPr>
            <w:tcW w:w="1134" w:type="dxa"/>
            <w:vAlign w:val="center"/>
          </w:tcPr>
          <w:p w:rsidR="00015E81" w:rsidRPr="001B1F12" w:rsidRDefault="00015E81" w:rsidP="00015E81">
            <w:pPr>
              <w:pStyle w:val="TableNormal"/>
              <w:jc w:val="center"/>
              <w:rPr>
                <w:rStyle w:val="CODE"/>
                <w:lang w:val="en-US"/>
              </w:rPr>
            </w:pPr>
            <w:r>
              <w:rPr>
                <w:rStyle w:val="CODE"/>
                <w:lang w:val="en-US"/>
              </w:rPr>
              <w:t>13</w:t>
            </w:r>
          </w:p>
        </w:tc>
        <w:tc>
          <w:tcPr>
            <w:tcW w:w="5256" w:type="dxa"/>
            <w:vAlign w:val="center"/>
          </w:tcPr>
          <w:p w:rsidR="00015E81" w:rsidRDefault="00015E81" w:rsidP="00015E81">
            <w:pPr>
              <w:pStyle w:val="TableNormal"/>
            </w:pPr>
            <w:r>
              <w:t>Длинные бинарные данные, хранимые непосредственно в базе данных.</w:t>
            </w:r>
          </w:p>
          <w:p w:rsidR="00015E81" w:rsidRPr="00C519DB" w:rsidRDefault="00015E81" w:rsidP="00015E81">
            <w:pPr>
              <w:pStyle w:val="TableNormal"/>
            </w:pPr>
            <w:r w:rsidRPr="00C519DB">
              <w:rPr>
                <w:i/>
              </w:rPr>
              <w:t>В первой версии подсистемы хранения не реализуется.</w:t>
            </w:r>
          </w:p>
        </w:tc>
      </w:tr>
    </w:tbl>
    <w:p w:rsidR="00015E81" w:rsidRPr="008B2113" w:rsidRDefault="00015E81" w:rsidP="00035B45">
      <w:pPr>
        <w:pStyle w:val="3"/>
      </w:pPr>
      <w:bookmarkStart w:id="297" w:name="_Toc340677160"/>
      <w:bookmarkStart w:id="298" w:name="_Toc341106916"/>
      <w:r>
        <w:t xml:space="preserve">Отображение базовых типов объектов на объекты </w:t>
      </w:r>
      <w:r>
        <w:rPr>
          <w:lang w:val="en-US"/>
        </w:rPr>
        <w:t>Java</w:t>
      </w:r>
      <w:bookmarkEnd w:id="297"/>
      <w:bookmarkEnd w:id="298"/>
    </w:p>
    <w:p w:rsidR="00015E81" w:rsidRPr="00D64B8C" w:rsidRDefault="00015E81" w:rsidP="00015E81">
      <w:r>
        <w:t xml:space="preserve">Данный раздел содержит отображение типов данных атрибутов подсистемы хранения на типы данных языка программирования </w:t>
      </w:r>
      <w:r>
        <w:rPr>
          <w:lang w:val="en-US"/>
        </w:rPr>
        <w:t>Java</w:t>
      </w:r>
      <w:r>
        <w:t xml:space="preserve"> (см. </w:t>
      </w:r>
      <w:r w:rsidR="00F33CDA">
        <w:fldChar w:fldCharType="begin"/>
      </w:r>
      <w:r>
        <w:instrText xml:space="preserve"> REF _Ref340677172 \h </w:instrText>
      </w:r>
      <w:r w:rsidR="00F33CDA">
        <w:fldChar w:fldCharType="separate"/>
      </w:r>
      <w:r w:rsidR="009D15D2">
        <w:t xml:space="preserve">Таблица </w:t>
      </w:r>
      <w:r w:rsidR="009D15D2">
        <w:rPr>
          <w:noProof/>
        </w:rPr>
        <w:t>4</w:t>
      </w:r>
      <w:r w:rsidR="00F33CDA">
        <w:fldChar w:fldCharType="end"/>
      </w:r>
      <w:r>
        <w:t>).</w:t>
      </w:r>
    </w:p>
    <w:p w:rsidR="00015E81" w:rsidRPr="00D64B8C" w:rsidRDefault="00015E81" w:rsidP="00015E81">
      <w:pPr>
        <w:pStyle w:val="Headingtable"/>
      </w:pPr>
      <w:bookmarkStart w:id="299" w:name="_Ref340677172"/>
      <w:bookmarkStart w:id="300" w:name="_Toc341106951"/>
      <w:r>
        <w:t xml:space="preserve">Таблица </w:t>
      </w:r>
      <w:r w:rsidR="00F33CDA">
        <w:fldChar w:fldCharType="begin"/>
      </w:r>
      <w:r>
        <w:instrText xml:space="preserve"> SEQ Таблица \* ARABIC </w:instrText>
      </w:r>
      <w:r w:rsidR="00F33CDA">
        <w:fldChar w:fldCharType="separate"/>
      </w:r>
      <w:r w:rsidR="009D15D2">
        <w:rPr>
          <w:noProof/>
        </w:rPr>
        <w:t>4</w:t>
      </w:r>
      <w:r w:rsidR="00F33CDA">
        <w:fldChar w:fldCharType="end"/>
      </w:r>
      <w:bookmarkEnd w:id="299"/>
      <w:r>
        <w:t xml:space="preserve">. Отображение типов данных атрибутов классов объектов </w:t>
      </w:r>
      <w:r>
        <w:br/>
        <w:t xml:space="preserve">системы </w:t>
      </w:r>
      <w:r>
        <w:rPr>
          <w:lang w:val="en-US"/>
        </w:rPr>
        <w:t>CompanyMedia</w:t>
      </w:r>
      <w:r w:rsidRPr="00D64B8C">
        <w:t xml:space="preserve"> 5 </w:t>
      </w:r>
      <w:r>
        <w:t xml:space="preserve">на типы данных </w:t>
      </w:r>
      <w:r>
        <w:rPr>
          <w:lang w:val="en-US"/>
        </w:rPr>
        <w:t>Java</w:t>
      </w:r>
      <w:bookmarkEnd w:id="3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1842"/>
        <w:gridCol w:w="2410"/>
        <w:gridCol w:w="4264"/>
      </w:tblGrid>
      <w:tr w:rsidR="00015E81" w:rsidTr="00015E81">
        <w:trPr>
          <w:cantSplit/>
          <w:trHeight w:val="57"/>
          <w:tblHeader/>
        </w:trPr>
        <w:tc>
          <w:tcPr>
            <w:tcW w:w="534" w:type="dxa"/>
          </w:tcPr>
          <w:p w:rsidR="00015E81" w:rsidRDefault="00015E81" w:rsidP="00015E81">
            <w:pPr>
              <w:pStyle w:val="TableTitle"/>
            </w:pPr>
            <w:r>
              <w:t>№</w:t>
            </w:r>
          </w:p>
        </w:tc>
        <w:tc>
          <w:tcPr>
            <w:tcW w:w="1842" w:type="dxa"/>
          </w:tcPr>
          <w:p w:rsidR="00015E81" w:rsidRDefault="00015E81" w:rsidP="00015E81">
            <w:pPr>
              <w:pStyle w:val="TableTitle"/>
            </w:pPr>
            <w:r>
              <w:t>Наименование типа</w:t>
            </w:r>
          </w:p>
        </w:tc>
        <w:tc>
          <w:tcPr>
            <w:tcW w:w="2410" w:type="dxa"/>
          </w:tcPr>
          <w:p w:rsidR="00015E81" w:rsidRPr="00932277" w:rsidRDefault="00015E81" w:rsidP="00015E81">
            <w:pPr>
              <w:pStyle w:val="TableTitle"/>
            </w:pPr>
            <w:r w:rsidRPr="00932277">
              <w:br/>
            </w:r>
            <w:r>
              <w:t xml:space="preserve">Тип </w:t>
            </w:r>
            <w:r>
              <w:rPr>
                <w:lang w:val="en-US"/>
              </w:rPr>
              <w:t>Java</w:t>
            </w:r>
          </w:p>
        </w:tc>
        <w:tc>
          <w:tcPr>
            <w:tcW w:w="4264" w:type="dxa"/>
          </w:tcPr>
          <w:p w:rsidR="00015E81" w:rsidRDefault="00015E81" w:rsidP="00015E81">
            <w:pPr>
              <w:pStyle w:val="TableTitle"/>
            </w:pPr>
            <w:r>
              <w:rPr>
                <w:lang w:val="en-US"/>
              </w:rPr>
              <w:br/>
            </w:r>
            <w:r>
              <w:t>Описание</w:t>
            </w:r>
          </w:p>
        </w:tc>
      </w:tr>
      <w:tr w:rsidR="00015E81" w:rsidRPr="00C519DB" w:rsidTr="00015E81">
        <w:trPr>
          <w:cantSplit/>
          <w:trHeight w:val="57"/>
        </w:trPr>
        <w:tc>
          <w:tcPr>
            <w:tcW w:w="534" w:type="dxa"/>
            <w:vAlign w:val="center"/>
          </w:tcPr>
          <w:p w:rsidR="00015E81" w:rsidRDefault="00015E81" w:rsidP="00015E81">
            <w:pPr>
              <w:pStyle w:val="TableNormal"/>
              <w:jc w:val="right"/>
            </w:pPr>
            <w:r>
              <w:t>1</w:t>
            </w:r>
          </w:p>
        </w:tc>
        <w:tc>
          <w:tcPr>
            <w:tcW w:w="1842" w:type="dxa"/>
            <w:vAlign w:val="center"/>
          </w:tcPr>
          <w:p w:rsidR="00015E81" w:rsidRPr="00932277" w:rsidRDefault="00015E81" w:rsidP="00015E81">
            <w:pPr>
              <w:pStyle w:val="TableNormal"/>
              <w:rPr>
                <w:rStyle w:val="CODE"/>
              </w:rPr>
            </w:pPr>
            <w:r>
              <w:rPr>
                <w:rStyle w:val="CODE"/>
                <w:lang w:val="en-US"/>
              </w:rPr>
              <w:t>id</w:t>
            </w:r>
          </w:p>
        </w:tc>
        <w:tc>
          <w:tcPr>
            <w:tcW w:w="2410" w:type="dxa"/>
            <w:vAlign w:val="center"/>
          </w:tcPr>
          <w:p w:rsidR="00015E81" w:rsidRPr="00932277" w:rsidRDefault="00015E81" w:rsidP="00015E81">
            <w:pPr>
              <w:pStyle w:val="TableNormal"/>
              <w:jc w:val="center"/>
              <w:rPr>
                <w:rStyle w:val="CODE"/>
              </w:rPr>
            </w:pPr>
            <w:r>
              <w:rPr>
                <w:rStyle w:val="CODE"/>
                <w:lang w:val="en-US"/>
              </w:rPr>
              <w:t>ObjectId</w:t>
            </w:r>
          </w:p>
        </w:tc>
        <w:tc>
          <w:tcPr>
            <w:tcW w:w="4264" w:type="dxa"/>
            <w:vAlign w:val="center"/>
          </w:tcPr>
          <w:p w:rsidR="00015E81" w:rsidRPr="00D64B8C" w:rsidRDefault="00015E81" w:rsidP="00015E81">
            <w:pPr>
              <w:pStyle w:val="TableNormal"/>
            </w:pPr>
            <w:r>
              <w:t xml:space="preserve">Тип данных для идентификаторов системы </w:t>
            </w:r>
            <w:r>
              <w:rPr>
                <w:lang w:val="en-US"/>
              </w:rPr>
              <w:t>CM</w:t>
            </w:r>
            <w:r w:rsidRPr="00D64B8C">
              <w:t>5</w:t>
            </w:r>
          </w:p>
        </w:tc>
      </w:tr>
      <w:tr w:rsidR="00015E81" w:rsidRPr="00C519DB" w:rsidTr="00015E81">
        <w:trPr>
          <w:cantSplit/>
          <w:trHeight w:val="57"/>
        </w:trPr>
        <w:tc>
          <w:tcPr>
            <w:tcW w:w="534" w:type="dxa"/>
            <w:vAlign w:val="center"/>
          </w:tcPr>
          <w:p w:rsidR="00015E81" w:rsidRPr="00932277" w:rsidRDefault="00015E81" w:rsidP="00015E81">
            <w:pPr>
              <w:pStyle w:val="TableNormal"/>
              <w:jc w:val="right"/>
            </w:pPr>
            <w:r w:rsidRPr="00932277">
              <w:t>2</w:t>
            </w:r>
          </w:p>
        </w:tc>
        <w:tc>
          <w:tcPr>
            <w:tcW w:w="1842" w:type="dxa"/>
            <w:vAlign w:val="center"/>
          </w:tcPr>
          <w:p w:rsidR="00015E81" w:rsidRPr="00932277" w:rsidRDefault="00015E81" w:rsidP="00015E81">
            <w:pPr>
              <w:pStyle w:val="TableNormal"/>
              <w:rPr>
                <w:rStyle w:val="CODE"/>
              </w:rPr>
            </w:pPr>
            <w:r>
              <w:rPr>
                <w:rStyle w:val="CODE"/>
                <w:lang w:val="en-US"/>
              </w:rPr>
              <w:t>string</w:t>
            </w:r>
          </w:p>
        </w:tc>
        <w:tc>
          <w:tcPr>
            <w:tcW w:w="2410" w:type="dxa"/>
            <w:vAlign w:val="center"/>
          </w:tcPr>
          <w:p w:rsidR="00015E81" w:rsidRPr="00932277" w:rsidRDefault="00015E81" w:rsidP="00015E81">
            <w:pPr>
              <w:pStyle w:val="TableNormal"/>
              <w:jc w:val="center"/>
              <w:rPr>
                <w:rStyle w:val="CODE"/>
              </w:rPr>
            </w:pPr>
            <w:r>
              <w:rPr>
                <w:rStyle w:val="CODE"/>
                <w:lang w:val="en-US"/>
              </w:rPr>
              <w:t>String</w:t>
            </w:r>
          </w:p>
        </w:tc>
        <w:tc>
          <w:tcPr>
            <w:tcW w:w="4264" w:type="dxa"/>
            <w:vAlign w:val="center"/>
          </w:tcPr>
          <w:p w:rsidR="00015E81" w:rsidRPr="00C519DB" w:rsidRDefault="00015E81" w:rsidP="00015E81">
            <w:pPr>
              <w:pStyle w:val="TableNormal"/>
            </w:pPr>
          </w:p>
        </w:tc>
      </w:tr>
      <w:tr w:rsidR="00015E81" w:rsidRPr="00932277" w:rsidTr="00015E81">
        <w:trPr>
          <w:cantSplit/>
          <w:trHeight w:val="57"/>
        </w:trPr>
        <w:tc>
          <w:tcPr>
            <w:tcW w:w="534" w:type="dxa"/>
            <w:vAlign w:val="center"/>
          </w:tcPr>
          <w:p w:rsidR="00015E81" w:rsidRPr="00932277" w:rsidRDefault="00015E81" w:rsidP="00015E81">
            <w:pPr>
              <w:pStyle w:val="TableNormal"/>
              <w:jc w:val="right"/>
            </w:pPr>
            <w:r w:rsidRPr="00932277">
              <w:t>3</w:t>
            </w:r>
          </w:p>
        </w:tc>
        <w:tc>
          <w:tcPr>
            <w:tcW w:w="1842" w:type="dxa"/>
            <w:vAlign w:val="center"/>
          </w:tcPr>
          <w:p w:rsidR="00015E81" w:rsidRPr="00932277" w:rsidRDefault="00015E81" w:rsidP="00015E81">
            <w:pPr>
              <w:pStyle w:val="TableNormal"/>
              <w:rPr>
                <w:rStyle w:val="CODE"/>
              </w:rPr>
            </w:pPr>
            <w:r>
              <w:rPr>
                <w:rStyle w:val="CODE"/>
                <w:lang w:val="en-US"/>
              </w:rPr>
              <w:t>int</w:t>
            </w:r>
          </w:p>
        </w:tc>
        <w:tc>
          <w:tcPr>
            <w:tcW w:w="2410" w:type="dxa"/>
            <w:vAlign w:val="center"/>
          </w:tcPr>
          <w:p w:rsidR="00015E81" w:rsidRPr="00932277" w:rsidRDefault="00015E81" w:rsidP="00015E81">
            <w:pPr>
              <w:pStyle w:val="TableNormal"/>
              <w:jc w:val="center"/>
              <w:rPr>
                <w:rStyle w:val="CODE"/>
              </w:rPr>
            </w:pPr>
            <w:r>
              <w:rPr>
                <w:rStyle w:val="CODE"/>
                <w:lang w:val="en-US"/>
              </w:rPr>
              <w:t>Integer</w:t>
            </w:r>
            <w:r w:rsidRPr="00932277">
              <w:rPr>
                <w:rStyle w:val="CODE"/>
              </w:rPr>
              <w:t xml:space="preserve">, </w:t>
            </w:r>
            <w:r>
              <w:rPr>
                <w:rStyle w:val="CODE"/>
                <w:lang w:val="en-US"/>
              </w:rPr>
              <w:t>int</w:t>
            </w:r>
            <w:r>
              <w:rPr>
                <w:rStyle w:val="af1"/>
                <w:rFonts w:ascii="Courier New" w:hAnsi="Courier New"/>
                <w:noProof/>
                <w:lang w:val="en-US"/>
              </w:rPr>
              <w:footnoteReference w:id="3"/>
            </w:r>
          </w:p>
        </w:tc>
        <w:tc>
          <w:tcPr>
            <w:tcW w:w="4264" w:type="dxa"/>
            <w:vAlign w:val="center"/>
          </w:tcPr>
          <w:p w:rsidR="00015E81" w:rsidRPr="00C519DB" w:rsidRDefault="00015E81" w:rsidP="00015E81">
            <w:pPr>
              <w:pStyle w:val="TableNormal"/>
            </w:pPr>
          </w:p>
        </w:tc>
      </w:tr>
      <w:tr w:rsidR="00015E81" w:rsidRPr="00C519DB" w:rsidTr="00015E81">
        <w:trPr>
          <w:cantSplit/>
          <w:trHeight w:val="57"/>
        </w:trPr>
        <w:tc>
          <w:tcPr>
            <w:tcW w:w="534" w:type="dxa"/>
            <w:vAlign w:val="center"/>
          </w:tcPr>
          <w:p w:rsidR="00015E81" w:rsidRPr="00932277" w:rsidRDefault="00015E81" w:rsidP="00015E81">
            <w:pPr>
              <w:pStyle w:val="TableNormal"/>
              <w:jc w:val="right"/>
            </w:pPr>
            <w:r w:rsidRPr="00932277">
              <w:t>4</w:t>
            </w:r>
          </w:p>
        </w:tc>
        <w:tc>
          <w:tcPr>
            <w:tcW w:w="1842" w:type="dxa"/>
            <w:vAlign w:val="center"/>
          </w:tcPr>
          <w:p w:rsidR="00015E81" w:rsidRPr="00932277" w:rsidRDefault="00015E81" w:rsidP="00015E81">
            <w:pPr>
              <w:pStyle w:val="TableNormal"/>
              <w:rPr>
                <w:rStyle w:val="CODE"/>
              </w:rPr>
            </w:pPr>
            <w:r>
              <w:rPr>
                <w:rStyle w:val="CODE"/>
                <w:lang w:val="en-US"/>
              </w:rPr>
              <w:t>long</w:t>
            </w:r>
          </w:p>
        </w:tc>
        <w:tc>
          <w:tcPr>
            <w:tcW w:w="2410" w:type="dxa"/>
            <w:vAlign w:val="center"/>
          </w:tcPr>
          <w:p w:rsidR="00015E81" w:rsidRPr="00932277" w:rsidRDefault="00015E81" w:rsidP="00015E81">
            <w:pPr>
              <w:pStyle w:val="TableNormal"/>
              <w:jc w:val="center"/>
              <w:rPr>
                <w:rStyle w:val="CODE"/>
              </w:rPr>
            </w:pPr>
            <w:r>
              <w:rPr>
                <w:rStyle w:val="CODE"/>
                <w:lang w:val="en-US"/>
              </w:rPr>
              <w:t>Long</w:t>
            </w:r>
            <w:r w:rsidRPr="00932277">
              <w:rPr>
                <w:rStyle w:val="CODE"/>
              </w:rPr>
              <w:t xml:space="preserve">, </w:t>
            </w:r>
            <w:r>
              <w:rPr>
                <w:rStyle w:val="CODE"/>
                <w:lang w:val="en-US"/>
              </w:rPr>
              <w:t>long</w:t>
            </w:r>
          </w:p>
        </w:tc>
        <w:tc>
          <w:tcPr>
            <w:tcW w:w="4264" w:type="dxa"/>
            <w:vAlign w:val="center"/>
          </w:tcPr>
          <w:p w:rsidR="00015E81" w:rsidRPr="00C519DB" w:rsidRDefault="00015E81" w:rsidP="00015E81">
            <w:pPr>
              <w:pStyle w:val="TableNormal"/>
            </w:pPr>
          </w:p>
        </w:tc>
      </w:tr>
      <w:tr w:rsidR="00015E81" w:rsidRPr="00932277" w:rsidTr="00015E81">
        <w:trPr>
          <w:cantSplit/>
          <w:trHeight w:val="57"/>
        </w:trPr>
        <w:tc>
          <w:tcPr>
            <w:tcW w:w="534" w:type="dxa"/>
            <w:vAlign w:val="center"/>
          </w:tcPr>
          <w:p w:rsidR="00015E81" w:rsidRPr="00932277" w:rsidRDefault="00015E81" w:rsidP="00015E81">
            <w:pPr>
              <w:pStyle w:val="TableNormal"/>
              <w:jc w:val="right"/>
            </w:pPr>
            <w:r w:rsidRPr="00932277">
              <w:t>5</w:t>
            </w:r>
          </w:p>
        </w:tc>
        <w:tc>
          <w:tcPr>
            <w:tcW w:w="1842" w:type="dxa"/>
            <w:vAlign w:val="center"/>
          </w:tcPr>
          <w:p w:rsidR="00015E81" w:rsidRPr="00932277" w:rsidRDefault="00015E81" w:rsidP="00015E81">
            <w:pPr>
              <w:pStyle w:val="TableNormal"/>
              <w:rPr>
                <w:rStyle w:val="CODE"/>
              </w:rPr>
            </w:pPr>
            <w:r>
              <w:rPr>
                <w:rStyle w:val="CODE"/>
                <w:lang w:val="en-US"/>
              </w:rPr>
              <w:t>date</w:t>
            </w:r>
          </w:p>
        </w:tc>
        <w:tc>
          <w:tcPr>
            <w:tcW w:w="2410" w:type="dxa"/>
            <w:vAlign w:val="center"/>
          </w:tcPr>
          <w:p w:rsidR="00015E81" w:rsidRPr="00932277" w:rsidRDefault="00015E81" w:rsidP="00015E81">
            <w:pPr>
              <w:pStyle w:val="TableNormal"/>
              <w:jc w:val="center"/>
              <w:rPr>
                <w:rStyle w:val="CODE"/>
              </w:rPr>
            </w:pPr>
            <w:r>
              <w:rPr>
                <w:rStyle w:val="CODE"/>
                <w:lang w:val="en-US"/>
              </w:rPr>
              <w:t>Calendar</w:t>
            </w:r>
          </w:p>
        </w:tc>
        <w:tc>
          <w:tcPr>
            <w:tcW w:w="4264" w:type="dxa"/>
            <w:vAlign w:val="center"/>
          </w:tcPr>
          <w:p w:rsidR="00015E81" w:rsidRPr="00932277" w:rsidRDefault="00015E81" w:rsidP="00015E81">
            <w:pPr>
              <w:pStyle w:val="TableNormal"/>
            </w:pPr>
            <w:r>
              <w:t xml:space="preserve">Календарь используется для того, чтобы иметь возможность хранить часовой пояс. </w:t>
            </w:r>
          </w:p>
        </w:tc>
      </w:tr>
      <w:tr w:rsidR="00015E81" w:rsidRPr="00932277" w:rsidTr="00015E81">
        <w:trPr>
          <w:cantSplit/>
          <w:trHeight w:val="57"/>
        </w:trPr>
        <w:tc>
          <w:tcPr>
            <w:tcW w:w="534" w:type="dxa"/>
            <w:vAlign w:val="center"/>
          </w:tcPr>
          <w:p w:rsidR="00015E81" w:rsidRPr="00412E86" w:rsidRDefault="00015E81" w:rsidP="00015E81">
            <w:pPr>
              <w:pStyle w:val="TableNormal"/>
              <w:jc w:val="right"/>
            </w:pPr>
            <w:r w:rsidRPr="00412E86">
              <w:t>6</w:t>
            </w:r>
          </w:p>
        </w:tc>
        <w:tc>
          <w:tcPr>
            <w:tcW w:w="1842" w:type="dxa"/>
            <w:vAlign w:val="center"/>
          </w:tcPr>
          <w:p w:rsidR="00015E81" w:rsidRPr="00412E86" w:rsidRDefault="00015E81" w:rsidP="00015E81">
            <w:pPr>
              <w:pStyle w:val="TableNormal"/>
              <w:rPr>
                <w:rStyle w:val="CODE"/>
              </w:rPr>
            </w:pPr>
            <w:r>
              <w:rPr>
                <w:rStyle w:val="CODE"/>
                <w:lang w:val="en-US"/>
              </w:rPr>
              <w:t>datetime</w:t>
            </w:r>
          </w:p>
        </w:tc>
        <w:tc>
          <w:tcPr>
            <w:tcW w:w="2410" w:type="dxa"/>
            <w:vAlign w:val="center"/>
          </w:tcPr>
          <w:p w:rsidR="00015E81" w:rsidRPr="00932277" w:rsidRDefault="00015E81" w:rsidP="00015E81">
            <w:pPr>
              <w:pStyle w:val="TableNormal"/>
              <w:jc w:val="center"/>
              <w:rPr>
                <w:rStyle w:val="CODE"/>
              </w:rPr>
            </w:pPr>
            <w:r>
              <w:rPr>
                <w:rStyle w:val="CODE"/>
                <w:lang w:val="en-US"/>
              </w:rPr>
              <w:t>Calendar</w:t>
            </w:r>
          </w:p>
        </w:tc>
        <w:tc>
          <w:tcPr>
            <w:tcW w:w="4264" w:type="dxa"/>
            <w:vAlign w:val="center"/>
          </w:tcPr>
          <w:p w:rsidR="00015E81" w:rsidRPr="00C519DB" w:rsidRDefault="00015E81" w:rsidP="00015E81">
            <w:pPr>
              <w:pStyle w:val="TableNormal"/>
            </w:pPr>
            <w:r>
              <w:t>Календарь используется для того, чтобы иметь возможность хранить часовой пояс.</w:t>
            </w:r>
          </w:p>
        </w:tc>
      </w:tr>
      <w:tr w:rsidR="00015E81" w:rsidRPr="00932277" w:rsidTr="00015E81">
        <w:trPr>
          <w:cantSplit/>
          <w:trHeight w:val="57"/>
        </w:trPr>
        <w:tc>
          <w:tcPr>
            <w:tcW w:w="534" w:type="dxa"/>
            <w:vAlign w:val="center"/>
          </w:tcPr>
          <w:p w:rsidR="00015E81" w:rsidRPr="00C519DB" w:rsidRDefault="00015E81" w:rsidP="00015E81">
            <w:pPr>
              <w:pStyle w:val="TableNormal"/>
              <w:jc w:val="right"/>
            </w:pPr>
            <w:r w:rsidRPr="00C519DB">
              <w:t>7</w:t>
            </w:r>
          </w:p>
        </w:tc>
        <w:tc>
          <w:tcPr>
            <w:tcW w:w="1842" w:type="dxa"/>
            <w:vAlign w:val="center"/>
          </w:tcPr>
          <w:p w:rsidR="00015E81" w:rsidRPr="00412E86" w:rsidRDefault="00015E81" w:rsidP="00015E81">
            <w:pPr>
              <w:pStyle w:val="TableNormal"/>
              <w:rPr>
                <w:rStyle w:val="CODE"/>
              </w:rPr>
            </w:pPr>
            <w:r>
              <w:rPr>
                <w:rStyle w:val="CODE"/>
                <w:lang w:val="en-US"/>
              </w:rPr>
              <w:t>timestamp</w:t>
            </w:r>
          </w:p>
        </w:tc>
        <w:tc>
          <w:tcPr>
            <w:tcW w:w="2410" w:type="dxa"/>
            <w:vAlign w:val="center"/>
          </w:tcPr>
          <w:p w:rsidR="00015E81" w:rsidRPr="00932277" w:rsidRDefault="00015E81" w:rsidP="00015E81">
            <w:pPr>
              <w:pStyle w:val="TableNormal"/>
              <w:jc w:val="center"/>
              <w:rPr>
                <w:rStyle w:val="CODE"/>
              </w:rPr>
            </w:pPr>
            <w:r>
              <w:rPr>
                <w:rStyle w:val="CODE"/>
                <w:lang w:val="en-US"/>
              </w:rPr>
              <w:t>Calendar</w:t>
            </w:r>
          </w:p>
        </w:tc>
        <w:tc>
          <w:tcPr>
            <w:tcW w:w="4264" w:type="dxa"/>
            <w:vAlign w:val="center"/>
          </w:tcPr>
          <w:p w:rsidR="00015E81" w:rsidRPr="00C519DB" w:rsidRDefault="00015E81" w:rsidP="00015E81">
            <w:pPr>
              <w:pStyle w:val="TableNormal"/>
            </w:pPr>
            <w:r>
              <w:t>Календарь используется для общности интерфейса.</w:t>
            </w:r>
          </w:p>
        </w:tc>
      </w:tr>
      <w:tr w:rsidR="00015E81" w:rsidRPr="00C519DB" w:rsidTr="00015E81">
        <w:trPr>
          <w:cantSplit/>
          <w:trHeight w:val="57"/>
        </w:trPr>
        <w:tc>
          <w:tcPr>
            <w:tcW w:w="534" w:type="dxa"/>
            <w:vAlign w:val="center"/>
          </w:tcPr>
          <w:p w:rsidR="00015E81" w:rsidRPr="00C519DB" w:rsidRDefault="00015E81" w:rsidP="00015E81">
            <w:pPr>
              <w:pStyle w:val="TableNormal"/>
              <w:jc w:val="right"/>
            </w:pPr>
            <w:r w:rsidRPr="00C519DB">
              <w:t>8</w:t>
            </w:r>
          </w:p>
        </w:tc>
        <w:tc>
          <w:tcPr>
            <w:tcW w:w="1842" w:type="dxa"/>
            <w:vAlign w:val="center"/>
          </w:tcPr>
          <w:p w:rsidR="00015E81" w:rsidRPr="00412E86" w:rsidRDefault="00015E81" w:rsidP="00015E81">
            <w:pPr>
              <w:pStyle w:val="TableNormal"/>
              <w:rPr>
                <w:rStyle w:val="CODE"/>
              </w:rPr>
            </w:pPr>
            <w:r>
              <w:rPr>
                <w:rStyle w:val="CODE"/>
                <w:lang w:val="en-US"/>
              </w:rPr>
              <w:t>boolean</w:t>
            </w:r>
          </w:p>
        </w:tc>
        <w:tc>
          <w:tcPr>
            <w:tcW w:w="2410" w:type="dxa"/>
            <w:vAlign w:val="center"/>
          </w:tcPr>
          <w:p w:rsidR="00015E81" w:rsidRPr="00932277" w:rsidRDefault="00015E81" w:rsidP="00015E81">
            <w:pPr>
              <w:pStyle w:val="TableNormal"/>
              <w:jc w:val="center"/>
              <w:rPr>
                <w:rStyle w:val="CODE"/>
                <w:lang w:val="en-US"/>
              </w:rPr>
            </w:pPr>
            <w:r>
              <w:rPr>
                <w:rStyle w:val="CODE"/>
                <w:lang w:val="en-US"/>
              </w:rPr>
              <w:t>Boolean,</w:t>
            </w:r>
            <w:r>
              <w:rPr>
                <w:rStyle w:val="CODE"/>
              </w:rPr>
              <w:t xml:space="preserve"> </w:t>
            </w:r>
            <w:r>
              <w:rPr>
                <w:rStyle w:val="CODE"/>
                <w:lang w:val="en-US"/>
              </w:rPr>
              <w:t>boolean</w:t>
            </w:r>
          </w:p>
        </w:tc>
        <w:tc>
          <w:tcPr>
            <w:tcW w:w="4264" w:type="dxa"/>
            <w:vAlign w:val="center"/>
          </w:tcPr>
          <w:p w:rsidR="00015E81" w:rsidRPr="00C519DB" w:rsidRDefault="00015E81" w:rsidP="00015E81">
            <w:pPr>
              <w:pStyle w:val="TableNormal"/>
            </w:pPr>
          </w:p>
        </w:tc>
      </w:tr>
      <w:tr w:rsidR="00015E81" w:rsidRPr="00C519DB" w:rsidTr="00015E81">
        <w:trPr>
          <w:cantSplit/>
          <w:trHeight w:val="57"/>
        </w:trPr>
        <w:tc>
          <w:tcPr>
            <w:tcW w:w="534" w:type="dxa"/>
            <w:vAlign w:val="center"/>
          </w:tcPr>
          <w:p w:rsidR="00015E81" w:rsidRPr="0076614F" w:rsidRDefault="00015E81" w:rsidP="00015E81">
            <w:pPr>
              <w:pStyle w:val="TableNormal"/>
              <w:jc w:val="right"/>
              <w:rPr>
                <w:lang w:val="en-US"/>
              </w:rPr>
            </w:pPr>
            <w:r>
              <w:rPr>
                <w:lang w:val="en-US"/>
              </w:rPr>
              <w:t>9</w:t>
            </w:r>
          </w:p>
        </w:tc>
        <w:tc>
          <w:tcPr>
            <w:tcW w:w="1842" w:type="dxa"/>
            <w:vAlign w:val="center"/>
          </w:tcPr>
          <w:p w:rsidR="00015E81" w:rsidRPr="0076614F" w:rsidRDefault="00015E81" w:rsidP="00015E81">
            <w:pPr>
              <w:pStyle w:val="TableNormal"/>
              <w:rPr>
                <w:rStyle w:val="CODE"/>
                <w:lang w:val="en-US"/>
              </w:rPr>
            </w:pPr>
            <w:r>
              <w:rPr>
                <w:rStyle w:val="CODE"/>
                <w:lang w:val="en-US"/>
              </w:rPr>
              <w:t>double</w:t>
            </w:r>
          </w:p>
        </w:tc>
        <w:tc>
          <w:tcPr>
            <w:tcW w:w="2410" w:type="dxa"/>
            <w:vAlign w:val="center"/>
          </w:tcPr>
          <w:p w:rsidR="00015E81" w:rsidRPr="00C519DB" w:rsidRDefault="00015E81" w:rsidP="00015E81">
            <w:pPr>
              <w:pStyle w:val="TableNormal"/>
              <w:jc w:val="center"/>
              <w:rPr>
                <w:rStyle w:val="CODE"/>
                <w:lang w:val="en-US"/>
              </w:rPr>
            </w:pPr>
            <w:r>
              <w:rPr>
                <w:rStyle w:val="CODE"/>
                <w:lang w:val="en-US"/>
              </w:rPr>
              <w:t>Double, double</w:t>
            </w:r>
          </w:p>
        </w:tc>
        <w:tc>
          <w:tcPr>
            <w:tcW w:w="4264" w:type="dxa"/>
            <w:vAlign w:val="center"/>
          </w:tcPr>
          <w:p w:rsidR="00015E81" w:rsidRPr="00C519DB" w:rsidRDefault="00015E81" w:rsidP="00015E81">
            <w:pPr>
              <w:pStyle w:val="TableNormal"/>
            </w:pPr>
          </w:p>
        </w:tc>
      </w:tr>
      <w:tr w:rsidR="00015E81" w:rsidRPr="00C519DB" w:rsidTr="00015E81">
        <w:trPr>
          <w:cantSplit/>
          <w:trHeight w:val="57"/>
        </w:trPr>
        <w:tc>
          <w:tcPr>
            <w:tcW w:w="534" w:type="dxa"/>
            <w:vAlign w:val="center"/>
          </w:tcPr>
          <w:p w:rsidR="00015E81" w:rsidRPr="0076614F" w:rsidRDefault="00015E81" w:rsidP="00015E81">
            <w:pPr>
              <w:pStyle w:val="TableNormal"/>
              <w:jc w:val="right"/>
              <w:rPr>
                <w:lang w:val="en-US"/>
              </w:rPr>
            </w:pPr>
            <w:r>
              <w:rPr>
                <w:lang w:val="en-US"/>
              </w:rPr>
              <w:t>10</w:t>
            </w:r>
          </w:p>
        </w:tc>
        <w:tc>
          <w:tcPr>
            <w:tcW w:w="1842" w:type="dxa"/>
            <w:vAlign w:val="center"/>
          </w:tcPr>
          <w:p w:rsidR="00015E81" w:rsidRPr="00703EF4" w:rsidRDefault="00015E81" w:rsidP="00015E81">
            <w:pPr>
              <w:pStyle w:val="TableNormal"/>
              <w:rPr>
                <w:rStyle w:val="CODE"/>
                <w:lang w:val="en-US"/>
              </w:rPr>
            </w:pPr>
            <w:r>
              <w:rPr>
                <w:rStyle w:val="CODE"/>
                <w:lang w:val="en-US"/>
              </w:rPr>
              <w:t>placement</w:t>
            </w:r>
          </w:p>
        </w:tc>
        <w:tc>
          <w:tcPr>
            <w:tcW w:w="2410" w:type="dxa"/>
            <w:vAlign w:val="center"/>
          </w:tcPr>
          <w:p w:rsidR="00015E81" w:rsidRPr="00C519DB" w:rsidRDefault="00015E81" w:rsidP="00015E81">
            <w:pPr>
              <w:pStyle w:val="TableNormal"/>
              <w:jc w:val="center"/>
              <w:rPr>
                <w:rStyle w:val="CODE"/>
                <w:lang w:val="en-US"/>
              </w:rPr>
            </w:pPr>
            <w:r>
              <w:rPr>
                <w:rStyle w:val="CODE"/>
                <w:lang w:val="en-US"/>
              </w:rPr>
              <w:t>Placement</w:t>
            </w:r>
          </w:p>
        </w:tc>
        <w:tc>
          <w:tcPr>
            <w:tcW w:w="4264" w:type="dxa"/>
            <w:vAlign w:val="center"/>
          </w:tcPr>
          <w:p w:rsidR="00015E81" w:rsidRPr="00D64B8C" w:rsidRDefault="00015E81" w:rsidP="00015E81">
            <w:pPr>
              <w:pStyle w:val="TableNormal"/>
            </w:pPr>
            <w:r>
              <w:t xml:space="preserve">Тип данных для ссылки на файлы вложений. В первой версии совпадает с типом </w:t>
            </w:r>
            <w:r>
              <w:rPr>
                <w:lang w:val="en-US"/>
              </w:rPr>
              <w:t>ObjectId</w:t>
            </w:r>
            <w:r>
              <w:t>.</w:t>
            </w:r>
          </w:p>
        </w:tc>
      </w:tr>
      <w:tr w:rsidR="00015E81" w:rsidRPr="00C519DB" w:rsidTr="00015E81">
        <w:trPr>
          <w:cantSplit/>
          <w:trHeight w:val="57"/>
        </w:trPr>
        <w:tc>
          <w:tcPr>
            <w:tcW w:w="534" w:type="dxa"/>
            <w:vAlign w:val="center"/>
          </w:tcPr>
          <w:p w:rsidR="00015E81" w:rsidRPr="00412E86" w:rsidRDefault="00015E81" w:rsidP="00015E81">
            <w:pPr>
              <w:pStyle w:val="TableNormal"/>
              <w:jc w:val="right"/>
              <w:rPr>
                <w:lang w:val="en-US"/>
              </w:rPr>
            </w:pPr>
            <w:r>
              <w:rPr>
                <w:lang w:val="en-US"/>
              </w:rPr>
              <w:t>11</w:t>
            </w:r>
          </w:p>
        </w:tc>
        <w:tc>
          <w:tcPr>
            <w:tcW w:w="1842" w:type="dxa"/>
            <w:vAlign w:val="center"/>
          </w:tcPr>
          <w:p w:rsidR="00015E81" w:rsidRPr="00C519DB" w:rsidRDefault="00015E81" w:rsidP="00015E81">
            <w:pPr>
              <w:pStyle w:val="TableNormal"/>
              <w:rPr>
                <w:rStyle w:val="CODE"/>
              </w:rPr>
            </w:pPr>
            <w:r>
              <w:rPr>
                <w:rStyle w:val="CODE"/>
                <w:lang w:val="en-US"/>
              </w:rPr>
              <w:t>short</w:t>
            </w:r>
          </w:p>
        </w:tc>
        <w:tc>
          <w:tcPr>
            <w:tcW w:w="2410" w:type="dxa"/>
            <w:vAlign w:val="center"/>
          </w:tcPr>
          <w:p w:rsidR="00015E81" w:rsidRPr="00D64B8C" w:rsidRDefault="00015E81" w:rsidP="00015E81">
            <w:pPr>
              <w:pStyle w:val="TableNormal"/>
              <w:jc w:val="center"/>
              <w:rPr>
                <w:rStyle w:val="CODE"/>
              </w:rPr>
            </w:pPr>
            <w:r>
              <w:rPr>
                <w:rStyle w:val="CODE"/>
                <w:lang w:val="en-US"/>
              </w:rPr>
              <w:t>Short, short</w:t>
            </w:r>
          </w:p>
        </w:tc>
        <w:tc>
          <w:tcPr>
            <w:tcW w:w="4264" w:type="dxa"/>
            <w:vAlign w:val="center"/>
          </w:tcPr>
          <w:p w:rsidR="00015E81" w:rsidRPr="00C519DB" w:rsidRDefault="00015E81" w:rsidP="00015E81">
            <w:pPr>
              <w:pStyle w:val="TableNormal"/>
            </w:pPr>
          </w:p>
        </w:tc>
      </w:tr>
      <w:tr w:rsidR="00015E81" w:rsidRPr="00C519DB" w:rsidTr="00015E81">
        <w:trPr>
          <w:cantSplit/>
          <w:trHeight w:val="57"/>
        </w:trPr>
        <w:tc>
          <w:tcPr>
            <w:tcW w:w="534" w:type="dxa"/>
            <w:vAlign w:val="center"/>
          </w:tcPr>
          <w:p w:rsidR="00015E81" w:rsidRPr="00412E86" w:rsidRDefault="00015E81" w:rsidP="00015E81">
            <w:pPr>
              <w:pStyle w:val="TableNormal"/>
              <w:jc w:val="right"/>
            </w:pPr>
            <w:r>
              <w:rPr>
                <w:lang w:val="en-US"/>
              </w:rPr>
              <w:t>1</w:t>
            </w:r>
            <w:r>
              <w:t>2</w:t>
            </w:r>
          </w:p>
        </w:tc>
        <w:tc>
          <w:tcPr>
            <w:tcW w:w="1842" w:type="dxa"/>
            <w:vAlign w:val="center"/>
          </w:tcPr>
          <w:p w:rsidR="00015E81" w:rsidRPr="00C519DB" w:rsidRDefault="00015E81" w:rsidP="00015E81">
            <w:pPr>
              <w:pStyle w:val="TableNormal"/>
              <w:rPr>
                <w:rStyle w:val="CODE"/>
              </w:rPr>
            </w:pPr>
            <w:r>
              <w:rPr>
                <w:rStyle w:val="CODE"/>
                <w:lang w:val="en-US"/>
              </w:rPr>
              <w:t>text</w:t>
            </w:r>
          </w:p>
        </w:tc>
        <w:tc>
          <w:tcPr>
            <w:tcW w:w="2410" w:type="dxa"/>
            <w:vAlign w:val="center"/>
          </w:tcPr>
          <w:p w:rsidR="00015E81" w:rsidRPr="00932277" w:rsidRDefault="00015E81" w:rsidP="00015E81">
            <w:pPr>
              <w:pStyle w:val="TableNormal"/>
              <w:jc w:val="center"/>
              <w:rPr>
                <w:rStyle w:val="CODE"/>
                <w:lang w:val="en-US"/>
              </w:rPr>
            </w:pPr>
            <w:r>
              <w:rPr>
                <w:rStyle w:val="CODE"/>
                <w:lang w:val="en-US"/>
              </w:rPr>
              <w:t>LongText</w:t>
            </w:r>
          </w:p>
        </w:tc>
        <w:tc>
          <w:tcPr>
            <w:tcW w:w="4264" w:type="dxa"/>
            <w:vAlign w:val="center"/>
          </w:tcPr>
          <w:p w:rsidR="00015E81" w:rsidRPr="00932277" w:rsidRDefault="00015E81" w:rsidP="00015E81">
            <w:pPr>
              <w:pStyle w:val="TableNormal"/>
            </w:pPr>
            <w:r>
              <w:t>Специализированный объект работы с длинным текстом.</w:t>
            </w:r>
          </w:p>
        </w:tc>
      </w:tr>
      <w:tr w:rsidR="00015E81" w:rsidRPr="00C519DB" w:rsidTr="00015E81">
        <w:trPr>
          <w:cantSplit/>
          <w:trHeight w:val="57"/>
        </w:trPr>
        <w:tc>
          <w:tcPr>
            <w:tcW w:w="534" w:type="dxa"/>
            <w:vAlign w:val="center"/>
          </w:tcPr>
          <w:p w:rsidR="00015E81" w:rsidRPr="00412E86" w:rsidRDefault="00015E81" w:rsidP="00015E81">
            <w:pPr>
              <w:pStyle w:val="TableNormal"/>
              <w:jc w:val="right"/>
            </w:pPr>
            <w:r>
              <w:rPr>
                <w:lang w:val="en-US"/>
              </w:rPr>
              <w:lastRenderedPageBreak/>
              <w:t>13</w:t>
            </w:r>
          </w:p>
        </w:tc>
        <w:tc>
          <w:tcPr>
            <w:tcW w:w="1842" w:type="dxa"/>
            <w:vAlign w:val="center"/>
          </w:tcPr>
          <w:p w:rsidR="00015E81" w:rsidRPr="00C519DB" w:rsidRDefault="00015E81" w:rsidP="00015E81">
            <w:pPr>
              <w:pStyle w:val="TableNormal"/>
              <w:rPr>
                <w:rStyle w:val="CODE"/>
              </w:rPr>
            </w:pPr>
            <w:r>
              <w:rPr>
                <w:rStyle w:val="CODE"/>
                <w:lang w:val="en-US"/>
              </w:rPr>
              <w:t>binary</w:t>
            </w:r>
          </w:p>
        </w:tc>
        <w:tc>
          <w:tcPr>
            <w:tcW w:w="2410" w:type="dxa"/>
            <w:vAlign w:val="center"/>
          </w:tcPr>
          <w:p w:rsidR="00015E81" w:rsidRDefault="00015E81" w:rsidP="00015E81">
            <w:pPr>
              <w:pStyle w:val="TableNormal"/>
              <w:jc w:val="center"/>
              <w:rPr>
                <w:rStyle w:val="CODE"/>
                <w:lang w:val="en-US"/>
              </w:rPr>
            </w:pPr>
            <w:r>
              <w:rPr>
                <w:rStyle w:val="CODE"/>
                <w:lang w:val="en-US"/>
              </w:rPr>
              <w:t>LongBinary</w:t>
            </w:r>
          </w:p>
        </w:tc>
        <w:tc>
          <w:tcPr>
            <w:tcW w:w="4264" w:type="dxa"/>
            <w:vAlign w:val="center"/>
          </w:tcPr>
          <w:p w:rsidR="00015E81" w:rsidRPr="00C519DB" w:rsidRDefault="00015E81" w:rsidP="00015E81">
            <w:pPr>
              <w:pStyle w:val="TableNormal"/>
            </w:pPr>
            <w:r>
              <w:t>Специализированный объект работы с длинными двоичными данными.</w:t>
            </w:r>
          </w:p>
        </w:tc>
      </w:tr>
    </w:tbl>
    <w:p w:rsidR="00015E81" w:rsidRPr="00AF0FDF" w:rsidRDefault="00015E81" w:rsidP="00015E81"/>
    <w:p w:rsidR="00015E81" w:rsidRPr="008B2113" w:rsidRDefault="00015E81" w:rsidP="00035B45">
      <w:pPr>
        <w:pStyle w:val="3"/>
      </w:pPr>
      <w:bookmarkStart w:id="301" w:name="_Toc340677161"/>
      <w:bookmarkStart w:id="302" w:name="_Toc341106917"/>
      <w:r w:rsidRPr="008B2113">
        <w:t>Отображение</w:t>
      </w:r>
      <w:r>
        <w:t xml:space="preserve"> базовых типов объектов на БД </w:t>
      </w:r>
      <w:r>
        <w:rPr>
          <w:lang w:val="en-US"/>
        </w:rPr>
        <w:t>Oracle</w:t>
      </w:r>
      <w:bookmarkEnd w:id="301"/>
      <w:bookmarkEnd w:id="302"/>
    </w:p>
    <w:p w:rsidR="00015E81" w:rsidRPr="00D64B8C" w:rsidRDefault="00015E81" w:rsidP="00015E81">
      <w:r>
        <w:t xml:space="preserve">Данный раздел содержит отображение типов данных атрибутов подсистемы хранения на типы данных языка программирования </w:t>
      </w:r>
      <w:r>
        <w:rPr>
          <w:lang w:val="en-US"/>
        </w:rPr>
        <w:t>Java</w:t>
      </w:r>
      <w:r>
        <w:t xml:space="preserve"> (см. </w:t>
      </w:r>
      <w:r w:rsidR="00F33CDA">
        <w:fldChar w:fldCharType="begin"/>
      </w:r>
      <w:r>
        <w:instrText xml:space="preserve"> REF _Ref340677172 \h </w:instrText>
      </w:r>
      <w:r w:rsidR="00F33CDA">
        <w:fldChar w:fldCharType="separate"/>
      </w:r>
      <w:r w:rsidR="009D15D2">
        <w:t xml:space="preserve">Таблица </w:t>
      </w:r>
      <w:r w:rsidR="009D15D2">
        <w:rPr>
          <w:noProof/>
        </w:rPr>
        <w:t>4</w:t>
      </w:r>
      <w:r w:rsidR="00F33CDA">
        <w:fldChar w:fldCharType="end"/>
      </w:r>
      <w:r>
        <w:t>).</w:t>
      </w:r>
    </w:p>
    <w:p w:rsidR="00015E81" w:rsidRPr="00D64B8C" w:rsidRDefault="00015E81" w:rsidP="00015E81">
      <w:pPr>
        <w:pStyle w:val="Headingtable"/>
      </w:pPr>
      <w:bookmarkStart w:id="303" w:name="_Toc341106952"/>
      <w:r>
        <w:t xml:space="preserve">Таблица </w:t>
      </w:r>
      <w:r w:rsidR="00F33CDA">
        <w:fldChar w:fldCharType="begin"/>
      </w:r>
      <w:r>
        <w:instrText xml:space="preserve"> SEQ Таблица \* ARABIC </w:instrText>
      </w:r>
      <w:r w:rsidR="00F33CDA">
        <w:fldChar w:fldCharType="separate"/>
      </w:r>
      <w:r w:rsidR="009D15D2">
        <w:rPr>
          <w:noProof/>
        </w:rPr>
        <w:t>5</w:t>
      </w:r>
      <w:r w:rsidR="00F33CDA">
        <w:fldChar w:fldCharType="end"/>
      </w:r>
      <w:r>
        <w:t xml:space="preserve">. Отображение типов данных атрибутов классов объектов </w:t>
      </w:r>
      <w:r>
        <w:br/>
        <w:t xml:space="preserve">системы </w:t>
      </w:r>
      <w:r>
        <w:rPr>
          <w:lang w:val="en-US"/>
        </w:rPr>
        <w:t>CompanyMedia</w:t>
      </w:r>
      <w:r w:rsidRPr="00D64B8C">
        <w:t xml:space="preserve"> 5 </w:t>
      </w:r>
      <w:r>
        <w:t xml:space="preserve">на типы данных РСУБД </w:t>
      </w:r>
      <w:r>
        <w:rPr>
          <w:lang w:val="en-US"/>
        </w:rPr>
        <w:t>Oracle</w:t>
      </w:r>
      <w:bookmarkEnd w:id="3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2126"/>
        <w:gridCol w:w="1984"/>
        <w:gridCol w:w="4406"/>
      </w:tblGrid>
      <w:tr w:rsidR="00015E81" w:rsidTr="00015E81">
        <w:trPr>
          <w:cantSplit/>
          <w:trHeight w:val="57"/>
          <w:tblHeader/>
        </w:trPr>
        <w:tc>
          <w:tcPr>
            <w:tcW w:w="534" w:type="dxa"/>
          </w:tcPr>
          <w:p w:rsidR="00015E81" w:rsidRDefault="00015E81" w:rsidP="00015E81">
            <w:pPr>
              <w:pStyle w:val="TableTitle"/>
            </w:pPr>
            <w:r>
              <w:t>№</w:t>
            </w:r>
          </w:p>
        </w:tc>
        <w:tc>
          <w:tcPr>
            <w:tcW w:w="2126" w:type="dxa"/>
          </w:tcPr>
          <w:p w:rsidR="00015E81" w:rsidRDefault="00015E81" w:rsidP="00015E81">
            <w:pPr>
              <w:pStyle w:val="TableTitle"/>
            </w:pPr>
            <w:r>
              <w:t>Наименование типа</w:t>
            </w:r>
          </w:p>
        </w:tc>
        <w:tc>
          <w:tcPr>
            <w:tcW w:w="1984" w:type="dxa"/>
          </w:tcPr>
          <w:p w:rsidR="00015E81" w:rsidRPr="00412E86" w:rsidRDefault="00015E81" w:rsidP="00015E81">
            <w:pPr>
              <w:pStyle w:val="TableTitle"/>
              <w:rPr>
                <w:lang w:val="en-US"/>
              </w:rPr>
            </w:pPr>
            <w:r>
              <w:t xml:space="preserve">Тип </w:t>
            </w:r>
            <w:r>
              <w:rPr>
                <w:lang w:val="en-US"/>
              </w:rPr>
              <w:t>Oracle</w:t>
            </w:r>
          </w:p>
        </w:tc>
        <w:tc>
          <w:tcPr>
            <w:tcW w:w="4406" w:type="dxa"/>
          </w:tcPr>
          <w:p w:rsidR="00015E81" w:rsidRDefault="00015E81" w:rsidP="00015E81">
            <w:pPr>
              <w:pStyle w:val="TableTitle"/>
            </w:pPr>
            <w:r>
              <w:t>Описание</w:t>
            </w:r>
          </w:p>
        </w:tc>
      </w:tr>
      <w:tr w:rsidR="00015E81" w:rsidRPr="005B740B" w:rsidTr="00015E81">
        <w:trPr>
          <w:cantSplit/>
          <w:trHeight w:val="57"/>
        </w:trPr>
        <w:tc>
          <w:tcPr>
            <w:tcW w:w="534" w:type="dxa"/>
            <w:vAlign w:val="center"/>
          </w:tcPr>
          <w:p w:rsidR="00015E81" w:rsidRDefault="00015E81" w:rsidP="00015E81">
            <w:pPr>
              <w:pStyle w:val="TableNormal"/>
              <w:jc w:val="right"/>
            </w:pPr>
            <w:r>
              <w:t>1</w:t>
            </w:r>
          </w:p>
        </w:tc>
        <w:tc>
          <w:tcPr>
            <w:tcW w:w="2126" w:type="dxa"/>
            <w:vAlign w:val="center"/>
          </w:tcPr>
          <w:p w:rsidR="00015E81" w:rsidRPr="00D60EAC" w:rsidRDefault="00015E81" w:rsidP="00015E81">
            <w:pPr>
              <w:pStyle w:val="TableNormal"/>
              <w:rPr>
                <w:rStyle w:val="CODE"/>
                <w:lang w:val="en-US"/>
              </w:rPr>
            </w:pPr>
            <w:r>
              <w:rPr>
                <w:rStyle w:val="CODE"/>
                <w:lang w:val="en-US"/>
              </w:rPr>
              <w:t>id</w:t>
            </w:r>
          </w:p>
        </w:tc>
        <w:tc>
          <w:tcPr>
            <w:tcW w:w="1984" w:type="dxa"/>
            <w:vAlign w:val="center"/>
          </w:tcPr>
          <w:p w:rsidR="00015E81" w:rsidRPr="00C519DB" w:rsidRDefault="00015E81" w:rsidP="00DA68CE">
            <w:pPr>
              <w:pStyle w:val="TableNormal"/>
              <w:jc w:val="center"/>
              <w:rPr>
                <w:rStyle w:val="CODE"/>
                <w:lang w:val="en-US"/>
              </w:rPr>
            </w:pPr>
            <w:r>
              <w:rPr>
                <w:rStyle w:val="CODE"/>
                <w:lang w:val="en-US"/>
              </w:rPr>
              <w:t>VARCHAR2(</w:t>
            </w:r>
            <w:r w:rsidR="00DA68CE">
              <w:rPr>
                <w:rStyle w:val="CODE"/>
              </w:rPr>
              <w:t>30</w:t>
            </w:r>
            <w:r>
              <w:rPr>
                <w:rStyle w:val="CODE"/>
                <w:lang w:val="en-US"/>
              </w:rPr>
              <w:t>)</w:t>
            </w:r>
          </w:p>
        </w:tc>
        <w:tc>
          <w:tcPr>
            <w:tcW w:w="4406" w:type="dxa"/>
            <w:vAlign w:val="center"/>
          </w:tcPr>
          <w:p w:rsidR="00015E81" w:rsidRPr="005B740B" w:rsidRDefault="00015E81" w:rsidP="00015E81">
            <w:pPr>
              <w:pStyle w:val="TableNormal"/>
            </w:pPr>
            <w:r>
              <w:t>Тип</w:t>
            </w:r>
            <w:r w:rsidRPr="005B740B">
              <w:t xml:space="preserve"> </w:t>
            </w:r>
            <w:r>
              <w:t>данных</w:t>
            </w:r>
            <w:r w:rsidRPr="005B740B">
              <w:t xml:space="preserve"> </w:t>
            </w:r>
            <w:r>
              <w:t>для</w:t>
            </w:r>
            <w:r w:rsidRPr="005B740B">
              <w:t xml:space="preserve"> </w:t>
            </w:r>
            <w:r>
              <w:t>идентификаторов</w:t>
            </w:r>
            <w:r w:rsidRPr="005B740B">
              <w:t xml:space="preserve"> </w:t>
            </w:r>
            <w:r>
              <w:t>системы</w:t>
            </w:r>
            <w:r w:rsidRPr="005B740B">
              <w:t xml:space="preserve"> </w:t>
            </w:r>
            <w:r>
              <w:rPr>
                <w:lang w:val="en-US"/>
              </w:rPr>
              <w:t>CM</w:t>
            </w:r>
            <w:r w:rsidRPr="005B740B">
              <w:t>5 (</w:t>
            </w:r>
            <w:r>
              <w:t>см</w:t>
            </w:r>
            <w:r w:rsidRPr="005B740B">
              <w:t xml:space="preserve">. </w:t>
            </w:r>
            <w:r>
              <w:t>п</w:t>
            </w:r>
            <w:r w:rsidRPr="005B740B">
              <w:t xml:space="preserve">. </w:t>
            </w:r>
            <w:r>
              <w:t>). Длина - 27 байт.</w:t>
            </w:r>
          </w:p>
        </w:tc>
      </w:tr>
      <w:tr w:rsidR="00015E81" w:rsidRPr="005B740B" w:rsidTr="00015E81">
        <w:trPr>
          <w:cantSplit/>
          <w:trHeight w:val="57"/>
        </w:trPr>
        <w:tc>
          <w:tcPr>
            <w:tcW w:w="534" w:type="dxa"/>
            <w:vAlign w:val="center"/>
          </w:tcPr>
          <w:p w:rsidR="00015E81" w:rsidRPr="005B740B" w:rsidRDefault="00015E81" w:rsidP="00015E81">
            <w:pPr>
              <w:pStyle w:val="TableNormal"/>
              <w:jc w:val="right"/>
            </w:pPr>
            <w:r w:rsidRPr="005B740B">
              <w:t>2</w:t>
            </w:r>
          </w:p>
        </w:tc>
        <w:tc>
          <w:tcPr>
            <w:tcW w:w="2126" w:type="dxa"/>
            <w:vAlign w:val="center"/>
          </w:tcPr>
          <w:p w:rsidR="00015E81" w:rsidRPr="005B740B" w:rsidRDefault="00015E81" w:rsidP="00015E81">
            <w:pPr>
              <w:pStyle w:val="TableNormal"/>
              <w:rPr>
                <w:rStyle w:val="CODE"/>
              </w:rPr>
            </w:pPr>
            <w:r>
              <w:rPr>
                <w:rStyle w:val="CODE"/>
                <w:lang w:val="en-US"/>
              </w:rPr>
              <w:t>string</w:t>
            </w:r>
            <w:r w:rsidRPr="005B740B">
              <w:rPr>
                <w:rStyle w:val="CODE"/>
              </w:rPr>
              <w:t>(</w:t>
            </w:r>
            <w:r>
              <w:rPr>
                <w:rStyle w:val="CODE"/>
                <w:lang w:val="en-US"/>
              </w:rPr>
              <w:t>n</w:t>
            </w:r>
            <w:r w:rsidRPr="005B740B">
              <w:rPr>
                <w:rStyle w:val="CODE"/>
              </w:rPr>
              <w:t>)</w:t>
            </w:r>
          </w:p>
        </w:tc>
        <w:tc>
          <w:tcPr>
            <w:tcW w:w="1984" w:type="dxa"/>
            <w:vAlign w:val="center"/>
          </w:tcPr>
          <w:p w:rsidR="00015E81" w:rsidRPr="005B740B" w:rsidRDefault="00015E81" w:rsidP="00015E81">
            <w:pPr>
              <w:pStyle w:val="TableNormal"/>
              <w:jc w:val="center"/>
              <w:rPr>
                <w:rStyle w:val="CODE"/>
              </w:rPr>
            </w:pPr>
            <w:r>
              <w:rPr>
                <w:rStyle w:val="CODE"/>
                <w:lang w:val="en-US"/>
              </w:rPr>
              <w:t>NVARCHAR</w:t>
            </w:r>
            <w:r w:rsidRPr="005B740B">
              <w:rPr>
                <w:rStyle w:val="CODE"/>
              </w:rPr>
              <w:t>2(</w:t>
            </w:r>
            <w:r>
              <w:rPr>
                <w:rStyle w:val="CODE"/>
                <w:lang w:val="en-US"/>
              </w:rPr>
              <w:t>n</w:t>
            </w:r>
            <w:r w:rsidRPr="005B740B">
              <w:rPr>
                <w:rStyle w:val="CODE"/>
              </w:rPr>
              <w:t>)</w:t>
            </w:r>
          </w:p>
        </w:tc>
        <w:tc>
          <w:tcPr>
            <w:tcW w:w="4406" w:type="dxa"/>
            <w:vAlign w:val="center"/>
          </w:tcPr>
          <w:p w:rsidR="00015E81" w:rsidRPr="005B740B" w:rsidRDefault="00015E81" w:rsidP="00015E81">
            <w:pPr>
              <w:pStyle w:val="TableNormal"/>
            </w:pPr>
            <w:r>
              <w:t>Данный переменная - максимум 3*</w:t>
            </w:r>
            <w:r>
              <w:rPr>
                <w:lang w:val="en-US"/>
              </w:rPr>
              <w:t>n</w:t>
            </w:r>
            <w:r w:rsidRPr="005B740B">
              <w:t>+</w:t>
            </w:r>
            <w:r>
              <w:t>3</w:t>
            </w:r>
            <w:r w:rsidRPr="005B740B">
              <w:t xml:space="preserve"> </w:t>
            </w:r>
            <w:r>
              <w:t>байт.</w:t>
            </w:r>
          </w:p>
        </w:tc>
      </w:tr>
      <w:tr w:rsidR="00015E81" w:rsidRPr="005B740B" w:rsidTr="00015E81">
        <w:trPr>
          <w:cantSplit/>
          <w:trHeight w:val="57"/>
        </w:trPr>
        <w:tc>
          <w:tcPr>
            <w:tcW w:w="534" w:type="dxa"/>
            <w:vAlign w:val="center"/>
          </w:tcPr>
          <w:p w:rsidR="00015E81" w:rsidRPr="005B740B" w:rsidRDefault="00015E81" w:rsidP="00015E81">
            <w:pPr>
              <w:pStyle w:val="TableNormal"/>
              <w:jc w:val="right"/>
            </w:pPr>
            <w:r w:rsidRPr="005B740B">
              <w:t>3</w:t>
            </w:r>
          </w:p>
        </w:tc>
        <w:tc>
          <w:tcPr>
            <w:tcW w:w="2126" w:type="dxa"/>
            <w:vAlign w:val="center"/>
          </w:tcPr>
          <w:p w:rsidR="00015E81" w:rsidRPr="005B740B" w:rsidRDefault="00015E81" w:rsidP="00015E81">
            <w:pPr>
              <w:pStyle w:val="TableNormal"/>
              <w:rPr>
                <w:rStyle w:val="CODE"/>
              </w:rPr>
            </w:pPr>
            <w:r>
              <w:rPr>
                <w:rStyle w:val="CODE"/>
                <w:lang w:val="en-US"/>
              </w:rPr>
              <w:t>int</w:t>
            </w:r>
          </w:p>
        </w:tc>
        <w:tc>
          <w:tcPr>
            <w:tcW w:w="1984" w:type="dxa"/>
            <w:vAlign w:val="center"/>
          </w:tcPr>
          <w:p w:rsidR="00015E81" w:rsidRPr="005B740B" w:rsidRDefault="00015E81" w:rsidP="00015E81">
            <w:pPr>
              <w:pStyle w:val="TableNormal"/>
              <w:jc w:val="center"/>
              <w:rPr>
                <w:rStyle w:val="CODE"/>
              </w:rPr>
            </w:pPr>
            <w:r>
              <w:rPr>
                <w:rStyle w:val="CODE"/>
                <w:lang w:val="en-US"/>
              </w:rPr>
              <w:t>NUMBER</w:t>
            </w:r>
            <w:r w:rsidRPr="005B740B">
              <w:rPr>
                <w:rStyle w:val="CODE"/>
              </w:rPr>
              <w:t>(10,0)</w:t>
            </w:r>
          </w:p>
        </w:tc>
        <w:tc>
          <w:tcPr>
            <w:tcW w:w="4406" w:type="dxa"/>
            <w:vAlign w:val="center"/>
          </w:tcPr>
          <w:p w:rsidR="00015E81" w:rsidRPr="005B740B" w:rsidRDefault="00015E81" w:rsidP="00015E81">
            <w:pPr>
              <w:pStyle w:val="TableNormal"/>
            </w:pPr>
            <w:r>
              <w:t>Длина переменная – максимум 7 байт.</w:t>
            </w:r>
          </w:p>
        </w:tc>
      </w:tr>
      <w:tr w:rsidR="00015E81" w:rsidRPr="005B740B" w:rsidTr="00015E81">
        <w:trPr>
          <w:cantSplit/>
          <w:trHeight w:val="57"/>
        </w:trPr>
        <w:tc>
          <w:tcPr>
            <w:tcW w:w="534" w:type="dxa"/>
            <w:vAlign w:val="center"/>
          </w:tcPr>
          <w:p w:rsidR="00015E81" w:rsidRPr="0076614F" w:rsidRDefault="00015E81" w:rsidP="00015E81">
            <w:pPr>
              <w:pStyle w:val="TableNormal"/>
              <w:jc w:val="right"/>
              <w:rPr>
                <w:lang w:val="en-US"/>
              </w:rPr>
            </w:pPr>
            <w:r w:rsidRPr="0076614F">
              <w:rPr>
                <w:lang w:val="en-US"/>
              </w:rPr>
              <w:t>4</w:t>
            </w:r>
          </w:p>
        </w:tc>
        <w:tc>
          <w:tcPr>
            <w:tcW w:w="2126" w:type="dxa"/>
            <w:vAlign w:val="center"/>
          </w:tcPr>
          <w:p w:rsidR="00015E81" w:rsidRPr="0076614F" w:rsidRDefault="00015E81" w:rsidP="00015E81">
            <w:pPr>
              <w:pStyle w:val="TableNormal"/>
              <w:rPr>
                <w:rStyle w:val="CODE"/>
                <w:lang w:val="en-US"/>
              </w:rPr>
            </w:pPr>
            <w:r>
              <w:rPr>
                <w:rStyle w:val="CODE"/>
                <w:lang w:val="en-US"/>
              </w:rPr>
              <w:t>long</w:t>
            </w:r>
          </w:p>
        </w:tc>
        <w:tc>
          <w:tcPr>
            <w:tcW w:w="1984" w:type="dxa"/>
            <w:vAlign w:val="center"/>
          </w:tcPr>
          <w:p w:rsidR="00015E81" w:rsidRPr="00C519DB" w:rsidRDefault="00015E81" w:rsidP="00015E81">
            <w:pPr>
              <w:pStyle w:val="TableNormal"/>
              <w:jc w:val="center"/>
              <w:rPr>
                <w:rStyle w:val="CODE"/>
                <w:lang w:val="en-US"/>
              </w:rPr>
            </w:pPr>
            <w:r>
              <w:rPr>
                <w:rStyle w:val="CODE"/>
                <w:lang w:val="en-US"/>
              </w:rPr>
              <w:t>NUMBER(19,0)</w:t>
            </w:r>
          </w:p>
        </w:tc>
        <w:tc>
          <w:tcPr>
            <w:tcW w:w="4406" w:type="dxa"/>
            <w:vAlign w:val="center"/>
          </w:tcPr>
          <w:p w:rsidR="00015E81" w:rsidRPr="005B740B" w:rsidRDefault="00015E81" w:rsidP="00015E81">
            <w:pPr>
              <w:pStyle w:val="TableNormal"/>
            </w:pPr>
            <w:r>
              <w:t>Длина переменная – максимум 11 байт.</w:t>
            </w:r>
          </w:p>
        </w:tc>
      </w:tr>
      <w:tr w:rsidR="00015E81" w:rsidRPr="00C519DB" w:rsidTr="00015E81">
        <w:trPr>
          <w:cantSplit/>
          <w:trHeight w:val="57"/>
        </w:trPr>
        <w:tc>
          <w:tcPr>
            <w:tcW w:w="534" w:type="dxa"/>
            <w:vAlign w:val="center"/>
          </w:tcPr>
          <w:p w:rsidR="00015E81" w:rsidRPr="0076614F" w:rsidRDefault="00015E81" w:rsidP="00015E81">
            <w:pPr>
              <w:pStyle w:val="TableNormal"/>
              <w:jc w:val="right"/>
              <w:rPr>
                <w:lang w:val="en-US"/>
              </w:rPr>
            </w:pPr>
            <w:r w:rsidRPr="0076614F">
              <w:rPr>
                <w:lang w:val="en-US"/>
              </w:rPr>
              <w:t>5</w:t>
            </w:r>
          </w:p>
        </w:tc>
        <w:tc>
          <w:tcPr>
            <w:tcW w:w="2126" w:type="dxa"/>
            <w:vAlign w:val="center"/>
          </w:tcPr>
          <w:p w:rsidR="00015E81" w:rsidRPr="00412E86" w:rsidRDefault="00015E81" w:rsidP="00015E81">
            <w:pPr>
              <w:pStyle w:val="TableNormal"/>
              <w:rPr>
                <w:rStyle w:val="CODE"/>
                <w:lang w:val="en-US"/>
              </w:rPr>
            </w:pPr>
            <w:r>
              <w:rPr>
                <w:rStyle w:val="CODE"/>
                <w:lang w:val="en-US"/>
              </w:rPr>
              <w:t>date</w:t>
            </w:r>
          </w:p>
        </w:tc>
        <w:tc>
          <w:tcPr>
            <w:tcW w:w="1984" w:type="dxa"/>
            <w:vAlign w:val="center"/>
          </w:tcPr>
          <w:p w:rsidR="00015E81" w:rsidRDefault="00015E81" w:rsidP="00015E81">
            <w:pPr>
              <w:pStyle w:val="TableNormal"/>
              <w:jc w:val="center"/>
              <w:rPr>
                <w:rStyle w:val="CODE"/>
                <w:lang w:val="en-US"/>
              </w:rPr>
            </w:pPr>
            <w:r>
              <w:rPr>
                <w:rStyle w:val="CODE"/>
                <w:lang w:val="en-US"/>
              </w:rPr>
              <w:t>DATE</w:t>
            </w:r>
          </w:p>
        </w:tc>
        <w:tc>
          <w:tcPr>
            <w:tcW w:w="4406" w:type="dxa"/>
            <w:vAlign w:val="center"/>
          </w:tcPr>
          <w:p w:rsidR="00015E81" w:rsidRPr="00BB5AF7" w:rsidRDefault="00015E81" w:rsidP="00015E81">
            <w:pPr>
              <w:pStyle w:val="TableNormal"/>
            </w:pPr>
            <w:r>
              <w:t>Длина – 7 байт.</w:t>
            </w:r>
          </w:p>
        </w:tc>
      </w:tr>
      <w:tr w:rsidR="00015E81" w:rsidRPr="00BB5AF7" w:rsidTr="00015E81">
        <w:trPr>
          <w:cantSplit/>
          <w:trHeight w:val="57"/>
        </w:trPr>
        <w:tc>
          <w:tcPr>
            <w:tcW w:w="534" w:type="dxa"/>
            <w:vAlign w:val="center"/>
          </w:tcPr>
          <w:p w:rsidR="00015E81" w:rsidRPr="005B740B" w:rsidRDefault="00015E81" w:rsidP="00015E81">
            <w:pPr>
              <w:pStyle w:val="TableNormal"/>
              <w:jc w:val="right"/>
              <w:rPr>
                <w:lang w:val="en-US"/>
              </w:rPr>
            </w:pPr>
            <w:r w:rsidRPr="005B740B">
              <w:rPr>
                <w:lang w:val="en-US"/>
              </w:rPr>
              <w:t>6</w:t>
            </w:r>
          </w:p>
        </w:tc>
        <w:tc>
          <w:tcPr>
            <w:tcW w:w="2126" w:type="dxa"/>
            <w:vAlign w:val="center"/>
          </w:tcPr>
          <w:p w:rsidR="00015E81" w:rsidRPr="005B740B" w:rsidRDefault="00015E81" w:rsidP="00015E81">
            <w:pPr>
              <w:pStyle w:val="TableNormal"/>
              <w:rPr>
                <w:rStyle w:val="CODE"/>
                <w:lang w:val="en-US"/>
              </w:rPr>
            </w:pPr>
            <w:r>
              <w:rPr>
                <w:rStyle w:val="CODE"/>
                <w:lang w:val="en-US"/>
              </w:rPr>
              <w:t>datetime</w:t>
            </w:r>
          </w:p>
        </w:tc>
        <w:tc>
          <w:tcPr>
            <w:tcW w:w="1984" w:type="dxa"/>
            <w:vAlign w:val="center"/>
          </w:tcPr>
          <w:p w:rsidR="00015E81" w:rsidRDefault="00015E81" w:rsidP="00015E81">
            <w:pPr>
              <w:pStyle w:val="TableNormal"/>
              <w:jc w:val="center"/>
              <w:rPr>
                <w:rStyle w:val="CODE"/>
                <w:lang w:val="en-US"/>
              </w:rPr>
            </w:pPr>
            <w:r w:rsidRPr="005B740B">
              <w:rPr>
                <w:rStyle w:val="HTML1"/>
                <w:lang w:val="en-US"/>
              </w:rPr>
              <w:t>TIMESTAMP</w:t>
            </w:r>
            <w:r w:rsidRPr="005B740B">
              <w:rPr>
                <w:lang w:val="en-US"/>
              </w:rPr>
              <w:t xml:space="preserve"> </w:t>
            </w:r>
            <w:r w:rsidRPr="005B740B">
              <w:rPr>
                <w:rStyle w:val="HTML1"/>
                <w:lang w:val="en-US"/>
              </w:rPr>
              <w:t>WITH TIME ZONE</w:t>
            </w:r>
          </w:p>
        </w:tc>
        <w:tc>
          <w:tcPr>
            <w:tcW w:w="4406" w:type="dxa"/>
            <w:vAlign w:val="center"/>
          </w:tcPr>
          <w:p w:rsidR="00015E81" w:rsidRPr="00BB5AF7" w:rsidRDefault="00015E81" w:rsidP="00015E81">
            <w:pPr>
              <w:pStyle w:val="TableNormal"/>
            </w:pPr>
            <w:r>
              <w:t>Длина – 13 байт. Время с точностью до миллисекунд.</w:t>
            </w:r>
          </w:p>
        </w:tc>
      </w:tr>
      <w:tr w:rsidR="00015E81" w:rsidRPr="00BB5AF7" w:rsidTr="00015E81">
        <w:trPr>
          <w:cantSplit/>
          <w:trHeight w:val="57"/>
        </w:trPr>
        <w:tc>
          <w:tcPr>
            <w:tcW w:w="534" w:type="dxa"/>
            <w:vAlign w:val="center"/>
          </w:tcPr>
          <w:p w:rsidR="00015E81" w:rsidRPr="005B740B" w:rsidRDefault="00015E81" w:rsidP="00015E81">
            <w:pPr>
              <w:pStyle w:val="TableNormal"/>
              <w:jc w:val="right"/>
              <w:rPr>
                <w:lang w:val="en-US"/>
              </w:rPr>
            </w:pPr>
            <w:r w:rsidRPr="005B740B">
              <w:rPr>
                <w:lang w:val="en-US"/>
              </w:rPr>
              <w:t>7</w:t>
            </w:r>
          </w:p>
        </w:tc>
        <w:tc>
          <w:tcPr>
            <w:tcW w:w="2126" w:type="dxa"/>
            <w:vAlign w:val="center"/>
          </w:tcPr>
          <w:p w:rsidR="00015E81" w:rsidRPr="00412E86" w:rsidRDefault="00015E81" w:rsidP="00015E81">
            <w:pPr>
              <w:pStyle w:val="TableNormal"/>
              <w:rPr>
                <w:rStyle w:val="CODE"/>
              </w:rPr>
            </w:pPr>
            <w:r>
              <w:rPr>
                <w:rStyle w:val="CODE"/>
                <w:lang w:val="en-US"/>
              </w:rPr>
              <w:t>timestamp</w:t>
            </w:r>
          </w:p>
        </w:tc>
        <w:tc>
          <w:tcPr>
            <w:tcW w:w="1984" w:type="dxa"/>
            <w:vAlign w:val="center"/>
          </w:tcPr>
          <w:p w:rsidR="00015E81" w:rsidRDefault="00015E81" w:rsidP="00015E81">
            <w:pPr>
              <w:pStyle w:val="TableNormal"/>
              <w:jc w:val="center"/>
              <w:rPr>
                <w:rStyle w:val="CODE"/>
                <w:lang w:val="en-US"/>
              </w:rPr>
            </w:pPr>
            <w:r>
              <w:rPr>
                <w:rStyle w:val="CODE"/>
                <w:lang w:val="en-US"/>
              </w:rPr>
              <w:t>TIMESTAMP</w:t>
            </w:r>
          </w:p>
        </w:tc>
        <w:tc>
          <w:tcPr>
            <w:tcW w:w="4406" w:type="dxa"/>
            <w:vAlign w:val="center"/>
          </w:tcPr>
          <w:p w:rsidR="00015E81" w:rsidRPr="00BB5AF7" w:rsidRDefault="00015E81" w:rsidP="00015E81">
            <w:pPr>
              <w:pStyle w:val="TableNormal"/>
            </w:pPr>
            <w:r>
              <w:t>Длина</w:t>
            </w:r>
            <w:r w:rsidRPr="00932277">
              <w:t xml:space="preserve"> – 9 </w:t>
            </w:r>
            <w:r>
              <w:t>байт</w:t>
            </w:r>
            <w:r w:rsidRPr="00932277">
              <w:t xml:space="preserve">. </w:t>
            </w:r>
            <w:r>
              <w:t>Время с точностью до миллисекунд.</w:t>
            </w:r>
          </w:p>
        </w:tc>
      </w:tr>
      <w:tr w:rsidR="00015E81" w:rsidRPr="00C519DB" w:rsidTr="00015E81">
        <w:trPr>
          <w:cantSplit/>
          <w:trHeight w:val="57"/>
        </w:trPr>
        <w:tc>
          <w:tcPr>
            <w:tcW w:w="534" w:type="dxa"/>
            <w:vAlign w:val="center"/>
          </w:tcPr>
          <w:p w:rsidR="00015E81" w:rsidRPr="00BB5AF7" w:rsidRDefault="00015E81" w:rsidP="00015E81">
            <w:pPr>
              <w:pStyle w:val="TableNormal"/>
              <w:jc w:val="right"/>
              <w:rPr>
                <w:lang w:val="en-US"/>
              </w:rPr>
            </w:pPr>
            <w:r w:rsidRPr="00BB5AF7">
              <w:rPr>
                <w:lang w:val="en-US"/>
              </w:rPr>
              <w:t>8</w:t>
            </w:r>
          </w:p>
        </w:tc>
        <w:tc>
          <w:tcPr>
            <w:tcW w:w="2126" w:type="dxa"/>
            <w:vAlign w:val="center"/>
          </w:tcPr>
          <w:p w:rsidR="00015E81" w:rsidRPr="00BB5AF7" w:rsidRDefault="00015E81" w:rsidP="00015E81">
            <w:pPr>
              <w:pStyle w:val="TableNormal"/>
              <w:rPr>
                <w:rStyle w:val="CODE"/>
                <w:lang w:val="en-US"/>
              </w:rPr>
            </w:pPr>
            <w:r>
              <w:rPr>
                <w:rStyle w:val="CODE"/>
                <w:lang w:val="en-US"/>
              </w:rPr>
              <w:t>boolean</w:t>
            </w:r>
          </w:p>
        </w:tc>
        <w:tc>
          <w:tcPr>
            <w:tcW w:w="1984" w:type="dxa"/>
            <w:vAlign w:val="center"/>
          </w:tcPr>
          <w:p w:rsidR="00015E81" w:rsidRDefault="00015E81" w:rsidP="00015E81">
            <w:pPr>
              <w:pStyle w:val="TableNormal"/>
              <w:jc w:val="center"/>
              <w:rPr>
                <w:rStyle w:val="CODE"/>
                <w:lang w:val="en-US"/>
              </w:rPr>
            </w:pPr>
            <w:r>
              <w:rPr>
                <w:rStyle w:val="CODE"/>
                <w:lang w:val="en-US"/>
              </w:rPr>
              <w:t>CHAR(1)</w:t>
            </w:r>
          </w:p>
        </w:tc>
        <w:tc>
          <w:tcPr>
            <w:tcW w:w="4406" w:type="dxa"/>
            <w:vAlign w:val="center"/>
          </w:tcPr>
          <w:p w:rsidR="00015E81" w:rsidRPr="00BB5AF7" w:rsidRDefault="00015E81" w:rsidP="00015E81">
            <w:pPr>
              <w:pStyle w:val="TableNormal"/>
            </w:pPr>
            <w:r>
              <w:t>Длина – 1 байт.</w:t>
            </w:r>
          </w:p>
        </w:tc>
      </w:tr>
      <w:tr w:rsidR="00015E81" w:rsidRPr="00C519DB" w:rsidTr="00015E81">
        <w:trPr>
          <w:cantSplit/>
          <w:trHeight w:val="57"/>
        </w:trPr>
        <w:tc>
          <w:tcPr>
            <w:tcW w:w="534" w:type="dxa"/>
            <w:vAlign w:val="center"/>
          </w:tcPr>
          <w:p w:rsidR="00015E81" w:rsidRPr="0076614F" w:rsidRDefault="00015E81" w:rsidP="00015E81">
            <w:pPr>
              <w:pStyle w:val="TableNormal"/>
              <w:jc w:val="right"/>
              <w:rPr>
                <w:lang w:val="en-US"/>
              </w:rPr>
            </w:pPr>
            <w:r>
              <w:rPr>
                <w:lang w:val="en-US"/>
              </w:rPr>
              <w:t>9</w:t>
            </w:r>
          </w:p>
        </w:tc>
        <w:tc>
          <w:tcPr>
            <w:tcW w:w="2126" w:type="dxa"/>
            <w:vAlign w:val="center"/>
          </w:tcPr>
          <w:p w:rsidR="00015E81" w:rsidRPr="0076614F" w:rsidRDefault="00015E81" w:rsidP="00015E81">
            <w:pPr>
              <w:pStyle w:val="TableNormal"/>
              <w:rPr>
                <w:rStyle w:val="CODE"/>
                <w:lang w:val="en-US"/>
              </w:rPr>
            </w:pPr>
            <w:r>
              <w:rPr>
                <w:rStyle w:val="CODE"/>
                <w:lang w:val="en-US"/>
              </w:rPr>
              <w:t>double</w:t>
            </w:r>
          </w:p>
        </w:tc>
        <w:tc>
          <w:tcPr>
            <w:tcW w:w="1984" w:type="dxa"/>
            <w:vAlign w:val="center"/>
          </w:tcPr>
          <w:p w:rsidR="00015E81" w:rsidRPr="00C519DB" w:rsidRDefault="00015E81" w:rsidP="00015E81">
            <w:pPr>
              <w:pStyle w:val="TableNormal"/>
              <w:jc w:val="center"/>
              <w:rPr>
                <w:rStyle w:val="CODE"/>
                <w:lang w:val="en-US"/>
              </w:rPr>
            </w:pPr>
            <w:r>
              <w:rPr>
                <w:rStyle w:val="CODE"/>
                <w:lang w:val="en-US"/>
              </w:rPr>
              <w:t>BINARY_DOUBLE</w:t>
            </w:r>
          </w:p>
        </w:tc>
        <w:tc>
          <w:tcPr>
            <w:tcW w:w="4406" w:type="dxa"/>
            <w:vAlign w:val="center"/>
          </w:tcPr>
          <w:p w:rsidR="00015E81" w:rsidRPr="00BB5AF7" w:rsidRDefault="00015E81" w:rsidP="00015E81">
            <w:pPr>
              <w:pStyle w:val="TableNormal"/>
            </w:pPr>
            <w:r>
              <w:t>Длина – 9 байт.</w:t>
            </w:r>
          </w:p>
        </w:tc>
      </w:tr>
      <w:tr w:rsidR="00015E81" w:rsidRPr="00C519DB" w:rsidTr="00015E81">
        <w:trPr>
          <w:cantSplit/>
          <w:trHeight w:val="57"/>
        </w:trPr>
        <w:tc>
          <w:tcPr>
            <w:tcW w:w="534" w:type="dxa"/>
            <w:vAlign w:val="center"/>
          </w:tcPr>
          <w:p w:rsidR="00015E81" w:rsidRPr="0076614F" w:rsidRDefault="00015E81" w:rsidP="00015E81">
            <w:pPr>
              <w:pStyle w:val="TableNormal"/>
              <w:jc w:val="right"/>
              <w:rPr>
                <w:lang w:val="en-US"/>
              </w:rPr>
            </w:pPr>
            <w:r>
              <w:rPr>
                <w:lang w:val="en-US"/>
              </w:rPr>
              <w:t>10</w:t>
            </w:r>
          </w:p>
        </w:tc>
        <w:tc>
          <w:tcPr>
            <w:tcW w:w="2126" w:type="dxa"/>
            <w:vAlign w:val="center"/>
          </w:tcPr>
          <w:p w:rsidR="00015E81" w:rsidRPr="00703EF4" w:rsidRDefault="00015E81" w:rsidP="00015E81">
            <w:pPr>
              <w:pStyle w:val="TableNormal"/>
              <w:rPr>
                <w:rStyle w:val="CODE"/>
                <w:lang w:val="en-US"/>
              </w:rPr>
            </w:pPr>
            <w:r>
              <w:rPr>
                <w:rStyle w:val="CODE"/>
                <w:lang w:val="en-US"/>
              </w:rPr>
              <w:t>placement</w:t>
            </w:r>
          </w:p>
        </w:tc>
        <w:tc>
          <w:tcPr>
            <w:tcW w:w="1984" w:type="dxa"/>
            <w:vAlign w:val="center"/>
          </w:tcPr>
          <w:p w:rsidR="00015E81" w:rsidRPr="00C519DB" w:rsidRDefault="00015E81" w:rsidP="00015E81">
            <w:pPr>
              <w:pStyle w:val="TableNormal"/>
              <w:jc w:val="center"/>
              <w:rPr>
                <w:rStyle w:val="CODE"/>
                <w:lang w:val="en-US"/>
              </w:rPr>
            </w:pPr>
            <w:r>
              <w:rPr>
                <w:rStyle w:val="CODE"/>
                <w:lang w:val="en-US"/>
              </w:rPr>
              <w:t>VARCHAR2(26)</w:t>
            </w:r>
          </w:p>
        </w:tc>
        <w:tc>
          <w:tcPr>
            <w:tcW w:w="4406" w:type="dxa"/>
            <w:vAlign w:val="center"/>
          </w:tcPr>
          <w:p w:rsidR="00015E81" w:rsidRPr="00D64B8C" w:rsidRDefault="00015E81" w:rsidP="00015E81">
            <w:pPr>
              <w:pStyle w:val="TableNormal"/>
            </w:pPr>
            <w:r>
              <w:t>Тип</w:t>
            </w:r>
            <w:r w:rsidRPr="00932277">
              <w:t xml:space="preserve"> </w:t>
            </w:r>
            <w:r>
              <w:t>данных</w:t>
            </w:r>
            <w:r w:rsidRPr="00932277">
              <w:t xml:space="preserve"> </w:t>
            </w:r>
            <w:r>
              <w:t>для</w:t>
            </w:r>
            <w:r w:rsidRPr="00932277">
              <w:t xml:space="preserve"> </w:t>
            </w:r>
            <w:r>
              <w:t>ссылки</w:t>
            </w:r>
            <w:r w:rsidRPr="00932277">
              <w:t xml:space="preserve"> </w:t>
            </w:r>
            <w:r>
              <w:t>на</w:t>
            </w:r>
            <w:r w:rsidRPr="00932277">
              <w:t xml:space="preserve"> </w:t>
            </w:r>
            <w:r>
              <w:t>файлы</w:t>
            </w:r>
            <w:r w:rsidRPr="00932277">
              <w:t xml:space="preserve"> </w:t>
            </w:r>
            <w:r>
              <w:t>вложений</w:t>
            </w:r>
            <w:r w:rsidRPr="00932277">
              <w:t xml:space="preserve">. </w:t>
            </w:r>
            <w:r>
              <w:t>Длина - 27 байт.</w:t>
            </w:r>
          </w:p>
        </w:tc>
      </w:tr>
      <w:tr w:rsidR="00015E81" w:rsidRPr="00C519DB" w:rsidTr="00015E81">
        <w:trPr>
          <w:cantSplit/>
          <w:trHeight w:val="57"/>
        </w:trPr>
        <w:tc>
          <w:tcPr>
            <w:tcW w:w="534" w:type="dxa"/>
            <w:vAlign w:val="center"/>
          </w:tcPr>
          <w:p w:rsidR="00015E81" w:rsidRPr="00412E86" w:rsidRDefault="00015E81" w:rsidP="00015E81">
            <w:pPr>
              <w:pStyle w:val="TableNormal"/>
              <w:jc w:val="right"/>
              <w:rPr>
                <w:lang w:val="en-US"/>
              </w:rPr>
            </w:pPr>
            <w:r>
              <w:rPr>
                <w:lang w:val="en-US"/>
              </w:rPr>
              <w:t>11</w:t>
            </w:r>
          </w:p>
        </w:tc>
        <w:tc>
          <w:tcPr>
            <w:tcW w:w="2126" w:type="dxa"/>
            <w:vAlign w:val="center"/>
          </w:tcPr>
          <w:p w:rsidR="00015E81" w:rsidRPr="00C519DB" w:rsidRDefault="00015E81" w:rsidP="00015E81">
            <w:pPr>
              <w:pStyle w:val="TableNormal"/>
              <w:rPr>
                <w:rStyle w:val="CODE"/>
              </w:rPr>
            </w:pPr>
            <w:r>
              <w:rPr>
                <w:rStyle w:val="CODE"/>
                <w:lang w:val="en-US"/>
              </w:rPr>
              <w:t>short</w:t>
            </w:r>
          </w:p>
        </w:tc>
        <w:tc>
          <w:tcPr>
            <w:tcW w:w="1984" w:type="dxa"/>
            <w:vAlign w:val="center"/>
          </w:tcPr>
          <w:p w:rsidR="00015E81" w:rsidRPr="00D64B8C" w:rsidRDefault="00015E81" w:rsidP="00015E81">
            <w:pPr>
              <w:pStyle w:val="TableNormal"/>
              <w:jc w:val="center"/>
              <w:rPr>
                <w:rStyle w:val="CODE"/>
              </w:rPr>
            </w:pPr>
            <w:r>
              <w:rPr>
                <w:rStyle w:val="CODE"/>
                <w:lang w:val="en-US"/>
              </w:rPr>
              <w:t>NUMBER(5,0)</w:t>
            </w:r>
          </w:p>
        </w:tc>
        <w:tc>
          <w:tcPr>
            <w:tcW w:w="4406" w:type="dxa"/>
            <w:vAlign w:val="center"/>
          </w:tcPr>
          <w:p w:rsidR="00015E81" w:rsidRPr="00C519DB" w:rsidRDefault="00015E81" w:rsidP="00015E81">
            <w:pPr>
              <w:pStyle w:val="TableNormal"/>
            </w:pPr>
            <w:r>
              <w:t>Длина 4 байта.</w:t>
            </w:r>
          </w:p>
        </w:tc>
      </w:tr>
      <w:tr w:rsidR="00015E81" w:rsidRPr="00C519DB" w:rsidTr="00015E81">
        <w:trPr>
          <w:cantSplit/>
          <w:trHeight w:val="57"/>
        </w:trPr>
        <w:tc>
          <w:tcPr>
            <w:tcW w:w="534" w:type="dxa"/>
            <w:vAlign w:val="center"/>
          </w:tcPr>
          <w:p w:rsidR="00015E81" w:rsidRPr="00412E86" w:rsidRDefault="00015E81" w:rsidP="00015E81">
            <w:pPr>
              <w:pStyle w:val="TableNormal"/>
              <w:jc w:val="right"/>
            </w:pPr>
            <w:r>
              <w:rPr>
                <w:lang w:val="en-US"/>
              </w:rPr>
              <w:t>1</w:t>
            </w:r>
            <w:r>
              <w:t>2</w:t>
            </w:r>
          </w:p>
        </w:tc>
        <w:tc>
          <w:tcPr>
            <w:tcW w:w="2126" w:type="dxa"/>
            <w:vAlign w:val="center"/>
          </w:tcPr>
          <w:p w:rsidR="00015E81" w:rsidRPr="00C519DB" w:rsidRDefault="00015E81" w:rsidP="00015E81">
            <w:pPr>
              <w:pStyle w:val="TableNormal"/>
              <w:rPr>
                <w:rStyle w:val="CODE"/>
              </w:rPr>
            </w:pPr>
            <w:r>
              <w:rPr>
                <w:rStyle w:val="CODE"/>
                <w:lang w:val="en-US"/>
              </w:rPr>
              <w:t>text</w:t>
            </w:r>
          </w:p>
        </w:tc>
        <w:tc>
          <w:tcPr>
            <w:tcW w:w="1984" w:type="dxa"/>
            <w:vAlign w:val="center"/>
          </w:tcPr>
          <w:p w:rsidR="00015E81" w:rsidRDefault="00015E81" w:rsidP="00015E81">
            <w:pPr>
              <w:pStyle w:val="TableNormal"/>
              <w:jc w:val="center"/>
              <w:rPr>
                <w:rStyle w:val="CODE"/>
                <w:lang w:val="en-US"/>
              </w:rPr>
            </w:pPr>
            <w:r>
              <w:rPr>
                <w:rStyle w:val="CODE"/>
                <w:lang w:val="en-US"/>
              </w:rPr>
              <w:t>NCLOB</w:t>
            </w:r>
          </w:p>
        </w:tc>
        <w:tc>
          <w:tcPr>
            <w:tcW w:w="4406" w:type="dxa"/>
            <w:vAlign w:val="center"/>
          </w:tcPr>
          <w:p w:rsidR="00015E81" w:rsidRPr="00C519DB" w:rsidRDefault="00015E81" w:rsidP="00015E81">
            <w:pPr>
              <w:pStyle w:val="TableNormal"/>
            </w:pPr>
            <w:r>
              <w:t>Длина неизвестна. Данные хранятся отдельно от записи.</w:t>
            </w:r>
          </w:p>
        </w:tc>
      </w:tr>
      <w:tr w:rsidR="00015E81" w:rsidRPr="00C519DB" w:rsidTr="00015E81">
        <w:trPr>
          <w:cantSplit/>
          <w:trHeight w:val="57"/>
        </w:trPr>
        <w:tc>
          <w:tcPr>
            <w:tcW w:w="534" w:type="dxa"/>
            <w:vAlign w:val="center"/>
          </w:tcPr>
          <w:p w:rsidR="00015E81" w:rsidRPr="00412E86" w:rsidRDefault="00015E81" w:rsidP="00015E81">
            <w:pPr>
              <w:pStyle w:val="TableNormal"/>
              <w:jc w:val="right"/>
            </w:pPr>
            <w:r>
              <w:rPr>
                <w:lang w:val="en-US"/>
              </w:rPr>
              <w:t>13</w:t>
            </w:r>
          </w:p>
        </w:tc>
        <w:tc>
          <w:tcPr>
            <w:tcW w:w="2126" w:type="dxa"/>
            <w:vAlign w:val="center"/>
          </w:tcPr>
          <w:p w:rsidR="00015E81" w:rsidRPr="00C519DB" w:rsidRDefault="00015E81" w:rsidP="00015E81">
            <w:pPr>
              <w:pStyle w:val="TableNormal"/>
              <w:rPr>
                <w:rStyle w:val="CODE"/>
              </w:rPr>
            </w:pPr>
            <w:r>
              <w:rPr>
                <w:rStyle w:val="CODE"/>
                <w:lang w:val="en-US"/>
              </w:rPr>
              <w:t>binary</w:t>
            </w:r>
          </w:p>
        </w:tc>
        <w:tc>
          <w:tcPr>
            <w:tcW w:w="1984" w:type="dxa"/>
            <w:vAlign w:val="center"/>
          </w:tcPr>
          <w:p w:rsidR="00015E81" w:rsidRDefault="00015E81" w:rsidP="00015E81">
            <w:pPr>
              <w:pStyle w:val="TableNormal"/>
              <w:jc w:val="center"/>
              <w:rPr>
                <w:rStyle w:val="CODE"/>
                <w:lang w:val="en-US"/>
              </w:rPr>
            </w:pPr>
            <w:r>
              <w:rPr>
                <w:rStyle w:val="CODE"/>
                <w:lang w:val="en-US"/>
              </w:rPr>
              <w:t>BLOB</w:t>
            </w:r>
          </w:p>
        </w:tc>
        <w:tc>
          <w:tcPr>
            <w:tcW w:w="4406" w:type="dxa"/>
            <w:vAlign w:val="center"/>
          </w:tcPr>
          <w:p w:rsidR="00015E81" w:rsidRPr="00C519DB" w:rsidRDefault="00015E81" w:rsidP="00015E81">
            <w:pPr>
              <w:pStyle w:val="TableNormal"/>
            </w:pPr>
            <w:r>
              <w:t>Длина неизвестна. Данные хранятся отдельно от записи.</w:t>
            </w:r>
          </w:p>
        </w:tc>
      </w:tr>
    </w:tbl>
    <w:p w:rsidR="00015E81" w:rsidRPr="008B2113" w:rsidRDefault="00015E81" w:rsidP="00015E81"/>
    <w:p w:rsidR="00015E81" w:rsidRPr="008B2113" w:rsidRDefault="00015E81" w:rsidP="00035B45">
      <w:pPr>
        <w:pStyle w:val="3"/>
      </w:pPr>
      <w:bookmarkStart w:id="304" w:name="_Toc340677162"/>
      <w:bookmarkStart w:id="305" w:name="_Toc341106918"/>
      <w:r w:rsidRPr="008B2113">
        <w:t>Отображение</w:t>
      </w:r>
      <w:r>
        <w:t xml:space="preserve"> базовых типов объектов на БД </w:t>
      </w:r>
      <w:r>
        <w:rPr>
          <w:lang w:val="en-US"/>
        </w:rPr>
        <w:t>PostgreSQL</w:t>
      </w:r>
      <w:bookmarkEnd w:id="304"/>
      <w:bookmarkEnd w:id="305"/>
    </w:p>
    <w:p w:rsidR="00015E81" w:rsidRPr="00D64B8C" w:rsidRDefault="00015E81" w:rsidP="00015E81">
      <w:r>
        <w:t xml:space="preserve">Данный раздел содержит отображение типов данных атрибутов подсистемы хранения на типы данных языка программирования </w:t>
      </w:r>
      <w:r>
        <w:rPr>
          <w:lang w:val="en-US"/>
        </w:rPr>
        <w:t>Java</w:t>
      </w:r>
      <w:r>
        <w:t xml:space="preserve"> (см. </w:t>
      </w:r>
      <w:r w:rsidR="00F33CDA">
        <w:fldChar w:fldCharType="begin"/>
      </w:r>
      <w:r>
        <w:instrText xml:space="preserve"> REF _Ref340677172 \h </w:instrText>
      </w:r>
      <w:r w:rsidR="00F33CDA">
        <w:fldChar w:fldCharType="separate"/>
      </w:r>
      <w:r w:rsidR="009D15D2">
        <w:t xml:space="preserve">Таблица </w:t>
      </w:r>
      <w:r w:rsidR="009D15D2">
        <w:rPr>
          <w:noProof/>
        </w:rPr>
        <w:t>4</w:t>
      </w:r>
      <w:r w:rsidR="00F33CDA">
        <w:fldChar w:fldCharType="end"/>
      </w:r>
      <w:r>
        <w:t>).</w:t>
      </w:r>
    </w:p>
    <w:p w:rsidR="00015E81" w:rsidRPr="00D60EAC" w:rsidRDefault="00015E81" w:rsidP="00015E81">
      <w:pPr>
        <w:pStyle w:val="Headingtable"/>
      </w:pPr>
      <w:bookmarkStart w:id="306" w:name="_Toc341106953"/>
      <w:r>
        <w:t xml:space="preserve">Таблица </w:t>
      </w:r>
      <w:r w:rsidR="00F33CDA">
        <w:fldChar w:fldCharType="begin"/>
      </w:r>
      <w:r>
        <w:instrText xml:space="preserve"> SEQ Таблица \* ARABIC </w:instrText>
      </w:r>
      <w:r w:rsidR="00F33CDA">
        <w:fldChar w:fldCharType="separate"/>
      </w:r>
      <w:r w:rsidR="009D15D2">
        <w:rPr>
          <w:noProof/>
        </w:rPr>
        <w:t>6</w:t>
      </w:r>
      <w:r w:rsidR="00F33CDA">
        <w:fldChar w:fldCharType="end"/>
      </w:r>
      <w:r>
        <w:t xml:space="preserve">. Отображение типов данных атрибутов классов объектов </w:t>
      </w:r>
      <w:r>
        <w:br/>
        <w:t xml:space="preserve">системы </w:t>
      </w:r>
      <w:r>
        <w:rPr>
          <w:lang w:val="en-US"/>
        </w:rPr>
        <w:t>CompanyMedia</w:t>
      </w:r>
      <w:r w:rsidRPr="00D64B8C">
        <w:t xml:space="preserve"> 5 </w:t>
      </w:r>
      <w:r>
        <w:t xml:space="preserve">на типы данных РСУБД </w:t>
      </w:r>
      <w:r>
        <w:rPr>
          <w:lang w:val="en-US"/>
        </w:rPr>
        <w:t>PostgreSQL</w:t>
      </w:r>
      <w:bookmarkEnd w:id="3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2126"/>
        <w:gridCol w:w="1984"/>
        <w:gridCol w:w="4406"/>
      </w:tblGrid>
      <w:tr w:rsidR="00015E81" w:rsidTr="00015E81">
        <w:trPr>
          <w:cantSplit/>
          <w:trHeight w:val="57"/>
          <w:tblHeader/>
        </w:trPr>
        <w:tc>
          <w:tcPr>
            <w:tcW w:w="534" w:type="dxa"/>
          </w:tcPr>
          <w:p w:rsidR="00015E81" w:rsidRDefault="00015E81" w:rsidP="00015E81">
            <w:pPr>
              <w:pStyle w:val="TableTitle"/>
            </w:pPr>
            <w:r>
              <w:t>№</w:t>
            </w:r>
          </w:p>
        </w:tc>
        <w:tc>
          <w:tcPr>
            <w:tcW w:w="2126" w:type="dxa"/>
          </w:tcPr>
          <w:p w:rsidR="00015E81" w:rsidRDefault="00015E81" w:rsidP="00015E81">
            <w:pPr>
              <w:pStyle w:val="TableTitle"/>
            </w:pPr>
            <w:r>
              <w:t>Наименование типа</w:t>
            </w:r>
          </w:p>
        </w:tc>
        <w:tc>
          <w:tcPr>
            <w:tcW w:w="1984" w:type="dxa"/>
          </w:tcPr>
          <w:p w:rsidR="00015E81" w:rsidRPr="00412E86" w:rsidRDefault="00015E81" w:rsidP="00015E81">
            <w:pPr>
              <w:pStyle w:val="TableTitle"/>
              <w:rPr>
                <w:lang w:val="en-US"/>
              </w:rPr>
            </w:pPr>
            <w:r>
              <w:t xml:space="preserve">Тип </w:t>
            </w:r>
            <w:r>
              <w:rPr>
                <w:lang w:val="en-US"/>
              </w:rPr>
              <w:t>PostgreSQL</w:t>
            </w:r>
          </w:p>
        </w:tc>
        <w:tc>
          <w:tcPr>
            <w:tcW w:w="4406" w:type="dxa"/>
          </w:tcPr>
          <w:p w:rsidR="00015E81" w:rsidRDefault="00015E81" w:rsidP="00015E81">
            <w:pPr>
              <w:pStyle w:val="TableTitle"/>
            </w:pPr>
            <w:r>
              <w:t>Описание</w:t>
            </w:r>
          </w:p>
        </w:tc>
      </w:tr>
      <w:tr w:rsidR="00015E81" w:rsidRPr="00C519DB" w:rsidTr="00015E81">
        <w:trPr>
          <w:cantSplit/>
          <w:trHeight w:val="57"/>
        </w:trPr>
        <w:tc>
          <w:tcPr>
            <w:tcW w:w="534" w:type="dxa"/>
            <w:vAlign w:val="center"/>
          </w:tcPr>
          <w:p w:rsidR="00015E81" w:rsidRDefault="00015E81" w:rsidP="00015E81">
            <w:pPr>
              <w:pStyle w:val="TableNormal"/>
              <w:jc w:val="right"/>
            </w:pPr>
            <w:r>
              <w:t>1</w:t>
            </w:r>
          </w:p>
        </w:tc>
        <w:tc>
          <w:tcPr>
            <w:tcW w:w="2126" w:type="dxa"/>
            <w:vAlign w:val="center"/>
          </w:tcPr>
          <w:p w:rsidR="00015E81" w:rsidRPr="00D60EAC" w:rsidRDefault="00015E81" w:rsidP="00015E81">
            <w:pPr>
              <w:pStyle w:val="TableNormal"/>
              <w:rPr>
                <w:rStyle w:val="CODE"/>
                <w:lang w:val="en-US"/>
              </w:rPr>
            </w:pPr>
            <w:r>
              <w:rPr>
                <w:rStyle w:val="CODE"/>
                <w:lang w:val="en-US"/>
              </w:rPr>
              <w:t>id</w:t>
            </w:r>
          </w:p>
        </w:tc>
        <w:tc>
          <w:tcPr>
            <w:tcW w:w="1984" w:type="dxa"/>
            <w:vAlign w:val="center"/>
          </w:tcPr>
          <w:p w:rsidR="00015E81" w:rsidRPr="00C519DB" w:rsidRDefault="00015E81" w:rsidP="00DA68CE">
            <w:pPr>
              <w:pStyle w:val="TableNormal"/>
              <w:jc w:val="center"/>
              <w:rPr>
                <w:rStyle w:val="CODE"/>
                <w:lang w:val="en-US"/>
              </w:rPr>
            </w:pPr>
            <w:r>
              <w:rPr>
                <w:rStyle w:val="CODE"/>
                <w:lang w:val="en-US"/>
              </w:rPr>
              <w:t>varchar(</w:t>
            </w:r>
            <w:r w:rsidR="00DA68CE">
              <w:rPr>
                <w:rStyle w:val="CODE"/>
              </w:rPr>
              <w:t>30</w:t>
            </w:r>
            <w:r>
              <w:rPr>
                <w:rStyle w:val="CODE"/>
                <w:lang w:val="en-US"/>
              </w:rPr>
              <w:t>)</w:t>
            </w:r>
          </w:p>
        </w:tc>
        <w:tc>
          <w:tcPr>
            <w:tcW w:w="4406" w:type="dxa"/>
            <w:vAlign w:val="center"/>
          </w:tcPr>
          <w:p w:rsidR="00015E81" w:rsidRPr="00D64B8C" w:rsidRDefault="00015E81" w:rsidP="00015E81">
            <w:pPr>
              <w:pStyle w:val="TableNormal"/>
            </w:pPr>
            <w:r>
              <w:t xml:space="preserve">Тип данных для идентификаторов системы </w:t>
            </w:r>
            <w:r>
              <w:rPr>
                <w:lang w:val="en-US"/>
              </w:rPr>
              <w:t>CM</w:t>
            </w:r>
            <w:r w:rsidRPr="00D64B8C">
              <w:t>5</w:t>
            </w:r>
            <w:r>
              <w:t>. Занимает 27 байт.</w:t>
            </w:r>
          </w:p>
        </w:tc>
      </w:tr>
      <w:tr w:rsidR="00015E81" w:rsidRPr="00557C28" w:rsidTr="00015E81">
        <w:trPr>
          <w:cantSplit/>
          <w:trHeight w:val="57"/>
        </w:trPr>
        <w:tc>
          <w:tcPr>
            <w:tcW w:w="534" w:type="dxa"/>
            <w:vAlign w:val="center"/>
          </w:tcPr>
          <w:p w:rsidR="00015E81" w:rsidRPr="00BB5AF7" w:rsidRDefault="00015E81" w:rsidP="00015E81">
            <w:pPr>
              <w:pStyle w:val="TableNormal"/>
              <w:jc w:val="right"/>
            </w:pPr>
            <w:r w:rsidRPr="00BB5AF7">
              <w:lastRenderedPageBreak/>
              <w:t>2</w:t>
            </w:r>
          </w:p>
        </w:tc>
        <w:tc>
          <w:tcPr>
            <w:tcW w:w="2126" w:type="dxa"/>
            <w:vAlign w:val="center"/>
          </w:tcPr>
          <w:p w:rsidR="00015E81" w:rsidRPr="00BB5AF7" w:rsidRDefault="00015E81" w:rsidP="00015E81">
            <w:pPr>
              <w:pStyle w:val="TableNormal"/>
              <w:rPr>
                <w:rStyle w:val="CODE"/>
              </w:rPr>
            </w:pPr>
            <w:r>
              <w:rPr>
                <w:rStyle w:val="CODE"/>
                <w:lang w:val="en-US"/>
              </w:rPr>
              <w:t>string</w:t>
            </w:r>
            <w:r w:rsidRPr="00BB5AF7">
              <w:rPr>
                <w:rStyle w:val="CODE"/>
              </w:rPr>
              <w:t>(</w:t>
            </w:r>
            <w:r>
              <w:rPr>
                <w:rStyle w:val="CODE"/>
                <w:lang w:val="en-US"/>
              </w:rPr>
              <w:t>n</w:t>
            </w:r>
            <w:r w:rsidRPr="00BB5AF7">
              <w:rPr>
                <w:rStyle w:val="CODE"/>
              </w:rPr>
              <w:t>)</w:t>
            </w:r>
          </w:p>
        </w:tc>
        <w:tc>
          <w:tcPr>
            <w:tcW w:w="1984" w:type="dxa"/>
            <w:vAlign w:val="center"/>
          </w:tcPr>
          <w:p w:rsidR="00015E81" w:rsidRPr="00932277" w:rsidRDefault="00015E81" w:rsidP="00015E81">
            <w:pPr>
              <w:pStyle w:val="TableNormal"/>
              <w:jc w:val="center"/>
              <w:rPr>
                <w:rStyle w:val="CODE"/>
                <w:lang w:val="en-US"/>
              </w:rPr>
            </w:pPr>
            <w:r w:rsidRPr="008A1B77">
              <w:rPr>
                <w:rStyle w:val="HTML2"/>
                <w:lang w:val="en-US"/>
              </w:rPr>
              <w:t>character</w:t>
            </w:r>
            <w:r w:rsidRPr="00932277">
              <w:rPr>
                <w:rStyle w:val="HTML2"/>
                <w:lang w:val="en-US"/>
              </w:rPr>
              <w:t xml:space="preserve"> </w:t>
            </w:r>
            <w:r w:rsidRPr="008A1B77">
              <w:rPr>
                <w:rStyle w:val="HTML2"/>
                <w:lang w:val="en-US"/>
              </w:rPr>
              <w:t>varying</w:t>
            </w:r>
            <w:r w:rsidRPr="00932277">
              <w:rPr>
                <w:rStyle w:val="HTML2"/>
                <w:lang w:val="en-US"/>
              </w:rPr>
              <w:t>(</w:t>
            </w:r>
            <w:r>
              <w:rPr>
                <w:rStyle w:val="HTML2"/>
                <w:lang w:val="en-US"/>
              </w:rPr>
              <w:t>n</w:t>
            </w:r>
            <w:r w:rsidRPr="00932277">
              <w:rPr>
                <w:rStyle w:val="HTML2"/>
                <w:lang w:val="en-US"/>
              </w:rPr>
              <w:t xml:space="preserve">), </w:t>
            </w:r>
            <w:r w:rsidRPr="00932277">
              <w:rPr>
                <w:rStyle w:val="HTML2"/>
                <w:lang w:val="en-US"/>
              </w:rPr>
              <w:br/>
            </w:r>
            <w:r>
              <w:rPr>
                <w:rStyle w:val="HTML2"/>
                <w:lang w:val="en-US"/>
              </w:rPr>
              <w:t>varchar</w:t>
            </w:r>
            <w:r w:rsidRPr="00932277">
              <w:rPr>
                <w:rStyle w:val="CODE"/>
                <w:lang w:val="en-US"/>
              </w:rPr>
              <w:t>(</w:t>
            </w:r>
            <w:r>
              <w:rPr>
                <w:rStyle w:val="CODE"/>
                <w:lang w:val="en-US"/>
              </w:rPr>
              <w:t>n</w:t>
            </w:r>
            <w:r w:rsidRPr="00932277">
              <w:rPr>
                <w:rStyle w:val="CODE"/>
                <w:lang w:val="en-US"/>
              </w:rPr>
              <w:t>)</w:t>
            </w:r>
            <w:r>
              <w:rPr>
                <w:rStyle w:val="af1"/>
                <w:rFonts w:ascii="Courier New" w:hAnsi="Courier New"/>
                <w:noProof/>
                <w:lang w:val="en-US"/>
              </w:rPr>
              <w:footnoteReference w:id="4"/>
            </w:r>
          </w:p>
        </w:tc>
        <w:tc>
          <w:tcPr>
            <w:tcW w:w="4406" w:type="dxa"/>
            <w:vAlign w:val="center"/>
          </w:tcPr>
          <w:p w:rsidR="00015E81" w:rsidRPr="00557C28" w:rsidRDefault="00015E81" w:rsidP="00015E81">
            <w:pPr>
              <w:pStyle w:val="TableNormal"/>
            </w:pPr>
            <w:r>
              <w:t xml:space="preserve">Для работы с несколькими строками кодировка базы должна быть установлена в </w:t>
            </w:r>
            <w:r>
              <w:rPr>
                <w:lang w:val="en-US"/>
              </w:rPr>
              <w:t>UTF</w:t>
            </w:r>
            <w:r w:rsidRPr="00557C28">
              <w:t>-8</w:t>
            </w:r>
          </w:p>
        </w:tc>
      </w:tr>
      <w:tr w:rsidR="00015E81" w:rsidRPr="00C519DB" w:rsidTr="00015E81">
        <w:trPr>
          <w:cantSplit/>
          <w:trHeight w:val="57"/>
        </w:trPr>
        <w:tc>
          <w:tcPr>
            <w:tcW w:w="534" w:type="dxa"/>
            <w:vAlign w:val="center"/>
          </w:tcPr>
          <w:p w:rsidR="00015E81" w:rsidRPr="00C519DB" w:rsidRDefault="00015E81" w:rsidP="00015E81">
            <w:pPr>
              <w:pStyle w:val="TableNormal"/>
              <w:jc w:val="right"/>
              <w:rPr>
                <w:lang w:val="en-US"/>
              </w:rPr>
            </w:pPr>
            <w:r w:rsidRPr="00C519DB">
              <w:rPr>
                <w:lang w:val="en-US"/>
              </w:rPr>
              <w:t>3</w:t>
            </w:r>
          </w:p>
        </w:tc>
        <w:tc>
          <w:tcPr>
            <w:tcW w:w="2126" w:type="dxa"/>
            <w:vAlign w:val="center"/>
          </w:tcPr>
          <w:p w:rsidR="00015E81" w:rsidRPr="0076614F" w:rsidRDefault="00015E81" w:rsidP="00015E81">
            <w:pPr>
              <w:pStyle w:val="TableNormal"/>
              <w:rPr>
                <w:rStyle w:val="CODE"/>
                <w:lang w:val="en-US"/>
              </w:rPr>
            </w:pPr>
            <w:r>
              <w:rPr>
                <w:rStyle w:val="CODE"/>
                <w:lang w:val="en-US"/>
              </w:rPr>
              <w:t>int</w:t>
            </w:r>
          </w:p>
        </w:tc>
        <w:tc>
          <w:tcPr>
            <w:tcW w:w="1984" w:type="dxa"/>
            <w:vAlign w:val="center"/>
          </w:tcPr>
          <w:p w:rsidR="00015E81" w:rsidRPr="008A1B77" w:rsidRDefault="00015E81" w:rsidP="00015E81">
            <w:pPr>
              <w:pStyle w:val="TableNormal"/>
              <w:jc w:val="center"/>
              <w:rPr>
                <w:rStyle w:val="CODE"/>
              </w:rPr>
            </w:pPr>
            <w:r>
              <w:rPr>
                <w:rStyle w:val="CODE"/>
                <w:lang w:val="en-US"/>
              </w:rPr>
              <w:t>integer</w:t>
            </w:r>
            <w:r w:rsidRPr="008A1B77">
              <w:rPr>
                <w:rStyle w:val="CODE"/>
              </w:rPr>
              <w:t>, int, int4</w:t>
            </w:r>
          </w:p>
        </w:tc>
        <w:tc>
          <w:tcPr>
            <w:tcW w:w="4406" w:type="dxa"/>
            <w:vAlign w:val="center"/>
          </w:tcPr>
          <w:p w:rsidR="00015E81" w:rsidRPr="00557C28" w:rsidRDefault="00015E81" w:rsidP="00015E81">
            <w:pPr>
              <w:pStyle w:val="TableNormal"/>
            </w:pPr>
            <w:r>
              <w:t>Занимает 4 байта.</w:t>
            </w:r>
          </w:p>
        </w:tc>
      </w:tr>
      <w:tr w:rsidR="00015E81" w:rsidRPr="008A1B77" w:rsidTr="00015E81">
        <w:trPr>
          <w:cantSplit/>
          <w:trHeight w:val="57"/>
        </w:trPr>
        <w:tc>
          <w:tcPr>
            <w:tcW w:w="534" w:type="dxa"/>
            <w:vAlign w:val="center"/>
          </w:tcPr>
          <w:p w:rsidR="00015E81" w:rsidRPr="0076614F" w:rsidRDefault="00015E81" w:rsidP="00015E81">
            <w:pPr>
              <w:pStyle w:val="TableNormal"/>
              <w:jc w:val="right"/>
              <w:rPr>
                <w:lang w:val="en-US"/>
              </w:rPr>
            </w:pPr>
            <w:r w:rsidRPr="0076614F">
              <w:rPr>
                <w:lang w:val="en-US"/>
              </w:rPr>
              <w:t>4</w:t>
            </w:r>
          </w:p>
        </w:tc>
        <w:tc>
          <w:tcPr>
            <w:tcW w:w="2126" w:type="dxa"/>
            <w:vAlign w:val="center"/>
          </w:tcPr>
          <w:p w:rsidR="00015E81" w:rsidRPr="0076614F" w:rsidRDefault="00015E81" w:rsidP="00015E81">
            <w:pPr>
              <w:pStyle w:val="TableNormal"/>
              <w:rPr>
                <w:rStyle w:val="CODE"/>
                <w:lang w:val="en-US"/>
              </w:rPr>
            </w:pPr>
            <w:r>
              <w:rPr>
                <w:rStyle w:val="CODE"/>
                <w:lang w:val="en-US"/>
              </w:rPr>
              <w:t>long</w:t>
            </w:r>
          </w:p>
        </w:tc>
        <w:tc>
          <w:tcPr>
            <w:tcW w:w="1984" w:type="dxa"/>
            <w:vAlign w:val="center"/>
          </w:tcPr>
          <w:p w:rsidR="00015E81" w:rsidRPr="00C519DB" w:rsidRDefault="00015E81" w:rsidP="00015E81">
            <w:pPr>
              <w:pStyle w:val="TableNormal"/>
              <w:jc w:val="center"/>
              <w:rPr>
                <w:rStyle w:val="CODE"/>
                <w:lang w:val="en-US"/>
              </w:rPr>
            </w:pPr>
            <w:r>
              <w:rPr>
                <w:rStyle w:val="CODE"/>
                <w:lang w:val="en-US"/>
              </w:rPr>
              <w:t>bigint, int8</w:t>
            </w:r>
          </w:p>
        </w:tc>
        <w:tc>
          <w:tcPr>
            <w:tcW w:w="4406" w:type="dxa"/>
            <w:vAlign w:val="center"/>
          </w:tcPr>
          <w:p w:rsidR="00015E81" w:rsidRPr="00557C28" w:rsidRDefault="00015E81" w:rsidP="00015E81">
            <w:pPr>
              <w:pStyle w:val="TableNormal"/>
            </w:pPr>
            <w:r>
              <w:t>Занимает 8 байт.</w:t>
            </w:r>
          </w:p>
        </w:tc>
      </w:tr>
      <w:tr w:rsidR="00015E81" w:rsidRPr="00C519DB" w:rsidTr="00015E81">
        <w:trPr>
          <w:cantSplit/>
          <w:trHeight w:val="57"/>
        </w:trPr>
        <w:tc>
          <w:tcPr>
            <w:tcW w:w="534" w:type="dxa"/>
            <w:vAlign w:val="center"/>
          </w:tcPr>
          <w:p w:rsidR="00015E81" w:rsidRPr="0076614F" w:rsidRDefault="00015E81" w:rsidP="00015E81">
            <w:pPr>
              <w:pStyle w:val="TableNormal"/>
              <w:jc w:val="right"/>
              <w:rPr>
                <w:lang w:val="en-US"/>
              </w:rPr>
            </w:pPr>
            <w:r w:rsidRPr="0076614F">
              <w:rPr>
                <w:lang w:val="en-US"/>
              </w:rPr>
              <w:t>5</w:t>
            </w:r>
          </w:p>
        </w:tc>
        <w:tc>
          <w:tcPr>
            <w:tcW w:w="2126" w:type="dxa"/>
            <w:vAlign w:val="center"/>
          </w:tcPr>
          <w:p w:rsidR="00015E81" w:rsidRPr="00412E86" w:rsidRDefault="00015E81" w:rsidP="00015E81">
            <w:pPr>
              <w:pStyle w:val="TableNormal"/>
              <w:rPr>
                <w:rStyle w:val="CODE"/>
                <w:lang w:val="en-US"/>
              </w:rPr>
            </w:pPr>
            <w:r>
              <w:rPr>
                <w:rStyle w:val="CODE"/>
                <w:lang w:val="en-US"/>
              </w:rPr>
              <w:t>date</w:t>
            </w:r>
          </w:p>
        </w:tc>
        <w:tc>
          <w:tcPr>
            <w:tcW w:w="1984" w:type="dxa"/>
            <w:vAlign w:val="center"/>
          </w:tcPr>
          <w:p w:rsidR="00015E81" w:rsidRDefault="00015E81" w:rsidP="00015E81">
            <w:pPr>
              <w:pStyle w:val="TableNormal"/>
              <w:jc w:val="center"/>
              <w:rPr>
                <w:rStyle w:val="CODE"/>
                <w:lang w:val="en-US"/>
              </w:rPr>
            </w:pPr>
            <w:r w:rsidRPr="000A5358">
              <w:rPr>
                <w:rStyle w:val="CODE"/>
                <w:lang w:val="en-US"/>
              </w:rPr>
              <w:t>date</w:t>
            </w:r>
            <w:r w:rsidRPr="000A5358">
              <w:rPr>
                <w:rStyle w:val="CODE"/>
                <w:lang w:val="en-US"/>
              </w:rPr>
              <w:tab/>
            </w:r>
          </w:p>
        </w:tc>
        <w:tc>
          <w:tcPr>
            <w:tcW w:w="4406" w:type="dxa"/>
            <w:vAlign w:val="center"/>
          </w:tcPr>
          <w:p w:rsidR="00015E81" w:rsidRPr="00557C28" w:rsidRDefault="00015E81" w:rsidP="00015E81">
            <w:pPr>
              <w:pStyle w:val="TableNormal"/>
            </w:pPr>
            <w:r>
              <w:t>Занимает 4 байта.</w:t>
            </w:r>
          </w:p>
        </w:tc>
      </w:tr>
      <w:tr w:rsidR="00015E81" w:rsidRPr="00C519DB" w:rsidTr="00015E81">
        <w:trPr>
          <w:cantSplit/>
          <w:trHeight w:val="57"/>
        </w:trPr>
        <w:tc>
          <w:tcPr>
            <w:tcW w:w="534" w:type="dxa"/>
            <w:vAlign w:val="center"/>
          </w:tcPr>
          <w:p w:rsidR="00015E81" w:rsidRPr="008A1B77" w:rsidRDefault="00015E81" w:rsidP="00015E81">
            <w:pPr>
              <w:pStyle w:val="TableNormal"/>
              <w:jc w:val="right"/>
              <w:rPr>
                <w:lang w:val="en-US"/>
              </w:rPr>
            </w:pPr>
            <w:r w:rsidRPr="008A1B77">
              <w:rPr>
                <w:lang w:val="en-US"/>
              </w:rPr>
              <w:t>6</w:t>
            </w:r>
          </w:p>
        </w:tc>
        <w:tc>
          <w:tcPr>
            <w:tcW w:w="2126" w:type="dxa"/>
            <w:vAlign w:val="center"/>
          </w:tcPr>
          <w:p w:rsidR="00015E81" w:rsidRPr="008A1B77" w:rsidRDefault="00015E81" w:rsidP="00015E81">
            <w:pPr>
              <w:pStyle w:val="TableNormal"/>
              <w:rPr>
                <w:rStyle w:val="CODE"/>
                <w:lang w:val="en-US"/>
              </w:rPr>
            </w:pPr>
            <w:r>
              <w:rPr>
                <w:rStyle w:val="CODE"/>
                <w:lang w:val="en-US"/>
              </w:rPr>
              <w:t>datetime</w:t>
            </w:r>
          </w:p>
        </w:tc>
        <w:tc>
          <w:tcPr>
            <w:tcW w:w="1984" w:type="dxa"/>
            <w:vAlign w:val="center"/>
          </w:tcPr>
          <w:p w:rsidR="00015E81" w:rsidRDefault="00015E81" w:rsidP="00015E81">
            <w:pPr>
              <w:pStyle w:val="TableNormal"/>
              <w:jc w:val="center"/>
              <w:rPr>
                <w:rStyle w:val="CODE"/>
                <w:lang w:val="en-US"/>
              </w:rPr>
            </w:pPr>
            <w:r w:rsidRPr="008A1B77">
              <w:rPr>
                <w:rStyle w:val="HTML1"/>
                <w:lang w:val="en-US"/>
              </w:rPr>
              <w:t>timestamp with time zone</w:t>
            </w:r>
          </w:p>
        </w:tc>
        <w:tc>
          <w:tcPr>
            <w:tcW w:w="4406" w:type="dxa"/>
            <w:vAlign w:val="center"/>
          </w:tcPr>
          <w:p w:rsidR="00015E81" w:rsidRPr="00BB5AF7" w:rsidRDefault="00015E81" w:rsidP="00015E81">
            <w:pPr>
              <w:pStyle w:val="TableNormal"/>
            </w:pPr>
            <w:r>
              <w:t>Занимает 8 байт</w:t>
            </w:r>
          </w:p>
        </w:tc>
      </w:tr>
      <w:tr w:rsidR="00015E81" w:rsidRPr="00C519DB" w:rsidTr="00015E81">
        <w:trPr>
          <w:cantSplit/>
          <w:trHeight w:val="57"/>
        </w:trPr>
        <w:tc>
          <w:tcPr>
            <w:tcW w:w="534" w:type="dxa"/>
            <w:vAlign w:val="center"/>
          </w:tcPr>
          <w:p w:rsidR="00015E81" w:rsidRPr="008A1B77" w:rsidRDefault="00015E81" w:rsidP="00015E81">
            <w:pPr>
              <w:pStyle w:val="TableNormal"/>
              <w:jc w:val="right"/>
              <w:rPr>
                <w:lang w:val="en-US"/>
              </w:rPr>
            </w:pPr>
            <w:r w:rsidRPr="008A1B77">
              <w:rPr>
                <w:lang w:val="en-US"/>
              </w:rPr>
              <w:t>7</w:t>
            </w:r>
          </w:p>
        </w:tc>
        <w:tc>
          <w:tcPr>
            <w:tcW w:w="2126" w:type="dxa"/>
            <w:vAlign w:val="center"/>
          </w:tcPr>
          <w:p w:rsidR="00015E81" w:rsidRPr="008A1B77" w:rsidRDefault="00015E81" w:rsidP="00015E81">
            <w:pPr>
              <w:pStyle w:val="TableNormal"/>
              <w:rPr>
                <w:rStyle w:val="CODE"/>
                <w:lang w:val="en-US"/>
              </w:rPr>
            </w:pPr>
            <w:r>
              <w:rPr>
                <w:rStyle w:val="CODE"/>
                <w:lang w:val="en-US"/>
              </w:rPr>
              <w:t>timestamp</w:t>
            </w:r>
          </w:p>
        </w:tc>
        <w:tc>
          <w:tcPr>
            <w:tcW w:w="1984" w:type="dxa"/>
            <w:vAlign w:val="center"/>
          </w:tcPr>
          <w:p w:rsidR="00015E81" w:rsidRDefault="00015E81" w:rsidP="00015E81">
            <w:pPr>
              <w:pStyle w:val="TableNormal"/>
              <w:jc w:val="center"/>
              <w:rPr>
                <w:rStyle w:val="CODE"/>
                <w:lang w:val="en-US"/>
              </w:rPr>
            </w:pPr>
            <w:r w:rsidRPr="000A5358">
              <w:rPr>
                <w:rStyle w:val="CODE"/>
                <w:lang w:val="en-US"/>
              </w:rPr>
              <w:t>timestamp</w:t>
            </w:r>
          </w:p>
        </w:tc>
        <w:tc>
          <w:tcPr>
            <w:tcW w:w="4406" w:type="dxa"/>
            <w:vAlign w:val="center"/>
          </w:tcPr>
          <w:p w:rsidR="00015E81" w:rsidRPr="00BB5AF7" w:rsidRDefault="00015E81" w:rsidP="00015E81">
            <w:pPr>
              <w:pStyle w:val="TableNormal"/>
            </w:pPr>
            <w:r>
              <w:t>Занимает 8 байт</w:t>
            </w:r>
          </w:p>
        </w:tc>
      </w:tr>
      <w:tr w:rsidR="00015E81" w:rsidRPr="005B740B" w:rsidTr="00015E81">
        <w:trPr>
          <w:cantSplit/>
          <w:trHeight w:val="57"/>
        </w:trPr>
        <w:tc>
          <w:tcPr>
            <w:tcW w:w="534" w:type="dxa"/>
            <w:vAlign w:val="center"/>
          </w:tcPr>
          <w:p w:rsidR="00015E81" w:rsidRPr="008A1B77" w:rsidRDefault="00015E81" w:rsidP="00015E81">
            <w:pPr>
              <w:pStyle w:val="TableNormal"/>
              <w:jc w:val="right"/>
              <w:rPr>
                <w:lang w:val="en-US"/>
              </w:rPr>
            </w:pPr>
            <w:r w:rsidRPr="008A1B77">
              <w:rPr>
                <w:lang w:val="en-US"/>
              </w:rPr>
              <w:t>8</w:t>
            </w:r>
          </w:p>
        </w:tc>
        <w:tc>
          <w:tcPr>
            <w:tcW w:w="2126" w:type="dxa"/>
            <w:vAlign w:val="center"/>
          </w:tcPr>
          <w:p w:rsidR="00015E81" w:rsidRPr="00412E86" w:rsidRDefault="00015E81" w:rsidP="00015E81">
            <w:pPr>
              <w:pStyle w:val="TableNormal"/>
              <w:rPr>
                <w:rStyle w:val="CODE"/>
              </w:rPr>
            </w:pPr>
            <w:r>
              <w:rPr>
                <w:rStyle w:val="CODE"/>
                <w:lang w:val="en-US"/>
              </w:rPr>
              <w:t>boolean</w:t>
            </w:r>
          </w:p>
        </w:tc>
        <w:tc>
          <w:tcPr>
            <w:tcW w:w="1984" w:type="dxa"/>
            <w:vAlign w:val="center"/>
          </w:tcPr>
          <w:p w:rsidR="00015E81" w:rsidRPr="005B740B" w:rsidRDefault="00015E81" w:rsidP="00015E81">
            <w:pPr>
              <w:pStyle w:val="TableNormal"/>
              <w:jc w:val="center"/>
              <w:rPr>
                <w:rStyle w:val="CODE"/>
              </w:rPr>
            </w:pPr>
            <w:r>
              <w:rPr>
                <w:rStyle w:val="CODE"/>
                <w:lang w:val="en-US"/>
              </w:rPr>
              <w:t>char</w:t>
            </w:r>
            <w:r>
              <w:rPr>
                <w:rStyle w:val="CODE"/>
              </w:rPr>
              <w:t>(1)</w:t>
            </w:r>
          </w:p>
        </w:tc>
        <w:tc>
          <w:tcPr>
            <w:tcW w:w="4406" w:type="dxa"/>
            <w:vAlign w:val="center"/>
          </w:tcPr>
          <w:p w:rsidR="00015E81" w:rsidRPr="005B740B" w:rsidRDefault="00015E81" w:rsidP="00015E81">
            <w:pPr>
              <w:pStyle w:val="TableNormal"/>
            </w:pPr>
            <w:r>
              <w:t xml:space="preserve">Несмотря на то, что </w:t>
            </w:r>
            <w:r>
              <w:rPr>
                <w:lang w:val="en-US"/>
              </w:rPr>
              <w:t>PostgreSQL</w:t>
            </w:r>
            <w:r w:rsidRPr="005B740B">
              <w:t xml:space="preserve"> </w:t>
            </w:r>
            <w:r>
              <w:t xml:space="preserve">имеет тип данных </w:t>
            </w:r>
            <w:r w:rsidRPr="005B740B">
              <w:rPr>
                <w:rStyle w:val="CODE"/>
              </w:rPr>
              <w:t>bool</w:t>
            </w:r>
            <w:r w:rsidRPr="005B740B">
              <w:t xml:space="preserve"> (</w:t>
            </w:r>
            <w:r w:rsidRPr="005B740B">
              <w:rPr>
                <w:rStyle w:val="CODE"/>
              </w:rPr>
              <w:t>boolean</w:t>
            </w:r>
            <w:r w:rsidRPr="005B740B">
              <w:t xml:space="preserve">)  </w:t>
            </w:r>
            <w:r>
              <w:t>для хранения логических значений будет использоваться строковый тип (как и в остальных РСУБД) для обеспечения единого подходя для хранения логических значений во всех РСУБД. Занимает 1 байт.</w:t>
            </w:r>
          </w:p>
        </w:tc>
      </w:tr>
      <w:tr w:rsidR="00015E81" w:rsidRPr="00C519DB" w:rsidTr="00015E81">
        <w:trPr>
          <w:cantSplit/>
          <w:trHeight w:val="57"/>
        </w:trPr>
        <w:tc>
          <w:tcPr>
            <w:tcW w:w="534" w:type="dxa"/>
            <w:vAlign w:val="center"/>
          </w:tcPr>
          <w:p w:rsidR="00015E81" w:rsidRPr="0076614F" w:rsidRDefault="00015E81" w:rsidP="00015E81">
            <w:pPr>
              <w:pStyle w:val="TableNormal"/>
              <w:jc w:val="right"/>
              <w:rPr>
                <w:lang w:val="en-US"/>
              </w:rPr>
            </w:pPr>
            <w:r>
              <w:rPr>
                <w:lang w:val="en-US"/>
              </w:rPr>
              <w:t>9</w:t>
            </w:r>
          </w:p>
        </w:tc>
        <w:tc>
          <w:tcPr>
            <w:tcW w:w="2126" w:type="dxa"/>
            <w:vAlign w:val="center"/>
          </w:tcPr>
          <w:p w:rsidR="00015E81" w:rsidRPr="0076614F" w:rsidRDefault="00015E81" w:rsidP="00015E81">
            <w:pPr>
              <w:pStyle w:val="TableNormal"/>
              <w:rPr>
                <w:rStyle w:val="CODE"/>
                <w:lang w:val="en-US"/>
              </w:rPr>
            </w:pPr>
            <w:r>
              <w:rPr>
                <w:rStyle w:val="CODE"/>
                <w:lang w:val="en-US"/>
              </w:rPr>
              <w:t>double</w:t>
            </w:r>
          </w:p>
        </w:tc>
        <w:tc>
          <w:tcPr>
            <w:tcW w:w="1984" w:type="dxa"/>
            <w:vAlign w:val="center"/>
          </w:tcPr>
          <w:p w:rsidR="00015E81" w:rsidRPr="00C519DB" w:rsidRDefault="00015E81" w:rsidP="00015E81">
            <w:pPr>
              <w:pStyle w:val="TableNormal"/>
              <w:jc w:val="center"/>
              <w:rPr>
                <w:rStyle w:val="CODE"/>
                <w:lang w:val="en-US"/>
              </w:rPr>
            </w:pPr>
            <w:r w:rsidRPr="000A5358">
              <w:rPr>
                <w:rStyle w:val="CODE"/>
                <w:lang w:val="en-US"/>
              </w:rPr>
              <w:t>double</w:t>
            </w:r>
            <w:r>
              <w:rPr>
                <w:rStyle w:val="CODE"/>
                <w:lang w:val="en-US"/>
              </w:rPr>
              <w:t xml:space="preserve"> </w:t>
            </w:r>
            <w:r w:rsidRPr="000A5358">
              <w:rPr>
                <w:rStyle w:val="CODE"/>
                <w:lang w:val="en-US"/>
              </w:rPr>
              <w:t>precision</w:t>
            </w:r>
            <w:r>
              <w:rPr>
                <w:rStyle w:val="CODE"/>
                <w:lang w:val="en-US"/>
              </w:rPr>
              <w:t>, float8</w:t>
            </w:r>
          </w:p>
        </w:tc>
        <w:tc>
          <w:tcPr>
            <w:tcW w:w="4406" w:type="dxa"/>
            <w:vAlign w:val="center"/>
          </w:tcPr>
          <w:p w:rsidR="00015E81" w:rsidRPr="00C519DB" w:rsidRDefault="00015E81" w:rsidP="00015E81">
            <w:pPr>
              <w:pStyle w:val="TableNormal"/>
            </w:pPr>
            <w:r>
              <w:t>Занимает 8 байт.</w:t>
            </w:r>
          </w:p>
        </w:tc>
      </w:tr>
      <w:tr w:rsidR="00015E81" w:rsidRPr="00C519DB" w:rsidTr="00015E81">
        <w:trPr>
          <w:cantSplit/>
          <w:trHeight w:val="57"/>
        </w:trPr>
        <w:tc>
          <w:tcPr>
            <w:tcW w:w="534" w:type="dxa"/>
            <w:vAlign w:val="center"/>
          </w:tcPr>
          <w:p w:rsidR="00015E81" w:rsidRPr="0076614F" w:rsidRDefault="00015E81" w:rsidP="00015E81">
            <w:pPr>
              <w:pStyle w:val="TableNormal"/>
              <w:jc w:val="right"/>
              <w:rPr>
                <w:lang w:val="en-US"/>
              </w:rPr>
            </w:pPr>
            <w:r>
              <w:rPr>
                <w:lang w:val="en-US"/>
              </w:rPr>
              <w:t>10</w:t>
            </w:r>
          </w:p>
        </w:tc>
        <w:tc>
          <w:tcPr>
            <w:tcW w:w="2126" w:type="dxa"/>
            <w:vAlign w:val="center"/>
          </w:tcPr>
          <w:p w:rsidR="00015E81" w:rsidRPr="00703EF4" w:rsidRDefault="00015E81" w:rsidP="00015E81">
            <w:pPr>
              <w:pStyle w:val="TableNormal"/>
              <w:rPr>
                <w:rStyle w:val="CODE"/>
                <w:lang w:val="en-US"/>
              </w:rPr>
            </w:pPr>
            <w:r>
              <w:rPr>
                <w:rStyle w:val="CODE"/>
                <w:lang w:val="en-US"/>
              </w:rPr>
              <w:t>placement</w:t>
            </w:r>
          </w:p>
        </w:tc>
        <w:tc>
          <w:tcPr>
            <w:tcW w:w="1984" w:type="dxa"/>
            <w:vAlign w:val="center"/>
          </w:tcPr>
          <w:p w:rsidR="00015E81" w:rsidRPr="00C519DB" w:rsidRDefault="00015E81" w:rsidP="00015E81">
            <w:pPr>
              <w:pStyle w:val="TableNormal"/>
              <w:jc w:val="center"/>
              <w:rPr>
                <w:rStyle w:val="CODE"/>
                <w:lang w:val="en-US"/>
              </w:rPr>
            </w:pPr>
            <w:r>
              <w:rPr>
                <w:rStyle w:val="CODE"/>
                <w:lang w:val="en-US"/>
              </w:rPr>
              <w:t>varchar(26)</w:t>
            </w:r>
          </w:p>
        </w:tc>
        <w:tc>
          <w:tcPr>
            <w:tcW w:w="4406" w:type="dxa"/>
            <w:vAlign w:val="center"/>
          </w:tcPr>
          <w:p w:rsidR="00015E81" w:rsidRPr="00D64B8C" w:rsidRDefault="00015E81" w:rsidP="00015E81">
            <w:pPr>
              <w:pStyle w:val="TableNormal"/>
            </w:pPr>
            <w:r>
              <w:t>Тип данных для ссылки на файлы вложений. Занимает 27 байт.</w:t>
            </w:r>
          </w:p>
        </w:tc>
      </w:tr>
      <w:tr w:rsidR="00015E81" w:rsidRPr="00C519DB" w:rsidTr="00015E81">
        <w:trPr>
          <w:cantSplit/>
          <w:trHeight w:val="57"/>
        </w:trPr>
        <w:tc>
          <w:tcPr>
            <w:tcW w:w="534" w:type="dxa"/>
            <w:vAlign w:val="center"/>
          </w:tcPr>
          <w:p w:rsidR="00015E81" w:rsidRPr="00412E86" w:rsidRDefault="00015E81" w:rsidP="00015E81">
            <w:pPr>
              <w:pStyle w:val="TableNormal"/>
              <w:jc w:val="right"/>
              <w:rPr>
                <w:lang w:val="en-US"/>
              </w:rPr>
            </w:pPr>
            <w:r>
              <w:rPr>
                <w:lang w:val="en-US"/>
              </w:rPr>
              <w:t>11</w:t>
            </w:r>
          </w:p>
        </w:tc>
        <w:tc>
          <w:tcPr>
            <w:tcW w:w="2126" w:type="dxa"/>
            <w:vAlign w:val="center"/>
          </w:tcPr>
          <w:p w:rsidR="00015E81" w:rsidRPr="00C519DB" w:rsidRDefault="00015E81" w:rsidP="00015E81">
            <w:pPr>
              <w:pStyle w:val="TableNormal"/>
              <w:rPr>
                <w:rStyle w:val="CODE"/>
              </w:rPr>
            </w:pPr>
            <w:r>
              <w:rPr>
                <w:rStyle w:val="CODE"/>
                <w:lang w:val="en-US"/>
              </w:rPr>
              <w:t>short</w:t>
            </w:r>
          </w:p>
        </w:tc>
        <w:tc>
          <w:tcPr>
            <w:tcW w:w="1984" w:type="dxa"/>
            <w:vAlign w:val="center"/>
          </w:tcPr>
          <w:p w:rsidR="00015E81" w:rsidRPr="008A1B77" w:rsidRDefault="00015E81" w:rsidP="00015E81">
            <w:pPr>
              <w:pStyle w:val="TableNormal"/>
              <w:jc w:val="center"/>
              <w:rPr>
                <w:rStyle w:val="CODE"/>
                <w:lang w:val="en-US"/>
              </w:rPr>
            </w:pPr>
            <w:r>
              <w:rPr>
                <w:rStyle w:val="HTML2"/>
              </w:rPr>
              <w:t>smallint</w:t>
            </w:r>
            <w:r>
              <w:rPr>
                <w:rStyle w:val="HTML2"/>
                <w:lang w:val="en-US"/>
              </w:rPr>
              <w:t>, int2</w:t>
            </w:r>
          </w:p>
        </w:tc>
        <w:tc>
          <w:tcPr>
            <w:tcW w:w="4406" w:type="dxa"/>
            <w:vAlign w:val="center"/>
          </w:tcPr>
          <w:p w:rsidR="00015E81" w:rsidRPr="00C519DB" w:rsidRDefault="00015E81" w:rsidP="00015E81">
            <w:pPr>
              <w:pStyle w:val="TableNormal"/>
            </w:pPr>
            <w:r>
              <w:t>Занимает 2 байта.</w:t>
            </w:r>
          </w:p>
        </w:tc>
      </w:tr>
      <w:tr w:rsidR="00015E81" w:rsidRPr="00C519DB" w:rsidTr="00015E81">
        <w:trPr>
          <w:cantSplit/>
          <w:trHeight w:val="57"/>
        </w:trPr>
        <w:tc>
          <w:tcPr>
            <w:tcW w:w="534" w:type="dxa"/>
            <w:vAlign w:val="center"/>
          </w:tcPr>
          <w:p w:rsidR="00015E81" w:rsidRPr="00412E86" w:rsidRDefault="00015E81" w:rsidP="00015E81">
            <w:pPr>
              <w:pStyle w:val="TableNormal"/>
              <w:jc w:val="right"/>
            </w:pPr>
            <w:r>
              <w:rPr>
                <w:lang w:val="en-US"/>
              </w:rPr>
              <w:t>1</w:t>
            </w:r>
            <w:r>
              <w:t>2</w:t>
            </w:r>
          </w:p>
        </w:tc>
        <w:tc>
          <w:tcPr>
            <w:tcW w:w="2126" w:type="dxa"/>
            <w:vAlign w:val="center"/>
          </w:tcPr>
          <w:p w:rsidR="00015E81" w:rsidRPr="00C519DB" w:rsidRDefault="00015E81" w:rsidP="00015E81">
            <w:pPr>
              <w:pStyle w:val="TableNormal"/>
              <w:rPr>
                <w:rStyle w:val="CODE"/>
              </w:rPr>
            </w:pPr>
            <w:r>
              <w:rPr>
                <w:rStyle w:val="CODE"/>
                <w:lang w:val="en-US"/>
              </w:rPr>
              <w:t>text</w:t>
            </w:r>
          </w:p>
        </w:tc>
        <w:tc>
          <w:tcPr>
            <w:tcW w:w="1984" w:type="dxa"/>
            <w:vAlign w:val="center"/>
          </w:tcPr>
          <w:p w:rsidR="00015E81" w:rsidRDefault="00015E81" w:rsidP="00015E81">
            <w:pPr>
              <w:pStyle w:val="TableNormal"/>
              <w:jc w:val="center"/>
              <w:rPr>
                <w:rStyle w:val="CODE"/>
                <w:lang w:val="en-US"/>
              </w:rPr>
            </w:pPr>
            <w:r>
              <w:rPr>
                <w:rStyle w:val="CODE"/>
                <w:lang w:val="en-US"/>
              </w:rPr>
              <w:t>text</w:t>
            </w:r>
            <w:r>
              <w:rPr>
                <w:rStyle w:val="af1"/>
                <w:rFonts w:ascii="Courier New" w:hAnsi="Courier New"/>
                <w:noProof/>
                <w:lang w:val="en-US"/>
              </w:rPr>
              <w:footnoteReference w:id="5"/>
            </w:r>
          </w:p>
        </w:tc>
        <w:tc>
          <w:tcPr>
            <w:tcW w:w="4406" w:type="dxa"/>
            <w:vAlign w:val="center"/>
          </w:tcPr>
          <w:p w:rsidR="00015E81" w:rsidRPr="00C519DB" w:rsidRDefault="00015E81" w:rsidP="00015E81">
            <w:pPr>
              <w:pStyle w:val="TableNormal"/>
            </w:pPr>
            <w:r>
              <w:t xml:space="preserve">В следствие особенности реализации </w:t>
            </w:r>
            <w:r>
              <w:rPr>
                <w:lang w:val="en-US"/>
              </w:rPr>
              <w:t>JDBC</w:t>
            </w:r>
            <w:r w:rsidRPr="00557C28">
              <w:t xml:space="preserve"> </w:t>
            </w:r>
            <w:r>
              <w:t>интерфейса работа с данным типом ведется через временные файлы на дисках. Точная длина неизвестна.</w:t>
            </w:r>
          </w:p>
        </w:tc>
      </w:tr>
      <w:tr w:rsidR="00015E81" w:rsidRPr="00C519DB" w:rsidTr="00015E81">
        <w:trPr>
          <w:cantSplit/>
          <w:trHeight w:val="57"/>
        </w:trPr>
        <w:tc>
          <w:tcPr>
            <w:tcW w:w="534" w:type="dxa"/>
            <w:vAlign w:val="center"/>
          </w:tcPr>
          <w:p w:rsidR="00015E81" w:rsidRPr="00412E86" w:rsidRDefault="00015E81" w:rsidP="00015E81">
            <w:pPr>
              <w:pStyle w:val="TableNormal"/>
              <w:jc w:val="right"/>
            </w:pPr>
            <w:r>
              <w:rPr>
                <w:lang w:val="en-US"/>
              </w:rPr>
              <w:t>13</w:t>
            </w:r>
          </w:p>
        </w:tc>
        <w:tc>
          <w:tcPr>
            <w:tcW w:w="2126" w:type="dxa"/>
            <w:vAlign w:val="center"/>
          </w:tcPr>
          <w:p w:rsidR="00015E81" w:rsidRPr="00C519DB" w:rsidRDefault="00015E81" w:rsidP="00015E81">
            <w:pPr>
              <w:pStyle w:val="TableNormal"/>
              <w:rPr>
                <w:rStyle w:val="CODE"/>
              </w:rPr>
            </w:pPr>
            <w:r>
              <w:rPr>
                <w:rStyle w:val="CODE"/>
                <w:lang w:val="en-US"/>
              </w:rPr>
              <w:t>binary</w:t>
            </w:r>
          </w:p>
        </w:tc>
        <w:tc>
          <w:tcPr>
            <w:tcW w:w="1984" w:type="dxa"/>
            <w:vAlign w:val="center"/>
          </w:tcPr>
          <w:p w:rsidR="00015E81" w:rsidRPr="005B740B" w:rsidRDefault="00015E81" w:rsidP="00015E81">
            <w:pPr>
              <w:pStyle w:val="TableNormal"/>
              <w:jc w:val="center"/>
              <w:rPr>
                <w:rStyle w:val="CODE"/>
                <w:lang w:val="en-US"/>
              </w:rPr>
            </w:pPr>
            <w:r>
              <w:rPr>
                <w:rStyle w:val="CODE"/>
                <w:lang w:val="en-US"/>
              </w:rPr>
              <w:t>bytea</w:t>
            </w:r>
            <w:r>
              <w:rPr>
                <w:rStyle w:val="af1"/>
                <w:rFonts w:ascii="Courier New" w:hAnsi="Courier New"/>
                <w:noProof/>
                <w:lang w:val="en-US"/>
              </w:rPr>
              <w:footnoteReference w:id="6"/>
            </w:r>
          </w:p>
        </w:tc>
        <w:tc>
          <w:tcPr>
            <w:tcW w:w="4406" w:type="dxa"/>
            <w:vAlign w:val="center"/>
          </w:tcPr>
          <w:p w:rsidR="00015E81" w:rsidRPr="005B740B" w:rsidRDefault="00015E81" w:rsidP="00015E81">
            <w:pPr>
              <w:pStyle w:val="TableNormal"/>
            </w:pPr>
            <w:r>
              <w:t xml:space="preserve">В следствие особенности реализации </w:t>
            </w:r>
            <w:r>
              <w:rPr>
                <w:lang w:val="en-US"/>
              </w:rPr>
              <w:t>JDBC</w:t>
            </w:r>
            <w:r w:rsidRPr="00557C28">
              <w:t xml:space="preserve"> </w:t>
            </w:r>
            <w:r>
              <w:t>интерфейса работа с данным типом ведется через временные файлы на дисках. Точная длина неизвестна.</w:t>
            </w:r>
          </w:p>
        </w:tc>
      </w:tr>
    </w:tbl>
    <w:p w:rsidR="00015E81" w:rsidRPr="008B2113" w:rsidRDefault="00015E81" w:rsidP="00015E81"/>
    <w:p w:rsidR="00015E81" w:rsidRPr="008B2113" w:rsidRDefault="00015E81" w:rsidP="00015E81"/>
    <w:p w:rsidR="00015E81" w:rsidRDefault="00015E81" w:rsidP="00035B45">
      <w:pPr>
        <w:pStyle w:val="1"/>
      </w:pPr>
      <w:bookmarkStart w:id="307" w:name="_Toc340677163"/>
      <w:bookmarkStart w:id="308" w:name="_Toc341106919"/>
      <w:r>
        <w:t>Системные объекты</w:t>
      </w:r>
      <w:bookmarkEnd w:id="307"/>
      <w:bookmarkEnd w:id="308"/>
    </w:p>
    <w:p w:rsidR="00015E81" w:rsidRDefault="00015E81" w:rsidP="00015E81">
      <w:r>
        <w:t xml:space="preserve">В данном разделе содержаться некоторые сведения о базовых объектах </w:t>
      </w:r>
      <w:r>
        <w:rPr>
          <w:lang w:val="en-US"/>
        </w:rPr>
        <w:t>CM</w:t>
      </w:r>
      <w:r w:rsidRPr="0094276C">
        <w:t>5</w:t>
      </w:r>
      <w:r>
        <w:t xml:space="preserve">. Окончательно список системных объектов и их атрибутов определяется на этапе проектирования спецификации подсистемы хранения </w:t>
      </w:r>
      <w:r>
        <w:rPr>
          <w:lang w:val="en-US"/>
        </w:rPr>
        <w:t>CM</w:t>
      </w:r>
      <w:r w:rsidRPr="0094276C">
        <w:t>5</w:t>
      </w:r>
      <w:r>
        <w:t>.</w:t>
      </w:r>
    </w:p>
    <w:p w:rsidR="00015E81" w:rsidRDefault="00015E81" w:rsidP="00035B45">
      <w:pPr>
        <w:pStyle w:val="2"/>
      </w:pPr>
      <w:bookmarkStart w:id="309" w:name="_Toc341106920"/>
      <w:r>
        <w:lastRenderedPageBreak/>
        <w:t>Объекты словаря данных</w:t>
      </w:r>
      <w:bookmarkEnd w:id="309"/>
    </w:p>
    <w:p w:rsidR="00015E81" w:rsidRDefault="00015E81" w:rsidP="00015E81">
      <w:r>
        <w:t xml:space="preserve">Структура словаря данных описывается в терминах таблиц БД. При этом используются типы данных, определенные для </w:t>
      </w:r>
      <w:r w:rsidRPr="00C82871">
        <w:t xml:space="preserve">ПХ </w:t>
      </w:r>
      <w:r>
        <w:rPr>
          <w:lang w:val="en-US"/>
        </w:rPr>
        <w:t>C</w:t>
      </w:r>
      <w:r>
        <w:t>М</w:t>
      </w:r>
      <w:r w:rsidRPr="00C82871">
        <w:t>5</w:t>
      </w:r>
      <w:r>
        <w:t>, что позволяет эти таблицы отобразить на любые РСУБД с которыми может функционировать СМ5.</w:t>
      </w:r>
    </w:p>
    <w:p w:rsidR="00015E81" w:rsidRDefault="00015E81" w:rsidP="00015E81">
      <w:r>
        <w:t>Структура словаря данных состоит из следующих таблиц (см. </w:t>
      </w:r>
      <w:r w:rsidR="00F33CDA">
        <w:fldChar w:fldCharType="begin"/>
      </w:r>
      <w:r>
        <w:instrText xml:space="preserve"> REF _Ref340710140 \h </w:instrText>
      </w:r>
      <w:r w:rsidR="00F33CDA">
        <w:fldChar w:fldCharType="separate"/>
      </w:r>
      <w:r w:rsidR="009D15D2">
        <w:t xml:space="preserve">Рис. </w:t>
      </w:r>
      <w:r w:rsidR="009D15D2">
        <w:rPr>
          <w:noProof/>
        </w:rPr>
        <w:t>14</w:t>
      </w:r>
      <w:r w:rsidR="00F33CDA">
        <w:fldChar w:fldCharType="end"/>
      </w:r>
      <w:r>
        <w:t>):</w:t>
      </w:r>
    </w:p>
    <w:p w:rsidR="00015E81" w:rsidRPr="00A52DF6" w:rsidRDefault="00015E81" w:rsidP="0071535D">
      <w:pPr>
        <w:pStyle w:val="a2"/>
        <w:numPr>
          <w:ilvl w:val="0"/>
          <w:numId w:val="26"/>
        </w:numPr>
      </w:pPr>
      <w:r w:rsidRPr="00177487">
        <w:rPr>
          <w:rStyle w:val="CODE"/>
        </w:rPr>
        <w:t>class_dict</w:t>
      </w:r>
      <w:r>
        <w:t xml:space="preserve"> – таблица с описанием классов объектов </w:t>
      </w:r>
      <w:r w:rsidRPr="0071535D">
        <w:rPr>
          <w:lang w:val="en-US"/>
        </w:rPr>
        <w:t>CM</w:t>
      </w:r>
      <w:r w:rsidRPr="00A52DF6">
        <w:t>5</w:t>
      </w:r>
    </w:p>
    <w:p w:rsidR="00015E81" w:rsidRDefault="00015E81" w:rsidP="0071535D">
      <w:pPr>
        <w:pStyle w:val="a2"/>
      </w:pPr>
      <w:r w:rsidRPr="00177487">
        <w:rPr>
          <w:rStyle w:val="CODE"/>
        </w:rPr>
        <w:t>class_virtual_parent_dict</w:t>
      </w:r>
      <w:r w:rsidRPr="00A52DF6">
        <w:t xml:space="preserve"> – </w:t>
      </w:r>
      <w:r>
        <w:t>таблица для множественной связи класса объекта с базовыми виртуальными классами</w:t>
      </w:r>
    </w:p>
    <w:p w:rsidR="00015E81" w:rsidRPr="00A52DF6" w:rsidRDefault="00015E81" w:rsidP="0071535D">
      <w:pPr>
        <w:pStyle w:val="a2"/>
      </w:pPr>
      <w:r w:rsidRPr="00177487">
        <w:rPr>
          <w:rStyle w:val="CODE"/>
        </w:rPr>
        <w:t>db_link_dict</w:t>
      </w:r>
      <w:r w:rsidRPr="009A78B2">
        <w:t xml:space="preserve"> – </w:t>
      </w:r>
      <w:r>
        <w:t>список ссылок на объекты БД, в которых могут сохранятся объекты данного класса</w:t>
      </w:r>
    </w:p>
    <w:p w:rsidR="00015E81" w:rsidRPr="00A52DF6" w:rsidRDefault="00015E81" w:rsidP="0071535D">
      <w:pPr>
        <w:pStyle w:val="a2"/>
      </w:pPr>
      <w:r w:rsidRPr="00177487">
        <w:rPr>
          <w:rStyle w:val="CODE"/>
        </w:rPr>
        <w:t>attribute_dict</w:t>
      </w:r>
      <w:r>
        <w:t xml:space="preserve"> – таблица с описанием атрибутов классов объектов.</w:t>
      </w:r>
    </w:p>
    <w:p w:rsidR="00015E81" w:rsidRPr="00C82871" w:rsidRDefault="00DA0D47" w:rsidP="00015E81">
      <w:pPr>
        <w:pStyle w:val="Picture"/>
      </w:pPr>
      <w:r>
        <w:object w:dxaOrig="9653" w:dyaOrig="5193">
          <v:shape id="_x0000_i1038" type="#_x0000_t75" style="width:441.6pt;height:238.2pt" o:ole="">
            <v:imagedata r:id="rId52" o:title=""/>
          </v:shape>
          <o:OLEObject Type="Embed" ProgID="Visio.Drawing.11" ShapeID="_x0000_i1038" DrawAspect="Content" ObjectID="_1415091177" r:id="rId53"/>
        </w:object>
      </w:r>
    </w:p>
    <w:p w:rsidR="00015E81" w:rsidRPr="00C82871" w:rsidRDefault="00015E81" w:rsidP="00015E81">
      <w:pPr>
        <w:pStyle w:val="a1"/>
      </w:pPr>
      <w:bookmarkStart w:id="310" w:name="_Ref340710140"/>
      <w:bookmarkStart w:id="311" w:name="_Toc341106944"/>
      <w:r>
        <w:t xml:space="preserve">Рис. </w:t>
      </w:r>
      <w:r w:rsidR="00F33CDA">
        <w:fldChar w:fldCharType="begin"/>
      </w:r>
      <w:r>
        <w:instrText xml:space="preserve"> SEQ Рис. \* ARABIC </w:instrText>
      </w:r>
      <w:r w:rsidR="00F33CDA">
        <w:fldChar w:fldCharType="separate"/>
      </w:r>
      <w:r w:rsidR="009D15D2">
        <w:rPr>
          <w:noProof/>
        </w:rPr>
        <w:t>14</w:t>
      </w:r>
      <w:r w:rsidR="00F33CDA">
        <w:fldChar w:fldCharType="end"/>
      </w:r>
      <w:bookmarkEnd w:id="310"/>
      <w:r w:rsidRPr="00C82871">
        <w:t xml:space="preserve"> </w:t>
      </w:r>
      <w:r>
        <w:t>Структура объектов словаря данных</w:t>
      </w:r>
      <w:bookmarkEnd w:id="311"/>
    </w:p>
    <w:p w:rsidR="00015E81" w:rsidRPr="00C82871" w:rsidRDefault="00015E81" w:rsidP="00015E81"/>
    <w:p w:rsidR="00750CCA" w:rsidRPr="00026933" w:rsidRDefault="00750CCA" w:rsidP="00750CCA">
      <w:r>
        <w:t xml:space="preserve">Каждой таблице соответствует объект ПХ. Программный интерфейс доступа к словарю данных определяется на этапе разработки спецификации подсистемы хранения </w:t>
      </w:r>
      <w:r>
        <w:rPr>
          <w:lang w:val="en-US"/>
        </w:rPr>
        <w:t>CM</w:t>
      </w:r>
      <w:r w:rsidRPr="00026933">
        <w:t>5.</w:t>
      </w:r>
    </w:p>
    <w:p w:rsidR="00015E81" w:rsidRDefault="00015E81" w:rsidP="00035B45">
      <w:pPr>
        <w:pStyle w:val="2"/>
      </w:pPr>
      <w:bookmarkStart w:id="312" w:name="_Ref340797521"/>
      <w:bookmarkStart w:id="313" w:name="_Toc341106921"/>
      <w:r>
        <w:t>Базовые виртуальные объекты</w:t>
      </w:r>
      <w:bookmarkEnd w:id="312"/>
      <w:bookmarkEnd w:id="313"/>
    </w:p>
    <w:p w:rsidR="00015E81" w:rsidRPr="009E6D38" w:rsidRDefault="00015E81" w:rsidP="00015E81">
      <w:r>
        <w:t xml:space="preserve">Предлагаемая схема </w:t>
      </w:r>
      <w:r w:rsidRPr="00026933">
        <w:t>(</w:t>
      </w:r>
      <w:r>
        <w:t>см. </w:t>
      </w:r>
      <w:r w:rsidR="00F33CDA">
        <w:fldChar w:fldCharType="begin"/>
      </w:r>
      <w:r>
        <w:instrText xml:space="preserve"> REF _Ref340711624 \h </w:instrText>
      </w:r>
      <w:r w:rsidR="00F33CDA">
        <w:fldChar w:fldCharType="separate"/>
      </w:r>
      <w:r w:rsidR="009D15D2">
        <w:t xml:space="preserve">Рис. </w:t>
      </w:r>
      <w:r w:rsidR="009D15D2">
        <w:rPr>
          <w:noProof/>
        </w:rPr>
        <w:t>15</w:t>
      </w:r>
      <w:r w:rsidR="00F33CDA">
        <w:fldChar w:fldCharType="end"/>
      </w:r>
      <w:r w:rsidRPr="00026933">
        <w:t xml:space="preserve">) </w:t>
      </w:r>
      <w:r>
        <w:t xml:space="preserve">базовых объектов является предварительной. Окончательный состав базовых объектов для построения хранимых объектов </w:t>
      </w:r>
      <w:r>
        <w:rPr>
          <w:lang w:val="en-US"/>
        </w:rPr>
        <w:t>CM</w:t>
      </w:r>
      <w:r w:rsidRPr="00026933">
        <w:t xml:space="preserve">5 </w:t>
      </w:r>
      <w:r>
        <w:t xml:space="preserve">определяется на этапе разработки спецификации подсистемы хранения </w:t>
      </w:r>
      <w:r>
        <w:rPr>
          <w:lang w:val="en-US"/>
        </w:rPr>
        <w:t>CM</w:t>
      </w:r>
      <w:r w:rsidRPr="00026933">
        <w:t>5</w:t>
      </w:r>
      <w:r>
        <w:t>.</w:t>
      </w:r>
    </w:p>
    <w:p w:rsidR="00015E81" w:rsidRPr="00026933" w:rsidRDefault="00015E81" w:rsidP="00015E81">
      <w:r>
        <w:t xml:space="preserve">Все виртуальные объекты в системе </w:t>
      </w:r>
      <w:r>
        <w:rPr>
          <w:lang w:val="en-US"/>
        </w:rPr>
        <w:t>CM</w:t>
      </w:r>
      <w:r w:rsidRPr="00026933">
        <w:t xml:space="preserve">5 </w:t>
      </w:r>
      <w:r>
        <w:t xml:space="preserve">имеют суффикс </w:t>
      </w:r>
      <w:r w:rsidRPr="00026933">
        <w:t>“</w:t>
      </w:r>
      <w:r w:rsidRPr="00026933">
        <w:rPr>
          <w:rStyle w:val="CODE"/>
        </w:rPr>
        <w:t>_obj</w:t>
      </w:r>
      <w:r w:rsidRPr="00026933">
        <w:t>”.</w:t>
      </w:r>
    </w:p>
    <w:p w:rsidR="00015E81" w:rsidRDefault="00015E81" w:rsidP="00015E81">
      <w:r>
        <w:t>Основное назначение объектов:</w:t>
      </w:r>
    </w:p>
    <w:p w:rsidR="00015E81" w:rsidRPr="00324DF8" w:rsidRDefault="00015E81" w:rsidP="00D82001">
      <w:pPr>
        <w:pStyle w:val="a0"/>
        <w:numPr>
          <w:ilvl w:val="0"/>
          <w:numId w:val="25"/>
        </w:numPr>
        <w:rPr>
          <w:lang w:val="ru-RU"/>
        </w:rPr>
      </w:pPr>
      <w:r w:rsidRPr="00DA0D47">
        <w:rPr>
          <w:rStyle w:val="CODE"/>
        </w:rPr>
        <w:lastRenderedPageBreak/>
        <w:t>persistent</w:t>
      </w:r>
      <w:r w:rsidRPr="00324DF8">
        <w:rPr>
          <w:rStyle w:val="CODE"/>
          <w:lang w:val="ru-RU"/>
        </w:rPr>
        <w:t>_</w:t>
      </w:r>
      <w:r w:rsidRPr="00DA0D47">
        <w:rPr>
          <w:rStyle w:val="CODE"/>
        </w:rPr>
        <w:t>obj</w:t>
      </w:r>
      <w:r w:rsidRPr="00324DF8">
        <w:rPr>
          <w:lang w:val="ru-RU"/>
        </w:rPr>
        <w:t xml:space="preserve"> – объект, обеспечивающий оптимистическую блокировку объектов в системе.</w:t>
      </w:r>
    </w:p>
    <w:p w:rsidR="00015E81" w:rsidRPr="00324DF8" w:rsidRDefault="00015E81" w:rsidP="009613E6">
      <w:pPr>
        <w:pStyle w:val="a0"/>
        <w:rPr>
          <w:lang w:val="ru-RU"/>
        </w:rPr>
      </w:pPr>
      <w:r w:rsidRPr="008B426D">
        <w:rPr>
          <w:rStyle w:val="CODE"/>
        </w:rPr>
        <w:t>checkout</w:t>
      </w:r>
      <w:r w:rsidRPr="00324DF8">
        <w:rPr>
          <w:rStyle w:val="CODE"/>
          <w:lang w:val="ru-RU"/>
        </w:rPr>
        <w:t>_</w:t>
      </w:r>
      <w:r w:rsidRPr="008B426D">
        <w:rPr>
          <w:rStyle w:val="CODE"/>
        </w:rPr>
        <w:t>obj</w:t>
      </w:r>
      <w:r w:rsidRPr="00324DF8">
        <w:rPr>
          <w:lang w:val="ru-RU"/>
        </w:rPr>
        <w:t xml:space="preserve"> – объект, обеспечивающий долговременную блокировку объектов.</w:t>
      </w:r>
    </w:p>
    <w:p w:rsidR="00750CCA" w:rsidRDefault="00750CCA" w:rsidP="00750CCA">
      <w:pPr>
        <w:pStyle w:val="Picture"/>
      </w:pPr>
      <w:r>
        <w:object w:dxaOrig="11121" w:dyaOrig="8249">
          <v:shape id="_x0000_i1039" type="#_x0000_t75" style="width:441.6pt;height:327.6pt" o:ole="">
            <v:imagedata r:id="rId54" o:title=""/>
          </v:shape>
          <o:OLEObject Type="Embed" ProgID="Visio.Drawing.11" ShapeID="_x0000_i1039" DrawAspect="Content" ObjectID="_1415091178" r:id="rId55"/>
        </w:object>
      </w:r>
    </w:p>
    <w:p w:rsidR="00750CCA" w:rsidRDefault="00750CCA" w:rsidP="00750CCA">
      <w:pPr>
        <w:pStyle w:val="a1"/>
      </w:pPr>
      <w:bookmarkStart w:id="314" w:name="_Ref340711624"/>
      <w:bookmarkStart w:id="315" w:name="_Toc341106945"/>
      <w:r>
        <w:t xml:space="preserve">Рис. </w:t>
      </w:r>
      <w:r w:rsidR="00F33CDA">
        <w:fldChar w:fldCharType="begin"/>
      </w:r>
      <w:r w:rsidR="001C5299">
        <w:instrText xml:space="preserve"> SEQ Рис. \* ARABIC </w:instrText>
      </w:r>
      <w:r w:rsidR="00F33CDA">
        <w:fldChar w:fldCharType="separate"/>
      </w:r>
      <w:r w:rsidR="009D15D2">
        <w:rPr>
          <w:noProof/>
        </w:rPr>
        <w:t>15</w:t>
      </w:r>
      <w:r w:rsidR="00F33CDA">
        <w:rPr>
          <w:noProof/>
        </w:rPr>
        <w:fldChar w:fldCharType="end"/>
      </w:r>
      <w:bookmarkEnd w:id="314"/>
      <w:r>
        <w:t xml:space="preserve"> Структура базовых объектов системы </w:t>
      </w:r>
      <w:r>
        <w:rPr>
          <w:lang w:val="en-US"/>
        </w:rPr>
        <w:t>CompanyMedia</w:t>
      </w:r>
      <w:r w:rsidRPr="0094276C">
        <w:t xml:space="preserve"> 5</w:t>
      </w:r>
      <w:bookmarkEnd w:id="315"/>
    </w:p>
    <w:p w:rsidR="00750CCA" w:rsidRPr="00750CCA" w:rsidRDefault="00750CCA" w:rsidP="00750CCA"/>
    <w:p w:rsidR="00015E81" w:rsidRPr="00324DF8" w:rsidRDefault="00015E81" w:rsidP="009613E6">
      <w:pPr>
        <w:pStyle w:val="a0"/>
        <w:rPr>
          <w:lang w:val="ru-RU"/>
        </w:rPr>
      </w:pPr>
      <w:r w:rsidRPr="008B426D">
        <w:rPr>
          <w:rStyle w:val="CODE"/>
        </w:rPr>
        <w:t>restricted</w:t>
      </w:r>
      <w:r w:rsidRPr="00324DF8">
        <w:rPr>
          <w:rStyle w:val="CODE"/>
          <w:lang w:val="ru-RU"/>
        </w:rPr>
        <w:t>_</w:t>
      </w:r>
      <w:r w:rsidRPr="008B426D">
        <w:rPr>
          <w:rStyle w:val="CODE"/>
        </w:rPr>
        <w:t>obj</w:t>
      </w:r>
      <w:r w:rsidRPr="00324DF8">
        <w:rPr>
          <w:lang w:val="ru-RU"/>
        </w:rPr>
        <w:t xml:space="preserve"> – объект, обеспечивающий работу со списками доступа к объекту.</w:t>
      </w:r>
    </w:p>
    <w:p w:rsidR="00015E81" w:rsidRPr="00324DF8" w:rsidRDefault="00015E81" w:rsidP="009613E6">
      <w:pPr>
        <w:pStyle w:val="a0"/>
        <w:rPr>
          <w:lang w:val="ru-RU"/>
        </w:rPr>
      </w:pPr>
      <w:r w:rsidRPr="008B426D">
        <w:rPr>
          <w:rStyle w:val="CODE"/>
        </w:rPr>
        <w:t>version</w:t>
      </w:r>
      <w:r w:rsidRPr="00324DF8">
        <w:rPr>
          <w:rStyle w:val="CODE"/>
          <w:lang w:val="ru-RU"/>
        </w:rPr>
        <w:t>_</w:t>
      </w:r>
      <w:r w:rsidRPr="008B426D">
        <w:rPr>
          <w:rStyle w:val="CODE"/>
        </w:rPr>
        <w:t>obj</w:t>
      </w:r>
      <w:r w:rsidRPr="00324DF8">
        <w:rPr>
          <w:lang w:val="ru-RU"/>
        </w:rPr>
        <w:t xml:space="preserve"> – объект, обеспечивающий работу с версиями объектов</w:t>
      </w:r>
    </w:p>
    <w:p w:rsidR="00015E81" w:rsidRPr="00324DF8" w:rsidRDefault="00015E81" w:rsidP="009613E6">
      <w:pPr>
        <w:pStyle w:val="a0"/>
        <w:rPr>
          <w:lang w:val="ru-RU"/>
        </w:rPr>
      </w:pPr>
      <w:r w:rsidRPr="008B426D">
        <w:rPr>
          <w:rStyle w:val="CODE"/>
        </w:rPr>
        <w:t>replicative</w:t>
      </w:r>
      <w:r w:rsidRPr="00324DF8">
        <w:rPr>
          <w:rStyle w:val="CODE"/>
          <w:lang w:val="ru-RU"/>
        </w:rPr>
        <w:t>_</w:t>
      </w:r>
      <w:r w:rsidRPr="008B426D">
        <w:rPr>
          <w:rStyle w:val="CODE"/>
        </w:rPr>
        <w:t>obj</w:t>
      </w:r>
      <w:r w:rsidRPr="00324DF8">
        <w:rPr>
          <w:lang w:val="ru-RU"/>
        </w:rPr>
        <w:t xml:space="preserve"> – объект, обеспечивающий работу репликации объектов между несколькими удаленными хранилищами.</w:t>
      </w:r>
    </w:p>
    <w:p w:rsidR="00015E81" w:rsidRPr="00324DF8" w:rsidRDefault="00015E81" w:rsidP="009613E6">
      <w:pPr>
        <w:pStyle w:val="a0"/>
        <w:rPr>
          <w:lang w:val="ru-RU"/>
        </w:rPr>
      </w:pPr>
      <w:r w:rsidRPr="008B426D">
        <w:rPr>
          <w:rStyle w:val="CODE"/>
        </w:rPr>
        <w:t>his</w:t>
      </w:r>
      <w:r w:rsidRPr="00324DF8">
        <w:rPr>
          <w:rStyle w:val="CODE"/>
          <w:lang w:val="ru-RU"/>
        </w:rPr>
        <w:t>_</w:t>
      </w:r>
      <w:r w:rsidRPr="008B426D">
        <w:rPr>
          <w:rStyle w:val="CODE"/>
        </w:rPr>
        <w:t>event</w:t>
      </w:r>
      <w:r w:rsidRPr="00324DF8">
        <w:rPr>
          <w:rStyle w:val="CODE"/>
          <w:lang w:val="ru-RU"/>
        </w:rPr>
        <w:t>_</w:t>
      </w:r>
      <w:r w:rsidRPr="008B426D">
        <w:rPr>
          <w:rStyle w:val="CODE"/>
        </w:rPr>
        <w:t>obj</w:t>
      </w:r>
      <w:r w:rsidRPr="00324DF8">
        <w:rPr>
          <w:lang w:val="ru-RU"/>
        </w:rPr>
        <w:t xml:space="preserve"> – объект обеспечивающий быструю регистрацию основных событий в жизненном цикле объекта (создание и последнее изменение)</w:t>
      </w:r>
    </w:p>
    <w:p w:rsidR="00015E81" w:rsidRPr="00324DF8" w:rsidRDefault="00015E81" w:rsidP="009613E6">
      <w:pPr>
        <w:pStyle w:val="a0"/>
        <w:rPr>
          <w:lang w:val="ru-RU"/>
        </w:rPr>
      </w:pPr>
      <w:r w:rsidRPr="008B426D">
        <w:rPr>
          <w:rStyle w:val="CODE"/>
        </w:rPr>
        <w:t>document</w:t>
      </w:r>
      <w:r w:rsidRPr="00324DF8">
        <w:rPr>
          <w:rStyle w:val="CODE"/>
          <w:lang w:val="ru-RU"/>
        </w:rPr>
        <w:t>_</w:t>
      </w:r>
      <w:r w:rsidRPr="008B426D">
        <w:rPr>
          <w:rStyle w:val="CODE"/>
        </w:rPr>
        <w:t>root</w:t>
      </w:r>
      <w:r w:rsidRPr="00324DF8">
        <w:rPr>
          <w:lang w:val="ru-RU"/>
        </w:rPr>
        <w:t xml:space="preserve"> – структурный объект, являющийся корнем для всех документов системы.</w:t>
      </w:r>
    </w:p>
    <w:p w:rsidR="00015E81" w:rsidRPr="00324DF8" w:rsidRDefault="00015E81" w:rsidP="009613E6">
      <w:pPr>
        <w:pStyle w:val="a0"/>
        <w:rPr>
          <w:lang w:val="ru-RU"/>
        </w:rPr>
      </w:pPr>
      <w:r w:rsidRPr="008B426D">
        <w:rPr>
          <w:rStyle w:val="CODE"/>
        </w:rPr>
        <w:t>dict</w:t>
      </w:r>
      <w:r w:rsidRPr="00324DF8">
        <w:rPr>
          <w:rStyle w:val="CODE"/>
          <w:lang w:val="ru-RU"/>
        </w:rPr>
        <w:t>_</w:t>
      </w:r>
      <w:r w:rsidRPr="008B426D">
        <w:rPr>
          <w:rStyle w:val="CODE"/>
        </w:rPr>
        <w:t>obj</w:t>
      </w:r>
      <w:r w:rsidRPr="00324DF8">
        <w:rPr>
          <w:lang w:val="ru-RU"/>
        </w:rPr>
        <w:t xml:space="preserve"> – коревой виртуальный объект для  справочников системы.</w:t>
      </w:r>
    </w:p>
    <w:p w:rsidR="00015E81" w:rsidRPr="00324DF8" w:rsidRDefault="00015E81" w:rsidP="009613E6">
      <w:pPr>
        <w:pStyle w:val="a0"/>
        <w:rPr>
          <w:lang w:val="ru-RU"/>
        </w:rPr>
      </w:pPr>
      <w:r w:rsidRPr="008B426D">
        <w:rPr>
          <w:rStyle w:val="CODE"/>
        </w:rPr>
        <w:t>hierarchy</w:t>
      </w:r>
      <w:r w:rsidRPr="00324DF8">
        <w:rPr>
          <w:rStyle w:val="CODE"/>
          <w:lang w:val="ru-RU"/>
        </w:rPr>
        <w:t>_</w:t>
      </w:r>
      <w:r w:rsidRPr="008B426D">
        <w:rPr>
          <w:rStyle w:val="CODE"/>
        </w:rPr>
        <w:t>dict</w:t>
      </w:r>
      <w:r w:rsidRPr="00324DF8">
        <w:rPr>
          <w:rStyle w:val="CODE"/>
          <w:lang w:val="ru-RU"/>
        </w:rPr>
        <w:t>_</w:t>
      </w:r>
      <w:r w:rsidRPr="008B426D">
        <w:rPr>
          <w:rStyle w:val="CODE"/>
        </w:rPr>
        <w:t>obj</w:t>
      </w:r>
      <w:r w:rsidRPr="00324DF8">
        <w:rPr>
          <w:lang w:val="ru-RU"/>
        </w:rPr>
        <w:t xml:space="preserve"> – корневой виртуальный объект для иерархических справочников системы.</w:t>
      </w:r>
    </w:p>
    <w:p w:rsidR="00015E81" w:rsidRPr="00324DF8" w:rsidRDefault="00015E81" w:rsidP="009613E6">
      <w:pPr>
        <w:pStyle w:val="a0"/>
        <w:rPr>
          <w:lang w:val="ru-RU"/>
        </w:rPr>
      </w:pPr>
      <w:commentRangeStart w:id="316"/>
      <w:r w:rsidRPr="008B426D">
        <w:rPr>
          <w:rStyle w:val="CODE"/>
        </w:rPr>
        <w:lastRenderedPageBreak/>
        <w:t>restricted</w:t>
      </w:r>
      <w:commentRangeEnd w:id="316"/>
      <w:r w:rsidR="00743185">
        <w:rPr>
          <w:rStyle w:val="aff1"/>
          <w:lang w:val="ru-RU"/>
        </w:rPr>
        <w:commentReference w:id="316"/>
      </w:r>
      <w:r w:rsidRPr="00324DF8">
        <w:rPr>
          <w:rStyle w:val="CODE"/>
          <w:lang w:val="ru-RU"/>
        </w:rPr>
        <w:t>_</w:t>
      </w:r>
      <w:r w:rsidRPr="008B426D">
        <w:rPr>
          <w:rStyle w:val="CODE"/>
        </w:rPr>
        <w:t>dict</w:t>
      </w:r>
      <w:r w:rsidRPr="00324DF8">
        <w:rPr>
          <w:rStyle w:val="CODE"/>
          <w:lang w:val="ru-RU"/>
        </w:rPr>
        <w:t>_</w:t>
      </w:r>
      <w:r w:rsidRPr="008B426D">
        <w:rPr>
          <w:rStyle w:val="CODE"/>
        </w:rPr>
        <w:t>obj</w:t>
      </w:r>
      <w:r w:rsidRPr="00324DF8">
        <w:rPr>
          <w:lang w:val="ru-RU"/>
        </w:rPr>
        <w:t xml:space="preserve"> – объект, обеспечивающий ведение справочников с «историчностью», т.е.</w:t>
      </w:r>
      <w:commentRangeStart w:id="317"/>
      <w:r w:rsidRPr="00324DF8">
        <w:rPr>
          <w:lang w:val="ru-RU"/>
        </w:rPr>
        <w:t xml:space="preserve"> с учетом времен начала и конца действия позиции справочника.</w:t>
      </w:r>
      <w:commentRangeEnd w:id="317"/>
      <w:r w:rsidR="00743185">
        <w:rPr>
          <w:rStyle w:val="aff1"/>
          <w:lang w:val="ru-RU"/>
        </w:rPr>
        <w:commentReference w:id="317"/>
      </w:r>
    </w:p>
    <w:p w:rsidR="00015E81" w:rsidRDefault="00015E81" w:rsidP="00035B45">
      <w:pPr>
        <w:pStyle w:val="2"/>
      </w:pPr>
      <w:bookmarkStart w:id="318" w:name="_Ref340776920"/>
      <w:bookmarkStart w:id="319" w:name="_Toc341106922"/>
      <w:r>
        <w:t>Служебные объекты и таблицы</w:t>
      </w:r>
      <w:bookmarkEnd w:id="318"/>
      <w:bookmarkEnd w:id="319"/>
    </w:p>
    <w:p w:rsidR="00015E81" w:rsidRPr="009E6D38" w:rsidRDefault="00015E81" w:rsidP="00015E81">
      <w:r>
        <w:t xml:space="preserve">Предлагаемая схема </w:t>
      </w:r>
      <w:r w:rsidRPr="00026933">
        <w:t>(</w:t>
      </w:r>
      <w:r>
        <w:t>см. </w:t>
      </w:r>
      <w:r w:rsidR="00F33CDA">
        <w:fldChar w:fldCharType="begin"/>
      </w:r>
      <w:r>
        <w:instrText xml:space="preserve"> REF _Ref340713933 \h </w:instrText>
      </w:r>
      <w:r w:rsidR="00F33CDA">
        <w:fldChar w:fldCharType="separate"/>
      </w:r>
      <w:r w:rsidR="009D15D2">
        <w:t xml:space="preserve">Рис. </w:t>
      </w:r>
      <w:r w:rsidR="009D15D2">
        <w:rPr>
          <w:noProof/>
        </w:rPr>
        <w:t>16</w:t>
      </w:r>
      <w:r w:rsidR="00F33CDA">
        <w:fldChar w:fldCharType="end"/>
      </w:r>
      <w:r w:rsidRPr="00026933">
        <w:t xml:space="preserve">) </w:t>
      </w:r>
      <w:r>
        <w:t xml:space="preserve">служебных таблиц и объектов является предварительной. Окончательный состав базовых объектов для построения хранимых объектов </w:t>
      </w:r>
      <w:r>
        <w:rPr>
          <w:lang w:val="en-US"/>
        </w:rPr>
        <w:t>CM</w:t>
      </w:r>
      <w:r w:rsidRPr="00026933">
        <w:t xml:space="preserve">5 </w:t>
      </w:r>
      <w:r>
        <w:t xml:space="preserve">определяется на этапе разработки спецификации подсистемы хранения </w:t>
      </w:r>
      <w:r>
        <w:rPr>
          <w:lang w:val="en-US"/>
        </w:rPr>
        <w:t>CM</w:t>
      </w:r>
      <w:r w:rsidRPr="00026933">
        <w:t>5</w:t>
      </w:r>
      <w:r>
        <w:t>.</w:t>
      </w:r>
    </w:p>
    <w:p w:rsidR="00015E81" w:rsidRDefault="00015E81" w:rsidP="00015E81">
      <w:r>
        <w:t>В состав служебных таблиц и объектов входят следующие сущности:</w:t>
      </w:r>
    </w:p>
    <w:p w:rsidR="00015E81" w:rsidRPr="00324DF8" w:rsidRDefault="00015E81" w:rsidP="00D82001">
      <w:pPr>
        <w:pStyle w:val="a0"/>
        <w:numPr>
          <w:ilvl w:val="0"/>
          <w:numId w:val="21"/>
        </w:numPr>
        <w:rPr>
          <w:lang w:val="ru-RU"/>
        </w:rPr>
      </w:pPr>
      <w:r w:rsidRPr="008B426D">
        <w:rPr>
          <w:rStyle w:val="CODE"/>
        </w:rPr>
        <w:t>Counts</w:t>
      </w:r>
      <w:r w:rsidRPr="00324DF8">
        <w:rPr>
          <w:lang w:val="ru-RU"/>
        </w:rPr>
        <w:t xml:space="preserve"> – объект, содержащий значения счетчиков для всех объектов в этой базе данных</w:t>
      </w:r>
    </w:p>
    <w:p w:rsidR="00750CCA" w:rsidRDefault="00750CCA" w:rsidP="00750CCA">
      <w:pPr>
        <w:pStyle w:val="Picture"/>
      </w:pPr>
      <w:r>
        <w:object w:dxaOrig="11424" w:dyaOrig="7601">
          <v:shape id="_x0000_i1040" type="#_x0000_t75" style="width:441.6pt;height:294pt" o:ole="">
            <v:imagedata r:id="rId56" o:title=""/>
          </v:shape>
          <o:OLEObject Type="Embed" ProgID="Visio.Drawing.11" ShapeID="_x0000_i1040" DrawAspect="Content" ObjectID="_1415091179" r:id="rId57"/>
        </w:object>
      </w:r>
    </w:p>
    <w:p w:rsidR="00750CCA" w:rsidRDefault="00750CCA" w:rsidP="00750CCA">
      <w:pPr>
        <w:pStyle w:val="a1"/>
      </w:pPr>
      <w:bookmarkStart w:id="320" w:name="_Ref340713933"/>
      <w:bookmarkStart w:id="321" w:name="_Toc341106946"/>
      <w:r>
        <w:t xml:space="preserve">Рис. </w:t>
      </w:r>
      <w:r w:rsidR="00F33CDA">
        <w:fldChar w:fldCharType="begin"/>
      </w:r>
      <w:r w:rsidR="001C5299">
        <w:instrText xml:space="preserve"> SEQ Рис. \* ARABIC </w:instrText>
      </w:r>
      <w:r w:rsidR="00F33CDA">
        <w:fldChar w:fldCharType="separate"/>
      </w:r>
      <w:r w:rsidR="009D15D2">
        <w:rPr>
          <w:noProof/>
        </w:rPr>
        <w:t>16</w:t>
      </w:r>
      <w:r w:rsidR="00F33CDA">
        <w:rPr>
          <w:noProof/>
        </w:rPr>
        <w:fldChar w:fldCharType="end"/>
      </w:r>
      <w:bookmarkEnd w:id="320"/>
      <w:r>
        <w:t xml:space="preserve"> Служебные таблицы и объекты</w:t>
      </w:r>
      <w:bookmarkEnd w:id="321"/>
    </w:p>
    <w:p w:rsidR="00750CCA" w:rsidRPr="00750CCA" w:rsidRDefault="00750CCA" w:rsidP="00750CCA"/>
    <w:p w:rsidR="00015E81" w:rsidRPr="00DA68CE" w:rsidRDefault="00015E81" w:rsidP="009613E6">
      <w:pPr>
        <w:pStyle w:val="a0"/>
        <w:rPr>
          <w:lang w:val="ru-RU"/>
        </w:rPr>
      </w:pPr>
      <w:r w:rsidRPr="00DA68CE">
        <w:rPr>
          <w:rStyle w:val="CODE"/>
          <w:lang w:val="ru-RU"/>
        </w:rPr>
        <w:t>cm5_config</w:t>
      </w:r>
      <w:r w:rsidRPr="00DA68CE">
        <w:rPr>
          <w:lang w:val="ru-RU"/>
        </w:rPr>
        <w:t xml:space="preserve"> – конфигурация текущей установки</w:t>
      </w:r>
    </w:p>
    <w:p w:rsidR="00015E81" w:rsidRPr="00324DF8" w:rsidRDefault="00015E81" w:rsidP="009613E6">
      <w:pPr>
        <w:pStyle w:val="a0"/>
        <w:rPr>
          <w:lang w:val="ru-RU"/>
        </w:rPr>
      </w:pPr>
      <w:r w:rsidRPr="008B426D">
        <w:rPr>
          <w:rStyle w:val="CODE"/>
        </w:rPr>
        <w:t>db</w:t>
      </w:r>
      <w:r w:rsidRPr="00324DF8">
        <w:rPr>
          <w:rStyle w:val="CODE"/>
          <w:lang w:val="ru-RU"/>
        </w:rPr>
        <w:t>_</w:t>
      </w:r>
      <w:r w:rsidRPr="008B426D">
        <w:rPr>
          <w:rStyle w:val="CODE"/>
        </w:rPr>
        <w:t>config</w:t>
      </w:r>
      <w:r w:rsidRPr="00324DF8">
        <w:rPr>
          <w:lang w:val="ru-RU"/>
        </w:rPr>
        <w:t xml:space="preserve"> – конфигурация текущей базы данных</w:t>
      </w:r>
    </w:p>
    <w:p w:rsidR="00015E81" w:rsidRPr="00324DF8" w:rsidRDefault="00015E81" w:rsidP="009613E6">
      <w:pPr>
        <w:pStyle w:val="a0"/>
        <w:rPr>
          <w:lang w:val="ru-RU"/>
        </w:rPr>
      </w:pPr>
      <w:r w:rsidRPr="008B426D">
        <w:rPr>
          <w:rStyle w:val="CODE"/>
        </w:rPr>
        <w:t>site</w:t>
      </w:r>
      <w:r w:rsidRPr="00324DF8">
        <w:rPr>
          <w:rStyle w:val="CODE"/>
          <w:lang w:val="ru-RU"/>
        </w:rPr>
        <w:t>_</w:t>
      </w:r>
      <w:r w:rsidRPr="008B426D">
        <w:rPr>
          <w:rStyle w:val="CODE"/>
        </w:rPr>
        <w:t>dict</w:t>
      </w:r>
      <w:r w:rsidRPr="00324DF8">
        <w:rPr>
          <w:lang w:val="ru-RU"/>
        </w:rPr>
        <w:t xml:space="preserve"> – словарь всех сайтов системы. Словарь реплицируется между всеми серверами системы.</w:t>
      </w:r>
    </w:p>
    <w:p w:rsidR="00015E81" w:rsidRPr="00324DF8" w:rsidRDefault="00015E81" w:rsidP="009613E6">
      <w:pPr>
        <w:pStyle w:val="a0"/>
        <w:rPr>
          <w:lang w:val="ru-RU"/>
        </w:rPr>
      </w:pPr>
      <w:r w:rsidRPr="008B426D">
        <w:rPr>
          <w:rStyle w:val="CODE"/>
        </w:rPr>
        <w:t>server</w:t>
      </w:r>
      <w:r w:rsidRPr="00324DF8">
        <w:rPr>
          <w:rStyle w:val="CODE"/>
          <w:lang w:val="ru-RU"/>
        </w:rPr>
        <w:t>_</w:t>
      </w:r>
      <w:r w:rsidRPr="008B426D">
        <w:rPr>
          <w:rStyle w:val="CODE"/>
        </w:rPr>
        <w:t>dict</w:t>
      </w:r>
      <w:r w:rsidRPr="00324DF8">
        <w:rPr>
          <w:lang w:val="ru-RU"/>
        </w:rPr>
        <w:t xml:space="preserve"> – словарь серверов системы. Словарь реплицируется между всеми серверами системы.</w:t>
      </w:r>
    </w:p>
    <w:p w:rsidR="00015E81" w:rsidRPr="00324DF8" w:rsidRDefault="00015E81" w:rsidP="009613E6">
      <w:pPr>
        <w:pStyle w:val="a0"/>
        <w:rPr>
          <w:lang w:val="ru-RU"/>
        </w:rPr>
      </w:pPr>
      <w:r w:rsidRPr="008B426D">
        <w:rPr>
          <w:rStyle w:val="CODE"/>
        </w:rPr>
        <w:t>db</w:t>
      </w:r>
      <w:r w:rsidRPr="00324DF8">
        <w:rPr>
          <w:rStyle w:val="CODE"/>
          <w:lang w:val="ru-RU"/>
        </w:rPr>
        <w:t>_</w:t>
      </w:r>
      <w:r w:rsidRPr="008B426D">
        <w:rPr>
          <w:rStyle w:val="CODE"/>
        </w:rPr>
        <w:t>dict</w:t>
      </w:r>
      <w:r w:rsidRPr="00324DF8">
        <w:rPr>
          <w:lang w:val="ru-RU"/>
        </w:rPr>
        <w:t xml:space="preserve"> –словарь баз данных текущего сервера.</w:t>
      </w:r>
    </w:p>
    <w:p w:rsidR="00015E81" w:rsidRPr="00324DF8" w:rsidRDefault="00015E81" w:rsidP="009613E6">
      <w:pPr>
        <w:pStyle w:val="a0"/>
        <w:rPr>
          <w:lang w:val="ru-RU"/>
        </w:rPr>
      </w:pPr>
      <w:r w:rsidRPr="008B426D">
        <w:rPr>
          <w:rStyle w:val="CODE"/>
        </w:rPr>
        <w:lastRenderedPageBreak/>
        <w:t>object</w:t>
      </w:r>
      <w:r w:rsidRPr="00324DF8">
        <w:rPr>
          <w:rStyle w:val="CODE"/>
          <w:lang w:val="ru-RU"/>
        </w:rPr>
        <w:t>_</w:t>
      </w:r>
      <w:r w:rsidRPr="008B426D">
        <w:rPr>
          <w:rStyle w:val="CODE"/>
        </w:rPr>
        <w:t>history</w:t>
      </w:r>
      <w:r w:rsidRPr="00324DF8">
        <w:rPr>
          <w:lang w:val="ru-RU"/>
        </w:rPr>
        <w:t xml:space="preserve"> – Объект с записями истории обработки объектов системы.</w:t>
      </w:r>
    </w:p>
    <w:p w:rsidR="00015E81" w:rsidRPr="00324DF8" w:rsidRDefault="00015E81" w:rsidP="009613E6">
      <w:pPr>
        <w:pStyle w:val="a0"/>
        <w:rPr>
          <w:lang w:val="ru-RU"/>
        </w:rPr>
      </w:pPr>
      <w:r w:rsidRPr="008B426D">
        <w:rPr>
          <w:rStyle w:val="CODE"/>
        </w:rPr>
        <w:t>acl</w:t>
      </w:r>
      <w:r w:rsidRPr="00324DF8">
        <w:rPr>
          <w:lang w:val="ru-RU"/>
        </w:rPr>
        <w:t xml:space="preserve"> – объект для хранения списков доступа на чтение для объектов системы.</w:t>
      </w:r>
    </w:p>
    <w:p w:rsidR="00651156" w:rsidRPr="00651156" w:rsidRDefault="00651156" w:rsidP="00651156"/>
    <w:p w:rsidR="006A5790" w:rsidRDefault="006A5790" w:rsidP="00035B45">
      <w:pPr>
        <w:pStyle w:val="1"/>
      </w:pPr>
      <w:bookmarkStart w:id="322" w:name="_Toc340503555"/>
      <w:bookmarkStart w:id="323" w:name="_Toc341106923"/>
      <w:bookmarkStart w:id="324" w:name="_Toc460662198"/>
      <w:bookmarkStart w:id="325" w:name="_Toc460765976"/>
      <w:bookmarkEnd w:id="23"/>
      <w:r>
        <w:t>Алгоритмы выполнения основных операций</w:t>
      </w:r>
      <w:bookmarkEnd w:id="322"/>
      <w:bookmarkEnd w:id="323"/>
    </w:p>
    <w:p w:rsidR="006A5790" w:rsidRDefault="0010063F" w:rsidP="00035B45">
      <w:pPr>
        <w:pStyle w:val="2"/>
      </w:pPr>
      <w:bookmarkStart w:id="326" w:name="_Toc341106924"/>
      <w:bookmarkStart w:id="327" w:name="_Toc340503556"/>
      <w:r>
        <w:t>Р</w:t>
      </w:r>
      <w:r w:rsidR="006A5790">
        <w:t>аспределения объектов</w:t>
      </w:r>
      <w:r>
        <w:t xml:space="preserve"> по БД объектов</w:t>
      </w:r>
      <w:bookmarkEnd w:id="326"/>
    </w:p>
    <w:p w:rsidR="006A5790" w:rsidRDefault="00177487" w:rsidP="006A5790">
      <w:r>
        <w:t>В качестве б</w:t>
      </w:r>
      <w:r w:rsidR="006A5790">
        <w:t>азов</w:t>
      </w:r>
      <w:r>
        <w:t>ого</w:t>
      </w:r>
      <w:r w:rsidR="006A5790">
        <w:t xml:space="preserve"> алгоритм</w:t>
      </w:r>
      <w:r>
        <w:t>а</w:t>
      </w:r>
      <w:r w:rsidR="006A5790">
        <w:t xml:space="preserve"> распределения данных </w:t>
      </w:r>
      <w:r>
        <w:t>между БД объектов хранилища</w:t>
      </w:r>
      <w:r w:rsidR="006A5790">
        <w:t xml:space="preserve"> </w:t>
      </w:r>
      <w:r>
        <w:t>предполагается использование алгоритма</w:t>
      </w:r>
      <w:r w:rsidR="006A5790">
        <w:t xml:space="preserve"> «</w:t>
      </w:r>
      <w:r w:rsidR="006A5790">
        <w:rPr>
          <w:lang w:val="en-US"/>
        </w:rPr>
        <w:t>Round</w:t>
      </w:r>
      <w:r w:rsidR="006A5790" w:rsidRPr="00B03A1A">
        <w:t xml:space="preserve"> </w:t>
      </w:r>
      <w:r w:rsidR="006A5790">
        <w:rPr>
          <w:lang w:val="en-US"/>
        </w:rPr>
        <w:t>robin</w:t>
      </w:r>
      <w:r w:rsidR="006A5790">
        <w:t xml:space="preserve">». </w:t>
      </w:r>
    </w:p>
    <w:p w:rsidR="0010063F" w:rsidRDefault="0010063F" w:rsidP="006A5790">
      <w:r>
        <w:t xml:space="preserve">При этом следует учесть тот факт, что для хранилища, основанного на реляционной модели, все объекты одного агрегата для повышения эффективности работы хранилища желательно помещать в одну БД объектов. </w:t>
      </w:r>
      <w:commentRangeStart w:id="328"/>
      <w:r>
        <w:t>В то же время о структуре агрегатов знает только прикладное решение (бизнес-решение)</w:t>
      </w:r>
      <w:commentRangeEnd w:id="328"/>
      <w:r w:rsidR="00743185">
        <w:rPr>
          <w:rStyle w:val="aff1"/>
        </w:rPr>
        <w:commentReference w:id="328"/>
      </w:r>
    </w:p>
    <w:p w:rsidR="0010063F" w:rsidRPr="0010063F" w:rsidRDefault="0010063F" w:rsidP="006A5790">
      <w:r>
        <w:t xml:space="preserve">В связи с необходимостью уметь размещать объекты в определённой БД хранилища объектов </w:t>
      </w:r>
      <w:r>
        <w:rPr>
          <w:lang w:val="en-US"/>
        </w:rPr>
        <w:t>API</w:t>
      </w:r>
      <w:r w:rsidRPr="0010063F">
        <w:t xml:space="preserve"> </w:t>
      </w:r>
      <w:r>
        <w:t>ПХ должно предусматривать как автоматический выбор целевой БД, так и возможность задать БД для размещения объекта принудительно.</w:t>
      </w:r>
    </w:p>
    <w:p w:rsidR="006A5790" w:rsidRDefault="006A5790" w:rsidP="00035B45">
      <w:pPr>
        <w:pStyle w:val="2"/>
      </w:pPr>
      <w:bookmarkStart w:id="329" w:name="_Ref340776864"/>
      <w:bookmarkStart w:id="330" w:name="_Toc341106925"/>
      <w:r>
        <w:t>Алгоритм нумерации объектов</w:t>
      </w:r>
      <w:bookmarkEnd w:id="327"/>
      <w:bookmarkEnd w:id="329"/>
      <w:bookmarkEnd w:id="330"/>
    </w:p>
    <w:p w:rsidR="006A5790" w:rsidRDefault="006A5790" w:rsidP="006A5790">
      <w:r>
        <w:t xml:space="preserve">Алгоритм нумерации объектов должен соответствовать следующим </w:t>
      </w:r>
      <w:r w:rsidR="0087120B">
        <w:t>требованиям [2]</w:t>
      </w:r>
      <w:r>
        <w:t>:</w:t>
      </w:r>
    </w:p>
    <w:p w:rsidR="006A5790" w:rsidRDefault="006A5790" w:rsidP="0071535D">
      <w:pPr>
        <w:pStyle w:val="a2"/>
        <w:numPr>
          <w:ilvl w:val="0"/>
          <w:numId w:val="23"/>
        </w:numPr>
      </w:pPr>
      <w:commentRangeStart w:id="331"/>
      <w:r>
        <w:t>Уникально идентифицировать объект относительно хранилища объектов</w:t>
      </w:r>
    </w:p>
    <w:p w:rsidR="006A5790" w:rsidRDefault="006A5790" w:rsidP="0071535D">
      <w:pPr>
        <w:pStyle w:val="a2"/>
      </w:pPr>
      <w:r>
        <w:t>Уникально идентифицировать репозиторий на котором находится объект</w:t>
      </w:r>
    </w:p>
    <w:commentRangeEnd w:id="331"/>
    <w:p w:rsidR="006A5790" w:rsidRDefault="00743185" w:rsidP="0071535D">
      <w:pPr>
        <w:pStyle w:val="a2"/>
        <w:rPr>
          <w:ins w:id="332" w:author="Vladimir Panov" w:date="2012-11-21T22:36:00Z"/>
        </w:rPr>
      </w:pPr>
      <w:r>
        <w:rPr>
          <w:rStyle w:val="aff1"/>
          <w:rFonts w:cs="Times New Roman"/>
        </w:rPr>
        <w:commentReference w:id="331"/>
      </w:r>
      <w:r w:rsidR="006A5790">
        <w:t>Поиск объекта по хранилищу должен выполняться без справочников</w:t>
      </w:r>
      <w:r w:rsidR="0087120B">
        <w:t>, определяющих размещение объектов,</w:t>
      </w:r>
      <w:r w:rsidR="006A5790">
        <w:t xml:space="preserve"> и </w:t>
      </w:r>
      <w:commentRangeStart w:id="333"/>
      <w:r w:rsidR="006A5790">
        <w:t>без поиска по всей сети</w:t>
      </w:r>
      <w:commentRangeEnd w:id="333"/>
      <w:r w:rsidR="00AB6577">
        <w:rPr>
          <w:rStyle w:val="aff1"/>
          <w:rFonts w:cs="Times New Roman"/>
        </w:rPr>
        <w:commentReference w:id="333"/>
      </w:r>
    </w:p>
    <w:p w:rsidR="00E4547D" w:rsidRDefault="00E4547D" w:rsidP="0071535D">
      <w:pPr>
        <w:pStyle w:val="a2"/>
        <w:rPr>
          <w:ins w:id="334" w:author="Vladimir Panov" w:date="2012-11-21T22:37:00Z"/>
        </w:rPr>
      </w:pPr>
      <w:ins w:id="335" w:author="Vladimir Panov" w:date="2012-11-21T22:36:00Z">
        <w:r>
          <w:t xml:space="preserve">Идентификатор объекта не меняется в течение всего его жизненного цикла. </w:t>
        </w:r>
      </w:ins>
    </w:p>
    <w:p w:rsidR="00E4547D" w:rsidRDefault="00E4547D" w:rsidP="0071535D">
      <w:pPr>
        <w:pStyle w:val="a2"/>
      </w:pPr>
      <w:ins w:id="336" w:author="Vladimir Panov" w:date="2012-11-21T22:37:00Z">
        <w:r>
          <w:t>Те же требования справедливы для идентификаторов версий.</w:t>
        </w:r>
      </w:ins>
    </w:p>
    <w:p w:rsidR="0087120B" w:rsidRDefault="0087120B" w:rsidP="006A5790">
      <w:r>
        <w:t xml:space="preserve">В связи с этим уникальный идентификатор </w:t>
      </w:r>
      <w:r w:rsidR="001E5EB1">
        <w:t xml:space="preserve">включает в сой состав </w:t>
      </w:r>
      <w:commentRangeStart w:id="337"/>
      <w:r w:rsidR="001E5EB1">
        <w:t>сведения о местоположении объекта при создании</w:t>
      </w:r>
      <w:commentRangeEnd w:id="337"/>
      <w:r w:rsidR="00743185">
        <w:rPr>
          <w:rStyle w:val="aff1"/>
        </w:rPr>
        <w:commentReference w:id="337"/>
      </w:r>
      <w:r w:rsidR="001E5EB1">
        <w:t>.</w:t>
      </w:r>
    </w:p>
    <w:p w:rsidR="006A5790" w:rsidRDefault="006A5790" w:rsidP="006A5790">
      <w:r>
        <w:t>Уникальный идентификатор объекта  состоит из нескольких частей:</w:t>
      </w:r>
    </w:p>
    <w:p w:rsidR="006A5790" w:rsidRDefault="006A5790" w:rsidP="0071535D">
      <w:pPr>
        <w:pStyle w:val="a2"/>
        <w:numPr>
          <w:ilvl w:val="0"/>
          <w:numId w:val="24"/>
        </w:numPr>
      </w:pPr>
      <w:commentRangeStart w:id="338"/>
      <w:r w:rsidRPr="009613E6">
        <w:t>Идентификатор</w:t>
      </w:r>
      <w:r>
        <w:t xml:space="preserve"> </w:t>
      </w:r>
      <w:r w:rsidR="0087120B">
        <w:t>сайта</w:t>
      </w:r>
      <w:r>
        <w:t xml:space="preserve"> (1</w:t>
      </w:r>
      <w:r w:rsidR="0087120B">
        <w:t> </w:t>
      </w:r>
      <w:r w:rsidR="0087120B">
        <w:noBreakHyphen/>
        <w:t> </w:t>
      </w:r>
      <w:r>
        <w:t>255)</w:t>
      </w:r>
      <w:r w:rsidR="001E5EB1">
        <w:t>. Целое. Длина - 1 байт.</w:t>
      </w:r>
      <w:commentRangeEnd w:id="338"/>
      <w:r w:rsidR="00F87545">
        <w:rPr>
          <w:rStyle w:val="aff1"/>
          <w:rFonts w:cs="Times New Roman"/>
        </w:rPr>
        <w:commentReference w:id="338"/>
      </w:r>
    </w:p>
    <w:p w:rsidR="006A5790" w:rsidRDefault="006A5790" w:rsidP="0071535D">
      <w:pPr>
        <w:pStyle w:val="a2"/>
      </w:pPr>
      <w:commentRangeStart w:id="339"/>
      <w:r>
        <w:t>Идентификатор хранилища (1</w:t>
      </w:r>
      <w:r w:rsidR="0087120B">
        <w:t> </w:t>
      </w:r>
      <w:r w:rsidR="0087120B">
        <w:noBreakHyphen/>
        <w:t> </w:t>
      </w:r>
      <w:r>
        <w:t>255)</w:t>
      </w:r>
      <w:r w:rsidR="001E5EB1">
        <w:t>. Целое. Длина – 1 байт.</w:t>
      </w:r>
      <w:commentRangeEnd w:id="339"/>
      <w:r w:rsidR="00E4547D">
        <w:rPr>
          <w:rStyle w:val="aff1"/>
          <w:rFonts w:cs="Times New Roman"/>
        </w:rPr>
        <w:commentReference w:id="339"/>
      </w:r>
    </w:p>
    <w:p w:rsidR="006A5790" w:rsidRDefault="006A5790" w:rsidP="0071535D">
      <w:pPr>
        <w:pStyle w:val="a2"/>
      </w:pPr>
      <w:commentRangeStart w:id="340"/>
      <w:r>
        <w:t xml:space="preserve">Идентификатор </w:t>
      </w:r>
      <w:r w:rsidR="009613E6">
        <w:t xml:space="preserve">БД </w:t>
      </w:r>
      <w:r>
        <w:t xml:space="preserve"> (1</w:t>
      </w:r>
      <w:r w:rsidR="0087120B">
        <w:t> </w:t>
      </w:r>
      <w:r w:rsidR="0087120B">
        <w:noBreakHyphen/>
        <w:t> </w:t>
      </w:r>
      <w:r>
        <w:t>255)</w:t>
      </w:r>
      <w:r w:rsidR="001E5EB1">
        <w:t>. Целое. Длина – 1 байт.</w:t>
      </w:r>
      <w:commentRangeEnd w:id="340"/>
      <w:r w:rsidR="00713C01">
        <w:rPr>
          <w:rStyle w:val="aff1"/>
          <w:rFonts w:cs="Times New Roman"/>
        </w:rPr>
        <w:commentReference w:id="340"/>
      </w:r>
    </w:p>
    <w:p w:rsidR="006A5790" w:rsidRDefault="006A5790" w:rsidP="0071535D">
      <w:pPr>
        <w:pStyle w:val="a2"/>
      </w:pPr>
      <w:r>
        <w:t>Идентификатор типа объекта (</w:t>
      </w:r>
      <w:r w:rsidR="0087120B">
        <w:t>-32768 </w:t>
      </w:r>
      <w:r w:rsidR="0087120B">
        <w:noBreakHyphen/>
        <w:t> 32767</w:t>
      </w:r>
      <w:r>
        <w:t>)</w:t>
      </w:r>
      <w:r w:rsidR="001E5EB1">
        <w:t>. Целое. Длина – 2 байта.</w:t>
      </w:r>
    </w:p>
    <w:p w:rsidR="006A5790" w:rsidRDefault="006A5790" w:rsidP="0071535D">
      <w:pPr>
        <w:pStyle w:val="a2"/>
      </w:pPr>
      <w:r>
        <w:t xml:space="preserve">Уникальный идентификатор объекта в </w:t>
      </w:r>
      <w:r w:rsidR="0087120B">
        <w:t>БД хранилища</w:t>
      </w:r>
      <w:r>
        <w:t xml:space="preserve"> </w:t>
      </w:r>
      <w:r w:rsidR="0087120B">
        <w:t xml:space="preserve">внутри типа </w:t>
      </w:r>
      <w:r>
        <w:t>(</w:t>
      </w:r>
      <w:r w:rsidR="0087120B">
        <w:t>1 </w:t>
      </w:r>
      <w:r w:rsidR="0087120B">
        <w:noBreakHyphen/>
        <w:t> 9 223 372 036 854 775 807</w:t>
      </w:r>
      <w:r>
        <w:t>)</w:t>
      </w:r>
      <w:r w:rsidR="001E5EB1">
        <w:t>. Целое. Длина – 8 байт.</w:t>
      </w:r>
    </w:p>
    <w:p w:rsidR="001E5EB1" w:rsidRDefault="009613E6" w:rsidP="009613E6">
      <w:r>
        <w:t xml:space="preserve">Идентификатор представляет собой строку длиной </w:t>
      </w:r>
      <w:del w:id="341" w:author="Vladimir Panov" w:date="2012-11-21T22:44:00Z">
        <w:r w:rsidDel="00564D9B">
          <w:delText xml:space="preserve">30 </w:delText>
        </w:r>
      </w:del>
      <w:ins w:id="342" w:author="Vladimir Panov" w:date="2012-11-21T22:44:00Z">
        <w:r w:rsidR="00564D9B">
          <w:t xml:space="preserve">26 ? </w:t>
        </w:r>
      </w:ins>
      <w:r>
        <w:t>символов. Строка идентификатора формируется по следующим правилам:</w:t>
      </w:r>
    </w:p>
    <w:p w:rsidR="009613E6" w:rsidRDefault="009613E6" w:rsidP="009613E6">
      <w:pPr>
        <w:pStyle w:val="a"/>
      </w:pPr>
      <w:r>
        <w:lastRenderedPageBreak/>
        <w:t>Из</w:t>
      </w:r>
      <w:r w:rsidRPr="009613E6">
        <w:t xml:space="preserve"> </w:t>
      </w:r>
      <w:r>
        <w:t>всех чисел формируется байтовая строка длиной 1</w:t>
      </w:r>
      <w:ins w:id="343" w:author="Vladimir Panov" w:date="2012-11-21T22:44:00Z">
        <w:r w:rsidR="00564D9B">
          <w:t>3</w:t>
        </w:r>
      </w:ins>
      <w:del w:id="344" w:author="Vladimir Panov" w:date="2012-11-21T22:44:00Z">
        <w:r w:rsidDel="00564D9B">
          <w:delText>5</w:delText>
        </w:r>
      </w:del>
      <w:r>
        <w:t xml:space="preserve"> </w:t>
      </w:r>
      <w:ins w:id="345" w:author="Vladimir Panov" w:date="2012-11-21T22:44:00Z">
        <w:r w:rsidR="00564D9B">
          <w:t xml:space="preserve"> ? </w:t>
        </w:r>
      </w:ins>
      <w:r>
        <w:t xml:space="preserve">байт. Числа берутся в порядке </w:t>
      </w:r>
      <w:del w:id="346" w:author="Vladimir Panov" w:date="2012-11-21T22:45:00Z">
        <w:r w:rsidDel="00564D9B">
          <w:delText xml:space="preserve">их </w:delText>
        </w:r>
      </w:del>
      <w:r>
        <w:t>перечисления частей идентификатора:</w:t>
      </w:r>
    </w:p>
    <w:p w:rsidR="009613E6" w:rsidRDefault="009613E6" w:rsidP="00324DF8">
      <w:pPr>
        <w:pStyle w:val="a"/>
        <w:ind w:left="1778"/>
      </w:pPr>
      <w:r>
        <w:t>идентификатор сайта</w:t>
      </w:r>
      <w:r>
        <w:rPr>
          <w:lang w:val="en-US"/>
        </w:rPr>
        <w:t>;</w:t>
      </w:r>
    </w:p>
    <w:p w:rsidR="009613E6" w:rsidRDefault="009613E6" w:rsidP="00324DF8">
      <w:pPr>
        <w:pStyle w:val="a"/>
        <w:ind w:left="1778"/>
      </w:pPr>
      <w:r>
        <w:t>идентификатор хранилища</w:t>
      </w:r>
      <w:r>
        <w:rPr>
          <w:lang w:val="en-US"/>
        </w:rPr>
        <w:t>;</w:t>
      </w:r>
    </w:p>
    <w:p w:rsidR="009613E6" w:rsidRDefault="009613E6" w:rsidP="00324DF8">
      <w:pPr>
        <w:pStyle w:val="a"/>
        <w:ind w:left="1778"/>
      </w:pPr>
      <w:r>
        <w:t>идентификатор БД</w:t>
      </w:r>
      <w:r>
        <w:rPr>
          <w:lang w:val="en-US"/>
        </w:rPr>
        <w:t>;</w:t>
      </w:r>
    </w:p>
    <w:p w:rsidR="009613E6" w:rsidRDefault="009613E6" w:rsidP="00324DF8">
      <w:pPr>
        <w:pStyle w:val="a"/>
        <w:ind w:left="1778"/>
      </w:pPr>
      <w:r>
        <w:t>идентификатор типа объекта</w:t>
      </w:r>
      <w:r>
        <w:rPr>
          <w:lang w:val="en-US"/>
        </w:rPr>
        <w:t>;</w:t>
      </w:r>
    </w:p>
    <w:p w:rsidR="009613E6" w:rsidRDefault="009613E6" w:rsidP="00324DF8">
      <w:pPr>
        <w:pStyle w:val="a"/>
        <w:ind w:left="1778"/>
      </w:pPr>
      <w:r>
        <w:t>идентификатор объекта в БД хранилища.</w:t>
      </w:r>
    </w:p>
    <w:p w:rsidR="009613E6" w:rsidRDefault="009613E6" w:rsidP="009613E6">
      <w:pPr>
        <w:pStyle w:val="a"/>
      </w:pPr>
      <w:r>
        <w:t>После этого полученная строка байт преобразуется в строку шестнадцатеричного представления этой строки длиной 30 байт (2 символа на 1 байт исходной байтовой строки)</w:t>
      </w:r>
    </w:p>
    <w:p w:rsidR="009613E6" w:rsidRDefault="009613E6" w:rsidP="009613E6">
      <w:r>
        <w:t xml:space="preserve">В результате получаем уникальный идентификатор объекта (см. ). </w:t>
      </w:r>
    </w:p>
    <w:p w:rsidR="00220EC0" w:rsidRPr="00220EC0" w:rsidRDefault="00220EC0" w:rsidP="00220EC0">
      <w:pPr>
        <w:pStyle w:val="Headingtable"/>
      </w:pPr>
      <w:bookmarkStart w:id="347" w:name="_Toc341106954"/>
      <w:r>
        <w:t xml:space="preserve">Таблица </w:t>
      </w:r>
      <w:r w:rsidR="00F33CDA">
        <w:fldChar w:fldCharType="begin"/>
      </w:r>
      <w:r w:rsidR="001C5299">
        <w:instrText xml:space="preserve"> SEQ Таблица \* ARABIC </w:instrText>
      </w:r>
      <w:r w:rsidR="00F33CDA">
        <w:fldChar w:fldCharType="separate"/>
      </w:r>
      <w:r w:rsidR="009D15D2">
        <w:rPr>
          <w:noProof/>
        </w:rPr>
        <w:t>7</w:t>
      </w:r>
      <w:r w:rsidR="00F33CDA">
        <w:rPr>
          <w:noProof/>
        </w:rPr>
        <w:fldChar w:fldCharType="end"/>
      </w:r>
      <w:r>
        <w:t xml:space="preserve">. Структура идентификатора объекта в </w:t>
      </w:r>
      <w:r>
        <w:rPr>
          <w:lang w:val="en-US"/>
        </w:rPr>
        <w:t>CompanyMedia</w:t>
      </w:r>
      <w:r w:rsidRPr="00220EC0">
        <w:t xml:space="preserve"> 5</w:t>
      </w:r>
      <w:bookmarkEnd w:id="347"/>
    </w:p>
    <w:tbl>
      <w:tblPr>
        <w:tblStyle w:val="afff9"/>
        <w:tblW w:w="0" w:type="auto"/>
        <w:tblLook w:val="04A0"/>
      </w:tblPr>
      <w:tblGrid>
        <w:gridCol w:w="1101"/>
        <w:gridCol w:w="2126"/>
        <w:gridCol w:w="5823"/>
      </w:tblGrid>
      <w:tr w:rsidR="009613E6" w:rsidTr="00220EC0">
        <w:trPr>
          <w:cantSplit/>
          <w:trHeight w:val="57"/>
          <w:tblHeader/>
        </w:trPr>
        <w:tc>
          <w:tcPr>
            <w:tcW w:w="1101" w:type="dxa"/>
            <w:vAlign w:val="center"/>
          </w:tcPr>
          <w:p w:rsidR="009613E6" w:rsidRDefault="00220EC0" w:rsidP="00220EC0">
            <w:pPr>
              <w:pStyle w:val="TableTitle"/>
            </w:pPr>
            <w:r>
              <w:t>Смещение</w:t>
            </w:r>
          </w:p>
        </w:tc>
        <w:tc>
          <w:tcPr>
            <w:tcW w:w="2126" w:type="dxa"/>
            <w:vAlign w:val="center"/>
          </w:tcPr>
          <w:p w:rsidR="009613E6" w:rsidRDefault="00220EC0" w:rsidP="00220EC0">
            <w:pPr>
              <w:pStyle w:val="TableTitle"/>
            </w:pPr>
            <w:r>
              <w:t>Длина в символах</w:t>
            </w:r>
          </w:p>
        </w:tc>
        <w:tc>
          <w:tcPr>
            <w:tcW w:w="5823" w:type="dxa"/>
            <w:vAlign w:val="center"/>
          </w:tcPr>
          <w:p w:rsidR="009613E6" w:rsidRDefault="00220EC0" w:rsidP="00220EC0">
            <w:pPr>
              <w:pStyle w:val="TableTitle"/>
            </w:pPr>
            <w:r>
              <w:t>Содержание</w:t>
            </w:r>
          </w:p>
        </w:tc>
      </w:tr>
      <w:tr w:rsidR="009613E6" w:rsidTr="00220EC0">
        <w:trPr>
          <w:cantSplit/>
          <w:trHeight w:val="57"/>
        </w:trPr>
        <w:tc>
          <w:tcPr>
            <w:tcW w:w="1101" w:type="dxa"/>
            <w:vAlign w:val="center"/>
          </w:tcPr>
          <w:p w:rsidR="009613E6" w:rsidRDefault="00220EC0" w:rsidP="00220EC0">
            <w:pPr>
              <w:pStyle w:val="TableNormal"/>
              <w:jc w:val="center"/>
            </w:pPr>
            <w:r>
              <w:t>0</w:t>
            </w:r>
          </w:p>
        </w:tc>
        <w:tc>
          <w:tcPr>
            <w:tcW w:w="2126" w:type="dxa"/>
            <w:vAlign w:val="center"/>
          </w:tcPr>
          <w:p w:rsidR="009613E6" w:rsidRDefault="00220EC0" w:rsidP="00220EC0">
            <w:pPr>
              <w:pStyle w:val="TableNormal"/>
              <w:jc w:val="center"/>
            </w:pPr>
            <w:r>
              <w:t>2</w:t>
            </w:r>
          </w:p>
        </w:tc>
        <w:tc>
          <w:tcPr>
            <w:tcW w:w="5823" w:type="dxa"/>
            <w:vAlign w:val="center"/>
          </w:tcPr>
          <w:p w:rsidR="009613E6" w:rsidRDefault="00220EC0" w:rsidP="00220EC0">
            <w:pPr>
              <w:pStyle w:val="TableNormal"/>
              <w:jc w:val="left"/>
            </w:pPr>
            <w:r>
              <w:t>Шестнадцатеричное представление идентификатора сайта</w:t>
            </w:r>
          </w:p>
        </w:tc>
      </w:tr>
      <w:tr w:rsidR="009613E6" w:rsidTr="00220EC0">
        <w:trPr>
          <w:cantSplit/>
          <w:trHeight w:val="57"/>
        </w:trPr>
        <w:tc>
          <w:tcPr>
            <w:tcW w:w="1101" w:type="dxa"/>
            <w:vAlign w:val="center"/>
          </w:tcPr>
          <w:p w:rsidR="009613E6" w:rsidRDefault="00220EC0" w:rsidP="00220EC0">
            <w:pPr>
              <w:pStyle w:val="TableNormal"/>
              <w:jc w:val="center"/>
            </w:pPr>
            <w:r>
              <w:t>2</w:t>
            </w:r>
          </w:p>
        </w:tc>
        <w:tc>
          <w:tcPr>
            <w:tcW w:w="2126" w:type="dxa"/>
            <w:vAlign w:val="center"/>
          </w:tcPr>
          <w:p w:rsidR="009613E6" w:rsidRDefault="00220EC0" w:rsidP="00220EC0">
            <w:pPr>
              <w:pStyle w:val="TableNormal"/>
              <w:jc w:val="center"/>
            </w:pPr>
            <w:r>
              <w:t>2</w:t>
            </w:r>
          </w:p>
        </w:tc>
        <w:tc>
          <w:tcPr>
            <w:tcW w:w="5823" w:type="dxa"/>
            <w:vAlign w:val="center"/>
          </w:tcPr>
          <w:p w:rsidR="009613E6" w:rsidRDefault="00220EC0" w:rsidP="00220EC0">
            <w:pPr>
              <w:pStyle w:val="TableNormal"/>
              <w:jc w:val="left"/>
            </w:pPr>
            <w:r>
              <w:t>Шестнадцатеричное представление идентификатора репозитория</w:t>
            </w:r>
          </w:p>
        </w:tc>
      </w:tr>
      <w:tr w:rsidR="009613E6" w:rsidTr="00220EC0">
        <w:trPr>
          <w:cantSplit/>
          <w:trHeight w:val="57"/>
        </w:trPr>
        <w:tc>
          <w:tcPr>
            <w:tcW w:w="1101" w:type="dxa"/>
            <w:vAlign w:val="center"/>
          </w:tcPr>
          <w:p w:rsidR="009613E6" w:rsidRDefault="00220EC0" w:rsidP="00220EC0">
            <w:pPr>
              <w:pStyle w:val="TableNormal"/>
              <w:jc w:val="center"/>
            </w:pPr>
            <w:r>
              <w:t>4</w:t>
            </w:r>
          </w:p>
        </w:tc>
        <w:tc>
          <w:tcPr>
            <w:tcW w:w="2126" w:type="dxa"/>
            <w:vAlign w:val="center"/>
          </w:tcPr>
          <w:p w:rsidR="009613E6" w:rsidRDefault="00220EC0" w:rsidP="00220EC0">
            <w:pPr>
              <w:pStyle w:val="TableNormal"/>
              <w:jc w:val="center"/>
            </w:pPr>
            <w:r>
              <w:t>2</w:t>
            </w:r>
          </w:p>
        </w:tc>
        <w:tc>
          <w:tcPr>
            <w:tcW w:w="5823" w:type="dxa"/>
            <w:vAlign w:val="center"/>
          </w:tcPr>
          <w:p w:rsidR="009613E6" w:rsidRDefault="00220EC0" w:rsidP="00220EC0">
            <w:pPr>
              <w:pStyle w:val="TableNormal"/>
              <w:jc w:val="left"/>
            </w:pPr>
            <w:r>
              <w:t>Шестнадцатеричное представление идентификатора БД</w:t>
            </w:r>
          </w:p>
        </w:tc>
      </w:tr>
      <w:tr w:rsidR="009613E6" w:rsidTr="00220EC0">
        <w:trPr>
          <w:cantSplit/>
          <w:trHeight w:val="57"/>
        </w:trPr>
        <w:tc>
          <w:tcPr>
            <w:tcW w:w="1101" w:type="dxa"/>
            <w:vAlign w:val="center"/>
          </w:tcPr>
          <w:p w:rsidR="009613E6" w:rsidRDefault="00220EC0" w:rsidP="00220EC0">
            <w:pPr>
              <w:pStyle w:val="TableNormal"/>
              <w:jc w:val="center"/>
            </w:pPr>
            <w:r>
              <w:t>8</w:t>
            </w:r>
          </w:p>
        </w:tc>
        <w:tc>
          <w:tcPr>
            <w:tcW w:w="2126" w:type="dxa"/>
            <w:vAlign w:val="center"/>
          </w:tcPr>
          <w:p w:rsidR="009613E6" w:rsidRDefault="00220EC0" w:rsidP="00220EC0">
            <w:pPr>
              <w:pStyle w:val="TableNormal"/>
              <w:jc w:val="center"/>
            </w:pPr>
            <w:r>
              <w:t>4</w:t>
            </w:r>
          </w:p>
        </w:tc>
        <w:tc>
          <w:tcPr>
            <w:tcW w:w="5823" w:type="dxa"/>
            <w:vAlign w:val="center"/>
          </w:tcPr>
          <w:p w:rsidR="009613E6" w:rsidRDefault="00220EC0" w:rsidP="00220EC0">
            <w:pPr>
              <w:pStyle w:val="TableNormal"/>
              <w:jc w:val="left"/>
            </w:pPr>
            <w:r>
              <w:t>Шестнадцатеричное представление идентификатора типа объекта</w:t>
            </w:r>
          </w:p>
        </w:tc>
      </w:tr>
      <w:tr w:rsidR="009613E6" w:rsidTr="00220EC0">
        <w:trPr>
          <w:cantSplit/>
          <w:trHeight w:val="57"/>
        </w:trPr>
        <w:tc>
          <w:tcPr>
            <w:tcW w:w="1101" w:type="dxa"/>
            <w:vAlign w:val="center"/>
          </w:tcPr>
          <w:p w:rsidR="009613E6" w:rsidRDefault="00220EC0" w:rsidP="00220EC0">
            <w:pPr>
              <w:pStyle w:val="TableNormal"/>
              <w:jc w:val="center"/>
            </w:pPr>
            <w:r>
              <w:t>12</w:t>
            </w:r>
          </w:p>
        </w:tc>
        <w:tc>
          <w:tcPr>
            <w:tcW w:w="2126" w:type="dxa"/>
            <w:vAlign w:val="center"/>
          </w:tcPr>
          <w:p w:rsidR="009613E6" w:rsidRDefault="00220EC0" w:rsidP="00220EC0">
            <w:pPr>
              <w:pStyle w:val="TableNormal"/>
              <w:jc w:val="center"/>
            </w:pPr>
            <w:r>
              <w:t>16</w:t>
            </w:r>
          </w:p>
        </w:tc>
        <w:tc>
          <w:tcPr>
            <w:tcW w:w="5823" w:type="dxa"/>
            <w:vAlign w:val="center"/>
          </w:tcPr>
          <w:p w:rsidR="009613E6" w:rsidRDefault="00220EC0" w:rsidP="00220EC0">
            <w:pPr>
              <w:pStyle w:val="TableNormal"/>
              <w:jc w:val="left"/>
            </w:pPr>
            <w:r>
              <w:t>Шестнадцатеричное представление идентификатора объекта внутри типа</w:t>
            </w:r>
          </w:p>
        </w:tc>
      </w:tr>
    </w:tbl>
    <w:p w:rsidR="009613E6" w:rsidRPr="00277CFB" w:rsidRDefault="009613E6" w:rsidP="00220EC0"/>
    <w:p w:rsidR="00220EC0" w:rsidRDefault="00220EC0" w:rsidP="00220EC0">
      <w:pPr>
        <w:pStyle w:val="BlockQuotationFirst"/>
      </w:pPr>
      <w:r>
        <w:t>Примеры идентификаторов.</w:t>
      </w:r>
    </w:p>
    <w:p w:rsidR="00220EC0" w:rsidRDefault="00220EC0" w:rsidP="00220EC0">
      <w:pPr>
        <w:pStyle w:val="a"/>
      </w:pPr>
      <w:r w:rsidRPr="00220EC0">
        <w:rPr>
          <w:rStyle w:val="CODE"/>
        </w:rPr>
        <w:t>010101000a00000000000003a4</w:t>
      </w:r>
      <w:r w:rsidRPr="00220EC0">
        <w:t xml:space="preserve"> – </w:t>
      </w:r>
      <w:r>
        <w:t>объект, созданный на первом сайте, первом репозитории, находится в базе номер 1, имеет 10 класс объекта и идентификатор 932. Объект относится к БД хранилища объектов.</w:t>
      </w:r>
    </w:p>
    <w:p w:rsidR="00220EC0" w:rsidRPr="00220EC0" w:rsidRDefault="00220EC0" w:rsidP="00220EC0">
      <w:pPr>
        <w:pStyle w:val="a"/>
      </w:pPr>
      <w:r w:rsidRPr="00277CFB">
        <w:rPr>
          <w:rStyle w:val="CODE"/>
        </w:rPr>
        <w:t>030105</w:t>
      </w:r>
      <w:r w:rsidRPr="00220EC0">
        <w:rPr>
          <w:rStyle w:val="CODE"/>
          <w:lang w:val="en-US"/>
        </w:rPr>
        <w:t>fffb</w:t>
      </w:r>
      <w:r w:rsidRPr="00277CFB">
        <w:rPr>
          <w:rStyle w:val="CODE"/>
        </w:rPr>
        <w:t>0000000000001</w:t>
      </w:r>
      <w:r w:rsidRPr="00220EC0">
        <w:rPr>
          <w:rStyle w:val="CODE"/>
          <w:lang w:val="en-US"/>
        </w:rPr>
        <w:t>e</w:t>
      </w:r>
      <w:r w:rsidRPr="00277CFB">
        <w:rPr>
          <w:rStyle w:val="CODE"/>
        </w:rPr>
        <w:t>32</w:t>
      </w:r>
      <w:r w:rsidRPr="00220EC0">
        <w:t xml:space="preserve"> – </w:t>
      </w:r>
      <w:r>
        <w:t xml:space="preserve">объект, созданный на сайте 3, первом репозитории, находится в базе номер 5, имеет </w:t>
      </w:r>
      <w:r w:rsidRPr="00220EC0">
        <w:t>-5</w:t>
      </w:r>
      <w:r>
        <w:t xml:space="preserve"> класс объекта и идентификатор </w:t>
      </w:r>
      <w:r w:rsidRPr="00220EC0">
        <w:t>7730</w:t>
      </w:r>
      <w:r>
        <w:t xml:space="preserve">. Объект относится к БД коллекций (номер </w:t>
      </w:r>
      <w:r w:rsidR="00AD6216">
        <w:t>класса</w:t>
      </w:r>
      <w:r>
        <w:t xml:space="preserve"> объекта отрицательный).</w:t>
      </w:r>
    </w:p>
    <w:p w:rsidR="006A5790" w:rsidRDefault="006A5790" w:rsidP="00035B45">
      <w:pPr>
        <w:pStyle w:val="2"/>
      </w:pPr>
      <w:bookmarkStart w:id="348" w:name="_Toc340503557"/>
      <w:bookmarkStart w:id="349" w:name="_Toc341106926"/>
      <w:r>
        <w:t>Алгоритм оптимистической блокировки</w:t>
      </w:r>
      <w:bookmarkEnd w:id="348"/>
      <w:bookmarkEnd w:id="349"/>
    </w:p>
    <w:p w:rsidR="006A5790" w:rsidRDefault="006A5790" w:rsidP="006A5790">
      <w:r>
        <w:t>Алгоритм п</w:t>
      </w:r>
      <w:r w:rsidRPr="00821341">
        <w:t>редотвращает конфликты между конкурирующими транзакциями, выявляя их и откатывая транзакцию назад.</w:t>
      </w:r>
      <w:r w:rsidR="00277CFB">
        <w:t xml:space="preserve"> Алгоритм оптимистической блокировки позволяет уменьшит время удержания записей БД в заблокированном состоянии, что позволяет уменьшит нагрузку на БД.</w:t>
      </w:r>
    </w:p>
    <w:p w:rsidR="006A5790" w:rsidRPr="00D35C08" w:rsidRDefault="006A5790" w:rsidP="006A5790">
      <w:r w:rsidRPr="00D35C08">
        <w:t>При разработке программного обеспечения необходимо выбирать стратегию блокировок данных. При этом следует учитывать следующее:</w:t>
      </w:r>
    </w:p>
    <w:p w:rsidR="006A5790" w:rsidRPr="00D35C08" w:rsidRDefault="006A5790" w:rsidP="009613E6">
      <w:pPr>
        <w:pStyle w:val="a"/>
      </w:pPr>
      <w:commentRangeStart w:id="350"/>
      <w:r w:rsidRPr="00D35C08">
        <w:t xml:space="preserve">Если ситуация обновления одних и тех же данных в один момент времени относительно редка, то выгоднее использовать оптимистичную блокировку. </w:t>
      </w:r>
      <w:commentRangeEnd w:id="350"/>
      <w:r w:rsidR="001829DF">
        <w:rPr>
          <w:rStyle w:val="aff1"/>
        </w:rPr>
        <w:commentReference w:id="350"/>
      </w:r>
      <w:r w:rsidRPr="00D35C08">
        <w:t xml:space="preserve">Если же возможность возникновения ситуации обновления одних и тех же данных </w:t>
      </w:r>
      <w:r w:rsidRPr="00D35C08">
        <w:lastRenderedPageBreak/>
        <w:t>достаточно высока, то лучше использовать пессимистичную блокировку, это снизит количество прерванных транзакций.</w:t>
      </w:r>
    </w:p>
    <w:p w:rsidR="006A5790" w:rsidRDefault="006A5790" w:rsidP="009613E6">
      <w:pPr>
        <w:pStyle w:val="a"/>
      </w:pPr>
      <w:r w:rsidRPr="00D35C08">
        <w:t>Также следует учитывать, что при оптимистичной блокировке в случае прерывания транзакции её нужно запускать заново.</w:t>
      </w:r>
    </w:p>
    <w:p w:rsidR="006A5790" w:rsidRDefault="006A5790" w:rsidP="009613E6">
      <w:pPr>
        <w:pStyle w:val="a"/>
      </w:pPr>
      <w:r w:rsidRPr="009613E6">
        <w:t>Пессимистичный</w:t>
      </w:r>
      <w:r>
        <w:t xml:space="preserve"> алгоритм использует более дорогие механизмы блокировок</w:t>
      </w:r>
      <w:r w:rsidR="00277CFB">
        <w:t xml:space="preserve"> на уровне БД.</w:t>
      </w:r>
    </w:p>
    <w:p w:rsidR="00277CFB" w:rsidRDefault="00277CFB" w:rsidP="009613E6">
      <w:pPr>
        <w:pStyle w:val="a"/>
      </w:pPr>
      <w:r>
        <w:t xml:space="preserve">При долговременном обновлении записей (например, в пользовательском интерфейсе) необходимо применять или оптимистическую блокировку или долговременную блокировку </w:t>
      </w:r>
      <w:r w:rsidRPr="00277CFB">
        <w:t>(</w:t>
      </w:r>
      <w:r>
        <w:rPr>
          <w:lang w:val="en-US"/>
        </w:rPr>
        <w:t>c</w:t>
      </w:r>
      <w:r>
        <w:t xml:space="preserve">м. п. </w:t>
      </w:r>
      <w:r w:rsidR="00F33CDA">
        <w:fldChar w:fldCharType="begin"/>
      </w:r>
      <w:r w:rsidR="004A2063">
        <w:instrText xml:space="preserve"> REF _Ref340796874 \r \h </w:instrText>
      </w:r>
      <w:r w:rsidR="00F33CDA">
        <w:fldChar w:fldCharType="separate"/>
      </w:r>
      <w:r w:rsidR="009D15D2">
        <w:t>9.4</w:t>
      </w:r>
      <w:r w:rsidR="00F33CDA">
        <w:fldChar w:fldCharType="end"/>
      </w:r>
      <w:r>
        <w:t>).</w:t>
      </w:r>
    </w:p>
    <w:p w:rsidR="00277CFB" w:rsidRDefault="00277CFB" w:rsidP="009613E6">
      <w:pPr>
        <w:pStyle w:val="a"/>
      </w:pPr>
      <w:r>
        <w:t xml:space="preserve">Оптимистическая блокировка позволяет </w:t>
      </w:r>
    </w:p>
    <w:p w:rsidR="00277CFB" w:rsidRPr="00814743" w:rsidRDefault="005606AD" w:rsidP="00277CFB">
      <w:r>
        <w:t xml:space="preserve">Оптимистическая блокировка требует наличия в записи БД специального счетчика изменения. Такой счетчик обеспечивается виртуальным объектом </w:t>
      </w:r>
      <w:r w:rsidRPr="005606AD">
        <w:rPr>
          <w:rStyle w:val="CODE"/>
        </w:rPr>
        <w:t>persistent_obj</w:t>
      </w:r>
      <w:r w:rsidRPr="005606AD">
        <w:t xml:space="preserve"> (см. п. </w:t>
      </w:r>
      <w:r w:rsidR="00F33CDA">
        <w:rPr>
          <w:lang w:val="en-US"/>
        </w:rPr>
        <w:fldChar w:fldCharType="begin"/>
      </w:r>
      <w:r w:rsidRPr="005606AD">
        <w:instrText xml:space="preserve"> </w:instrText>
      </w:r>
      <w:r>
        <w:rPr>
          <w:lang w:val="en-US"/>
        </w:rPr>
        <w:instrText>REF</w:instrText>
      </w:r>
      <w:r w:rsidRPr="005606AD">
        <w:instrText xml:space="preserve"> _</w:instrText>
      </w:r>
      <w:r>
        <w:rPr>
          <w:lang w:val="en-US"/>
        </w:rPr>
        <w:instrText>Ref</w:instrText>
      </w:r>
      <w:r w:rsidRPr="005606AD">
        <w:instrText>340797521 \</w:instrText>
      </w:r>
      <w:r>
        <w:rPr>
          <w:lang w:val="en-US"/>
        </w:rPr>
        <w:instrText>r</w:instrText>
      </w:r>
      <w:r w:rsidRPr="005606AD">
        <w:instrText xml:space="preserve"> \</w:instrText>
      </w:r>
      <w:r>
        <w:rPr>
          <w:lang w:val="en-US"/>
        </w:rPr>
        <w:instrText>h</w:instrText>
      </w:r>
      <w:r w:rsidRPr="005606AD">
        <w:instrText xml:space="preserve"> </w:instrText>
      </w:r>
      <w:r w:rsidR="00F33CDA">
        <w:rPr>
          <w:lang w:val="en-US"/>
        </w:rPr>
      </w:r>
      <w:r w:rsidR="00F33CDA">
        <w:rPr>
          <w:lang w:val="en-US"/>
        </w:rPr>
        <w:fldChar w:fldCharType="separate"/>
      </w:r>
      <w:r w:rsidR="009D15D2">
        <w:rPr>
          <w:lang w:val="en-US"/>
        </w:rPr>
        <w:t>8.2</w:t>
      </w:r>
      <w:r w:rsidR="00F33CDA">
        <w:rPr>
          <w:lang w:val="en-US"/>
        </w:rPr>
        <w:fldChar w:fldCharType="end"/>
      </w:r>
      <w:r w:rsidRPr="005606AD">
        <w:t>)</w:t>
      </w:r>
      <w:r>
        <w:t xml:space="preserve">. Имя счетчика </w:t>
      </w:r>
      <w:r w:rsidRPr="005606AD">
        <w:rPr>
          <w:rStyle w:val="CODE"/>
        </w:rPr>
        <w:t>write_cnt__</w:t>
      </w:r>
      <w:r w:rsidRPr="00814743">
        <w:t>.</w:t>
      </w:r>
    </w:p>
    <w:p w:rsidR="00814743" w:rsidRDefault="00814743" w:rsidP="00277CFB">
      <w:r>
        <w:t>Рассмотрим алгоритм оптимистической блокировки по шагам (см. </w:t>
      </w:r>
      <w:r w:rsidR="00F33CDA">
        <w:fldChar w:fldCharType="begin"/>
      </w:r>
      <w:r>
        <w:instrText xml:space="preserve"> REF _Ref340798486 \h </w:instrText>
      </w:r>
      <w:r w:rsidR="00F33CDA">
        <w:fldChar w:fldCharType="separate"/>
      </w:r>
      <w:r w:rsidR="009D15D2">
        <w:t xml:space="preserve">Рис. </w:t>
      </w:r>
      <w:r w:rsidR="009D15D2">
        <w:rPr>
          <w:noProof/>
        </w:rPr>
        <w:t>17</w:t>
      </w:r>
      <w:r w:rsidR="00F33CDA">
        <w:fldChar w:fldCharType="end"/>
      </w:r>
      <w:r>
        <w:t>):</w:t>
      </w:r>
    </w:p>
    <w:p w:rsidR="00814743" w:rsidRPr="00814743" w:rsidRDefault="00814743" w:rsidP="0071535D">
      <w:pPr>
        <w:pStyle w:val="a2"/>
        <w:numPr>
          <w:ilvl w:val="0"/>
          <w:numId w:val="22"/>
        </w:numPr>
      </w:pPr>
      <w:r>
        <w:t>Читаем объект в бизнес-логику</w:t>
      </w:r>
    </w:p>
    <w:p w:rsidR="00814743" w:rsidRDefault="00814743" w:rsidP="00814743">
      <w:pPr>
        <w:pStyle w:val="Picture"/>
        <w:rPr>
          <w:lang w:val="en-US"/>
        </w:rPr>
      </w:pPr>
      <w:r>
        <w:object w:dxaOrig="14380" w:dyaOrig="11244">
          <v:shape id="_x0000_i1041" type="#_x0000_t75" style="width:441.6pt;height:345pt" o:ole="">
            <v:imagedata r:id="rId58" o:title=""/>
          </v:shape>
          <o:OLEObject Type="Embed" ProgID="Visio.Drawing.11" ShapeID="_x0000_i1041" DrawAspect="Content" ObjectID="_1415091180" r:id="rId59"/>
        </w:object>
      </w:r>
    </w:p>
    <w:p w:rsidR="00814743" w:rsidRDefault="00814743" w:rsidP="00814743">
      <w:pPr>
        <w:pStyle w:val="a1"/>
      </w:pPr>
      <w:bookmarkStart w:id="351" w:name="_Ref340798486"/>
      <w:bookmarkStart w:id="352" w:name="_Toc341106947"/>
      <w:r>
        <w:t xml:space="preserve">Рис. </w:t>
      </w:r>
      <w:r w:rsidR="00F33CDA">
        <w:fldChar w:fldCharType="begin"/>
      </w:r>
      <w:r w:rsidR="001C5299">
        <w:instrText xml:space="preserve"> SEQ Рис. \* ARABIC </w:instrText>
      </w:r>
      <w:r w:rsidR="00F33CDA">
        <w:fldChar w:fldCharType="separate"/>
      </w:r>
      <w:r w:rsidR="009D15D2">
        <w:rPr>
          <w:noProof/>
        </w:rPr>
        <w:t>17</w:t>
      </w:r>
      <w:r w:rsidR="00F33CDA">
        <w:rPr>
          <w:noProof/>
        </w:rPr>
        <w:fldChar w:fldCharType="end"/>
      </w:r>
      <w:bookmarkEnd w:id="351"/>
      <w:r>
        <w:rPr>
          <w:lang w:val="en-US"/>
        </w:rPr>
        <w:t xml:space="preserve"> </w:t>
      </w:r>
      <w:r>
        <w:t>Алгоритм оптимистической блокировки</w:t>
      </w:r>
      <w:bookmarkEnd w:id="352"/>
    </w:p>
    <w:p w:rsidR="00814743" w:rsidRPr="00814743" w:rsidRDefault="00814743" w:rsidP="0071535D">
      <w:pPr>
        <w:pStyle w:val="a2"/>
      </w:pPr>
      <w:r>
        <w:t xml:space="preserve">При этом ПХ </w:t>
      </w:r>
      <w:r w:rsidRPr="0071535D">
        <w:rPr>
          <w:lang w:val="en-US"/>
        </w:rPr>
        <w:t>CM</w:t>
      </w:r>
      <w:r w:rsidRPr="00814743">
        <w:t xml:space="preserve">5 </w:t>
      </w:r>
      <w:r>
        <w:t xml:space="preserve">выдает оператор </w:t>
      </w:r>
      <w:r w:rsidRPr="0071535D">
        <w:rPr>
          <w:lang w:val="en-US"/>
        </w:rPr>
        <w:t>SELECT</w:t>
      </w:r>
      <w:r w:rsidRPr="00814743">
        <w:t xml:space="preserve">&gt; </w:t>
      </w:r>
      <w:r>
        <w:t xml:space="preserve">возвращающий все атрибуты объекта. Среди этих атрибутов передается текущее значение счетчика изменений </w:t>
      </w:r>
      <w:r w:rsidRPr="00814743">
        <w:rPr>
          <w:rStyle w:val="CODE"/>
        </w:rPr>
        <w:t>write_cnt__</w:t>
      </w:r>
      <w:r w:rsidRPr="00814743">
        <w:t>.</w:t>
      </w:r>
    </w:p>
    <w:p w:rsidR="00814743" w:rsidRDefault="00814743" w:rsidP="0071535D">
      <w:pPr>
        <w:pStyle w:val="a2"/>
      </w:pPr>
      <w:r>
        <w:lastRenderedPageBreak/>
        <w:t>В бизнес-логике производится обработка объекта.</w:t>
      </w:r>
    </w:p>
    <w:p w:rsidR="00814743" w:rsidRDefault="00814743" w:rsidP="0071535D">
      <w:pPr>
        <w:pStyle w:val="a2"/>
      </w:pPr>
      <w:r>
        <w:t>Бизнес-логика сохраняет объект.</w:t>
      </w:r>
    </w:p>
    <w:p w:rsidR="00814743" w:rsidRDefault="00814743" w:rsidP="0071535D">
      <w:pPr>
        <w:pStyle w:val="a2"/>
      </w:pPr>
      <w:r>
        <w:t xml:space="preserve">Для этого вызывается метод «Изменить объект» в ПХ </w:t>
      </w:r>
      <w:r w:rsidRPr="0071535D">
        <w:rPr>
          <w:lang w:val="en-US"/>
        </w:rPr>
        <w:t>CM</w:t>
      </w:r>
      <w:r w:rsidRPr="00814743">
        <w:t>5</w:t>
      </w:r>
      <w:r>
        <w:t>.</w:t>
      </w:r>
    </w:p>
    <w:p w:rsidR="00814743" w:rsidRDefault="00814743" w:rsidP="0071535D">
      <w:pPr>
        <w:pStyle w:val="a2"/>
      </w:pPr>
      <w:r>
        <w:t>Первым</w:t>
      </w:r>
      <w:r w:rsidRPr="00814743">
        <w:t xml:space="preserve"> </w:t>
      </w:r>
      <w:r>
        <w:t>делом</w:t>
      </w:r>
      <w:r w:rsidRPr="00814743">
        <w:t xml:space="preserve"> </w:t>
      </w:r>
      <w:r>
        <w:t>выдается</w:t>
      </w:r>
      <w:r w:rsidRPr="00814743">
        <w:t xml:space="preserve"> </w:t>
      </w:r>
      <w:r>
        <w:t>оператор</w:t>
      </w:r>
      <w:r w:rsidRPr="00814743">
        <w:t xml:space="preserve"> </w:t>
      </w:r>
      <w:r>
        <w:br/>
      </w:r>
      <w:r w:rsidRPr="0071535D">
        <w:rPr>
          <w:rStyle w:val="CODE"/>
          <w:lang w:val="en-US"/>
        </w:rPr>
        <w:t>SELECT</w:t>
      </w:r>
      <w:r w:rsidRPr="00814743">
        <w:rPr>
          <w:rStyle w:val="CODE"/>
        </w:rPr>
        <w:t xml:space="preserve"> </w:t>
      </w:r>
      <w:r w:rsidRPr="0071535D">
        <w:rPr>
          <w:rStyle w:val="CODE"/>
          <w:lang w:val="en-US"/>
        </w:rPr>
        <w:t>write</w:t>
      </w:r>
      <w:r w:rsidRPr="00814743">
        <w:rPr>
          <w:rStyle w:val="CODE"/>
        </w:rPr>
        <w:t>_</w:t>
      </w:r>
      <w:r w:rsidRPr="0071535D">
        <w:rPr>
          <w:rStyle w:val="CODE"/>
          <w:lang w:val="en-US"/>
        </w:rPr>
        <w:t>cnt</w:t>
      </w:r>
      <w:r w:rsidRPr="00814743">
        <w:rPr>
          <w:rStyle w:val="CODE"/>
        </w:rPr>
        <w:t xml:space="preserve">__ </w:t>
      </w:r>
      <w:r w:rsidRPr="0071535D">
        <w:rPr>
          <w:rStyle w:val="CODE"/>
          <w:lang w:val="en-US"/>
        </w:rPr>
        <w:t>FROM</w:t>
      </w:r>
      <w:r w:rsidRPr="00814743">
        <w:rPr>
          <w:rStyle w:val="CODE"/>
        </w:rPr>
        <w:t xml:space="preserve"> </w:t>
      </w:r>
      <w:r w:rsidRPr="0071535D">
        <w:rPr>
          <w:rStyle w:val="CODE"/>
          <w:lang w:val="en-US"/>
        </w:rPr>
        <w:t>some</w:t>
      </w:r>
      <w:r w:rsidRPr="00814743">
        <w:rPr>
          <w:rStyle w:val="CODE"/>
        </w:rPr>
        <w:t>_</w:t>
      </w:r>
      <w:r w:rsidRPr="0071535D">
        <w:rPr>
          <w:rStyle w:val="CODE"/>
          <w:lang w:val="en-US"/>
        </w:rPr>
        <w:t>obj</w:t>
      </w:r>
      <w:r w:rsidRPr="00814743">
        <w:rPr>
          <w:rStyle w:val="CODE"/>
        </w:rPr>
        <w:t xml:space="preserve"> </w:t>
      </w:r>
      <w:r w:rsidRPr="0071535D">
        <w:rPr>
          <w:rStyle w:val="CODE"/>
          <w:lang w:val="en-US"/>
        </w:rPr>
        <w:t>WHERE</w:t>
      </w:r>
      <w:r w:rsidRPr="00814743">
        <w:rPr>
          <w:rStyle w:val="CODE"/>
        </w:rPr>
        <w:t xml:space="preserve"> </w:t>
      </w:r>
      <w:r w:rsidRPr="0071535D">
        <w:rPr>
          <w:rStyle w:val="CODE"/>
          <w:lang w:val="en-US"/>
        </w:rPr>
        <w:t>id</w:t>
      </w:r>
      <w:r w:rsidRPr="00814743">
        <w:rPr>
          <w:rStyle w:val="CODE"/>
        </w:rPr>
        <w:t xml:space="preserve">__ = ? </w:t>
      </w:r>
      <w:r w:rsidRPr="0071535D">
        <w:rPr>
          <w:rStyle w:val="CODE"/>
          <w:lang w:val="en-US"/>
        </w:rPr>
        <w:t>FOR</w:t>
      </w:r>
      <w:r w:rsidRPr="00814743">
        <w:rPr>
          <w:rStyle w:val="CODE"/>
        </w:rPr>
        <w:t xml:space="preserve"> </w:t>
      </w:r>
      <w:r w:rsidRPr="0071535D">
        <w:rPr>
          <w:rStyle w:val="CODE"/>
          <w:lang w:val="en-US"/>
        </w:rPr>
        <w:t>UPDATE</w:t>
      </w:r>
      <w:r w:rsidRPr="00814743">
        <w:t>,</w:t>
      </w:r>
      <w:r w:rsidRPr="00814743">
        <w:br/>
        <w:t xml:space="preserve">который </w:t>
      </w:r>
      <w:r>
        <w:t>возвращает текущее значение счетчика изменений в хранимом в БД объекте.</w:t>
      </w:r>
      <w:r>
        <w:br/>
        <w:t xml:space="preserve">Этот оператор так же блокирует объект от изменения другим процессом до конца транзакции. </w:t>
      </w:r>
    </w:p>
    <w:p w:rsidR="00814743" w:rsidRDefault="00814743" w:rsidP="0071535D">
      <w:pPr>
        <w:pStyle w:val="a2"/>
      </w:pPr>
      <w:r>
        <w:t>Если счетчик, хранимый в объекте, используемом в бизнес-логике,</w:t>
      </w:r>
      <w:r w:rsidRPr="00814743">
        <w:t xml:space="preserve"> (</w:t>
      </w:r>
      <w:r w:rsidRPr="00814743">
        <w:rPr>
          <w:rStyle w:val="CODE"/>
        </w:rPr>
        <w:t>old write_cnt__</w:t>
      </w:r>
      <w:r w:rsidRPr="00814743">
        <w:t>)</w:t>
      </w:r>
      <w:r>
        <w:t xml:space="preserve"> совпадает с текущем значением счетчика, полученного из объекта хранимого в базе </w:t>
      </w:r>
      <w:r w:rsidRPr="00814743">
        <w:t>(</w:t>
      </w:r>
      <w:r w:rsidRPr="00814743">
        <w:rPr>
          <w:rStyle w:val="CODE"/>
        </w:rPr>
        <w:t>new write_cnt__</w:t>
      </w:r>
      <w:r w:rsidRPr="00814743">
        <w:t>)</w:t>
      </w:r>
      <w:r>
        <w:t>, то производится сохранение данных. Равенство счетчиков означает то, что за время обработки никто еще не изменил объект в БД.</w:t>
      </w:r>
    </w:p>
    <w:p w:rsidR="00814743" w:rsidRDefault="00814743" w:rsidP="0071535D">
      <w:pPr>
        <w:pStyle w:val="a2"/>
      </w:pPr>
      <w:r>
        <w:t>В процессе сохранения прежде всего производится</w:t>
      </w:r>
      <w:r w:rsidR="00CA6A69">
        <w:t xml:space="preserve"> приращение счетчика числа изменений.</w:t>
      </w:r>
    </w:p>
    <w:p w:rsidR="00CA6A69" w:rsidRDefault="00CA6A69" w:rsidP="0071535D">
      <w:pPr>
        <w:pStyle w:val="a2"/>
      </w:pPr>
      <w:r>
        <w:t>Затем выполняется обновление объекта в БД.</w:t>
      </w:r>
    </w:p>
    <w:p w:rsidR="00CA6A69" w:rsidRDefault="00CA6A69" w:rsidP="0071535D">
      <w:pPr>
        <w:pStyle w:val="a2"/>
      </w:pPr>
      <w:r>
        <w:t>После чего производится нормальное завершение транзакции БД.</w:t>
      </w:r>
    </w:p>
    <w:p w:rsidR="00CA6A69" w:rsidRDefault="00CA6A69" w:rsidP="0071535D">
      <w:pPr>
        <w:pStyle w:val="a2"/>
      </w:pPr>
      <w:r>
        <w:t>После этого управление возвращается в бизнес-логику.</w:t>
      </w:r>
    </w:p>
    <w:p w:rsidR="00CA6A69" w:rsidRDefault="00CA6A69" w:rsidP="0071535D">
      <w:pPr>
        <w:pStyle w:val="a2"/>
      </w:pPr>
      <w:r>
        <w:t>Если же счетчик, хранимый в объекте, используемом в бизнес-логике,</w:t>
      </w:r>
      <w:r w:rsidRPr="00814743">
        <w:t xml:space="preserve"> (</w:t>
      </w:r>
      <w:r w:rsidRPr="00814743">
        <w:rPr>
          <w:rStyle w:val="CODE"/>
        </w:rPr>
        <w:t>old write_cnt__</w:t>
      </w:r>
      <w:r w:rsidRPr="00814743">
        <w:t>)</w:t>
      </w:r>
      <w:r>
        <w:t xml:space="preserve"> не совпадает с текущем значением счетчика, полученного из объекта хранимого в базе </w:t>
      </w:r>
      <w:r w:rsidRPr="00814743">
        <w:t>(</w:t>
      </w:r>
      <w:r w:rsidRPr="00814743">
        <w:rPr>
          <w:rStyle w:val="CODE"/>
        </w:rPr>
        <w:t>new write_cnt__</w:t>
      </w:r>
      <w:r w:rsidRPr="00814743">
        <w:t>)</w:t>
      </w:r>
      <w:r>
        <w:t>, то производится обработка столкновения транзакций. неравенство счетчиков означает то, что кто-то за время обработки объекта уже изменил его.</w:t>
      </w:r>
    </w:p>
    <w:p w:rsidR="00CA6A69" w:rsidRDefault="00CA6A69" w:rsidP="0071535D">
      <w:pPr>
        <w:pStyle w:val="a2"/>
      </w:pPr>
      <w:r>
        <w:t>При обработке столкновения транзакций выполняется откат транзакции БД.</w:t>
      </w:r>
    </w:p>
    <w:p w:rsidR="00CA6A69" w:rsidRPr="00814743" w:rsidRDefault="00CA6A69" w:rsidP="0071535D">
      <w:pPr>
        <w:pStyle w:val="a2"/>
      </w:pPr>
      <w:r>
        <w:t>Управление в бизнес-логику возвращается с помощью вызова исключительно</w:t>
      </w:r>
      <w:r w:rsidR="0086760A">
        <w:t>й</w:t>
      </w:r>
      <w:r>
        <w:t xml:space="preserve"> ситуации, соответствующей столкновению транзакций.</w:t>
      </w:r>
    </w:p>
    <w:p w:rsidR="006A5790" w:rsidRDefault="006A5790" w:rsidP="00035B45">
      <w:pPr>
        <w:pStyle w:val="2"/>
      </w:pPr>
      <w:bookmarkStart w:id="353" w:name="_Ref340796874"/>
      <w:bookmarkStart w:id="354" w:name="_Toc341106927"/>
      <w:r>
        <w:t xml:space="preserve">Алгоритм </w:t>
      </w:r>
      <w:bookmarkEnd w:id="353"/>
      <w:r w:rsidR="00277CFB">
        <w:t>долговременной блокировки над объектом</w:t>
      </w:r>
      <w:bookmarkEnd w:id="354"/>
    </w:p>
    <w:p w:rsidR="001829DF" w:rsidRDefault="001829DF" w:rsidP="00CA6A69">
      <w:pPr>
        <w:rPr>
          <w:ins w:id="355" w:author="Vladimir Panov" w:date="2012-11-21T22:51:00Z"/>
        </w:rPr>
      </w:pPr>
      <w:ins w:id="356" w:author="Vladimir Panov" w:date="2012-11-21T22:48:00Z">
        <w:r>
          <w:t>Долговременная блокировка должна быть «глобальной» - объект «захватывается»</w:t>
        </w:r>
      </w:ins>
      <w:ins w:id="357" w:author="Vladimir Panov" w:date="2012-11-21T22:49:00Z">
        <w:r>
          <w:t xml:space="preserve"> с учетом того, что </w:t>
        </w:r>
      </w:ins>
      <w:ins w:id="358" w:author="Vladimir Panov" w:date="2012-11-21T22:50:00Z">
        <w:r>
          <w:t xml:space="preserve">его «реплики» могут существовать </w:t>
        </w:r>
      </w:ins>
      <w:ins w:id="359" w:author="Vladimir Panov" w:date="2012-11-21T22:49:00Z">
        <w:r>
          <w:t xml:space="preserve">на </w:t>
        </w:r>
      </w:ins>
      <w:ins w:id="360" w:author="Vladimir Panov" w:date="2012-11-21T22:50:00Z">
        <w:r>
          <w:t xml:space="preserve">нескольких </w:t>
        </w:r>
      </w:ins>
      <w:ins w:id="361" w:author="Vladimir Panov" w:date="2012-11-21T22:49:00Z">
        <w:r>
          <w:t>СМ-сайтах</w:t>
        </w:r>
      </w:ins>
      <w:ins w:id="362" w:author="Vladimir Panov" w:date="2012-11-21T22:50:00Z">
        <w:r>
          <w:t xml:space="preserve">. Для этого используется понятие «мастер-сайта» объекта, см. в моем документе </w:t>
        </w:r>
      </w:ins>
      <w:ins w:id="363" w:author="Vladimir Panov" w:date="2012-11-21T22:51:00Z">
        <w:r>
          <w:t>«</w:t>
        </w:r>
        <w:r w:rsidRPr="006D4C80">
          <w:t>СМ5_Платформа (Панов В.А.) v0.2 20121115.doc</w:t>
        </w:r>
        <w:r>
          <w:t xml:space="preserve">». </w:t>
        </w:r>
      </w:ins>
    </w:p>
    <w:p w:rsidR="001829DF" w:rsidRPr="001829DF" w:rsidRDefault="001829DF" w:rsidP="00CA6A69">
      <w:pPr>
        <w:rPr>
          <w:ins w:id="364" w:author="Vladimir Panov" w:date="2012-11-21T22:48:00Z"/>
        </w:rPr>
      </w:pPr>
      <w:ins w:id="365" w:author="Vladimir Panov" w:date="2012-11-21T22:51:00Z">
        <w:r>
          <w:t xml:space="preserve">Описанные ниже правила работают, если </w:t>
        </w:r>
      </w:ins>
      <w:ins w:id="366" w:author="Vladimir Panov" w:date="2012-11-21T22:52:00Z">
        <w:r>
          <w:t xml:space="preserve">текущий СМ-сайт совпадает с мастер-сайтом объекта. Иначе при попытке </w:t>
        </w:r>
        <w:r>
          <w:rPr>
            <w:lang w:val="en-US"/>
          </w:rPr>
          <w:t>ch</w:t>
        </w:r>
      </w:ins>
      <w:ins w:id="367" w:author="Vladimir Panov" w:date="2012-11-21T22:53:00Z">
        <w:r>
          <w:rPr>
            <w:lang w:val="en-US"/>
          </w:rPr>
          <w:t>eck-out</w:t>
        </w:r>
        <w:r>
          <w:t xml:space="preserve"> </w:t>
        </w:r>
        <w:r w:rsidR="004A2A9C">
          <w:t>сначала надо делать «запрос» на мастер-сайт для временного переноса мастер-сайта объекта на текущий</w:t>
        </w:r>
      </w:ins>
      <w:ins w:id="368" w:author="Vladimir Panov" w:date="2012-11-21T22:54:00Z">
        <w:r w:rsidR="004A2A9C">
          <w:t xml:space="preserve">. </w:t>
        </w:r>
      </w:ins>
    </w:p>
    <w:p w:rsidR="00CA6A69" w:rsidRDefault="00CA6A69" w:rsidP="00CA6A69">
      <w:r>
        <w:t>Долговременная блокировка требует наличия в записи БД специальн</w:t>
      </w:r>
      <w:r w:rsidRPr="00CA6A69">
        <w:t>ых</w:t>
      </w:r>
      <w:r>
        <w:t xml:space="preserve"> полей для отметки факта блокировки. Такие поля обеспечивается виртуальным объектом </w:t>
      </w:r>
      <w:r>
        <w:rPr>
          <w:rStyle w:val="CODE"/>
          <w:lang w:val="en-US"/>
        </w:rPr>
        <w:t>checkout</w:t>
      </w:r>
      <w:r w:rsidRPr="005606AD">
        <w:rPr>
          <w:rStyle w:val="CODE"/>
        </w:rPr>
        <w:t>_obj</w:t>
      </w:r>
      <w:r w:rsidRPr="005606AD">
        <w:t xml:space="preserve"> (см. п. </w:t>
      </w:r>
      <w:r w:rsidR="00F33CDA">
        <w:rPr>
          <w:lang w:val="en-US"/>
        </w:rPr>
        <w:fldChar w:fldCharType="begin"/>
      </w:r>
      <w:r w:rsidRPr="005606AD">
        <w:instrText xml:space="preserve"> </w:instrText>
      </w:r>
      <w:r>
        <w:rPr>
          <w:lang w:val="en-US"/>
        </w:rPr>
        <w:instrText>REF</w:instrText>
      </w:r>
      <w:r w:rsidRPr="005606AD">
        <w:instrText xml:space="preserve"> _</w:instrText>
      </w:r>
      <w:r>
        <w:rPr>
          <w:lang w:val="en-US"/>
        </w:rPr>
        <w:instrText>Ref</w:instrText>
      </w:r>
      <w:r w:rsidRPr="005606AD">
        <w:instrText>340797521 \</w:instrText>
      </w:r>
      <w:r>
        <w:rPr>
          <w:lang w:val="en-US"/>
        </w:rPr>
        <w:instrText>r</w:instrText>
      </w:r>
      <w:r w:rsidRPr="005606AD">
        <w:instrText xml:space="preserve"> \</w:instrText>
      </w:r>
      <w:r>
        <w:rPr>
          <w:lang w:val="en-US"/>
        </w:rPr>
        <w:instrText>h</w:instrText>
      </w:r>
      <w:r w:rsidRPr="005606AD">
        <w:instrText xml:space="preserve"> </w:instrText>
      </w:r>
      <w:r w:rsidR="00F33CDA">
        <w:rPr>
          <w:lang w:val="en-US"/>
        </w:rPr>
      </w:r>
      <w:r w:rsidR="00F33CDA">
        <w:rPr>
          <w:lang w:val="en-US"/>
        </w:rPr>
        <w:fldChar w:fldCharType="separate"/>
      </w:r>
      <w:r w:rsidR="009D15D2">
        <w:rPr>
          <w:lang w:val="en-US"/>
        </w:rPr>
        <w:t>8.2</w:t>
      </w:r>
      <w:r w:rsidR="00F33CDA">
        <w:rPr>
          <w:lang w:val="en-US"/>
        </w:rPr>
        <w:fldChar w:fldCharType="end"/>
      </w:r>
      <w:r w:rsidRPr="005606AD">
        <w:t>)</w:t>
      </w:r>
      <w:r>
        <w:t>. В ПХ CM5 в качестве таких полей используют идентификатор пользователя, осуществившего блокировку и время установки долговременной блокировки.</w:t>
      </w:r>
    </w:p>
    <w:p w:rsidR="00CA6A69" w:rsidRDefault="00CA6A69" w:rsidP="00CA6A69">
      <w:r>
        <w:lastRenderedPageBreak/>
        <w:t xml:space="preserve">Объект можно редактировать только если идентификатор пользователя, осуществившего блокировку равен </w:t>
      </w:r>
      <w:r w:rsidRPr="00CA6A69">
        <w:rPr>
          <w:rStyle w:val="CODE"/>
        </w:rPr>
        <w:t>null</w:t>
      </w:r>
      <w:r>
        <w:t>.</w:t>
      </w:r>
      <w:r w:rsidRPr="00CA6A69">
        <w:t xml:space="preserve"> </w:t>
      </w:r>
      <w:r>
        <w:t>Данная проверка лежит на бизнес-логике системы.</w:t>
      </w:r>
    </w:p>
    <w:p w:rsidR="00CA6A69" w:rsidRDefault="0086760A" w:rsidP="00CA6A69">
      <w:r>
        <w:t xml:space="preserve">ПХ </w:t>
      </w:r>
      <w:r>
        <w:rPr>
          <w:lang w:val="en-US"/>
        </w:rPr>
        <w:t>CM</w:t>
      </w:r>
      <w:r w:rsidRPr="0086760A">
        <w:t xml:space="preserve">5 </w:t>
      </w:r>
      <w:r>
        <w:t>сможет сохранить объект только если выполнены следующие условия:</w:t>
      </w:r>
    </w:p>
    <w:p w:rsidR="0086760A" w:rsidRDefault="0086760A" w:rsidP="0071535D">
      <w:pPr>
        <w:pStyle w:val="a2"/>
        <w:numPr>
          <w:ilvl w:val="0"/>
          <w:numId w:val="42"/>
        </w:numPr>
      </w:pPr>
      <w:r>
        <w:t>Новое значение идентификатора пользователя, заблокировавшего объект, или пустой (</w:t>
      </w:r>
      <w:r w:rsidRPr="0086760A">
        <w:rPr>
          <w:rStyle w:val="CODE"/>
        </w:rPr>
        <w:t>null</w:t>
      </w:r>
      <w:r>
        <w:t>)</w:t>
      </w:r>
      <w:r w:rsidRPr="0086760A">
        <w:t xml:space="preserve"> </w:t>
      </w:r>
      <w:r>
        <w:t>или равно идентификатору пользователя, проводящего данное изменение объекта.</w:t>
      </w:r>
    </w:p>
    <w:p w:rsidR="0086760A" w:rsidRDefault="0086760A" w:rsidP="0071535D">
      <w:pPr>
        <w:pStyle w:val="a2"/>
        <w:numPr>
          <w:ilvl w:val="0"/>
          <w:numId w:val="42"/>
        </w:numPr>
      </w:pPr>
      <w:r>
        <w:t>В хранимом в базе данных объекте значение идентификатора пользователя, заблокировавшего объект, или пустой (</w:t>
      </w:r>
      <w:r w:rsidRPr="0086760A">
        <w:rPr>
          <w:rStyle w:val="CODE"/>
        </w:rPr>
        <w:t>null</w:t>
      </w:r>
      <w:r>
        <w:t>)</w:t>
      </w:r>
      <w:r w:rsidRPr="0086760A">
        <w:t xml:space="preserve"> </w:t>
      </w:r>
      <w:r>
        <w:t>или равно идентификатору пользователя проводящего данное изменение объекта.</w:t>
      </w:r>
    </w:p>
    <w:p w:rsidR="0086760A" w:rsidRDefault="0086760A" w:rsidP="0071535D">
      <w:pPr>
        <w:pStyle w:val="a2"/>
        <w:numPr>
          <w:ilvl w:val="0"/>
          <w:numId w:val="42"/>
        </w:numPr>
      </w:pPr>
      <w:r>
        <w:t>Если идентификатора пользователя, заблокировавшего объект, имеет  пустое значение (</w:t>
      </w:r>
      <w:r w:rsidRPr="0086760A">
        <w:rPr>
          <w:rStyle w:val="CODE"/>
        </w:rPr>
        <w:t>null</w:t>
      </w:r>
      <w:r>
        <w:t>), то поле времени установки блокировки так же очищается.</w:t>
      </w:r>
    </w:p>
    <w:p w:rsidR="0086760A" w:rsidRDefault="0086760A" w:rsidP="0071535D">
      <w:pPr>
        <w:pStyle w:val="a2"/>
        <w:numPr>
          <w:ilvl w:val="0"/>
          <w:numId w:val="42"/>
        </w:numPr>
      </w:pPr>
      <w:r>
        <w:t>Если идентификатор пользователя, заблокировавшего объект, имеет  значение идентификатора пользователя,  проводящего данное изменение объекта, и в БД идентификатор пользователя пуст, то  полю времени установки блокировки присваивается значение текущего момента времени.</w:t>
      </w:r>
    </w:p>
    <w:p w:rsidR="0086760A" w:rsidRDefault="0086760A" w:rsidP="0071535D">
      <w:pPr>
        <w:pStyle w:val="a2"/>
        <w:numPr>
          <w:ilvl w:val="0"/>
          <w:numId w:val="42"/>
        </w:numPr>
      </w:pPr>
      <w:r>
        <w:t>Если идентификатор пользователя, заблокировавшего объект, имеет  значение идентификатора пользователя,  проводящего данное изменение объекта, и в БД идентификатор пользователя не пуст, то  поле времени установки блокировки остается без изменения.</w:t>
      </w:r>
    </w:p>
    <w:p w:rsidR="0086760A" w:rsidRPr="00CA6A69" w:rsidRDefault="0086760A" w:rsidP="0086760A">
      <w:r>
        <w:t>При любом другом значении атрибутов операция модификации объекта, поддерживающем долговременную блокировку, завершается с помощью вызова исключительной ситуации, соответствующей столкновению долговременных транзакций.</w:t>
      </w:r>
    </w:p>
    <w:p w:rsidR="006A5790" w:rsidRDefault="006A5790" w:rsidP="00035B45">
      <w:pPr>
        <w:pStyle w:val="2"/>
      </w:pPr>
      <w:bookmarkStart w:id="369" w:name="_Toc340503558"/>
      <w:bookmarkStart w:id="370" w:name="_Ref340711214"/>
      <w:bookmarkStart w:id="371" w:name="_Toc341106928"/>
      <w:r>
        <w:t>Алгоритмы работы с версиями</w:t>
      </w:r>
      <w:bookmarkEnd w:id="369"/>
      <w:bookmarkEnd w:id="370"/>
      <w:r w:rsidR="0086760A">
        <w:t xml:space="preserve"> документов</w:t>
      </w:r>
      <w:bookmarkEnd w:id="371"/>
    </w:p>
    <w:p w:rsidR="00715825" w:rsidRPr="00715825" w:rsidRDefault="00715825" w:rsidP="006A5790">
      <w:commentRangeStart w:id="372"/>
      <w:r>
        <w:t>Для поддержки работы бизнес логики системы ПХ</w:t>
      </w:r>
      <w:r w:rsidRPr="00715825">
        <w:t xml:space="preserve"> </w:t>
      </w:r>
      <w:r>
        <w:rPr>
          <w:lang w:val="en-US"/>
        </w:rPr>
        <w:t>CM</w:t>
      </w:r>
      <w:r w:rsidRPr="00715825">
        <w:t xml:space="preserve">5 </w:t>
      </w:r>
      <w:r>
        <w:t xml:space="preserve">должна поддерживать работу в версиями объектов </w:t>
      </w:r>
      <w:r w:rsidRPr="00715825">
        <w:t>[2, 3, 4, 7]</w:t>
      </w:r>
      <w:commentRangeEnd w:id="372"/>
      <w:r w:rsidR="00726F0E">
        <w:rPr>
          <w:rStyle w:val="aff1"/>
        </w:rPr>
        <w:commentReference w:id="372"/>
      </w:r>
    </w:p>
    <w:p w:rsidR="006A5790" w:rsidRDefault="006A5790" w:rsidP="006A5790">
      <w:r>
        <w:t>Для работы с версиями предусмотрены следующие операции:</w:t>
      </w:r>
    </w:p>
    <w:p w:rsidR="006A5790" w:rsidRPr="00A961EF" w:rsidRDefault="006A5790" w:rsidP="00D82001">
      <w:pPr>
        <w:numPr>
          <w:ilvl w:val="0"/>
          <w:numId w:val="11"/>
        </w:numPr>
      </w:pPr>
      <w:r>
        <w:t>Создать новую версию</w:t>
      </w:r>
    </w:p>
    <w:p w:rsidR="006A5790" w:rsidRDefault="006A5790" w:rsidP="00D82001">
      <w:pPr>
        <w:numPr>
          <w:ilvl w:val="0"/>
          <w:numId w:val="11"/>
        </w:numPr>
      </w:pPr>
      <w:r>
        <w:t>Получить текущую версию</w:t>
      </w:r>
    </w:p>
    <w:p w:rsidR="006A5790" w:rsidRDefault="006A5790" w:rsidP="00D82001">
      <w:pPr>
        <w:numPr>
          <w:ilvl w:val="0"/>
          <w:numId w:val="11"/>
        </w:numPr>
      </w:pPr>
      <w:r>
        <w:t>Взять указанную версию</w:t>
      </w:r>
    </w:p>
    <w:p w:rsidR="006A5790" w:rsidRDefault="006A5790" w:rsidP="00D82001">
      <w:pPr>
        <w:numPr>
          <w:ilvl w:val="0"/>
          <w:numId w:val="11"/>
        </w:numPr>
      </w:pPr>
      <w:r>
        <w:t>Удалить документ (включая все версии)</w:t>
      </w:r>
    </w:p>
    <w:p w:rsidR="006A5790" w:rsidRDefault="006A5790" w:rsidP="006A5790">
      <w:r>
        <w:t xml:space="preserve">При создании объекта всегда создаётся версия по умолчанию 1. Дальнейшие запросы по изменению версии приводят к увеличению версии. Возможен откат на версию назад только через создание новой версии. Удаление или вставка в середину не возможна. </w:t>
      </w:r>
      <w:commentRangeStart w:id="373"/>
      <w:r>
        <w:t>Ветвление версий не</w:t>
      </w:r>
      <w:del w:id="374" w:author="Vladimir Panov" w:date="2012-11-21T22:54:00Z">
        <w:r w:rsidDel="00726F0E">
          <w:delText xml:space="preserve"> </w:delText>
        </w:r>
      </w:del>
      <w:r>
        <w:t>возможно.</w:t>
      </w:r>
      <w:commentRangeEnd w:id="373"/>
      <w:r w:rsidR="00726F0E">
        <w:rPr>
          <w:rStyle w:val="aff1"/>
        </w:rPr>
        <w:commentReference w:id="373"/>
      </w:r>
    </w:p>
    <w:p w:rsidR="006A5790" w:rsidRDefault="00015E81" w:rsidP="00015E81">
      <w:pPr>
        <w:pStyle w:val="Headingtable"/>
      </w:pPr>
      <w:bookmarkStart w:id="375" w:name="_Toc341106955"/>
      <w:r>
        <w:lastRenderedPageBreak/>
        <w:t xml:space="preserve">Таблица </w:t>
      </w:r>
      <w:r w:rsidR="00F33CDA">
        <w:fldChar w:fldCharType="begin"/>
      </w:r>
      <w:r>
        <w:instrText xml:space="preserve"> SEQ Таблица \* ARABIC </w:instrText>
      </w:r>
      <w:r w:rsidR="00F33CDA">
        <w:fldChar w:fldCharType="separate"/>
      </w:r>
      <w:r w:rsidR="009D15D2">
        <w:rPr>
          <w:noProof/>
        </w:rPr>
        <w:t>8</w:t>
      </w:r>
      <w:r w:rsidR="00F33CDA">
        <w:fldChar w:fldCharType="end"/>
      </w:r>
      <w:r w:rsidR="006A5790">
        <w:t>. Операции версионности</w:t>
      </w:r>
      <w:bookmarkEnd w:id="3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61"/>
        <w:gridCol w:w="5681"/>
      </w:tblGrid>
      <w:tr w:rsidR="006A5790" w:rsidTr="00277CFB">
        <w:trPr>
          <w:cantSplit/>
          <w:trHeight w:val="57"/>
          <w:tblHeader/>
        </w:trPr>
        <w:tc>
          <w:tcPr>
            <w:tcW w:w="3261" w:type="dxa"/>
            <w:shd w:val="clear" w:color="auto" w:fill="auto"/>
            <w:vAlign w:val="center"/>
          </w:tcPr>
          <w:p w:rsidR="006A5790" w:rsidRDefault="006A5790" w:rsidP="00277CFB">
            <w:pPr>
              <w:pStyle w:val="TableTitle"/>
            </w:pPr>
            <w:r>
              <w:t>Операция</w:t>
            </w:r>
          </w:p>
        </w:tc>
        <w:tc>
          <w:tcPr>
            <w:tcW w:w="5681" w:type="dxa"/>
            <w:shd w:val="clear" w:color="auto" w:fill="auto"/>
            <w:vAlign w:val="center"/>
          </w:tcPr>
          <w:p w:rsidR="006A5790" w:rsidRDefault="006A5790" w:rsidP="00277CFB">
            <w:pPr>
              <w:pStyle w:val="TableTitle"/>
            </w:pPr>
            <w:r>
              <w:t>Действие</w:t>
            </w:r>
          </w:p>
        </w:tc>
      </w:tr>
      <w:tr w:rsidR="006A5790" w:rsidTr="00277CFB">
        <w:trPr>
          <w:cantSplit/>
          <w:trHeight w:val="57"/>
        </w:trPr>
        <w:tc>
          <w:tcPr>
            <w:tcW w:w="3261" w:type="dxa"/>
            <w:shd w:val="clear" w:color="auto" w:fill="auto"/>
          </w:tcPr>
          <w:p w:rsidR="006A5790" w:rsidRDefault="006A5790" w:rsidP="00277CFB">
            <w:pPr>
              <w:pStyle w:val="TableNormal"/>
            </w:pPr>
            <w:r>
              <w:t>Создать новую версию</w:t>
            </w:r>
          </w:p>
        </w:tc>
        <w:tc>
          <w:tcPr>
            <w:tcW w:w="5681" w:type="dxa"/>
            <w:shd w:val="clear" w:color="auto" w:fill="auto"/>
          </w:tcPr>
          <w:p w:rsidR="006A5790" w:rsidRDefault="006A5790" w:rsidP="00277CFB">
            <w:pPr>
              <w:pStyle w:val="TableNormal"/>
            </w:pPr>
            <w:r>
              <w:t>Текущая версия увеличивается на 1. Создаётся новая строка с новыми данными и помечается текущей.</w:t>
            </w:r>
          </w:p>
        </w:tc>
      </w:tr>
      <w:tr w:rsidR="006A5790" w:rsidTr="00277CFB">
        <w:trPr>
          <w:cantSplit/>
          <w:trHeight w:val="57"/>
        </w:trPr>
        <w:tc>
          <w:tcPr>
            <w:tcW w:w="3261" w:type="dxa"/>
            <w:shd w:val="clear" w:color="auto" w:fill="auto"/>
          </w:tcPr>
          <w:p w:rsidR="006A5790" w:rsidRDefault="006A5790" w:rsidP="00277CFB">
            <w:pPr>
              <w:pStyle w:val="TableNormal"/>
            </w:pPr>
            <w:r>
              <w:t>Получить текущую версию</w:t>
            </w:r>
          </w:p>
        </w:tc>
        <w:tc>
          <w:tcPr>
            <w:tcW w:w="5681" w:type="dxa"/>
            <w:shd w:val="clear" w:color="auto" w:fill="auto"/>
          </w:tcPr>
          <w:p w:rsidR="006A5790" w:rsidRDefault="006A5790" w:rsidP="00726F0E">
            <w:pPr>
              <w:pStyle w:val="TableNormal"/>
            </w:pPr>
            <w:r>
              <w:t xml:space="preserve">Получить </w:t>
            </w:r>
            <w:ins w:id="376" w:author="Vladimir Panov" w:date="2012-11-21T22:56:00Z">
              <w:r w:rsidR="00726F0E">
                <w:t xml:space="preserve">объект </w:t>
              </w:r>
            </w:ins>
            <w:del w:id="377" w:author="Vladimir Panov" w:date="2012-11-21T22:56:00Z">
              <w:r w:rsidDel="00726F0E">
                <w:delText xml:space="preserve">документ </w:delText>
              </w:r>
            </w:del>
            <w:r>
              <w:t xml:space="preserve">по уникальному идентификатору и версию, которая помечена как текущая </w:t>
            </w:r>
          </w:p>
        </w:tc>
      </w:tr>
      <w:tr w:rsidR="006A5790" w:rsidTr="00277CFB">
        <w:trPr>
          <w:cantSplit/>
          <w:trHeight w:val="57"/>
        </w:trPr>
        <w:tc>
          <w:tcPr>
            <w:tcW w:w="3261" w:type="dxa"/>
            <w:shd w:val="clear" w:color="auto" w:fill="auto"/>
          </w:tcPr>
          <w:p w:rsidR="006A5790" w:rsidRDefault="006A5790" w:rsidP="00277CFB">
            <w:pPr>
              <w:pStyle w:val="TableNormal"/>
            </w:pPr>
            <w:r>
              <w:t>Взять необходимую версию</w:t>
            </w:r>
          </w:p>
        </w:tc>
        <w:tc>
          <w:tcPr>
            <w:tcW w:w="5681" w:type="dxa"/>
            <w:shd w:val="clear" w:color="auto" w:fill="auto"/>
          </w:tcPr>
          <w:p w:rsidR="006A5790" w:rsidRDefault="006A5790" w:rsidP="00726F0E">
            <w:pPr>
              <w:pStyle w:val="TableNormal"/>
            </w:pPr>
            <w:r>
              <w:t xml:space="preserve">Получить </w:t>
            </w:r>
            <w:del w:id="378" w:author="Vladimir Panov" w:date="2012-11-21T22:56:00Z">
              <w:r w:rsidDel="00726F0E">
                <w:delText xml:space="preserve">документ </w:delText>
              </w:r>
            </w:del>
            <w:ins w:id="379" w:author="Vladimir Panov" w:date="2012-11-21T22:56:00Z">
              <w:r w:rsidR="00726F0E">
                <w:t xml:space="preserve">объект </w:t>
              </w:r>
            </w:ins>
            <w:r>
              <w:t xml:space="preserve">по уникальному идентификатору </w:t>
            </w:r>
            <w:ins w:id="380" w:author="Vladimir Panov" w:date="2012-11-21T22:55:00Z">
              <w:r w:rsidR="00726F0E">
                <w:t>версии</w:t>
              </w:r>
            </w:ins>
            <w:ins w:id="381" w:author="Vladimir Panov" w:date="2012-11-21T22:56:00Z">
              <w:r w:rsidR="00726F0E">
                <w:t xml:space="preserve"> </w:t>
              </w:r>
            </w:ins>
            <w:del w:id="382" w:author="Vladimir Panov" w:date="2012-11-21T22:56:00Z">
              <w:r w:rsidDel="00726F0E">
                <w:delText>и номеру версии</w:delText>
              </w:r>
            </w:del>
          </w:p>
        </w:tc>
      </w:tr>
      <w:tr w:rsidR="006A5790" w:rsidTr="00277CFB">
        <w:trPr>
          <w:cantSplit/>
          <w:trHeight w:val="57"/>
        </w:trPr>
        <w:tc>
          <w:tcPr>
            <w:tcW w:w="3261" w:type="dxa"/>
            <w:shd w:val="clear" w:color="auto" w:fill="auto"/>
          </w:tcPr>
          <w:p w:rsidR="006A5790" w:rsidRDefault="006A5790" w:rsidP="00277CFB">
            <w:pPr>
              <w:pStyle w:val="TableNormal"/>
            </w:pPr>
            <w:r>
              <w:t>Удалить документ (включая все версии)</w:t>
            </w:r>
          </w:p>
        </w:tc>
        <w:tc>
          <w:tcPr>
            <w:tcW w:w="5681" w:type="dxa"/>
            <w:shd w:val="clear" w:color="auto" w:fill="auto"/>
          </w:tcPr>
          <w:p w:rsidR="006A5790" w:rsidRDefault="006A5790" w:rsidP="00277CFB">
            <w:pPr>
              <w:pStyle w:val="TableNormal"/>
            </w:pPr>
            <w:r>
              <w:t>Удалить все версии документа</w:t>
            </w:r>
          </w:p>
        </w:tc>
      </w:tr>
    </w:tbl>
    <w:p w:rsidR="006A5790" w:rsidRDefault="006A5790" w:rsidP="006A5790"/>
    <w:p w:rsidR="006A5790" w:rsidRDefault="006A5790" w:rsidP="00035B45">
      <w:pPr>
        <w:pStyle w:val="2"/>
      </w:pPr>
      <w:bookmarkStart w:id="383" w:name="_Toc340503559"/>
      <w:bookmarkStart w:id="384" w:name="_Toc341106929"/>
      <w:r>
        <w:t xml:space="preserve">Алгоритмы </w:t>
      </w:r>
      <w:bookmarkEnd w:id="383"/>
      <w:r w:rsidR="0086760A">
        <w:t>поддержки работы с репликацией объектов</w:t>
      </w:r>
      <w:bookmarkEnd w:id="384"/>
    </w:p>
    <w:p w:rsidR="001076CE" w:rsidRDefault="0086760A" w:rsidP="001076CE">
      <w:commentRangeStart w:id="385"/>
      <w:r>
        <w:t>Репликация объектов между базами требует наличия в записи БД специальн</w:t>
      </w:r>
      <w:r w:rsidRPr="00CA6A69">
        <w:t>ых</w:t>
      </w:r>
      <w:r>
        <w:t xml:space="preserve"> полей для отметки факта репликации. Такие поля обеспечивается виртуальным объектом </w:t>
      </w:r>
      <w:r w:rsidR="00B116CC" w:rsidRPr="00B116CC">
        <w:rPr>
          <w:rStyle w:val="CODE"/>
          <w:lang w:val="en-US"/>
        </w:rPr>
        <w:t>replicative</w:t>
      </w:r>
      <w:r w:rsidR="00B116CC" w:rsidRPr="00B61482">
        <w:rPr>
          <w:rStyle w:val="CODE"/>
        </w:rPr>
        <w:t>_</w:t>
      </w:r>
      <w:r w:rsidR="00B116CC" w:rsidRPr="00B116CC">
        <w:rPr>
          <w:rStyle w:val="CODE"/>
          <w:lang w:val="en-US"/>
        </w:rPr>
        <w:t>obj</w:t>
      </w:r>
      <w:r w:rsidRPr="005606AD">
        <w:t xml:space="preserve"> (см. п. </w:t>
      </w:r>
      <w:r w:rsidR="00F33CDA">
        <w:rPr>
          <w:lang w:val="en-US"/>
        </w:rPr>
        <w:fldChar w:fldCharType="begin"/>
      </w:r>
      <w:r w:rsidRPr="005606AD">
        <w:instrText xml:space="preserve"> </w:instrText>
      </w:r>
      <w:r>
        <w:rPr>
          <w:lang w:val="en-US"/>
        </w:rPr>
        <w:instrText>REF</w:instrText>
      </w:r>
      <w:r w:rsidRPr="005606AD">
        <w:instrText xml:space="preserve"> _</w:instrText>
      </w:r>
      <w:r>
        <w:rPr>
          <w:lang w:val="en-US"/>
        </w:rPr>
        <w:instrText>Ref</w:instrText>
      </w:r>
      <w:r w:rsidRPr="005606AD">
        <w:instrText>340797521 \</w:instrText>
      </w:r>
      <w:r>
        <w:rPr>
          <w:lang w:val="en-US"/>
        </w:rPr>
        <w:instrText>r</w:instrText>
      </w:r>
      <w:r w:rsidRPr="005606AD">
        <w:instrText xml:space="preserve"> \</w:instrText>
      </w:r>
      <w:r>
        <w:rPr>
          <w:lang w:val="en-US"/>
        </w:rPr>
        <w:instrText>h</w:instrText>
      </w:r>
      <w:r w:rsidRPr="005606AD">
        <w:instrText xml:space="preserve"> </w:instrText>
      </w:r>
      <w:r w:rsidR="00F33CDA">
        <w:rPr>
          <w:lang w:val="en-US"/>
        </w:rPr>
      </w:r>
      <w:r w:rsidR="00F33CDA">
        <w:rPr>
          <w:lang w:val="en-US"/>
        </w:rPr>
        <w:fldChar w:fldCharType="separate"/>
      </w:r>
      <w:r w:rsidR="009D15D2">
        <w:rPr>
          <w:lang w:val="en-US"/>
        </w:rPr>
        <w:t>8.2</w:t>
      </w:r>
      <w:r w:rsidR="00F33CDA">
        <w:rPr>
          <w:lang w:val="en-US"/>
        </w:rPr>
        <w:fldChar w:fldCharType="end"/>
      </w:r>
      <w:r w:rsidRPr="005606AD">
        <w:t>)</w:t>
      </w:r>
      <w:r>
        <w:t>. В ПХ CM5 в качестве таких полей используют</w:t>
      </w:r>
      <w:r w:rsidR="00B116CC">
        <w:t xml:space="preserve"> идентификатор исходного объекта (</w:t>
      </w:r>
      <w:r w:rsidR="00B116CC" w:rsidRPr="00B116CC">
        <w:rPr>
          <w:rStyle w:val="CODE"/>
        </w:rPr>
        <w:t>r_id__</w:t>
      </w:r>
      <w:r w:rsidR="00B116CC">
        <w:t xml:space="preserve">) </w:t>
      </w:r>
      <w:r>
        <w:t xml:space="preserve">и </w:t>
      </w:r>
      <w:r w:rsidR="00B116CC">
        <w:t>счетчик изменений исходного объекта (</w:t>
      </w:r>
      <w:r w:rsidR="00B116CC" w:rsidRPr="00B116CC">
        <w:rPr>
          <w:rStyle w:val="CODE"/>
        </w:rPr>
        <w:t>r_write_cnt__</w:t>
      </w:r>
      <w:r w:rsidR="00B116CC">
        <w:t>)</w:t>
      </w:r>
      <w:r>
        <w:t>.</w:t>
      </w:r>
    </w:p>
    <w:p w:rsidR="00B116CC" w:rsidRPr="00B116CC" w:rsidRDefault="00B116CC" w:rsidP="001076CE">
      <w:commentRangeStart w:id="386"/>
      <w:r>
        <w:t xml:space="preserve">При создании нового объекта поле </w:t>
      </w:r>
      <w:r w:rsidRPr="00B116CC">
        <w:rPr>
          <w:rStyle w:val="CODE"/>
        </w:rPr>
        <w:t xml:space="preserve">r_id__ </w:t>
      </w:r>
      <w:r w:rsidRPr="00B116CC">
        <w:t>устанавливается в то же значение,что и</w:t>
      </w:r>
      <w:r w:rsidRPr="00B116CC">
        <w:rPr>
          <w:rStyle w:val="CODE"/>
        </w:rPr>
        <w:t xml:space="preserve"> </w:t>
      </w:r>
      <w:r w:rsidRPr="00B116CC">
        <w:t>поле идентификатора объекта</w:t>
      </w:r>
      <w:r w:rsidRPr="00B116CC">
        <w:rPr>
          <w:rStyle w:val="CODE"/>
        </w:rPr>
        <w:t xml:space="preserve"> id </w:t>
      </w:r>
      <w:r>
        <w:rPr>
          <w:rStyle w:val="CODE"/>
        </w:rPr>
        <w:t>__.</w:t>
      </w:r>
      <w:commentRangeEnd w:id="386"/>
      <w:r w:rsidR="006D64A1">
        <w:rPr>
          <w:rStyle w:val="aff1"/>
        </w:rPr>
        <w:commentReference w:id="386"/>
      </w:r>
    </w:p>
    <w:p w:rsidR="00B116CC" w:rsidRDefault="00B116CC" w:rsidP="00B116CC">
      <w:r w:rsidRPr="00B116CC">
        <w:t>Поиск объектов</w:t>
      </w:r>
      <w:r>
        <w:t xml:space="preserve">, которые могут быть реплицированы, всегда </w:t>
      </w:r>
      <w:r w:rsidRPr="00B116CC">
        <w:t xml:space="preserve"> </w:t>
      </w:r>
      <w:r>
        <w:t xml:space="preserve">производится по полю </w:t>
      </w:r>
      <w:r w:rsidRPr="00B116CC">
        <w:rPr>
          <w:rStyle w:val="CODE"/>
        </w:rPr>
        <w:t>r_id__</w:t>
      </w:r>
      <w:r>
        <w:t>. Если объект по данному полю не найден, то такой объект недоступен в данном хранилище.</w:t>
      </w:r>
    </w:p>
    <w:p w:rsidR="00B116CC" w:rsidRDefault="00B116CC" w:rsidP="00B116CC">
      <w:r>
        <w:t>При обратной репликации сравнение полей реплицируемого объекта</w:t>
      </w:r>
      <w:r w:rsidR="00715825">
        <w:t xml:space="preserve"> </w:t>
      </w:r>
      <w:r w:rsidR="00715825" w:rsidRPr="00B116CC">
        <w:rPr>
          <w:rStyle w:val="CODE"/>
        </w:rPr>
        <w:t>r_write_cnt__</w:t>
      </w:r>
      <w:r>
        <w:t xml:space="preserve"> </w:t>
      </w:r>
      <w:r w:rsidR="00715825">
        <w:t xml:space="preserve">и поля исходного объекта </w:t>
      </w:r>
      <w:bookmarkStart w:id="387" w:name="OLE_LINK5"/>
      <w:bookmarkStart w:id="388" w:name="OLE_LINK6"/>
      <w:r w:rsidR="00715825" w:rsidRPr="00B116CC">
        <w:rPr>
          <w:rStyle w:val="CODE"/>
        </w:rPr>
        <w:t>write_cnt__</w:t>
      </w:r>
      <w:bookmarkEnd w:id="387"/>
      <w:bookmarkEnd w:id="388"/>
      <w:r w:rsidR="00715825">
        <w:t xml:space="preserve"> позволяет определить конкурентное изменение объектов. Конкурентное изменение реплики и исходного объекта разрешается на уровне бизнес-логики системы.</w:t>
      </w:r>
    </w:p>
    <w:p w:rsidR="00715825" w:rsidRDefault="00715825" w:rsidP="00B116CC">
      <w:r>
        <w:t xml:space="preserve">При репликации в качестве идентификатора реплицируемого объекта всегда передается поле </w:t>
      </w:r>
      <w:r w:rsidRPr="00B116CC">
        <w:rPr>
          <w:rStyle w:val="CODE"/>
        </w:rPr>
        <w:t>r_write_cnt__</w:t>
      </w:r>
      <w:r>
        <w:t xml:space="preserve">, но в качестве значения текущего счетчика изменений передается значение поля </w:t>
      </w:r>
      <w:r w:rsidRPr="00B116CC">
        <w:rPr>
          <w:rStyle w:val="CODE"/>
        </w:rPr>
        <w:t>write_cnt__</w:t>
      </w:r>
      <w:r>
        <w:t>.  Это позволяет при многоступенчатой репликации сохранят идентификатор исходного объекта и отмечать факты изменения объекта не только в исходном репозитории, но и в промежуточном репозитории.</w:t>
      </w:r>
      <w:commentRangeEnd w:id="385"/>
      <w:r w:rsidR="00726F0E">
        <w:rPr>
          <w:rStyle w:val="aff1"/>
        </w:rPr>
        <w:commentReference w:id="385"/>
      </w:r>
    </w:p>
    <w:p w:rsidR="00715825" w:rsidRPr="00B116CC" w:rsidRDefault="00715825" w:rsidP="00B116CC">
      <w:r>
        <w:t>Более подробно алгоритмы репликации описаны в документе «</w:t>
      </w:r>
      <w:commentRangeStart w:id="389"/>
      <w:r>
        <w:t>Архитектура подсистемы репликации</w:t>
      </w:r>
      <w:commentRangeEnd w:id="389"/>
      <w:r w:rsidR="00726F0E">
        <w:rPr>
          <w:rStyle w:val="aff1"/>
        </w:rPr>
        <w:commentReference w:id="389"/>
      </w:r>
      <w:r>
        <w:t>».</w:t>
      </w:r>
    </w:p>
    <w:p w:rsidR="00651156" w:rsidRDefault="00651156" w:rsidP="00651156">
      <w:pPr>
        <w:sectPr w:rsidR="00651156">
          <w:headerReference w:type="even" r:id="rId60"/>
          <w:headerReference w:type="default" r:id="rId61"/>
          <w:footerReference w:type="even" r:id="rId62"/>
          <w:footerReference w:type="default" r:id="rId63"/>
          <w:footerReference w:type="first" r:id="rId64"/>
          <w:footnotePr>
            <w:numRestart w:val="eachPage"/>
          </w:footnotePr>
          <w:pgSz w:w="11907" w:h="16840" w:code="9"/>
          <w:pgMar w:top="1440" w:right="1276" w:bottom="1440" w:left="1797" w:header="720" w:footer="958" w:gutter="0"/>
          <w:pgNumType w:start="1"/>
          <w:cols w:space="720"/>
        </w:sectPr>
      </w:pPr>
    </w:p>
    <w:p w:rsidR="00651156" w:rsidRPr="00651156" w:rsidRDefault="00651156" w:rsidP="00651156"/>
    <w:p w:rsidR="007E7303" w:rsidRDefault="001076CE" w:rsidP="00035B45">
      <w:pPr>
        <w:pStyle w:val="HeadingA"/>
      </w:pPr>
      <w:bookmarkStart w:id="390" w:name="_Toc341106930"/>
      <w:r>
        <w:t xml:space="preserve">Приложение </w:t>
      </w:r>
      <w:r w:rsidR="00F33CDA">
        <w:fldChar w:fldCharType="begin"/>
      </w:r>
      <w:r w:rsidR="001C5299">
        <w:instrText xml:space="preserve"> SEQ Приложение \* ARABIC </w:instrText>
      </w:r>
      <w:r w:rsidR="00F33CDA">
        <w:fldChar w:fldCharType="separate"/>
      </w:r>
      <w:r w:rsidR="009D15D2">
        <w:rPr>
          <w:noProof/>
        </w:rPr>
        <w:t>1</w:t>
      </w:r>
      <w:r w:rsidR="00F33CDA">
        <w:rPr>
          <w:noProof/>
        </w:rPr>
        <w:fldChar w:fldCharType="end"/>
      </w:r>
      <w:r w:rsidR="007E7303">
        <w:t xml:space="preserve"> </w:t>
      </w:r>
      <w:bookmarkEnd w:id="324"/>
      <w:bookmarkEnd w:id="325"/>
      <w:commentRangeStart w:id="391"/>
      <w:r w:rsidR="007E7303">
        <w:t>Словарь терминов</w:t>
      </w:r>
      <w:bookmarkEnd w:id="390"/>
      <w:commentRangeEnd w:id="391"/>
      <w:r w:rsidR="006D64A1">
        <w:rPr>
          <w:rStyle w:val="aff1"/>
          <w:b w:val="0"/>
          <w:spacing w:val="-5"/>
          <w:kern w:val="0"/>
        </w:rPr>
        <w:commentReference w:id="391"/>
      </w:r>
    </w:p>
    <w:p w:rsidR="00DA0D47" w:rsidRDefault="00DA0D47" w:rsidP="00DA0D47">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6107"/>
      </w:tblGrid>
      <w:tr w:rsidR="0010063F" w:rsidRPr="00402D26" w:rsidTr="008B426D">
        <w:trPr>
          <w:cantSplit/>
          <w:trHeight w:val="113"/>
          <w:tblHeader/>
        </w:trPr>
        <w:tc>
          <w:tcPr>
            <w:tcW w:w="2943" w:type="dxa"/>
            <w:shd w:val="clear" w:color="auto" w:fill="auto"/>
          </w:tcPr>
          <w:p w:rsidR="0010063F" w:rsidRPr="001076CE" w:rsidRDefault="0010063F" w:rsidP="008B426D">
            <w:pPr>
              <w:pStyle w:val="TableTitle"/>
            </w:pPr>
            <w:r>
              <w:t>Термин, сокращение</w:t>
            </w:r>
          </w:p>
        </w:tc>
        <w:tc>
          <w:tcPr>
            <w:tcW w:w="6107" w:type="dxa"/>
            <w:shd w:val="clear" w:color="auto" w:fill="auto"/>
          </w:tcPr>
          <w:p w:rsidR="0010063F" w:rsidRPr="001076CE" w:rsidRDefault="0010063F" w:rsidP="008B426D">
            <w:pPr>
              <w:pStyle w:val="TableTitle"/>
            </w:pPr>
            <w:r>
              <w:t>Расшифровка</w:t>
            </w:r>
          </w:p>
        </w:tc>
      </w:tr>
      <w:tr w:rsidR="0010063F" w:rsidRPr="00E42E31" w:rsidTr="008B426D">
        <w:trPr>
          <w:cantSplit/>
          <w:trHeight w:val="113"/>
        </w:trPr>
        <w:tc>
          <w:tcPr>
            <w:tcW w:w="2943" w:type="dxa"/>
            <w:shd w:val="clear" w:color="auto" w:fill="auto"/>
          </w:tcPr>
          <w:p w:rsidR="0010063F" w:rsidRPr="00E42E31" w:rsidRDefault="0010063F" w:rsidP="008B426D">
            <w:pPr>
              <w:pStyle w:val="TableNormal"/>
              <w:rPr>
                <w:lang w:val="en-US"/>
              </w:rPr>
            </w:pPr>
            <w:r>
              <w:rPr>
                <w:lang w:val="en-US"/>
              </w:rPr>
              <w:t>API</w:t>
            </w:r>
          </w:p>
        </w:tc>
        <w:tc>
          <w:tcPr>
            <w:tcW w:w="6107" w:type="dxa"/>
            <w:shd w:val="clear" w:color="auto" w:fill="auto"/>
          </w:tcPr>
          <w:p w:rsidR="0010063F" w:rsidRPr="00E42E31" w:rsidRDefault="0010063F" w:rsidP="00E42E31">
            <w:pPr>
              <w:pStyle w:val="TableNormal"/>
            </w:pPr>
            <w:r>
              <w:rPr>
                <w:lang w:val="en-US"/>
              </w:rPr>
              <w:t>Application</w:t>
            </w:r>
            <w:r w:rsidRPr="00E42E31">
              <w:t xml:space="preserve"> </w:t>
            </w:r>
            <w:r>
              <w:rPr>
                <w:lang w:val="en-US"/>
              </w:rPr>
              <w:t>Program</w:t>
            </w:r>
            <w:r w:rsidRPr="00E42E31">
              <w:t xml:space="preserve"> </w:t>
            </w:r>
            <w:r>
              <w:rPr>
                <w:lang w:val="en-US"/>
              </w:rPr>
              <w:t>Interface</w:t>
            </w:r>
            <w:r w:rsidRPr="00E42E31">
              <w:t xml:space="preserve">. </w:t>
            </w:r>
            <w:r w:rsidRPr="00E42E31">
              <w:br/>
              <w:t xml:space="preserve">Интерфейс программирования приложений  — набор готовых классов, процедур, функций, структур и констант, предоставляемых приложением (библиотекой, сервисом) для использования во внешних программных продуктах. </w:t>
            </w:r>
          </w:p>
          <w:p w:rsidR="0010063F" w:rsidRPr="00E42E31" w:rsidRDefault="0010063F" w:rsidP="00E42E31">
            <w:pPr>
              <w:pStyle w:val="TableNormal"/>
            </w:pPr>
            <w:r w:rsidRPr="00E42E31">
              <w:t>API определяет функциональность, которую предоставляет программа (модуль, библиотека), при этом API позволяет абстрагироваться от того, как именно эта функциональность реализована.</w:t>
            </w:r>
          </w:p>
        </w:tc>
      </w:tr>
      <w:tr w:rsidR="0010063F" w:rsidRPr="00E42E31" w:rsidTr="008B426D">
        <w:trPr>
          <w:cantSplit/>
          <w:trHeight w:val="113"/>
        </w:trPr>
        <w:tc>
          <w:tcPr>
            <w:tcW w:w="2943" w:type="dxa"/>
            <w:shd w:val="clear" w:color="auto" w:fill="auto"/>
          </w:tcPr>
          <w:p w:rsidR="0010063F" w:rsidRPr="00402D26" w:rsidRDefault="0010063F" w:rsidP="008B426D">
            <w:pPr>
              <w:pStyle w:val="TableNormal"/>
              <w:rPr>
                <w:lang w:val="en-US"/>
              </w:rPr>
            </w:pPr>
            <w:r>
              <w:rPr>
                <w:lang w:val="en-US"/>
              </w:rPr>
              <w:t>Application Server</w:t>
            </w:r>
          </w:p>
        </w:tc>
        <w:tc>
          <w:tcPr>
            <w:tcW w:w="6107" w:type="dxa"/>
            <w:shd w:val="clear" w:color="auto" w:fill="auto"/>
          </w:tcPr>
          <w:p w:rsidR="0010063F" w:rsidRPr="00E42E31" w:rsidRDefault="0010063F" w:rsidP="00E42E31">
            <w:pPr>
              <w:pStyle w:val="TableNormal"/>
            </w:pPr>
            <w:r>
              <w:rPr>
                <w:lang w:val="en-US"/>
              </w:rPr>
              <w:t>Application</w:t>
            </w:r>
            <w:r w:rsidRPr="00E42E31">
              <w:t xml:space="preserve"> </w:t>
            </w:r>
            <w:r>
              <w:rPr>
                <w:lang w:val="en-US"/>
              </w:rPr>
              <w:t>Server</w:t>
            </w:r>
            <w:r w:rsidRPr="00E42E31">
              <w:t xml:space="preserve">. </w:t>
            </w:r>
            <w:r w:rsidRPr="00E42E31">
              <w:br/>
            </w:r>
            <w:r>
              <w:t xml:space="preserve">Сервер приложений - </w:t>
            </w:r>
            <w:r w:rsidRPr="00DE61C2">
              <w:t>это программная платформа  предназначенная для эффективного исполнения процедур (программ, механических операций, скриптов), которые поддерживают построение приложений. Сервер приложений действует как набор компонентов, доступных разработчику программного обеспечения через API, который определен самой платформой.</w:t>
            </w:r>
          </w:p>
          <w:p w:rsidR="0010063F" w:rsidRPr="00E42E31" w:rsidRDefault="0010063F" w:rsidP="00E42E31">
            <w:pPr>
              <w:pStyle w:val="TableNormal"/>
            </w:pPr>
            <w:r>
              <w:t>В</w:t>
            </w:r>
            <w:r w:rsidRPr="00E42E31">
              <w:t xml:space="preserve"> </w:t>
            </w:r>
            <w:r>
              <w:t>данном</w:t>
            </w:r>
            <w:r w:rsidRPr="00E42E31">
              <w:t xml:space="preserve"> </w:t>
            </w:r>
            <w:r>
              <w:t>документе</w:t>
            </w:r>
            <w:r w:rsidRPr="00E42E31">
              <w:t xml:space="preserve"> </w:t>
            </w:r>
            <w:r>
              <w:t>под</w:t>
            </w:r>
            <w:r w:rsidRPr="00E42E31">
              <w:t xml:space="preserve"> </w:t>
            </w:r>
            <w:r>
              <w:rPr>
                <w:lang w:val="en-US"/>
              </w:rPr>
              <w:t>Application</w:t>
            </w:r>
            <w:r w:rsidRPr="00E42E31">
              <w:t xml:space="preserve"> </w:t>
            </w:r>
            <w:r>
              <w:rPr>
                <w:lang w:val="en-US"/>
              </w:rPr>
              <w:t>Server</w:t>
            </w:r>
            <w:r w:rsidRPr="00E42E31">
              <w:t xml:space="preserve"> </w:t>
            </w:r>
            <w:r>
              <w:t>подразумевается</w:t>
            </w:r>
            <w:r w:rsidRPr="00E42E31">
              <w:t xml:space="preserve"> </w:t>
            </w:r>
            <w:r w:rsidRPr="00E42E31">
              <w:rPr>
                <w:lang w:val="en-US"/>
              </w:rPr>
              <w:t>Lightweight</w:t>
            </w:r>
            <w:r w:rsidRPr="00E42E31">
              <w:t xml:space="preserve"> </w:t>
            </w:r>
            <w:r>
              <w:rPr>
                <w:lang w:val="en-US"/>
              </w:rPr>
              <w:t>J</w:t>
            </w:r>
            <w:r w:rsidRPr="00E42E31">
              <w:t>2</w:t>
            </w:r>
            <w:r>
              <w:rPr>
                <w:lang w:val="en-US"/>
              </w:rPr>
              <w:t>EE</w:t>
            </w:r>
            <w:r w:rsidRPr="00E42E31">
              <w:t xml:space="preserve"> </w:t>
            </w:r>
            <w:r>
              <w:rPr>
                <w:lang w:val="en-US"/>
              </w:rPr>
              <w:t>Application</w:t>
            </w:r>
            <w:r w:rsidRPr="00E42E31">
              <w:t xml:space="preserve"> </w:t>
            </w:r>
            <w:r>
              <w:rPr>
                <w:lang w:val="en-US"/>
              </w:rPr>
              <w:t>Server</w:t>
            </w:r>
            <w:r w:rsidRPr="00E42E31">
              <w:t xml:space="preserve">, </w:t>
            </w:r>
            <w:r>
              <w:t>т</w:t>
            </w:r>
            <w:r w:rsidRPr="00E42E31">
              <w:t>.</w:t>
            </w:r>
            <w:r>
              <w:t>е</w:t>
            </w:r>
            <w:r w:rsidRPr="00E42E31">
              <w:t xml:space="preserve">. </w:t>
            </w:r>
            <w:r>
              <w:rPr>
                <w:lang w:val="en-US"/>
              </w:rPr>
              <w:t>J</w:t>
            </w:r>
            <w:r w:rsidRPr="00E42E31">
              <w:t>2</w:t>
            </w:r>
            <w:r>
              <w:rPr>
                <w:lang w:val="en-US"/>
              </w:rPr>
              <w:t>EE</w:t>
            </w:r>
            <w:r w:rsidRPr="00E42E31">
              <w:t xml:space="preserve"> </w:t>
            </w:r>
            <w:r>
              <w:rPr>
                <w:lang w:val="en-US"/>
              </w:rPr>
              <w:t>AS</w:t>
            </w:r>
            <w:r w:rsidRPr="00E42E31">
              <w:t xml:space="preserve"> </w:t>
            </w:r>
            <w:r>
              <w:t>без</w:t>
            </w:r>
            <w:r w:rsidRPr="00E42E31">
              <w:t xml:space="preserve"> </w:t>
            </w:r>
            <w:r>
              <w:rPr>
                <w:lang w:val="en-US"/>
              </w:rPr>
              <w:t>EJB</w:t>
            </w:r>
            <w:r w:rsidRPr="00E42E31">
              <w:t xml:space="preserve"> </w:t>
            </w:r>
            <w:r>
              <w:t>контейнера</w:t>
            </w:r>
            <w:r w:rsidRPr="00E42E31">
              <w:t>.</w:t>
            </w:r>
          </w:p>
        </w:tc>
      </w:tr>
      <w:tr w:rsidR="0010063F" w:rsidRPr="00DE61C2" w:rsidTr="008B426D">
        <w:trPr>
          <w:cantSplit/>
          <w:trHeight w:val="113"/>
        </w:trPr>
        <w:tc>
          <w:tcPr>
            <w:tcW w:w="2943" w:type="dxa"/>
            <w:shd w:val="clear" w:color="auto" w:fill="auto"/>
          </w:tcPr>
          <w:p w:rsidR="0010063F" w:rsidRPr="00DA1A73" w:rsidRDefault="0010063F" w:rsidP="008B426D">
            <w:pPr>
              <w:pStyle w:val="TableNormal"/>
              <w:rPr>
                <w:lang w:val="en-US"/>
              </w:rPr>
            </w:pPr>
            <w:r>
              <w:rPr>
                <w:lang w:val="en-US"/>
              </w:rPr>
              <w:t>AS</w:t>
            </w:r>
          </w:p>
        </w:tc>
        <w:tc>
          <w:tcPr>
            <w:tcW w:w="6107" w:type="dxa"/>
            <w:shd w:val="clear" w:color="auto" w:fill="auto"/>
          </w:tcPr>
          <w:p w:rsidR="0010063F" w:rsidRPr="00402D26" w:rsidRDefault="0010063F" w:rsidP="008B426D">
            <w:pPr>
              <w:pStyle w:val="TableNormal"/>
              <w:rPr>
                <w:lang w:val="en-US"/>
              </w:rPr>
            </w:pPr>
            <w:r>
              <w:rPr>
                <w:lang w:val="en-US"/>
              </w:rPr>
              <w:t>Application Server</w:t>
            </w:r>
          </w:p>
        </w:tc>
      </w:tr>
      <w:tr w:rsidR="0010063F" w:rsidRPr="00DE61C2" w:rsidTr="008B426D">
        <w:trPr>
          <w:cantSplit/>
          <w:trHeight w:val="113"/>
        </w:trPr>
        <w:tc>
          <w:tcPr>
            <w:tcW w:w="2943" w:type="dxa"/>
            <w:shd w:val="clear" w:color="auto" w:fill="auto"/>
          </w:tcPr>
          <w:p w:rsidR="0010063F" w:rsidRPr="00DE61C2" w:rsidRDefault="0010063F" w:rsidP="008B426D">
            <w:pPr>
              <w:pStyle w:val="TableNormal"/>
              <w:rPr>
                <w:lang w:val="en-US"/>
              </w:rPr>
            </w:pPr>
            <w:r>
              <w:rPr>
                <w:lang w:val="en-US"/>
              </w:rPr>
              <w:t>CM5</w:t>
            </w:r>
          </w:p>
        </w:tc>
        <w:tc>
          <w:tcPr>
            <w:tcW w:w="6107" w:type="dxa"/>
            <w:shd w:val="clear" w:color="auto" w:fill="auto"/>
          </w:tcPr>
          <w:p w:rsidR="0010063F" w:rsidRPr="00402D26" w:rsidRDefault="0010063F" w:rsidP="008B426D">
            <w:pPr>
              <w:pStyle w:val="TableNormal"/>
              <w:rPr>
                <w:lang w:val="en-US"/>
              </w:rPr>
            </w:pPr>
            <w:r>
              <w:rPr>
                <w:lang w:val="en-US"/>
              </w:rPr>
              <w:t>CompanyMedia version 5.</w:t>
            </w:r>
          </w:p>
        </w:tc>
      </w:tr>
      <w:tr w:rsidR="0010063F" w:rsidRPr="00E42E31" w:rsidTr="008B426D">
        <w:trPr>
          <w:cantSplit/>
          <w:trHeight w:val="113"/>
        </w:trPr>
        <w:tc>
          <w:tcPr>
            <w:tcW w:w="2943" w:type="dxa"/>
            <w:shd w:val="clear" w:color="auto" w:fill="auto"/>
          </w:tcPr>
          <w:p w:rsidR="0010063F" w:rsidRPr="00402D26" w:rsidRDefault="0010063F" w:rsidP="008B426D">
            <w:pPr>
              <w:pStyle w:val="TableNormal"/>
              <w:rPr>
                <w:lang w:val="en-US"/>
              </w:rPr>
            </w:pPr>
            <w:r>
              <w:rPr>
                <w:lang w:val="en-US"/>
              </w:rPr>
              <w:t>CRUD</w:t>
            </w:r>
          </w:p>
        </w:tc>
        <w:tc>
          <w:tcPr>
            <w:tcW w:w="6107" w:type="dxa"/>
            <w:shd w:val="clear" w:color="auto" w:fill="auto"/>
          </w:tcPr>
          <w:p w:rsidR="0010063F" w:rsidRPr="00E42E31" w:rsidRDefault="0010063F" w:rsidP="008B426D">
            <w:pPr>
              <w:pStyle w:val="TableNormal"/>
            </w:pPr>
            <w:r>
              <w:rPr>
                <w:lang w:val="en-US"/>
              </w:rPr>
              <w:t>Create</w:t>
            </w:r>
            <w:r w:rsidRPr="00E42E31">
              <w:t xml:space="preserve">, </w:t>
            </w:r>
            <w:r>
              <w:rPr>
                <w:lang w:val="en-US"/>
              </w:rPr>
              <w:t>Read</w:t>
            </w:r>
            <w:r w:rsidRPr="00E42E31">
              <w:t xml:space="preserve">, </w:t>
            </w:r>
            <w:r>
              <w:rPr>
                <w:lang w:val="en-US"/>
              </w:rPr>
              <w:t>Update</w:t>
            </w:r>
            <w:r w:rsidRPr="00E42E31">
              <w:t xml:space="preserve">, </w:t>
            </w:r>
            <w:r>
              <w:rPr>
                <w:lang w:val="en-US"/>
              </w:rPr>
              <w:t>Delete</w:t>
            </w:r>
            <w:r w:rsidRPr="00E42E31">
              <w:t>.</w:t>
            </w:r>
          </w:p>
          <w:p w:rsidR="0010063F" w:rsidRPr="00E42E31" w:rsidRDefault="0010063F" w:rsidP="00E42E31">
            <w:pPr>
              <w:pStyle w:val="TableNormal"/>
            </w:pPr>
            <w:r>
              <w:t>Стандартный набор операций над объектами базы данных, который позволяет описать полный алгоритм взаимодействия в хранимыми данными.</w:t>
            </w:r>
          </w:p>
        </w:tc>
      </w:tr>
      <w:tr w:rsidR="0010063F" w:rsidRPr="00E42E31" w:rsidTr="008B426D">
        <w:trPr>
          <w:cantSplit/>
          <w:trHeight w:val="113"/>
        </w:trPr>
        <w:tc>
          <w:tcPr>
            <w:tcW w:w="2943" w:type="dxa"/>
            <w:shd w:val="clear" w:color="auto" w:fill="auto"/>
          </w:tcPr>
          <w:p w:rsidR="0010063F" w:rsidRPr="00402D26" w:rsidRDefault="0010063F" w:rsidP="008B426D">
            <w:pPr>
              <w:pStyle w:val="TableNormal"/>
              <w:rPr>
                <w:lang w:val="en-US"/>
              </w:rPr>
            </w:pPr>
            <w:r>
              <w:rPr>
                <w:lang w:val="en-US"/>
              </w:rPr>
              <w:t>CRVUD</w:t>
            </w:r>
          </w:p>
        </w:tc>
        <w:tc>
          <w:tcPr>
            <w:tcW w:w="6107" w:type="dxa"/>
            <w:shd w:val="clear" w:color="auto" w:fill="auto"/>
          </w:tcPr>
          <w:p w:rsidR="0010063F" w:rsidRDefault="0010063F" w:rsidP="008B426D">
            <w:pPr>
              <w:pStyle w:val="TableNormal"/>
              <w:rPr>
                <w:lang w:val="en-US"/>
              </w:rPr>
            </w:pPr>
            <w:r>
              <w:rPr>
                <w:lang w:val="en-US"/>
              </w:rPr>
              <w:t>Create</w:t>
            </w:r>
            <w:r w:rsidRPr="00E42E31">
              <w:rPr>
                <w:lang w:val="en-US"/>
              </w:rPr>
              <w:t xml:space="preserve">, </w:t>
            </w:r>
            <w:r>
              <w:rPr>
                <w:lang w:val="en-US"/>
              </w:rPr>
              <w:t>Read</w:t>
            </w:r>
            <w:r w:rsidRPr="00E42E31">
              <w:rPr>
                <w:lang w:val="en-US"/>
              </w:rPr>
              <w:t xml:space="preserve">, </w:t>
            </w:r>
            <w:r>
              <w:rPr>
                <w:lang w:val="en-US"/>
              </w:rPr>
              <w:t>Version, Update</w:t>
            </w:r>
            <w:r w:rsidRPr="00E42E31">
              <w:rPr>
                <w:lang w:val="en-US"/>
              </w:rPr>
              <w:t xml:space="preserve">, </w:t>
            </w:r>
            <w:r>
              <w:rPr>
                <w:lang w:val="en-US"/>
              </w:rPr>
              <w:t>Delete</w:t>
            </w:r>
            <w:r w:rsidRPr="00E42E31">
              <w:rPr>
                <w:lang w:val="en-US"/>
              </w:rPr>
              <w:t>.</w:t>
            </w:r>
          </w:p>
          <w:p w:rsidR="0010063F" w:rsidRPr="00E42E31" w:rsidRDefault="0010063F" w:rsidP="008B426D">
            <w:pPr>
              <w:pStyle w:val="TableNormal"/>
            </w:pPr>
            <w:r>
              <w:t xml:space="preserve">Расширенное множество </w:t>
            </w:r>
            <w:r>
              <w:rPr>
                <w:lang w:val="en-US"/>
              </w:rPr>
              <w:t>CRUD</w:t>
            </w:r>
            <w:r w:rsidRPr="00E42E31">
              <w:t xml:space="preserve"> операций. </w:t>
            </w:r>
            <w:r>
              <w:t xml:space="preserve">Множество операций расширено операцией </w:t>
            </w:r>
            <w:r>
              <w:rPr>
                <w:lang w:val="en-US"/>
              </w:rPr>
              <w:t>Version</w:t>
            </w:r>
            <w:r>
              <w:t xml:space="preserve">, позволяющей создать новую версию объекта Может использоваться вместо операции </w:t>
            </w:r>
            <w:r>
              <w:rPr>
                <w:lang w:val="en-US"/>
              </w:rPr>
              <w:t>Update</w:t>
            </w:r>
            <w:r>
              <w:t xml:space="preserve">. Обычно имеет более низкий уровень защиты, чем операция </w:t>
            </w:r>
            <w:r>
              <w:rPr>
                <w:lang w:val="en-US"/>
              </w:rPr>
              <w:t>Update</w:t>
            </w:r>
            <w:r w:rsidRPr="00E42E31">
              <w:t>.</w:t>
            </w:r>
          </w:p>
          <w:p w:rsidR="0010063F" w:rsidRPr="00E42E31" w:rsidRDefault="0010063F" w:rsidP="008B426D">
            <w:pPr>
              <w:pStyle w:val="TableNormal"/>
            </w:pPr>
            <w:r>
              <w:t>Применяется для систем хранения, поддерживающих версионность объектов.</w:t>
            </w:r>
          </w:p>
        </w:tc>
      </w:tr>
      <w:tr w:rsidR="0010063F" w:rsidRPr="00E42E31" w:rsidTr="008B426D">
        <w:trPr>
          <w:cantSplit/>
          <w:trHeight w:val="113"/>
        </w:trPr>
        <w:tc>
          <w:tcPr>
            <w:tcW w:w="2943" w:type="dxa"/>
            <w:shd w:val="clear" w:color="auto" w:fill="auto"/>
          </w:tcPr>
          <w:p w:rsidR="0010063F" w:rsidRPr="00E42E31" w:rsidRDefault="0010063F" w:rsidP="008B426D">
            <w:pPr>
              <w:pStyle w:val="TableNormal"/>
            </w:pPr>
            <w:r>
              <w:rPr>
                <w:lang w:val="en-US"/>
              </w:rPr>
              <w:lastRenderedPageBreak/>
              <w:t>IoC</w:t>
            </w:r>
          </w:p>
        </w:tc>
        <w:tc>
          <w:tcPr>
            <w:tcW w:w="6107" w:type="dxa"/>
            <w:shd w:val="clear" w:color="auto" w:fill="auto"/>
          </w:tcPr>
          <w:p w:rsidR="0010063F" w:rsidRDefault="0010063F" w:rsidP="00E42E31">
            <w:pPr>
              <w:pStyle w:val="TableNormal"/>
            </w:pPr>
            <w:r w:rsidRPr="00E42E31">
              <w:t>Inversion of Control</w:t>
            </w:r>
            <w:r>
              <w:t xml:space="preserve">. </w:t>
            </w:r>
            <w:r>
              <w:br/>
            </w:r>
            <w:r w:rsidRPr="00E42E31">
              <w:t>Инверсия управления— важный принцип объектно-ориентированного программирования, используемый для уменьшения связанности в компьютерных программах.</w:t>
            </w:r>
          </w:p>
          <w:p w:rsidR="0010063F" w:rsidRPr="00E42E31" w:rsidRDefault="0010063F" w:rsidP="00E42E31">
            <w:pPr>
              <w:pStyle w:val="TableNormal"/>
              <w:rPr>
                <w:lang w:eastAsia="ru-RU"/>
              </w:rPr>
            </w:pPr>
            <w:r w:rsidRPr="00E42E31">
              <w:rPr>
                <w:lang w:eastAsia="ru-RU"/>
              </w:rPr>
              <w:t>Формулировка:</w:t>
            </w:r>
          </w:p>
          <w:p w:rsidR="0010063F" w:rsidRPr="00E42E31" w:rsidRDefault="0010063F" w:rsidP="00D82001">
            <w:pPr>
              <w:pStyle w:val="TableNormal"/>
              <w:numPr>
                <w:ilvl w:val="0"/>
                <w:numId w:val="18"/>
              </w:numPr>
              <w:rPr>
                <w:lang w:eastAsia="ru-RU"/>
              </w:rPr>
            </w:pPr>
            <w:r w:rsidRPr="00E42E31">
              <w:rPr>
                <w:lang w:eastAsia="ru-RU"/>
              </w:rPr>
              <w:t>Модули верхнего уровня не должны зависеть от модулей нижнего уровня. Оба должны зависеть от абстракции.</w:t>
            </w:r>
          </w:p>
          <w:p w:rsidR="0010063F" w:rsidRPr="00E42E31" w:rsidRDefault="0010063F" w:rsidP="00D82001">
            <w:pPr>
              <w:pStyle w:val="TableNormal"/>
              <w:numPr>
                <w:ilvl w:val="0"/>
                <w:numId w:val="18"/>
              </w:numPr>
              <w:rPr>
                <w:lang w:eastAsia="ru-RU"/>
              </w:rPr>
            </w:pPr>
            <w:r w:rsidRPr="00E42E31">
              <w:rPr>
                <w:lang w:eastAsia="ru-RU"/>
              </w:rPr>
              <w:t>Абстракции не должны зависеть от деталей. Детали должны зависеть от абстракций.</w:t>
            </w:r>
          </w:p>
          <w:p w:rsidR="0010063F" w:rsidRDefault="0010063F" w:rsidP="00E42E31">
            <w:pPr>
              <w:pStyle w:val="TableNormal"/>
            </w:pPr>
            <w:r>
              <w:t xml:space="preserve">Для </w:t>
            </w:r>
            <w:r>
              <w:rPr>
                <w:lang w:val="en-US"/>
              </w:rPr>
              <w:t>Java</w:t>
            </w:r>
            <w:r w:rsidRPr="00E42E31">
              <w:t xml:space="preserve"> </w:t>
            </w:r>
            <w:r>
              <w:t xml:space="preserve">реализуется в виде </w:t>
            </w:r>
            <w:r>
              <w:rPr>
                <w:lang w:val="en-US"/>
              </w:rPr>
              <w:t>IoC</w:t>
            </w:r>
            <w:r w:rsidRPr="00E42E31">
              <w:t xml:space="preserve"> </w:t>
            </w:r>
            <w:r>
              <w:t xml:space="preserve">контейнеров. Одна из реализаций – </w:t>
            </w:r>
            <w:r>
              <w:rPr>
                <w:lang w:val="en-US"/>
              </w:rPr>
              <w:t>Spring</w:t>
            </w:r>
            <w:r>
              <w:t xml:space="preserve"> </w:t>
            </w:r>
            <w:r>
              <w:rPr>
                <w:lang w:val="en-US"/>
              </w:rPr>
              <w:t>Framework</w:t>
            </w:r>
            <w:r>
              <w:t xml:space="preserve">. </w:t>
            </w:r>
          </w:p>
          <w:p w:rsidR="0010063F" w:rsidRPr="00E42E31" w:rsidRDefault="0010063F" w:rsidP="00E42E31">
            <w:pPr>
              <w:pStyle w:val="TableNormal"/>
            </w:pPr>
            <w:r>
              <w:t xml:space="preserve">Метод применения: </w:t>
            </w:r>
            <w:r w:rsidRPr="00E42E31">
              <w:t>Программное обеспечение запрашивает объект из контейнера, и контейнер создаёт объект и его зависимости.</w:t>
            </w:r>
          </w:p>
        </w:tc>
      </w:tr>
      <w:tr w:rsidR="0010063F" w:rsidRPr="00E42E31" w:rsidTr="008B426D">
        <w:trPr>
          <w:cantSplit/>
          <w:trHeight w:val="113"/>
        </w:trPr>
        <w:tc>
          <w:tcPr>
            <w:tcW w:w="2943" w:type="dxa"/>
            <w:shd w:val="clear" w:color="auto" w:fill="auto"/>
          </w:tcPr>
          <w:p w:rsidR="0010063F" w:rsidRPr="00E42E31" w:rsidRDefault="0010063F" w:rsidP="008B426D">
            <w:pPr>
              <w:pStyle w:val="TableNormal"/>
            </w:pPr>
            <w:r>
              <w:rPr>
                <w:lang w:val="en-US"/>
              </w:rPr>
              <w:t>J</w:t>
            </w:r>
            <w:r w:rsidRPr="00E42E31">
              <w:t>2</w:t>
            </w:r>
            <w:r>
              <w:rPr>
                <w:lang w:val="en-US"/>
              </w:rPr>
              <w:t>EE</w:t>
            </w:r>
          </w:p>
        </w:tc>
        <w:tc>
          <w:tcPr>
            <w:tcW w:w="6107" w:type="dxa"/>
            <w:shd w:val="clear" w:color="auto" w:fill="auto"/>
          </w:tcPr>
          <w:p w:rsidR="0010063F" w:rsidRPr="00E42E31" w:rsidRDefault="0010063F" w:rsidP="008B426D">
            <w:pPr>
              <w:pStyle w:val="TableNormal"/>
            </w:pPr>
            <w:r w:rsidRPr="00E42E31">
              <w:t>Java Platform, Enterprise Edition, сокращенно Java EE (до версии 5.0 — Java 2 Enterprise Edition или J2EE) — набор спецификаций и соответствующей документации для языка Java, описывающей архитектуру серверной платформы для задач средних и крупных предприятий.</w:t>
            </w:r>
          </w:p>
        </w:tc>
      </w:tr>
      <w:tr w:rsidR="0010063F" w:rsidRPr="00E42E31" w:rsidTr="008B426D">
        <w:trPr>
          <w:cantSplit/>
          <w:trHeight w:val="113"/>
        </w:trPr>
        <w:tc>
          <w:tcPr>
            <w:tcW w:w="2943" w:type="dxa"/>
            <w:shd w:val="clear" w:color="auto" w:fill="auto"/>
          </w:tcPr>
          <w:p w:rsidR="0010063F" w:rsidRPr="00E42E31" w:rsidRDefault="0010063F" w:rsidP="008B426D">
            <w:pPr>
              <w:pStyle w:val="TableNormal"/>
            </w:pPr>
            <w:r>
              <w:rPr>
                <w:lang w:val="en-US"/>
              </w:rPr>
              <w:t>J</w:t>
            </w:r>
            <w:r w:rsidRPr="00E42E31">
              <w:t>2</w:t>
            </w:r>
            <w:r>
              <w:rPr>
                <w:lang w:val="en-US"/>
              </w:rPr>
              <w:t>SE</w:t>
            </w:r>
          </w:p>
        </w:tc>
        <w:tc>
          <w:tcPr>
            <w:tcW w:w="6107" w:type="dxa"/>
            <w:shd w:val="clear" w:color="auto" w:fill="auto"/>
          </w:tcPr>
          <w:p w:rsidR="0010063F" w:rsidRPr="00E42E31" w:rsidRDefault="0010063F" w:rsidP="008B426D">
            <w:pPr>
              <w:pStyle w:val="TableNormal"/>
            </w:pPr>
            <w:r w:rsidRPr="00E42E31">
              <w:t>Java Platform, Standard Edition, сокращенно Java SE (ранее Java 2 Standard Edition или J2SE) — стандартная версия платформы Java 2, предназначенная для создания и исполнения аплетов и приложений, рассчитанных на индивидуальное пользование или на использование в масштабах малого предприятия. Не включает в себя многие возможности, предоставляемые более мощной и расширенной платформой Java 2 Enterprise Edition (J2EE), рассчитанной на создание коммерческих приложений масштаба крупных и средних предприятий.</w:t>
            </w:r>
          </w:p>
        </w:tc>
      </w:tr>
      <w:tr w:rsidR="0010063F" w:rsidRPr="00AD6216" w:rsidTr="008B426D">
        <w:trPr>
          <w:cantSplit/>
          <w:trHeight w:val="113"/>
        </w:trPr>
        <w:tc>
          <w:tcPr>
            <w:tcW w:w="2943" w:type="dxa"/>
            <w:shd w:val="clear" w:color="auto" w:fill="auto"/>
          </w:tcPr>
          <w:p w:rsidR="0010063F" w:rsidRPr="00E42E31" w:rsidRDefault="0010063F" w:rsidP="008B426D">
            <w:pPr>
              <w:pStyle w:val="TableNormal"/>
              <w:rPr>
                <w:lang w:val="en-US"/>
              </w:rPr>
            </w:pPr>
            <w:r>
              <w:rPr>
                <w:lang w:val="en-US"/>
              </w:rPr>
              <w:t>Java EE</w:t>
            </w:r>
          </w:p>
        </w:tc>
        <w:tc>
          <w:tcPr>
            <w:tcW w:w="6107" w:type="dxa"/>
            <w:shd w:val="clear" w:color="auto" w:fill="auto"/>
          </w:tcPr>
          <w:p w:rsidR="0010063F" w:rsidRPr="00E42E31" w:rsidRDefault="00AD6216" w:rsidP="008B426D">
            <w:pPr>
              <w:pStyle w:val="TableNormal"/>
              <w:rPr>
                <w:lang w:val="en-US"/>
              </w:rPr>
            </w:pPr>
            <w:r>
              <w:t>См</w:t>
            </w:r>
            <w:r w:rsidRPr="00AD6216">
              <w:rPr>
                <w:lang w:val="en-US"/>
              </w:rPr>
              <w:t xml:space="preserve">. </w:t>
            </w:r>
            <w:r w:rsidR="0010063F">
              <w:rPr>
                <w:lang w:val="en-US"/>
              </w:rPr>
              <w:t>J2EE</w:t>
            </w:r>
          </w:p>
        </w:tc>
      </w:tr>
      <w:tr w:rsidR="0010063F" w:rsidRPr="00AD6216" w:rsidTr="008B426D">
        <w:trPr>
          <w:cantSplit/>
          <w:trHeight w:val="113"/>
        </w:trPr>
        <w:tc>
          <w:tcPr>
            <w:tcW w:w="2943" w:type="dxa"/>
            <w:shd w:val="clear" w:color="auto" w:fill="auto"/>
          </w:tcPr>
          <w:p w:rsidR="0010063F" w:rsidRDefault="0010063F" w:rsidP="008B426D">
            <w:pPr>
              <w:pStyle w:val="TableNormal"/>
              <w:rPr>
                <w:lang w:val="en-US"/>
              </w:rPr>
            </w:pPr>
            <w:r>
              <w:rPr>
                <w:lang w:val="en-US"/>
              </w:rPr>
              <w:t>Java SE</w:t>
            </w:r>
          </w:p>
        </w:tc>
        <w:tc>
          <w:tcPr>
            <w:tcW w:w="6107" w:type="dxa"/>
            <w:shd w:val="clear" w:color="auto" w:fill="auto"/>
          </w:tcPr>
          <w:p w:rsidR="0010063F" w:rsidRPr="00E42E31" w:rsidRDefault="00AD6216" w:rsidP="008B426D">
            <w:pPr>
              <w:pStyle w:val="TableNormal"/>
              <w:rPr>
                <w:lang w:val="en-US"/>
              </w:rPr>
            </w:pPr>
            <w:r>
              <w:t xml:space="preserve">См. </w:t>
            </w:r>
            <w:r w:rsidR="0010063F">
              <w:rPr>
                <w:lang w:val="en-US"/>
              </w:rPr>
              <w:t>J2SE</w:t>
            </w:r>
          </w:p>
        </w:tc>
      </w:tr>
      <w:tr w:rsidR="0010063F" w:rsidRPr="00E42E31" w:rsidTr="008B426D">
        <w:trPr>
          <w:cantSplit/>
          <w:trHeight w:val="113"/>
        </w:trPr>
        <w:tc>
          <w:tcPr>
            <w:tcW w:w="2943" w:type="dxa"/>
            <w:shd w:val="clear" w:color="auto" w:fill="auto"/>
          </w:tcPr>
          <w:p w:rsidR="0010063F" w:rsidRPr="00AD6216" w:rsidRDefault="0010063F" w:rsidP="008B426D">
            <w:pPr>
              <w:pStyle w:val="TableNormal"/>
              <w:rPr>
                <w:lang w:val="en-US"/>
              </w:rPr>
            </w:pPr>
            <w:r>
              <w:rPr>
                <w:lang w:val="en-US"/>
              </w:rPr>
              <w:t>JDBC</w:t>
            </w:r>
          </w:p>
        </w:tc>
        <w:tc>
          <w:tcPr>
            <w:tcW w:w="6107" w:type="dxa"/>
            <w:shd w:val="clear" w:color="auto" w:fill="auto"/>
          </w:tcPr>
          <w:p w:rsidR="0010063F" w:rsidRPr="00E42E31" w:rsidRDefault="0010063F" w:rsidP="00E42E31">
            <w:pPr>
              <w:pStyle w:val="TableNormal"/>
            </w:pPr>
            <w:r w:rsidRPr="00AD6216">
              <w:rPr>
                <w:lang w:val="en-US"/>
              </w:rPr>
              <w:t>Java</w:t>
            </w:r>
            <w:r w:rsidRPr="00782D39">
              <w:t xml:space="preserve"> </w:t>
            </w:r>
            <w:r w:rsidRPr="00AD6216">
              <w:rPr>
                <w:lang w:val="en-US"/>
              </w:rPr>
              <w:t>DataBase</w:t>
            </w:r>
            <w:r w:rsidRPr="00782D39">
              <w:t xml:space="preserve"> </w:t>
            </w:r>
            <w:r w:rsidRPr="00AD6216">
              <w:rPr>
                <w:lang w:val="en-US"/>
              </w:rPr>
              <w:t>Connectivity</w:t>
            </w:r>
            <w:r w:rsidRPr="00782D39">
              <w:t xml:space="preserve">. </w:t>
            </w:r>
            <w:r w:rsidRPr="00782D39">
              <w:br/>
            </w:r>
            <w:r w:rsidRPr="00E42E31">
              <w:t>Соединение</w:t>
            </w:r>
            <w:r w:rsidRPr="00782D39">
              <w:t xml:space="preserve"> </w:t>
            </w:r>
            <w:r w:rsidRPr="00E42E31">
              <w:t>с</w:t>
            </w:r>
            <w:r w:rsidRPr="00782D39">
              <w:t xml:space="preserve"> </w:t>
            </w:r>
            <w:r w:rsidRPr="00E42E31">
              <w:t>базами</w:t>
            </w:r>
            <w:r w:rsidRPr="00782D39">
              <w:t xml:space="preserve"> </w:t>
            </w:r>
            <w:r w:rsidRPr="00E42E31">
              <w:t>данных</w:t>
            </w:r>
            <w:r w:rsidRPr="00782D39">
              <w:t xml:space="preserve"> </w:t>
            </w:r>
            <w:r w:rsidRPr="00E42E31">
              <w:t>на</w:t>
            </w:r>
            <w:r w:rsidRPr="00782D39">
              <w:t xml:space="preserve"> </w:t>
            </w:r>
            <w:r w:rsidRPr="00AD6216">
              <w:rPr>
                <w:lang w:val="en-US"/>
              </w:rPr>
              <w:t>Java</w:t>
            </w:r>
            <w:r w:rsidRPr="00782D39">
              <w:t xml:space="preserve"> — </w:t>
            </w:r>
            <w:r w:rsidRPr="00E42E31">
              <w:t>платформенно</w:t>
            </w:r>
            <w:r w:rsidRPr="00782D39">
              <w:t>-</w:t>
            </w:r>
            <w:r w:rsidRPr="00E42E31">
              <w:t>независимый</w:t>
            </w:r>
            <w:r w:rsidRPr="00782D39">
              <w:t xml:space="preserve"> </w:t>
            </w:r>
            <w:r w:rsidRPr="00E42E31">
              <w:t>промышленный</w:t>
            </w:r>
            <w:r w:rsidRPr="00782D39">
              <w:t xml:space="preserve"> </w:t>
            </w:r>
            <w:r w:rsidRPr="00E42E31">
              <w:t>стандарт взаимодействия Java-приложений с различными СУБД, реализованный в виде пакета java.sql, входящего в состав Java SE.</w:t>
            </w:r>
          </w:p>
        </w:tc>
      </w:tr>
      <w:tr w:rsidR="0010063F" w:rsidRPr="00402D26" w:rsidTr="008B426D">
        <w:trPr>
          <w:cantSplit/>
          <w:trHeight w:val="113"/>
        </w:trPr>
        <w:tc>
          <w:tcPr>
            <w:tcW w:w="2943" w:type="dxa"/>
            <w:shd w:val="clear" w:color="auto" w:fill="auto"/>
          </w:tcPr>
          <w:p w:rsidR="0010063F" w:rsidRDefault="0010063F" w:rsidP="008B426D">
            <w:pPr>
              <w:pStyle w:val="TableNormal"/>
            </w:pPr>
            <w:r w:rsidRPr="00177487">
              <w:t>Round-robin</w:t>
            </w:r>
          </w:p>
        </w:tc>
        <w:tc>
          <w:tcPr>
            <w:tcW w:w="6107" w:type="dxa"/>
            <w:shd w:val="clear" w:color="auto" w:fill="auto"/>
          </w:tcPr>
          <w:p w:rsidR="0010063F" w:rsidRDefault="0010063F" w:rsidP="00E42E31">
            <w:pPr>
              <w:pStyle w:val="TableNormal"/>
            </w:pPr>
            <w:r w:rsidRPr="00177487">
              <w:t>Round-robin — алгоритм распределения нагрузки распределённой вычислительной системы методом перебора и упорядочения её элементов по круговому циклу.</w:t>
            </w:r>
          </w:p>
        </w:tc>
      </w:tr>
      <w:tr w:rsidR="0010063F" w:rsidRPr="00E42E31" w:rsidTr="008B426D">
        <w:trPr>
          <w:cantSplit/>
          <w:trHeight w:val="113"/>
        </w:trPr>
        <w:tc>
          <w:tcPr>
            <w:tcW w:w="2943" w:type="dxa"/>
            <w:shd w:val="clear" w:color="auto" w:fill="auto"/>
          </w:tcPr>
          <w:p w:rsidR="0010063F" w:rsidRPr="00E42E31" w:rsidRDefault="0010063F" w:rsidP="008B426D">
            <w:pPr>
              <w:pStyle w:val="TableNormal"/>
            </w:pPr>
            <w:r>
              <w:rPr>
                <w:lang w:val="en-US"/>
              </w:rPr>
              <w:lastRenderedPageBreak/>
              <w:t>SOA</w:t>
            </w:r>
          </w:p>
        </w:tc>
        <w:tc>
          <w:tcPr>
            <w:tcW w:w="6107" w:type="dxa"/>
            <w:shd w:val="clear" w:color="auto" w:fill="auto"/>
          </w:tcPr>
          <w:p w:rsidR="0010063F" w:rsidRDefault="0010063F" w:rsidP="00E42E31">
            <w:pPr>
              <w:pStyle w:val="TableNormal"/>
            </w:pPr>
            <w:r w:rsidRPr="00E42E31">
              <w:rPr>
                <w:lang w:val="en-US"/>
              </w:rPr>
              <w:t>Service</w:t>
            </w:r>
            <w:r w:rsidRPr="00035B45">
              <w:t>-</w:t>
            </w:r>
            <w:r w:rsidRPr="00E42E31">
              <w:rPr>
                <w:lang w:val="en-US"/>
              </w:rPr>
              <w:t>oriented</w:t>
            </w:r>
            <w:r w:rsidRPr="00035B45">
              <w:t xml:space="preserve"> </w:t>
            </w:r>
            <w:r w:rsidRPr="00E42E31">
              <w:rPr>
                <w:lang w:val="en-US"/>
              </w:rPr>
              <w:t>architecture</w:t>
            </w:r>
            <w:r w:rsidRPr="00035B45">
              <w:br/>
            </w:r>
            <w:r>
              <w:t xml:space="preserve">Сервис-ориентированная архитектура (SOA, англ. service-oriented architecture) — модульный подход к разработке программного обеспечения, основанный на использовании распределённых, слабо связанных (англ. </w:t>
            </w:r>
            <w:r w:rsidRPr="00AD6216">
              <w:rPr>
                <w:lang w:val="en-US"/>
              </w:rPr>
              <w:t>loose</w:t>
            </w:r>
            <w:r>
              <w:t xml:space="preserve"> </w:t>
            </w:r>
            <w:r w:rsidRPr="00AD6216">
              <w:rPr>
                <w:lang w:val="en-US"/>
              </w:rPr>
              <w:t>coupling</w:t>
            </w:r>
            <w:r>
              <w:t>) заменяемых компонентов, оснащённых стандартизированными интерфейсами для взаимодействия по стандартизированным протоколам.</w:t>
            </w:r>
          </w:p>
          <w:p w:rsidR="0010063F" w:rsidRDefault="0010063F" w:rsidP="00E42E31">
            <w:pPr>
              <w:pStyle w:val="TableNormal"/>
            </w:pPr>
            <w:r>
              <w:t xml:space="preserve">Программные комплексы, разработанные в соответствии с сервис-ориентированной архитектурой, </w:t>
            </w:r>
            <w:r w:rsidR="00AD6216">
              <w:t>могут</w:t>
            </w:r>
            <w:r>
              <w:t xml:space="preserve"> </w:t>
            </w:r>
            <w:r w:rsidR="00AD6216">
              <w:t xml:space="preserve">быть реализованы, например, </w:t>
            </w:r>
            <w:r>
              <w:t xml:space="preserve">как набор </w:t>
            </w:r>
            <w:r>
              <w:rPr>
                <w:lang w:val="en-US"/>
              </w:rPr>
              <w:t>Web</w:t>
            </w:r>
            <w:r w:rsidRPr="00E42E31">
              <w:t xml:space="preserve"> </w:t>
            </w:r>
            <w:r>
              <w:t xml:space="preserve">служб, взаимодействующих по протоколу SOAP, но </w:t>
            </w:r>
            <w:r w:rsidR="00AD6216">
              <w:t xml:space="preserve">возможны </w:t>
            </w:r>
            <w:r>
              <w:t>и другие реализации (например, на базе jini, CORBA).</w:t>
            </w:r>
          </w:p>
          <w:p w:rsidR="0010063F" w:rsidRPr="00E42E31" w:rsidRDefault="0010063F" w:rsidP="00E42E31">
            <w:pPr>
              <w:pStyle w:val="TableNormal"/>
            </w:pPr>
            <w:r>
              <w:t>Интерфейсы компонентов в сервис-ориентированной архитектуре инкапсулируют детали реализации (операционную систему, платформу, язык программирования) от остальных компонентов, таким образом обеспечивая комбинирование и многократное использование компонентов для построения сложных распределённых программных комплексов, обеспечивая независимость от используемых платформ и инструментов разработки, способствуя масштабируемости и управляемости создаваемых систем.</w:t>
            </w:r>
          </w:p>
        </w:tc>
      </w:tr>
      <w:tr w:rsidR="0010063F" w:rsidRPr="00E42E31" w:rsidTr="008B426D">
        <w:trPr>
          <w:cantSplit/>
          <w:trHeight w:val="113"/>
        </w:trPr>
        <w:tc>
          <w:tcPr>
            <w:tcW w:w="2943" w:type="dxa"/>
            <w:shd w:val="clear" w:color="auto" w:fill="auto"/>
          </w:tcPr>
          <w:p w:rsidR="0010063F" w:rsidRPr="00E42E31" w:rsidRDefault="0010063F" w:rsidP="008B426D">
            <w:pPr>
              <w:pStyle w:val="TableNormal"/>
            </w:pPr>
            <w:r>
              <w:t>БД</w:t>
            </w:r>
          </w:p>
        </w:tc>
        <w:tc>
          <w:tcPr>
            <w:tcW w:w="6107" w:type="dxa"/>
            <w:shd w:val="clear" w:color="auto" w:fill="auto"/>
          </w:tcPr>
          <w:p w:rsidR="0010063F" w:rsidRPr="00E42E31" w:rsidRDefault="0010063F" w:rsidP="00E42E31">
            <w:pPr>
              <w:pStyle w:val="TableNormal"/>
            </w:pPr>
            <w:commentRangeStart w:id="392"/>
            <w:r>
              <w:t>Ба</w:t>
            </w:r>
            <w:r w:rsidRPr="00E42E31">
              <w:t>за д</w:t>
            </w:r>
            <w:r>
              <w:t>а</w:t>
            </w:r>
            <w:r w:rsidRPr="00E42E31">
              <w:t xml:space="preserve">нных — представленная в объективной форме совокупность самостоятельных материалов (статей, расчётов, нормативных актов, судебных решений и иных подобных материалов), систематизированных таким образом, чтобы эти материалы могли быть найдены и обработаны с помощью электронной вычислительной машины (ЭВМ) </w:t>
            </w:r>
            <w:r>
              <w:br/>
            </w:r>
            <w:r w:rsidRPr="00E42E31">
              <w:t>(Гражданский кодекс РФ, ст. 1260).</w:t>
            </w:r>
            <w:commentRangeEnd w:id="392"/>
            <w:r w:rsidR="006D64A1">
              <w:rPr>
                <w:rStyle w:val="aff1"/>
              </w:rPr>
              <w:commentReference w:id="392"/>
            </w:r>
          </w:p>
        </w:tc>
      </w:tr>
      <w:tr w:rsidR="0010063F" w:rsidRPr="00402D26" w:rsidTr="008B426D">
        <w:trPr>
          <w:cantSplit/>
          <w:trHeight w:val="113"/>
        </w:trPr>
        <w:tc>
          <w:tcPr>
            <w:tcW w:w="2943" w:type="dxa"/>
            <w:shd w:val="clear" w:color="auto" w:fill="auto"/>
          </w:tcPr>
          <w:p w:rsidR="0010063F" w:rsidRDefault="0010063F" w:rsidP="008B426D">
            <w:pPr>
              <w:pStyle w:val="TableNormal"/>
            </w:pPr>
            <w:r>
              <w:t>Бизнес-решение</w:t>
            </w:r>
          </w:p>
        </w:tc>
        <w:tc>
          <w:tcPr>
            <w:tcW w:w="6107" w:type="dxa"/>
            <w:shd w:val="clear" w:color="auto" w:fill="auto"/>
          </w:tcPr>
          <w:p w:rsidR="0010063F" w:rsidRPr="0010063F" w:rsidRDefault="0010063F" w:rsidP="0010063F">
            <w:pPr>
              <w:pStyle w:val="TableNormal"/>
              <w:rPr>
                <w:lang w:val="en-US"/>
              </w:rPr>
            </w:pPr>
            <w:r w:rsidRPr="00917C0F">
              <w:rPr>
                <w:lang w:eastAsia="ru-RU"/>
              </w:rPr>
              <w:t>Бизнес</w:t>
            </w:r>
            <w:r>
              <w:rPr>
                <w:lang w:eastAsia="ru-RU"/>
              </w:rPr>
              <w:t>-р</w:t>
            </w:r>
            <w:r w:rsidRPr="00917C0F">
              <w:rPr>
                <w:lang w:eastAsia="ru-RU"/>
              </w:rPr>
              <w:t>ешени</w:t>
            </w:r>
            <w:r>
              <w:rPr>
                <w:lang w:eastAsia="ru-RU"/>
              </w:rPr>
              <w:t>е</w:t>
            </w:r>
            <w:r w:rsidRPr="00917C0F">
              <w:rPr>
                <w:lang w:eastAsia="ru-RU"/>
              </w:rPr>
              <w:t xml:space="preserve"> </w:t>
            </w:r>
            <w:r>
              <w:rPr>
                <w:lang w:eastAsia="ru-RU"/>
              </w:rPr>
              <w:t xml:space="preserve">– это </w:t>
            </w:r>
            <w:r w:rsidRPr="00917C0F">
              <w:rPr>
                <w:lang w:eastAsia="ru-RU"/>
              </w:rPr>
              <w:t>относительно самодостаточны</w:t>
            </w:r>
            <w:r>
              <w:rPr>
                <w:lang w:eastAsia="ru-RU"/>
              </w:rPr>
              <w:t>й</w:t>
            </w:r>
            <w:r w:rsidRPr="00917C0F">
              <w:rPr>
                <w:lang w:eastAsia="ru-RU"/>
              </w:rPr>
              <w:t xml:space="preserve"> прикладн</w:t>
            </w:r>
            <w:r>
              <w:rPr>
                <w:lang w:eastAsia="ru-RU"/>
              </w:rPr>
              <w:t>ой</w:t>
            </w:r>
            <w:r w:rsidRPr="00917C0F">
              <w:rPr>
                <w:lang w:eastAsia="ru-RU"/>
              </w:rPr>
              <w:t xml:space="preserve"> модул</w:t>
            </w:r>
            <w:r>
              <w:rPr>
                <w:lang w:eastAsia="ru-RU"/>
              </w:rPr>
              <w:t>ь</w:t>
            </w:r>
            <w:r w:rsidRPr="00917C0F">
              <w:rPr>
                <w:lang w:eastAsia="ru-RU"/>
              </w:rPr>
              <w:t>, способны</w:t>
            </w:r>
            <w:r>
              <w:rPr>
                <w:lang w:eastAsia="ru-RU"/>
              </w:rPr>
              <w:t>й</w:t>
            </w:r>
            <w:r w:rsidRPr="00917C0F">
              <w:rPr>
                <w:lang w:eastAsia="ru-RU"/>
              </w:rPr>
              <w:t xml:space="preserve"> к самостоятельному развертыванию и использованию (без других БР), но интегрирующиеся с ними на принципах слабой связности.</w:t>
            </w:r>
            <w:r>
              <w:rPr>
                <w:lang w:eastAsia="ru-RU"/>
              </w:rPr>
              <w:t xml:space="preserve"> </w:t>
            </w:r>
            <w:r>
              <w:rPr>
                <w:lang w:val="en-US" w:eastAsia="ru-RU"/>
              </w:rPr>
              <w:t>[2]</w:t>
            </w:r>
          </w:p>
        </w:tc>
      </w:tr>
      <w:tr w:rsidR="0010063F" w:rsidRPr="00402D26" w:rsidTr="008B426D">
        <w:trPr>
          <w:cantSplit/>
          <w:trHeight w:val="113"/>
        </w:trPr>
        <w:tc>
          <w:tcPr>
            <w:tcW w:w="2943" w:type="dxa"/>
            <w:shd w:val="clear" w:color="auto" w:fill="auto"/>
          </w:tcPr>
          <w:p w:rsidR="0010063F" w:rsidRDefault="0010063F" w:rsidP="008B426D">
            <w:pPr>
              <w:pStyle w:val="TableNormal"/>
            </w:pPr>
            <w:r>
              <w:t>БР</w:t>
            </w:r>
          </w:p>
        </w:tc>
        <w:tc>
          <w:tcPr>
            <w:tcW w:w="6107" w:type="dxa"/>
            <w:shd w:val="clear" w:color="auto" w:fill="auto"/>
          </w:tcPr>
          <w:p w:rsidR="0010063F" w:rsidRPr="00917C0F" w:rsidRDefault="0010063F" w:rsidP="0010063F">
            <w:pPr>
              <w:pStyle w:val="TableNormal"/>
              <w:rPr>
                <w:lang w:eastAsia="ru-RU"/>
              </w:rPr>
            </w:pPr>
            <w:r>
              <w:rPr>
                <w:lang w:eastAsia="ru-RU"/>
              </w:rPr>
              <w:t>Бизнес-решение.</w:t>
            </w:r>
          </w:p>
        </w:tc>
      </w:tr>
      <w:tr w:rsidR="0010063F" w:rsidRPr="00E42E31" w:rsidTr="008B426D">
        <w:trPr>
          <w:cantSplit/>
          <w:trHeight w:val="113"/>
        </w:trPr>
        <w:tc>
          <w:tcPr>
            <w:tcW w:w="2943" w:type="dxa"/>
            <w:shd w:val="clear" w:color="auto" w:fill="auto"/>
          </w:tcPr>
          <w:p w:rsidR="0010063F" w:rsidRPr="00E42E31" w:rsidRDefault="0010063F" w:rsidP="008B426D">
            <w:pPr>
              <w:pStyle w:val="TableNormal"/>
            </w:pPr>
            <w:r>
              <w:t>Виртуальный</w:t>
            </w:r>
            <w:r w:rsidRPr="00E42E31">
              <w:t xml:space="preserve"> </w:t>
            </w:r>
            <w:r>
              <w:t>класс</w:t>
            </w:r>
            <w:r w:rsidRPr="00E42E31">
              <w:t xml:space="preserve"> </w:t>
            </w:r>
            <w:r>
              <w:t>объектов</w:t>
            </w:r>
          </w:p>
        </w:tc>
        <w:tc>
          <w:tcPr>
            <w:tcW w:w="6107" w:type="dxa"/>
            <w:shd w:val="clear" w:color="auto" w:fill="auto"/>
          </w:tcPr>
          <w:p w:rsidR="0010063F" w:rsidRDefault="0010063F" w:rsidP="008B426D">
            <w:pPr>
              <w:pStyle w:val="TableNormal"/>
            </w:pPr>
            <w:r>
              <w:t xml:space="preserve">Класс объектов, не имеющих таблиц в БД. </w:t>
            </w:r>
          </w:p>
          <w:p w:rsidR="0010063F" w:rsidRPr="00E42E31" w:rsidRDefault="0010063F" w:rsidP="008B426D">
            <w:pPr>
              <w:pStyle w:val="TableNormal"/>
            </w:pPr>
            <w:r>
              <w:t>Используются в ПХ для описания шаблонов структур хранения, которые могут использоваться в других классах объектов ПХ.</w:t>
            </w:r>
          </w:p>
        </w:tc>
      </w:tr>
      <w:tr w:rsidR="0010063F" w:rsidRPr="00E42E31" w:rsidTr="008B426D">
        <w:trPr>
          <w:cantSplit/>
          <w:trHeight w:val="113"/>
        </w:trPr>
        <w:tc>
          <w:tcPr>
            <w:tcW w:w="2943" w:type="dxa"/>
            <w:shd w:val="clear" w:color="auto" w:fill="auto"/>
          </w:tcPr>
          <w:p w:rsidR="0010063F" w:rsidRPr="00E42E31" w:rsidRDefault="0010063F" w:rsidP="008B426D">
            <w:pPr>
              <w:pStyle w:val="TableNormal"/>
            </w:pPr>
            <w:r>
              <w:t>Листовой</w:t>
            </w:r>
            <w:r w:rsidRPr="00E42E31">
              <w:t xml:space="preserve"> </w:t>
            </w:r>
            <w:r>
              <w:t>класс</w:t>
            </w:r>
            <w:r w:rsidRPr="00E42E31">
              <w:t xml:space="preserve"> </w:t>
            </w:r>
            <w:r>
              <w:t>объектов</w:t>
            </w:r>
          </w:p>
        </w:tc>
        <w:tc>
          <w:tcPr>
            <w:tcW w:w="6107" w:type="dxa"/>
            <w:shd w:val="clear" w:color="auto" w:fill="auto"/>
          </w:tcPr>
          <w:p w:rsidR="0010063F" w:rsidRPr="00E42E31" w:rsidRDefault="0010063F" w:rsidP="008B426D">
            <w:pPr>
              <w:pStyle w:val="TableNormal"/>
            </w:pPr>
            <w:r>
              <w:t>Класс объектов, порождающий таблицы в БД, но не имеющий наследников.</w:t>
            </w:r>
          </w:p>
        </w:tc>
      </w:tr>
      <w:tr w:rsidR="0010063F" w:rsidRPr="00E42E31" w:rsidTr="008B426D">
        <w:trPr>
          <w:cantSplit/>
          <w:trHeight w:val="113"/>
        </w:trPr>
        <w:tc>
          <w:tcPr>
            <w:tcW w:w="2943" w:type="dxa"/>
            <w:shd w:val="clear" w:color="auto" w:fill="auto"/>
          </w:tcPr>
          <w:p w:rsidR="0010063F" w:rsidRPr="00E42E31" w:rsidRDefault="0010063F" w:rsidP="008B426D">
            <w:pPr>
              <w:pStyle w:val="TableNormal"/>
            </w:pPr>
            <w:r>
              <w:t>ОС</w:t>
            </w:r>
          </w:p>
        </w:tc>
        <w:tc>
          <w:tcPr>
            <w:tcW w:w="6107" w:type="dxa"/>
            <w:shd w:val="clear" w:color="auto" w:fill="auto"/>
          </w:tcPr>
          <w:p w:rsidR="0010063F" w:rsidRPr="00E42E31" w:rsidRDefault="0010063F" w:rsidP="008B426D">
            <w:pPr>
              <w:pStyle w:val="TableNormal"/>
            </w:pPr>
            <w:r>
              <w:t>Операционная система.</w:t>
            </w:r>
          </w:p>
        </w:tc>
      </w:tr>
      <w:tr w:rsidR="0010063F" w:rsidRPr="00402D26" w:rsidTr="008B426D">
        <w:trPr>
          <w:cantSplit/>
          <w:trHeight w:val="113"/>
        </w:trPr>
        <w:tc>
          <w:tcPr>
            <w:tcW w:w="2943" w:type="dxa"/>
            <w:shd w:val="clear" w:color="auto" w:fill="auto"/>
          </w:tcPr>
          <w:p w:rsidR="0010063F" w:rsidRPr="00C7743A" w:rsidRDefault="0010063F" w:rsidP="008B426D">
            <w:pPr>
              <w:pStyle w:val="TableNormal"/>
            </w:pPr>
            <w:r w:rsidRPr="00E42E31">
              <w:t xml:space="preserve"> </w:t>
            </w:r>
            <w:r>
              <w:t>ПХ</w:t>
            </w:r>
          </w:p>
        </w:tc>
        <w:tc>
          <w:tcPr>
            <w:tcW w:w="6107" w:type="dxa"/>
            <w:shd w:val="clear" w:color="auto" w:fill="auto"/>
          </w:tcPr>
          <w:p w:rsidR="0010063F" w:rsidRPr="00E42E31" w:rsidRDefault="0010063F" w:rsidP="00E42E31">
            <w:pPr>
              <w:pStyle w:val="TableNormal"/>
            </w:pPr>
            <w:r>
              <w:t xml:space="preserve">Подсистема хранения. Компонент системы </w:t>
            </w:r>
            <w:r>
              <w:rPr>
                <w:lang w:val="en-US"/>
              </w:rPr>
              <w:t>CompanyMedia</w:t>
            </w:r>
            <w:r w:rsidRPr="00E42E31">
              <w:t xml:space="preserve"> 5</w:t>
            </w:r>
            <w:r>
              <w:t>, отвечающий за манипулирование информацией, хранимой в БД системы и в хранилище файлов вложений.</w:t>
            </w:r>
          </w:p>
        </w:tc>
      </w:tr>
      <w:tr w:rsidR="0010063F" w:rsidRPr="00402D26" w:rsidTr="008B426D">
        <w:trPr>
          <w:cantSplit/>
          <w:trHeight w:val="113"/>
        </w:trPr>
        <w:tc>
          <w:tcPr>
            <w:tcW w:w="2943" w:type="dxa"/>
            <w:shd w:val="clear" w:color="auto" w:fill="auto"/>
          </w:tcPr>
          <w:p w:rsidR="0010063F" w:rsidRPr="00C7743A" w:rsidRDefault="0010063F" w:rsidP="008B426D">
            <w:pPr>
              <w:pStyle w:val="TableNormal"/>
            </w:pPr>
            <w:r>
              <w:t>РСУБД</w:t>
            </w:r>
          </w:p>
        </w:tc>
        <w:tc>
          <w:tcPr>
            <w:tcW w:w="6107" w:type="dxa"/>
            <w:shd w:val="clear" w:color="auto" w:fill="auto"/>
          </w:tcPr>
          <w:p w:rsidR="0010063F" w:rsidRPr="00E42E31" w:rsidRDefault="0010063F" w:rsidP="00E42E31">
            <w:pPr>
              <w:pStyle w:val="TableNormal"/>
            </w:pPr>
            <w:r>
              <w:t>Реляционная Система управления Базами данных. СУБД, использующая реляционные принципы манипулирования с информацией, хранимой в БД.</w:t>
            </w:r>
          </w:p>
        </w:tc>
      </w:tr>
      <w:tr w:rsidR="0010063F" w:rsidRPr="00402D26" w:rsidTr="008B426D">
        <w:trPr>
          <w:cantSplit/>
          <w:trHeight w:val="113"/>
        </w:trPr>
        <w:tc>
          <w:tcPr>
            <w:tcW w:w="2943" w:type="dxa"/>
            <w:shd w:val="clear" w:color="auto" w:fill="auto"/>
          </w:tcPr>
          <w:p w:rsidR="0010063F" w:rsidRPr="00C7743A" w:rsidRDefault="0010063F" w:rsidP="008B426D">
            <w:pPr>
              <w:pStyle w:val="TableNormal"/>
            </w:pPr>
            <w:r>
              <w:t>Структурный класс объектов</w:t>
            </w:r>
          </w:p>
        </w:tc>
        <w:tc>
          <w:tcPr>
            <w:tcW w:w="6107" w:type="dxa"/>
            <w:shd w:val="clear" w:color="auto" w:fill="auto"/>
          </w:tcPr>
          <w:p w:rsidR="0010063F" w:rsidRPr="00E42E31" w:rsidRDefault="0010063F" w:rsidP="00E42E31">
            <w:pPr>
              <w:pStyle w:val="TableNormal"/>
            </w:pPr>
            <w:r>
              <w:t>Класс объектов, порождающий таблицы в БД, и имеющий наследников.</w:t>
            </w:r>
          </w:p>
        </w:tc>
      </w:tr>
      <w:tr w:rsidR="0010063F" w:rsidRPr="00402D26" w:rsidTr="008B426D">
        <w:trPr>
          <w:cantSplit/>
          <w:trHeight w:val="113"/>
        </w:trPr>
        <w:tc>
          <w:tcPr>
            <w:tcW w:w="2943" w:type="dxa"/>
            <w:shd w:val="clear" w:color="auto" w:fill="auto"/>
          </w:tcPr>
          <w:p w:rsidR="0010063F" w:rsidRPr="00C7743A" w:rsidRDefault="0010063F" w:rsidP="008B426D">
            <w:pPr>
              <w:pStyle w:val="TableNormal"/>
            </w:pPr>
            <w:r>
              <w:t>СУБД</w:t>
            </w:r>
          </w:p>
        </w:tc>
        <w:tc>
          <w:tcPr>
            <w:tcW w:w="6107" w:type="dxa"/>
            <w:shd w:val="clear" w:color="auto" w:fill="auto"/>
          </w:tcPr>
          <w:p w:rsidR="0010063F" w:rsidRPr="00E42E31" w:rsidRDefault="0010063F" w:rsidP="00E42E31">
            <w:pPr>
              <w:pStyle w:val="TableNormal"/>
            </w:pPr>
            <w:r>
              <w:t xml:space="preserve">Система Управления Базами Данных - </w:t>
            </w:r>
            <w:r w:rsidRPr="00E42E31">
              <w:t xml:space="preserve">совокупность программных и лингвистических средств общего или специального назначения, обеспечивающих управление созданием </w:t>
            </w:r>
            <w:commentRangeStart w:id="393"/>
            <w:r w:rsidRPr="00E42E31">
              <w:t>и использованием баз данных[</w:t>
            </w:r>
            <w:r>
              <w:t>.</w:t>
            </w:r>
            <w:commentRangeEnd w:id="393"/>
            <w:r w:rsidR="006D64A1">
              <w:rPr>
                <w:rStyle w:val="aff1"/>
              </w:rPr>
              <w:commentReference w:id="393"/>
            </w:r>
          </w:p>
        </w:tc>
      </w:tr>
    </w:tbl>
    <w:p w:rsidR="00DA0D47" w:rsidRPr="00AE1CC1" w:rsidRDefault="00AE1CC1" w:rsidP="00AE1CC1">
      <w:pPr>
        <w:pStyle w:val="afff3"/>
        <w:rPr>
          <w:ins w:id="394" w:author="Vladimir Panov" w:date="2012-11-22T12:00:00Z"/>
          <w:b/>
        </w:rPr>
      </w:pPr>
      <w:ins w:id="395" w:author="Vladimir Panov" w:date="2012-11-22T12:04:00Z">
        <w:r w:rsidRPr="00AE1CC1">
          <w:rPr>
            <w:b/>
            <w:lang w:val="en-US"/>
          </w:rPr>
          <w:lastRenderedPageBreak/>
          <w:t xml:space="preserve">Замечания, </w:t>
        </w:r>
      </w:ins>
      <w:ins w:id="396" w:author="Vladimir Panov" w:date="2012-11-22T12:05:00Z">
        <w:r w:rsidRPr="00AE1CC1">
          <w:rPr>
            <w:b/>
          </w:rPr>
          <w:t>добавленные 22.11.2012</w:t>
        </w:r>
      </w:ins>
    </w:p>
    <w:p w:rsidR="00AE1CC1" w:rsidRDefault="00AE1CC1" w:rsidP="00AE1CC1">
      <w:pPr>
        <w:pStyle w:val="afff3"/>
        <w:rPr>
          <w:ins w:id="397" w:author="Vladimir Panov" w:date="2012-11-22T12:03:00Z"/>
          <w:lang w:val="en-US"/>
        </w:rPr>
      </w:pPr>
      <w:ins w:id="398" w:author="Vladimir Panov" w:date="2012-11-22T12:00:00Z">
        <w:r w:rsidRPr="00AE1CC1">
          <w:t>Некоторые моменты, относящиеся к ПХ, являются ключевыми для работы всей системы, они должны быть описаны:</w:t>
        </w:r>
      </w:ins>
    </w:p>
    <w:p w:rsidR="00AE1CC1" w:rsidRDefault="00AE1CC1" w:rsidP="00AE1CC1">
      <w:pPr>
        <w:pStyle w:val="afff3"/>
        <w:numPr>
          <w:ilvl w:val="0"/>
          <w:numId w:val="48"/>
        </w:numPr>
        <w:rPr>
          <w:ins w:id="399" w:author="Vladimir Panov" w:date="2012-11-22T12:03:00Z"/>
          <w:lang w:val="en-US"/>
        </w:rPr>
      </w:pPr>
      <w:ins w:id="400" w:author="Vladimir Panov" w:date="2012-11-22T12:00:00Z">
        <w:r w:rsidRPr="00AE1CC1">
          <w:t>Как будут реализованы связи (включая их разновидности и раскладку объектов по множеству БД репозитория).</w:t>
        </w:r>
      </w:ins>
    </w:p>
    <w:p w:rsidR="00AE1CC1" w:rsidRPr="00AE1CC1" w:rsidRDefault="00AE1CC1" w:rsidP="00AE1CC1">
      <w:pPr>
        <w:pStyle w:val="afff3"/>
        <w:numPr>
          <w:ilvl w:val="0"/>
          <w:numId w:val="48"/>
        </w:numPr>
        <w:rPr>
          <w:ins w:id="401" w:author="Vladimir Panov" w:date="2012-11-22T12:03:00Z"/>
        </w:rPr>
      </w:pPr>
      <w:ins w:id="402" w:author="Vladimir Panov" w:date="2012-11-22T12:00:00Z">
        <w:r w:rsidRPr="00AE1CC1">
          <w:t>Как будет реализован ACL, особенно с учетом связей и распределения объектов по БД</w:t>
        </w:r>
      </w:ins>
    </w:p>
    <w:p w:rsidR="00AE1CC1" w:rsidRPr="00AE1CC1" w:rsidRDefault="00AE1CC1" w:rsidP="00AE1CC1">
      <w:pPr>
        <w:pStyle w:val="afff3"/>
        <w:numPr>
          <w:ilvl w:val="0"/>
          <w:numId w:val="48"/>
        </w:numPr>
        <w:rPr>
          <w:ins w:id="403" w:author="Vladimir Panov" w:date="2012-11-22T12:00:00Z"/>
        </w:rPr>
      </w:pPr>
      <w:ins w:id="404" w:author="Vladimir Panov" w:date="2012-11-22T12:00:00Z">
        <w:r w:rsidRPr="00AE1CC1">
          <w:t>Механизм распределения объектов по множеству БД репозитория, особенно с учетом "жестких связей" между некоторыми типами объектов, например, иерархия поручений/отчетов - со своим "корневым" документом.</w:t>
        </w:r>
      </w:ins>
    </w:p>
    <w:p w:rsidR="00AE1CC1" w:rsidRDefault="00AE1CC1" w:rsidP="00AE1CC1">
      <w:pPr>
        <w:pStyle w:val="afff3"/>
        <w:rPr>
          <w:ins w:id="405" w:author="Vladimir Panov" w:date="2012-11-22T12:03:00Z"/>
          <w:lang w:val="en-US"/>
        </w:rPr>
      </w:pPr>
      <w:ins w:id="406" w:author="Vladimir Panov" w:date="2012-11-22T12:00:00Z">
        <w:r w:rsidRPr="00AE1CC1">
          <w:t xml:space="preserve">По 3-му пункту есть предложение: </w:t>
        </w:r>
      </w:ins>
    </w:p>
    <w:p w:rsidR="00AE1CC1" w:rsidRDefault="00AE1CC1" w:rsidP="00AE1CC1">
      <w:pPr>
        <w:pStyle w:val="afff3"/>
        <w:numPr>
          <w:ilvl w:val="0"/>
          <w:numId w:val="49"/>
        </w:numPr>
        <w:rPr>
          <w:ins w:id="407" w:author="Vladimir Panov" w:date="2012-11-22T12:03:00Z"/>
          <w:lang w:val="en-US"/>
        </w:rPr>
      </w:pPr>
      <w:ins w:id="408" w:author="Vladimir Panov" w:date="2012-11-22T12:00:00Z">
        <w:r w:rsidRPr="00AE1CC1">
          <w:t>В UID любого объекта (и версии тоже) выделить небольшой фрагмент (достаточно пары байтов), на основе которого вычисляется "номер" БД репозитория. Только это не в коем случае не сам номер БД, как это написано сейчас. Это может быть случайное число, а номер БД получается его делением на число БД.</w:t>
        </w:r>
      </w:ins>
    </w:p>
    <w:p w:rsidR="00AE1CC1" w:rsidRPr="00AE1CC1" w:rsidRDefault="00AE1CC1" w:rsidP="00AE1CC1">
      <w:pPr>
        <w:pStyle w:val="afff3"/>
        <w:numPr>
          <w:ilvl w:val="0"/>
          <w:numId w:val="49"/>
        </w:numPr>
      </w:pPr>
      <w:ins w:id="409" w:author="Vladimir Panov" w:date="2012-11-22T12:00:00Z">
        <w:r w:rsidRPr="00AE1CC1">
          <w:t>При создании любого объекта, жестко связанного с уже существующим объектом (обычно корневым в иерархии или просто в отношении 1-ко-многим), в его UID копируется часть UID корневого объекта, отвечающая за его размещение в БД. Объект-потомок как бы наследует "фрагмент ДНК" от прародителя.</w:t>
        </w:r>
      </w:ins>
    </w:p>
    <w:sectPr w:rsidR="00AE1CC1" w:rsidRPr="00AE1CC1" w:rsidSect="001076CE">
      <w:footnotePr>
        <w:numRestart w:val="eachPage"/>
      </w:footnotePr>
      <w:pgSz w:w="11907" w:h="16840" w:code="9"/>
      <w:pgMar w:top="1440" w:right="1276" w:bottom="1440" w:left="1797" w:header="720" w:footer="958"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3" w:author="Vladimir Panov" w:date="2012-11-21T21:11:00Z" w:initials="VP">
    <w:p w:rsidR="00AE1CC1" w:rsidRDefault="00AE1CC1">
      <w:pPr>
        <w:pStyle w:val="aff2"/>
      </w:pPr>
      <w:r>
        <w:rPr>
          <w:rStyle w:val="aff1"/>
        </w:rPr>
        <w:annotationRef/>
      </w:r>
      <w:r>
        <w:t>Это совсем старая версия следующего документа? Зачем она здесь?</w:t>
      </w:r>
    </w:p>
  </w:comment>
  <w:comment w:id="14" w:author="Vladimir Panov" w:date="2012-11-21T21:11:00Z" w:initials="VP">
    <w:p w:rsidR="00AE1CC1" w:rsidRDefault="00AE1CC1">
      <w:pPr>
        <w:pStyle w:val="aff2"/>
      </w:pPr>
      <w:r>
        <w:rPr>
          <w:rStyle w:val="aff1"/>
        </w:rPr>
        <w:annotationRef/>
      </w:r>
    </w:p>
    <w:p w:rsidR="00AE1CC1" w:rsidRDefault="00AE1CC1">
      <w:pPr>
        <w:pStyle w:val="aff2"/>
      </w:pPr>
      <w:r>
        <w:t>Прошу эти две ссылки заменить на одну - более новую версию документа</w:t>
      </w:r>
      <w:r>
        <w:br/>
        <w:t>«</w:t>
      </w:r>
      <w:r w:rsidRPr="006D4C80">
        <w:t>СМ5_Платформа (Панов В.А.) v0.2 20121115.doc</w:t>
      </w:r>
      <w:r>
        <w:t>»</w:t>
      </w:r>
    </w:p>
    <w:p w:rsidR="00AE1CC1" w:rsidRDefault="00AE1CC1">
      <w:pPr>
        <w:pStyle w:val="aff2"/>
      </w:pPr>
      <w:r>
        <w:t>В нее как раз добавленно более компактное описание версионирования и репликации. Есть и несколько исправлений, но вы всё-равно не учли эту информацию раньше, так что учтите теперь.</w:t>
      </w:r>
    </w:p>
  </w:comment>
  <w:comment w:id="15" w:author="Vladimir Panov" w:date="2012-11-21T21:11:00Z" w:initials="VP">
    <w:p w:rsidR="00AE1CC1" w:rsidRDefault="00AE1CC1">
      <w:pPr>
        <w:pStyle w:val="aff2"/>
      </w:pPr>
      <w:r>
        <w:rPr>
          <w:rStyle w:val="aff1"/>
        </w:rPr>
        <w:annotationRef/>
      </w:r>
      <w:r>
        <w:t xml:space="preserve"> 5,6,7 – это что за документы?</w:t>
      </w:r>
    </w:p>
  </w:comment>
  <w:comment w:id="19" w:author="Vladimir Panov" w:date="2012-11-21T21:11:00Z" w:initials="VP">
    <w:p w:rsidR="00AE1CC1" w:rsidRDefault="00AE1CC1">
      <w:pPr>
        <w:pStyle w:val="aff2"/>
      </w:pPr>
      <w:r>
        <w:rPr>
          <w:rStyle w:val="aff1"/>
        </w:rPr>
        <w:annotationRef/>
      </w:r>
      <w:r>
        <w:t>Это вообще про СМ5?</w:t>
      </w:r>
    </w:p>
    <w:p w:rsidR="00AE1CC1" w:rsidRDefault="00AE1CC1" w:rsidP="002613D1">
      <w:pPr>
        <w:pStyle w:val="aff2"/>
      </w:pPr>
      <w:r>
        <w:t xml:space="preserve">Тогда надо еще что-то о платформе и уже потом – о ПХ и ее окружении. </w:t>
      </w:r>
    </w:p>
  </w:comment>
  <w:comment w:id="20" w:author="Vladimir Panov" w:date="2012-11-21T21:11:00Z" w:initials="VP">
    <w:p w:rsidR="00AE1CC1" w:rsidRDefault="00AE1CC1">
      <w:pPr>
        <w:pStyle w:val="aff2"/>
      </w:pPr>
      <w:r>
        <w:rPr>
          <w:rStyle w:val="aff1"/>
        </w:rPr>
        <w:annotationRef/>
      </w:r>
      <w:r>
        <w:t>Может это функции? Замкнутый набор функций у подсистем?</w:t>
      </w:r>
    </w:p>
  </w:comment>
  <w:comment w:id="24" w:author="Vladimir Panov" w:date="2012-11-21T21:11:00Z" w:initials="VP">
    <w:p w:rsidR="00AE1CC1" w:rsidRDefault="00AE1CC1">
      <w:pPr>
        <w:pStyle w:val="aff2"/>
      </w:pPr>
      <w:r>
        <w:rPr>
          <w:rStyle w:val="aff1"/>
        </w:rPr>
        <w:annotationRef/>
      </w:r>
      <w:r>
        <w:t xml:space="preserve">В начале этого раздела или выше нужен подраздел с ключевыми требованиями именно к ПХ. </w:t>
      </w:r>
    </w:p>
    <w:p w:rsidR="00AE1CC1" w:rsidRDefault="00AE1CC1">
      <w:pPr>
        <w:pStyle w:val="aff2"/>
      </w:pPr>
      <w:r>
        <w:t xml:space="preserve">А то дальше возникает много вопросов, например, какие запросы на поиск она должна обслуживать. </w:t>
      </w:r>
    </w:p>
    <w:p w:rsidR="00AE1CC1" w:rsidRPr="002613D1" w:rsidRDefault="00AE1CC1">
      <w:pPr>
        <w:pStyle w:val="aff2"/>
      </w:pPr>
      <w:r>
        <w:t xml:space="preserve">В качестве одного из требований прошу добавить про возможную в будущем (не в 5.0 и 5.1) реализацию ПХ на </w:t>
      </w:r>
      <w:r>
        <w:rPr>
          <w:lang w:val="en-US"/>
        </w:rPr>
        <w:t xml:space="preserve">NoSQL </w:t>
      </w:r>
      <w:r>
        <w:t>СУБД.</w:t>
      </w:r>
    </w:p>
  </w:comment>
  <w:comment w:id="29" w:author="Vladimir Panov" w:date="2012-11-21T21:11:00Z" w:initials="VP">
    <w:p w:rsidR="00AE1CC1" w:rsidRDefault="00AE1CC1" w:rsidP="0054793A">
      <w:pPr>
        <w:pStyle w:val="aff2"/>
      </w:pPr>
      <w:r>
        <w:rPr>
          <w:rStyle w:val="aff1"/>
        </w:rPr>
        <w:annotationRef/>
      </w:r>
      <w:r>
        <w:t xml:space="preserve"> В документе </w:t>
      </w:r>
      <w:r w:rsidRPr="007C0F50">
        <w:t>СМ5_Платформа (Панов В.А.) v0.1 20121029.doc</w:t>
      </w:r>
      <w:r>
        <w:t xml:space="preserve"> «подсистема коллекций» является частью ПХ. И во всех предварительных обсуждениях это было так. Напишите здесь хотя бы обоснование, почему теперь она снаружи. </w:t>
      </w:r>
    </w:p>
  </w:comment>
  <w:comment w:id="30" w:author="Vladimir Panov" w:date="2012-11-21T21:11:00Z" w:initials="VP">
    <w:p w:rsidR="00AE1CC1" w:rsidRDefault="00AE1CC1">
      <w:pPr>
        <w:pStyle w:val="aff2"/>
      </w:pPr>
      <w:r>
        <w:rPr>
          <w:rStyle w:val="aff1"/>
        </w:rPr>
        <w:annotationRef/>
      </w:r>
      <w:r>
        <w:t xml:space="preserve"> Аналогично предыущему замечанию – по этим подсистемам</w:t>
      </w:r>
    </w:p>
  </w:comment>
  <w:comment w:id="32" w:author="Vladimir Panov" w:date="2012-11-21T21:11:00Z" w:initials="VP">
    <w:p w:rsidR="00AE1CC1" w:rsidRDefault="00AE1CC1" w:rsidP="00357057">
      <w:pPr>
        <w:pStyle w:val="aff2"/>
      </w:pPr>
      <w:r>
        <w:rPr>
          <w:rStyle w:val="aff1"/>
        </w:rPr>
        <w:annotationRef/>
      </w:r>
      <w:r>
        <w:t xml:space="preserve">«сохраняет»?  Это информация орг.структуры и должна храниться там. </w:t>
      </w:r>
    </w:p>
  </w:comment>
  <w:comment w:id="63" w:author="Vladimir Panov" w:date="2012-11-21T21:11:00Z" w:initials="VP">
    <w:p w:rsidR="00AE1CC1" w:rsidRDefault="00AE1CC1">
      <w:pPr>
        <w:pStyle w:val="aff2"/>
      </w:pPr>
      <w:r>
        <w:rPr>
          <w:rStyle w:val="aff1"/>
        </w:rPr>
        <w:annotationRef/>
      </w:r>
      <w:r>
        <w:t xml:space="preserve"> Обсуждали по телефону, прошу добавить, что этот компонент будет общим (по реализации) с подсистемой коллекций. </w:t>
      </w:r>
    </w:p>
  </w:comment>
  <w:comment w:id="64" w:author="Vladimir Panov" w:date="2012-11-21T21:11:00Z" w:initials="VP">
    <w:p w:rsidR="00AE1CC1" w:rsidRPr="004860CE" w:rsidRDefault="00AE1CC1">
      <w:pPr>
        <w:pStyle w:val="aff2"/>
        <w:rPr>
          <w:lang w:val="en-US"/>
        </w:rPr>
      </w:pPr>
      <w:r>
        <w:rPr>
          <w:rStyle w:val="aff1"/>
        </w:rPr>
        <w:annotationRef/>
      </w:r>
      <w:r>
        <w:t xml:space="preserve">Это путем венсения в </w:t>
      </w:r>
      <w:r>
        <w:rPr>
          <w:lang w:val="en-US"/>
        </w:rPr>
        <w:t xml:space="preserve">SQL </w:t>
      </w:r>
      <w:r>
        <w:t xml:space="preserve">дополнительных условий с использованием </w:t>
      </w:r>
      <w:r>
        <w:rPr>
          <w:lang w:val="en-US"/>
        </w:rPr>
        <w:t xml:space="preserve">ACL, </w:t>
      </w:r>
      <w:r>
        <w:t>связанных с объектами?</w:t>
      </w:r>
      <w:r>
        <w:br/>
        <w:t>Прошу это пояснить в тексте</w:t>
      </w:r>
    </w:p>
  </w:comment>
  <w:comment w:id="65" w:author="Vladimir Panov" w:date="2012-11-21T21:11:00Z" w:initials="VP">
    <w:p w:rsidR="00AE1CC1" w:rsidRDefault="00AE1CC1">
      <w:pPr>
        <w:pStyle w:val="aff2"/>
      </w:pPr>
      <w:r>
        <w:rPr>
          <w:rStyle w:val="aff1"/>
        </w:rPr>
        <w:annotationRef/>
      </w:r>
    </w:p>
    <w:p w:rsidR="00AE1CC1" w:rsidRDefault="00AE1CC1">
      <w:pPr>
        <w:pStyle w:val="aff2"/>
      </w:pPr>
      <w:r>
        <w:t xml:space="preserve">В общем случае (на поисковых запросах вообще) такое недопустимо, например, в коллекциях и при полнотекстовом поиске. </w:t>
      </w:r>
      <w:r>
        <w:br/>
        <w:t>В частном случае репозитория объектов (при получении отдельных объектов со своими непосредственными связями) это может и позволительно, но стоит ли выделять этот случай?</w:t>
      </w:r>
    </w:p>
    <w:p w:rsidR="00AE1CC1" w:rsidRDefault="00AE1CC1">
      <w:pPr>
        <w:pStyle w:val="aff2"/>
      </w:pPr>
      <w:r>
        <w:t>Надо уточнять, что есть мандатный доступ в нашей интерпретации, возможно нам придется учесть трудности реализации.</w:t>
      </w:r>
    </w:p>
  </w:comment>
  <w:comment w:id="68" w:author="Vladimir Panov" w:date="2012-11-21T21:11:00Z" w:initials="VP">
    <w:p w:rsidR="00AE1CC1" w:rsidRDefault="00AE1CC1">
      <w:pPr>
        <w:pStyle w:val="aff2"/>
      </w:pPr>
      <w:r>
        <w:rPr>
          <w:rStyle w:val="aff1"/>
        </w:rPr>
        <w:annotationRef/>
      </w:r>
    </w:p>
    <w:p w:rsidR="00AE1CC1" w:rsidRDefault="00AE1CC1">
      <w:pPr>
        <w:pStyle w:val="aff2"/>
      </w:pPr>
      <w:r>
        <w:t>См. примечание выше. Надо обойтись без пост-обработки.</w:t>
      </w:r>
    </w:p>
  </w:comment>
  <w:comment w:id="71" w:author="Vladimir Panov" w:date="2012-11-21T21:11:00Z" w:initials="VP">
    <w:p w:rsidR="00AE1CC1" w:rsidRDefault="00AE1CC1">
      <w:pPr>
        <w:pStyle w:val="aff2"/>
      </w:pPr>
      <w:r>
        <w:rPr>
          <w:rStyle w:val="aff1"/>
        </w:rPr>
        <w:annotationRef/>
      </w:r>
      <w:r>
        <w:t>Чтение разве не в предыдущем разделе?</w:t>
      </w:r>
    </w:p>
  </w:comment>
  <w:comment w:id="72" w:author="Vladimir Panov" w:date="2012-11-21T21:11:00Z" w:initials="VP">
    <w:p w:rsidR="00AE1CC1" w:rsidRDefault="00AE1CC1">
      <w:pPr>
        <w:pStyle w:val="aff2"/>
      </w:pPr>
      <w:r>
        <w:rPr>
          <w:rStyle w:val="aff1"/>
        </w:rPr>
        <w:annotationRef/>
      </w:r>
      <w:r>
        <w:t xml:space="preserve">Надеюсь, что всё-таки не при операциях чтения списков объектов. </w:t>
      </w:r>
    </w:p>
    <w:p w:rsidR="00AE1CC1" w:rsidRDefault="00AE1CC1">
      <w:pPr>
        <w:pStyle w:val="aff2"/>
      </w:pPr>
      <w:r>
        <w:t xml:space="preserve">Поясняю: одно дело, например,  список поручений по документу, другое – конкретное поручение целиком. При получении конкретного объекта обычно требуется определить допустимые над ним операции. Это похоже на полную проверку прав при модификации объекта. </w:t>
      </w:r>
    </w:p>
    <w:p w:rsidR="00AE1CC1" w:rsidRDefault="00AE1CC1">
      <w:pPr>
        <w:pStyle w:val="aff2"/>
      </w:pPr>
      <w:r>
        <w:t xml:space="preserve">Но при получении списков (в частности коллекций) этого следует избегать, там нужен учет прав только на чтение. </w:t>
      </w:r>
    </w:p>
  </w:comment>
  <w:comment w:id="74" w:author="Vladimir Panov" w:date="2012-11-21T21:11:00Z" w:initials="VP">
    <w:p w:rsidR="00AE1CC1" w:rsidRDefault="00AE1CC1">
      <w:pPr>
        <w:pStyle w:val="aff2"/>
      </w:pPr>
      <w:r>
        <w:rPr>
          <w:rStyle w:val="aff1"/>
        </w:rPr>
        <w:annotationRef/>
      </w:r>
      <w:r>
        <w:t>А что, какие-то операторы могут быть лишними? Поясните</w:t>
      </w:r>
    </w:p>
  </w:comment>
  <w:comment w:id="75" w:author="Vladimir Panov" w:date="2012-11-21T21:11:00Z" w:initials="VP">
    <w:p w:rsidR="00AE1CC1" w:rsidRDefault="00AE1CC1">
      <w:pPr>
        <w:pStyle w:val="aff2"/>
      </w:pPr>
      <w:r>
        <w:rPr>
          <w:rStyle w:val="aff1"/>
        </w:rPr>
        <w:annotationRef/>
      </w:r>
      <w:r>
        <w:t>Подробнее: - что такое «оповещение»?</w:t>
      </w:r>
    </w:p>
    <w:p w:rsidR="00AE1CC1" w:rsidRPr="00957146" w:rsidRDefault="00AE1CC1">
      <w:pPr>
        <w:pStyle w:val="aff2"/>
        <w:rPr>
          <w:lang w:val="en-US"/>
        </w:rPr>
      </w:pPr>
      <w:r>
        <w:t>- почему синхронно?</w:t>
      </w:r>
    </w:p>
    <w:p w:rsidR="00AE1CC1" w:rsidRPr="00957146" w:rsidRDefault="00AE1CC1">
      <w:pPr>
        <w:pStyle w:val="aff2"/>
        <w:rPr>
          <w:lang w:val="en-US"/>
        </w:rPr>
      </w:pPr>
      <w:r>
        <w:t>Механизм генерации</w:t>
      </w:r>
      <w:r>
        <w:rPr>
          <w:lang w:val="en-US"/>
        </w:rPr>
        <w:t xml:space="preserve">, </w:t>
      </w:r>
      <w:r>
        <w:t>передачи</w:t>
      </w:r>
      <w:r>
        <w:rPr>
          <w:lang w:val="en-US"/>
        </w:rPr>
        <w:t xml:space="preserve">, </w:t>
      </w:r>
      <w:r>
        <w:t xml:space="preserve">обработки таких оповещений по поводу изменений объектов в репозитории должен быть общим для множества потребителей: коллекции, полнотекстовый индекс, репликатор(?), </w:t>
      </w:r>
      <w:r>
        <w:rPr>
          <w:lang w:val="en-US"/>
        </w:rPr>
        <w:t>ECM,…</w:t>
      </w:r>
    </w:p>
  </w:comment>
  <w:comment w:id="78" w:author="Vladimir Panov" w:date="2012-11-21T21:11:00Z" w:initials="VP">
    <w:p w:rsidR="00AE1CC1" w:rsidRDefault="00AE1CC1">
      <w:pPr>
        <w:pStyle w:val="aff2"/>
      </w:pPr>
      <w:r>
        <w:rPr>
          <w:rStyle w:val="aff1"/>
        </w:rPr>
        <w:annotationRef/>
      </w:r>
      <w:r>
        <w:t>См.предыдущее замечание</w:t>
      </w:r>
    </w:p>
  </w:comment>
  <w:comment w:id="86" w:author="Vladimir Panov" w:date="2012-11-21T21:11:00Z" w:initials="VP">
    <w:p w:rsidR="00AE1CC1" w:rsidRDefault="00AE1CC1">
      <w:pPr>
        <w:pStyle w:val="aff2"/>
      </w:pPr>
      <w:r>
        <w:rPr>
          <w:rStyle w:val="aff1"/>
        </w:rPr>
        <w:annotationRef/>
      </w:r>
      <w:r>
        <w:br/>
        <w:t>Это «бизнес-уровень» внутри самой ПХ?</w:t>
      </w:r>
    </w:p>
  </w:comment>
  <w:comment w:id="104" w:author="Vladimir Panov" w:date="2012-11-21T21:11:00Z" w:initials="VP">
    <w:p w:rsidR="00AE1CC1" w:rsidRDefault="00AE1CC1">
      <w:pPr>
        <w:pStyle w:val="aff2"/>
      </w:pPr>
      <w:r>
        <w:rPr>
          <w:rStyle w:val="aff1"/>
        </w:rPr>
        <w:annotationRef/>
      </w:r>
    </w:p>
    <w:p w:rsidR="00AE1CC1" w:rsidRDefault="00AE1CC1">
      <w:pPr>
        <w:pStyle w:val="aff2"/>
      </w:pPr>
      <w:r>
        <w:t>Возможно, операция такая нужна, но на всякий случай напоминаю:</w:t>
      </w:r>
    </w:p>
    <w:p w:rsidR="00AE1CC1" w:rsidRDefault="00AE1CC1">
      <w:pPr>
        <w:pStyle w:val="aff2"/>
      </w:pPr>
      <w:r>
        <w:t xml:space="preserve">у нас нет файлов без объектов. </w:t>
      </w:r>
    </w:p>
    <w:p w:rsidR="00AE1CC1" w:rsidRDefault="00AE1CC1">
      <w:pPr>
        <w:pStyle w:val="aff2"/>
      </w:pPr>
      <w:r>
        <w:t>Файл всегда доступен только через объект, которому он принадлежит.</w:t>
      </w:r>
    </w:p>
    <w:p w:rsidR="00AE1CC1" w:rsidRDefault="00AE1CC1">
      <w:pPr>
        <w:pStyle w:val="aff2"/>
      </w:pPr>
      <w:r>
        <w:t xml:space="preserve">Точнее, у объекта может быть более одного «реквизита» типа «контент», и к каждому может относиться любое число файлов. </w:t>
      </w:r>
    </w:p>
    <w:p w:rsidR="00AE1CC1" w:rsidRDefault="00AE1CC1">
      <w:pPr>
        <w:pStyle w:val="aff2"/>
      </w:pPr>
      <w:r>
        <w:t xml:space="preserve">Но конкретный файл относится – только к одному объекту. </w:t>
      </w:r>
    </w:p>
  </w:comment>
  <w:comment w:id="120" w:author="Vladimir Panov" w:date="2012-11-21T21:11:00Z" w:initials="VP">
    <w:p w:rsidR="00AE1CC1" w:rsidRDefault="00AE1CC1">
      <w:pPr>
        <w:pStyle w:val="aff2"/>
      </w:pPr>
      <w:r>
        <w:rPr>
          <w:rStyle w:val="aff1"/>
        </w:rPr>
        <w:annotationRef/>
      </w:r>
    </w:p>
    <w:p w:rsidR="00AE1CC1" w:rsidRDefault="00AE1CC1">
      <w:pPr>
        <w:pStyle w:val="aff2"/>
      </w:pPr>
      <w:r>
        <w:t xml:space="preserve">Я уверен, что какие-то различия понадобятся, т.е. такая возможность нужна. </w:t>
      </w:r>
    </w:p>
    <w:p w:rsidR="00AE1CC1" w:rsidRDefault="00AE1CC1">
      <w:pPr>
        <w:pStyle w:val="aff2"/>
      </w:pPr>
      <w:r>
        <w:t xml:space="preserve">Но надеюсь, что в 5.0 они могут быть минимальны. </w:t>
      </w:r>
    </w:p>
  </w:comment>
  <w:comment w:id="122" w:author="Vladimir Panov" w:date="2012-11-21T21:11:00Z" w:initials="VP">
    <w:p w:rsidR="00AE1CC1" w:rsidRDefault="00AE1CC1">
      <w:pPr>
        <w:pStyle w:val="aff2"/>
      </w:pPr>
      <w:r>
        <w:rPr>
          <w:rStyle w:val="aff1"/>
        </w:rPr>
        <w:annotationRef/>
      </w:r>
    </w:p>
    <w:p w:rsidR="00AE1CC1" w:rsidRDefault="00AE1CC1" w:rsidP="00076CED">
      <w:r>
        <w:t xml:space="preserve">Хотелось бы иметь обоснования по обоим темам. </w:t>
      </w:r>
    </w:p>
  </w:comment>
  <w:comment w:id="161" w:author="Vladimir Panov" w:date="2012-11-21T21:11:00Z" w:initials="VP">
    <w:p w:rsidR="00AE1CC1" w:rsidRDefault="00AE1CC1">
      <w:pPr>
        <w:pStyle w:val="aff2"/>
      </w:pPr>
      <w:r>
        <w:rPr>
          <w:rStyle w:val="aff1"/>
        </w:rPr>
        <w:annotationRef/>
      </w:r>
    </w:p>
    <w:p w:rsidR="00AE1CC1" w:rsidRDefault="00AE1CC1">
      <w:pPr>
        <w:pStyle w:val="aff2"/>
      </w:pPr>
      <w:r>
        <w:t>Каждому – своя таблица (как минимум одна)?</w:t>
      </w:r>
    </w:p>
  </w:comment>
  <w:comment w:id="160" w:author="Vladimir Panov" w:date="2012-11-21T21:11:00Z" w:initials="VP">
    <w:p w:rsidR="00AE1CC1" w:rsidRDefault="00AE1CC1">
      <w:pPr>
        <w:pStyle w:val="aff2"/>
      </w:pPr>
      <w:r>
        <w:rPr>
          <w:rStyle w:val="aff1"/>
        </w:rPr>
        <w:annotationRef/>
      </w:r>
    </w:p>
    <w:p w:rsidR="00AE1CC1" w:rsidRDefault="00AE1CC1">
      <w:pPr>
        <w:pStyle w:val="aff2"/>
      </w:pPr>
      <w:r>
        <w:t xml:space="preserve">А что если всё-таки не делать свою таблицу каждому лист.классу, а использовать базовый структурный класс с заранее заданными в нем «заготовками» колонок под производные классы? То есть, в производном нужен только «мапинг» на эти колонки. </w:t>
      </w:r>
    </w:p>
  </w:comment>
  <w:comment w:id="169" w:author="Vladimir Panov" w:date="2012-11-21T21:11:00Z" w:initials="VP">
    <w:p w:rsidR="00AE1CC1" w:rsidRDefault="00AE1CC1">
      <w:pPr>
        <w:pStyle w:val="aff2"/>
      </w:pPr>
      <w:r>
        <w:rPr>
          <w:rStyle w:val="aff1"/>
        </w:rPr>
        <w:annotationRef/>
      </w:r>
    </w:p>
    <w:p w:rsidR="00AE1CC1" w:rsidRDefault="00AE1CC1" w:rsidP="00E077FB">
      <w:pPr>
        <w:pStyle w:val="aff2"/>
      </w:pPr>
      <w:r>
        <w:t>То есть, это не принципиальная проблема, а попытка защитить систему от нерадивых предметных администраторов, которые могут менять классы без разбора?</w:t>
      </w:r>
    </w:p>
    <w:p w:rsidR="00AE1CC1" w:rsidRDefault="00AE1CC1" w:rsidP="00E077FB">
      <w:pPr>
        <w:pStyle w:val="aff2"/>
      </w:pPr>
      <w:r>
        <w:t>Предлагаю не запрещать такие изменения, а откладывать их выполнение на время, когда нагрузка на систему низкая.</w:t>
      </w:r>
    </w:p>
    <w:p w:rsidR="00AE1CC1" w:rsidRDefault="00AE1CC1" w:rsidP="00E077FB">
      <w:pPr>
        <w:pStyle w:val="aff2"/>
      </w:pPr>
      <w:r>
        <w:t>Кстати, их ведь надо уметь делать и в репликах!</w:t>
      </w:r>
    </w:p>
    <w:p w:rsidR="00AE1CC1" w:rsidRDefault="00AE1CC1" w:rsidP="00E077FB">
      <w:pPr>
        <w:pStyle w:val="aff2"/>
      </w:pPr>
      <w:r>
        <w:t>То есть, измененную модель данных надо сохранять, реплицировать, а применять в заданное время.</w:t>
      </w:r>
    </w:p>
  </w:comment>
  <w:comment w:id="172" w:author="Vladimir Panov" w:date="2012-11-21T21:11:00Z" w:initials="VP">
    <w:p w:rsidR="00AE1CC1" w:rsidRDefault="00AE1CC1">
      <w:pPr>
        <w:pStyle w:val="aff2"/>
      </w:pPr>
      <w:r>
        <w:rPr>
          <w:rStyle w:val="aff1"/>
        </w:rPr>
        <w:annotationRef/>
      </w:r>
    </w:p>
    <w:p w:rsidR="00AE1CC1" w:rsidRDefault="00AE1CC1">
      <w:pPr>
        <w:pStyle w:val="aff2"/>
      </w:pPr>
      <w:r>
        <w:t>Тогда искать можно будет только по «листовым» классам, т.к. по 6.1.3 это возможно только в пределах множества объектов одного невиртуального класса?</w:t>
      </w:r>
    </w:p>
    <w:p w:rsidR="00AE1CC1" w:rsidRDefault="00AE1CC1">
      <w:pPr>
        <w:pStyle w:val="aff2"/>
      </w:pPr>
      <w:r>
        <w:t xml:space="preserve">Я против! </w:t>
      </w:r>
    </w:p>
    <w:p w:rsidR="00AE1CC1" w:rsidRDefault="00AE1CC1">
      <w:pPr>
        <w:pStyle w:val="aff2"/>
      </w:pPr>
      <w:r>
        <w:t xml:space="preserve">Но прошу рассмотреть подробнее пример с Вх. и Исх. документами (это точно разные листовые классы) и виртуальными бизнес-классами «подписываемый документ» и «регистрируемый документ». </w:t>
      </w:r>
    </w:p>
    <w:p w:rsidR="00AE1CC1" w:rsidRDefault="00AE1CC1">
      <w:pPr>
        <w:pStyle w:val="aff2"/>
      </w:pPr>
      <w:r>
        <w:t>С учетом того, что иногда они могут быть в общих списках.</w:t>
      </w:r>
    </w:p>
  </w:comment>
  <w:comment w:id="180" w:author="Vladimir Panov" w:date="2012-11-21T21:11:00Z" w:initials="VP">
    <w:p w:rsidR="00AE1CC1" w:rsidRDefault="00AE1CC1">
      <w:pPr>
        <w:pStyle w:val="aff2"/>
      </w:pPr>
      <w:r>
        <w:rPr>
          <w:rStyle w:val="aff1"/>
        </w:rPr>
        <w:annotationRef/>
      </w:r>
      <w:r>
        <w:t xml:space="preserve"> </w:t>
      </w:r>
      <w:r>
        <w:br/>
        <w:t>Здесь и во многих других местах вместо слова «объект» лучше использовать «класс»</w:t>
      </w:r>
    </w:p>
  </w:comment>
  <w:comment w:id="179" w:author="Vladimir Panov" w:date="2012-11-21T21:11:00Z" w:initials="VP">
    <w:p w:rsidR="00AE1CC1" w:rsidRDefault="00AE1CC1">
      <w:pPr>
        <w:pStyle w:val="aff2"/>
      </w:pPr>
      <w:r>
        <w:rPr>
          <w:rStyle w:val="aff1"/>
        </w:rPr>
        <w:annotationRef/>
      </w:r>
      <w:r>
        <w:br/>
        <w:t>См.примечание выше</w:t>
      </w:r>
    </w:p>
  </w:comment>
  <w:comment w:id="187" w:author="Vladimir Panov" w:date="2012-11-21T21:11:00Z" w:initials="VP">
    <w:p w:rsidR="00AE1CC1" w:rsidRDefault="00AE1CC1">
      <w:pPr>
        <w:pStyle w:val="aff2"/>
      </w:pPr>
      <w:r>
        <w:rPr>
          <w:rStyle w:val="aff1"/>
        </w:rPr>
        <w:annotationRef/>
      </w:r>
    </w:p>
    <w:p w:rsidR="00AE1CC1" w:rsidRDefault="00AE1CC1">
      <w:pPr>
        <w:pStyle w:val="aff2"/>
      </w:pPr>
      <w:r>
        <w:t xml:space="preserve">Конечно, следует этого избегать. </w:t>
      </w:r>
    </w:p>
    <w:p w:rsidR="00AE1CC1" w:rsidRDefault="00AE1CC1">
      <w:pPr>
        <w:pStyle w:val="aff2"/>
      </w:pPr>
      <w:r>
        <w:t xml:space="preserve">В частности как раз и поэтому тоже мы обсуждали вариант с одной универсальной таблицей базового класса, расчитанной на множество производных классов, поэтому с заранее заданным набором запасных колонок. </w:t>
      </w:r>
    </w:p>
  </w:comment>
  <w:comment w:id="194" w:author="Vladimir Panov" w:date="2012-11-21T21:11:00Z" w:initials="VP">
    <w:p w:rsidR="00AE1CC1" w:rsidRDefault="00AE1CC1">
      <w:pPr>
        <w:pStyle w:val="aff2"/>
      </w:pPr>
      <w:r>
        <w:rPr>
          <w:rStyle w:val="aff1"/>
        </w:rPr>
        <w:annotationRef/>
      </w:r>
      <w:r>
        <w:t xml:space="preserve">Простые атрибуты – в одной таблице (в исходной), множественные – в другой (дополнительной)? </w:t>
      </w:r>
    </w:p>
    <w:p w:rsidR="00AE1CC1" w:rsidRDefault="00AE1CC1">
      <w:pPr>
        <w:pStyle w:val="aff2"/>
      </w:pPr>
      <w:r>
        <w:t>Это зависит от атрибута, а не от числа его значений для конкретного объекта?</w:t>
      </w:r>
    </w:p>
  </w:comment>
  <w:comment w:id="204" w:author="Vladimir Panov" w:date="2012-11-21T21:11:00Z" w:initials="VP">
    <w:p w:rsidR="00AE1CC1" w:rsidRDefault="00AE1CC1">
      <w:pPr>
        <w:pStyle w:val="aff2"/>
      </w:pPr>
      <w:r>
        <w:rPr>
          <w:rStyle w:val="aff1"/>
        </w:rPr>
        <w:annotationRef/>
      </w:r>
    </w:p>
    <w:p w:rsidR="00AE1CC1" w:rsidRDefault="00AE1CC1">
      <w:pPr>
        <w:pStyle w:val="aff2"/>
      </w:pPr>
      <w:r>
        <w:t>Это как – на уровне бизнес-логики все объекты платформы будут одного класса???</w:t>
      </w:r>
    </w:p>
    <w:p w:rsidR="00AE1CC1" w:rsidRDefault="00AE1CC1">
      <w:pPr>
        <w:pStyle w:val="aff2"/>
      </w:pPr>
      <w:r>
        <w:t xml:space="preserve">Я считаю, состав </w:t>
      </w:r>
      <w:r w:rsidRPr="005E7DCC">
        <w:rPr>
          <w:b/>
        </w:rPr>
        <w:t>базовых классов платформы</w:t>
      </w:r>
      <w:r>
        <w:t>, доступных для применения в БР, может быть предопределен для каждой ее версии. А значит такие классы (или интерфейсы?) должны быть доступны и программно (со своими данными и поведением)</w:t>
      </w:r>
    </w:p>
  </w:comment>
  <w:comment w:id="218" w:author="Vladimir Panov" w:date="2012-11-21T21:11:00Z" w:initials="VP">
    <w:p w:rsidR="00AE1CC1" w:rsidRDefault="00AE1CC1">
      <w:pPr>
        <w:pStyle w:val="aff2"/>
      </w:pPr>
      <w:r>
        <w:rPr>
          <w:rStyle w:val="aff1"/>
        </w:rPr>
        <w:annotationRef/>
      </w:r>
    </w:p>
    <w:p w:rsidR="00AE1CC1" w:rsidRDefault="00AE1CC1">
      <w:pPr>
        <w:pStyle w:val="aff2"/>
      </w:pPr>
      <w:r>
        <w:t>А что будет при работе нескольких наших СМ-серверов на одном СМ-сайте? Это должна быть типовая конфигурация, но как быть с файловой системой?</w:t>
      </w:r>
    </w:p>
    <w:p w:rsidR="00AE1CC1" w:rsidRDefault="00AE1CC1">
      <w:pPr>
        <w:pStyle w:val="aff2"/>
      </w:pPr>
      <w:r>
        <w:t xml:space="preserve">ФС у </w:t>
      </w:r>
      <w:r>
        <w:rPr>
          <w:lang w:val="en-US"/>
        </w:rPr>
        <w:t xml:space="preserve">Windows </w:t>
      </w:r>
      <w:r>
        <w:t>вроде плохо масштабируется в сетевом режиме работы.</w:t>
      </w:r>
    </w:p>
  </w:comment>
  <w:comment w:id="221" w:author="Vladimir Panov" w:date="2012-11-21T21:11:00Z" w:initials="VP">
    <w:p w:rsidR="00AE1CC1" w:rsidRDefault="00AE1CC1">
      <w:pPr>
        <w:pStyle w:val="aff2"/>
      </w:pPr>
      <w:r>
        <w:rPr>
          <w:rStyle w:val="aff1"/>
        </w:rPr>
        <w:annotationRef/>
      </w:r>
    </w:p>
    <w:p w:rsidR="00AE1CC1" w:rsidRDefault="00AE1CC1">
      <w:pPr>
        <w:pStyle w:val="aff2"/>
      </w:pPr>
      <w:r>
        <w:t>Как минимум по 2 записи в СУБД на каждый файл – это слишком много. См. мой текст ниже.</w:t>
      </w:r>
    </w:p>
  </w:comment>
  <w:comment w:id="224" w:author="Vladimir Panov" w:date="2012-11-21T21:11:00Z" w:initials="VP">
    <w:p w:rsidR="00AE1CC1" w:rsidRDefault="00AE1CC1">
      <w:pPr>
        <w:pStyle w:val="aff2"/>
      </w:pPr>
      <w:r>
        <w:rPr>
          <w:rStyle w:val="aff1"/>
        </w:rPr>
        <w:annotationRef/>
      </w:r>
    </w:p>
    <w:p w:rsidR="00AE1CC1" w:rsidRDefault="00AE1CC1">
      <w:pPr>
        <w:pStyle w:val="aff2"/>
      </w:pPr>
      <w:r>
        <w:t>Что такое ролл?</w:t>
      </w:r>
    </w:p>
  </w:comment>
  <w:comment w:id="256" w:author="Vladimir Panov" w:date="2012-11-21T21:11:00Z" w:initials="VP">
    <w:p w:rsidR="00AE1CC1" w:rsidRDefault="00AE1CC1">
      <w:pPr>
        <w:pStyle w:val="aff2"/>
      </w:pPr>
      <w:r>
        <w:rPr>
          <w:rStyle w:val="aff1"/>
        </w:rPr>
        <w:annotationRef/>
      </w:r>
      <w:r>
        <w:br/>
        <w:t xml:space="preserve">Проблема у данной системы идентификации файлов в том, что определенный файл, присоединенный к определенному объекту, в «реплике» на другом «СМ-сайте» будет иметь совершенно другой идентификатор, т.е. ссылки на файлы в объектах будут иметь другие «адреса». Может быть, это и решаемо, но лучшее решение – не создавать проблему. </w:t>
      </w:r>
    </w:p>
    <w:p w:rsidR="00AE1CC1" w:rsidRDefault="00AE1CC1" w:rsidP="00D702F8">
      <w:pPr>
        <w:pStyle w:val="aff2"/>
      </w:pPr>
      <w:r>
        <w:t xml:space="preserve">Я уже предлагал (даже с подробным документальным описанием) использовать </w:t>
      </w:r>
      <w:r>
        <w:rPr>
          <w:lang w:val="en-US"/>
        </w:rPr>
        <w:t>SHA1</w:t>
      </w:r>
      <w:r>
        <w:t xml:space="preserve">-хэш от содержимого файла в качестве его идентификатора (как это сделал </w:t>
      </w:r>
      <w:r>
        <w:rPr>
          <w:lang w:val="en-US"/>
        </w:rPr>
        <w:t xml:space="preserve">IBM </w:t>
      </w:r>
      <w:r>
        <w:t>в «</w:t>
      </w:r>
      <w:r>
        <w:rPr>
          <w:lang w:val="en-US"/>
        </w:rPr>
        <w:t>DAOS</w:t>
      </w:r>
      <w:r>
        <w:t xml:space="preserve">» в </w:t>
      </w:r>
      <w:r>
        <w:rPr>
          <w:lang w:val="en-US"/>
        </w:rPr>
        <w:t>Domino</w:t>
      </w:r>
      <w:r>
        <w:t>)</w:t>
      </w:r>
      <w:r>
        <w:rPr>
          <w:lang w:val="en-US"/>
        </w:rPr>
        <w:t xml:space="preserve">. </w:t>
      </w:r>
    </w:p>
    <w:p w:rsidR="00AE1CC1" w:rsidRPr="0082735C" w:rsidRDefault="00AE1CC1" w:rsidP="00D702F8">
      <w:pPr>
        <w:pStyle w:val="aff2"/>
      </w:pPr>
    </w:p>
    <w:p w:rsidR="00AE1CC1" w:rsidRDefault="00AE1CC1">
      <w:pPr>
        <w:pStyle w:val="aff2"/>
      </w:pPr>
      <w:r>
        <w:t xml:space="preserve">Если это не подходит, можно придумать другой алгоритм идентификации, но ИДы не должны меняться при репликации, то есть должны генерироваться как глобально-уникальные. </w:t>
      </w:r>
    </w:p>
  </w:comment>
  <w:comment w:id="261" w:author="Vladimir Panov" w:date="2012-11-21T21:11:00Z" w:initials="VP">
    <w:p w:rsidR="00AE1CC1" w:rsidRDefault="00AE1CC1">
      <w:pPr>
        <w:pStyle w:val="aff2"/>
      </w:pPr>
      <w:r>
        <w:rPr>
          <w:rStyle w:val="aff1"/>
        </w:rPr>
        <w:annotationRef/>
      </w:r>
    </w:p>
    <w:p w:rsidR="00AE1CC1" w:rsidRDefault="00AE1CC1">
      <w:pPr>
        <w:pStyle w:val="aff2"/>
      </w:pPr>
      <w:r>
        <w:t>Требования такого нет, только пожелание низкого приоритета (т.к. проблема эта в СЭД не велика)</w:t>
      </w:r>
    </w:p>
  </w:comment>
  <w:comment w:id="262" w:author="Vladimir Panov" w:date="2012-11-21T21:11:00Z" w:initials="VP">
    <w:p w:rsidR="00AE1CC1" w:rsidRDefault="00AE1CC1">
      <w:pPr>
        <w:pStyle w:val="aff2"/>
      </w:pPr>
      <w:r>
        <w:rPr>
          <w:rStyle w:val="aff1"/>
        </w:rPr>
        <w:annotationRef/>
      </w:r>
    </w:p>
    <w:p w:rsidR="00AE1CC1" w:rsidRPr="0022272A" w:rsidRDefault="00AE1CC1">
      <w:pPr>
        <w:pStyle w:val="aff2"/>
      </w:pPr>
      <w:r>
        <w:t xml:space="preserve">То что возможно «теоретически», совсем не обязательно возможно на практике. </w:t>
      </w:r>
      <w:r>
        <w:rPr>
          <w:lang w:val="en-US"/>
        </w:rPr>
        <w:t xml:space="preserve">IBM </w:t>
      </w:r>
      <w:r>
        <w:t xml:space="preserve">активно пользуется </w:t>
      </w:r>
      <w:r>
        <w:rPr>
          <w:lang w:val="en-US"/>
        </w:rPr>
        <w:t xml:space="preserve">SHA1 </w:t>
      </w:r>
      <w:r>
        <w:t>в подсистеме</w:t>
      </w:r>
      <w:r>
        <w:rPr>
          <w:lang w:val="en-US"/>
        </w:rPr>
        <w:t xml:space="preserve"> </w:t>
      </w:r>
      <w:r>
        <w:t>хранения файлов «</w:t>
      </w:r>
      <w:r>
        <w:rPr>
          <w:lang w:val="en-US"/>
        </w:rPr>
        <w:t>DAOS</w:t>
      </w:r>
      <w:r>
        <w:t xml:space="preserve">» в </w:t>
      </w:r>
      <w:r>
        <w:rPr>
          <w:lang w:val="en-US"/>
        </w:rPr>
        <w:t>Domino.</w:t>
      </w:r>
    </w:p>
  </w:comment>
  <w:comment w:id="267" w:author="Vladimir Panov" w:date="2012-11-21T21:13:00Z" w:initials="VP">
    <w:p w:rsidR="00AE1CC1" w:rsidRDefault="00AE1CC1">
      <w:pPr>
        <w:pStyle w:val="aff2"/>
      </w:pPr>
      <w:r>
        <w:rPr>
          <w:rStyle w:val="aff1"/>
        </w:rPr>
        <w:annotationRef/>
      </w:r>
      <w:r>
        <w:br/>
        <w:t>Надеюсь, несложно будет добавить дополнительные свойства к описаниям атрибутов?</w:t>
      </w:r>
    </w:p>
  </w:comment>
  <w:comment w:id="268" w:author="Vladimir Panov" w:date="2012-11-21T21:14:00Z" w:initials="VP">
    <w:p w:rsidR="00AE1CC1" w:rsidRDefault="00AE1CC1">
      <w:pPr>
        <w:pStyle w:val="aff2"/>
      </w:pPr>
      <w:r>
        <w:rPr>
          <w:rStyle w:val="aff1"/>
        </w:rPr>
        <w:annotationRef/>
      </w:r>
    </w:p>
  </w:comment>
  <w:comment w:id="278" w:author="Vladimir Panov" w:date="2012-11-21T21:53:00Z" w:initials="VP">
    <w:p w:rsidR="00AE1CC1" w:rsidRDefault="00AE1CC1">
      <w:pPr>
        <w:pStyle w:val="aff2"/>
      </w:pPr>
      <w:r>
        <w:rPr>
          <w:rStyle w:val="aff1"/>
        </w:rPr>
        <w:annotationRef/>
      </w:r>
    </w:p>
    <w:p w:rsidR="00AE1CC1" w:rsidRDefault="00AE1CC1">
      <w:pPr>
        <w:pStyle w:val="aff2"/>
      </w:pPr>
      <w:r>
        <w:t>Почему 26?</w:t>
      </w:r>
    </w:p>
  </w:comment>
  <w:comment w:id="279" w:author="Vladimir Panov" w:date="2012-11-21T22:04:00Z" w:initials="VP">
    <w:p w:rsidR="00AE1CC1" w:rsidRDefault="00AE1CC1">
      <w:pPr>
        <w:pStyle w:val="aff2"/>
      </w:pPr>
      <w:r>
        <w:rPr>
          <w:rStyle w:val="aff1"/>
        </w:rPr>
        <w:annotationRef/>
      </w:r>
    </w:p>
    <w:p w:rsidR="00AE1CC1" w:rsidRDefault="00AE1CC1">
      <w:pPr>
        <w:pStyle w:val="aff2"/>
      </w:pPr>
      <w:r>
        <w:t xml:space="preserve">Индексируются (и вообще обрабатываются вне ПХ, например, передаются в </w:t>
      </w:r>
      <w:r>
        <w:rPr>
          <w:lang w:val="en-US"/>
        </w:rPr>
        <w:t>ECM</w:t>
      </w:r>
      <w:r>
        <w:t xml:space="preserve">) в общем случае не хранимые объекты, а некоторые их «проекции» причем с одновременной композицией с другими </w:t>
      </w:r>
      <w:r>
        <w:rPr>
          <w:lang w:val="en-US"/>
        </w:rPr>
        <w:t>(</w:t>
      </w:r>
      <w:r>
        <w:t>связанными</w:t>
      </w:r>
      <w:r>
        <w:rPr>
          <w:lang w:val="en-US"/>
        </w:rPr>
        <w:t xml:space="preserve">) </w:t>
      </w:r>
      <w:r>
        <w:t xml:space="preserve">объектами. </w:t>
      </w:r>
    </w:p>
    <w:p w:rsidR="00AE1CC1" w:rsidRDefault="00AE1CC1">
      <w:pPr>
        <w:pStyle w:val="aff2"/>
      </w:pPr>
      <w:r>
        <w:t xml:space="preserve">Самый простой пример: документ хранится с идентификатором субъекта в атрибуте «Подпись», а индексируется, обязательно включая и фамилию подписанта. </w:t>
      </w:r>
    </w:p>
    <w:p w:rsidR="00AE1CC1" w:rsidRDefault="00AE1CC1">
      <w:pPr>
        <w:pStyle w:val="aff2"/>
      </w:pPr>
      <w:r>
        <w:t xml:space="preserve">Можно еще сказать, что это как бы «денормализация». </w:t>
      </w:r>
    </w:p>
  </w:comment>
  <w:comment w:id="280" w:author="Vladimir Panov" w:date="2012-11-21T22:01:00Z" w:initials="VP">
    <w:p w:rsidR="00AE1CC1" w:rsidRDefault="00AE1CC1">
      <w:pPr>
        <w:pStyle w:val="aff2"/>
      </w:pPr>
      <w:r>
        <w:rPr>
          <w:rStyle w:val="aff1"/>
        </w:rPr>
        <w:annotationRef/>
      </w:r>
    </w:p>
    <w:p w:rsidR="00AE1CC1" w:rsidRDefault="00AE1CC1">
      <w:pPr>
        <w:pStyle w:val="aff2"/>
      </w:pPr>
      <w:r>
        <w:t>Это не ошибка?</w:t>
      </w:r>
    </w:p>
  </w:comment>
  <w:comment w:id="281" w:author="Vladimir Panov" w:date="2012-11-21T22:02:00Z" w:initials="VP">
    <w:p w:rsidR="00AE1CC1" w:rsidRDefault="00AE1CC1">
      <w:pPr>
        <w:pStyle w:val="aff2"/>
      </w:pPr>
      <w:r>
        <w:rPr>
          <w:rStyle w:val="aff1"/>
        </w:rPr>
        <w:annotationRef/>
      </w:r>
      <w:r>
        <w:t xml:space="preserve"> …?</w:t>
      </w:r>
    </w:p>
  </w:comment>
  <w:comment w:id="282" w:author="Vladimir Panov" w:date="2012-11-21T22:04:00Z" w:initials="VP">
    <w:p w:rsidR="00AE1CC1" w:rsidRDefault="00AE1CC1">
      <w:pPr>
        <w:pStyle w:val="aff2"/>
      </w:pPr>
      <w:r>
        <w:rPr>
          <w:rStyle w:val="aff1"/>
        </w:rPr>
        <w:annotationRef/>
      </w:r>
      <w:r>
        <w:t>Непонятно</w:t>
      </w:r>
    </w:p>
  </w:comment>
  <w:comment w:id="288" w:author="Vladimir Panov" w:date="2012-11-21T22:08:00Z" w:initials="VP">
    <w:p w:rsidR="00AE1CC1" w:rsidRDefault="00AE1CC1">
      <w:pPr>
        <w:pStyle w:val="aff2"/>
      </w:pPr>
      <w:r>
        <w:rPr>
          <w:rStyle w:val="aff1"/>
        </w:rPr>
        <w:annotationRef/>
      </w:r>
      <w:r>
        <w:br/>
        <w:t>См. примечание выше про аналогичное свойство класса</w:t>
      </w:r>
    </w:p>
  </w:comment>
  <w:comment w:id="289" w:author="Vladimir Panov" w:date="2012-11-21T22:09:00Z" w:initials="VP">
    <w:p w:rsidR="00AE1CC1" w:rsidRDefault="00AE1CC1">
      <w:pPr>
        <w:pStyle w:val="aff2"/>
      </w:pPr>
      <w:r>
        <w:rPr>
          <w:rStyle w:val="aff1"/>
        </w:rPr>
        <w:annotationRef/>
      </w:r>
      <w:r>
        <w:br/>
        <w:t>Таблица для атрибута?</w:t>
      </w:r>
    </w:p>
  </w:comment>
  <w:comment w:id="292" w:author="Vladimir Panov" w:date="2012-11-21T22:12:00Z" w:initials="VP">
    <w:p w:rsidR="00AE1CC1" w:rsidRDefault="00AE1CC1">
      <w:pPr>
        <w:pStyle w:val="aff2"/>
      </w:pPr>
      <w:r>
        <w:rPr>
          <w:rStyle w:val="aff1"/>
        </w:rPr>
        <w:annotationRef/>
      </w:r>
    </w:p>
    <w:p w:rsidR="00AE1CC1" w:rsidRDefault="00AE1CC1">
      <w:pPr>
        <w:pStyle w:val="aff2"/>
      </w:pPr>
      <w:r>
        <w:t xml:space="preserve">Надо предусмотреть отложенное выполнение модификации структуры БД. </w:t>
      </w:r>
    </w:p>
    <w:p w:rsidR="00AE1CC1" w:rsidRDefault="00AE1CC1" w:rsidP="00024FD4">
      <w:pPr>
        <w:pStyle w:val="aff2"/>
        <w:numPr>
          <w:ilvl w:val="0"/>
          <w:numId w:val="47"/>
        </w:numPr>
      </w:pPr>
      <w:r>
        <w:t xml:space="preserve"> Для тяжелых изменений</w:t>
      </w:r>
    </w:p>
    <w:p w:rsidR="00AE1CC1" w:rsidRDefault="00AE1CC1" w:rsidP="00024FD4">
      <w:pPr>
        <w:pStyle w:val="aff2"/>
        <w:numPr>
          <w:ilvl w:val="0"/>
          <w:numId w:val="47"/>
        </w:numPr>
      </w:pPr>
      <w:r>
        <w:t xml:space="preserve"> Для обновления БД на многих СМ-сайтах в распределенной системе</w:t>
      </w:r>
    </w:p>
  </w:comment>
  <w:comment w:id="316" w:author="Vladimir Panov" w:date="2012-11-21T22:14:00Z" w:initials="VP">
    <w:p w:rsidR="00AE1CC1" w:rsidRDefault="00AE1CC1">
      <w:pPr>
        <w:pStyle w:val="aff2"/>
      </w:pPr>
      <w:r>
        <w:rPr>
          <w:rStyle w:val="aff1"/>
        </w:rPr>
        <w:annotationRef/>
      </w:r>
    </w:p>
    <w:p w:rsidR="00AE1CC1" w:rsidRDefault="00AE1CC1">
      <w:pPr>
        <w:pStyle w:val="aff2"/>
      </w:pPr>
      <w:r>
        <w:t>Неудачное название?</w:t>
      </w:r>
    </w:p>
  </w:comment>
  <w:comment w:id="317" w:author="Vladimir Panov" w:date="2012-11-21T22:17:00Z" w:initials="VP">
    <w:p w:rsidR="00AE1CC1" w:rsidRDefault="00AE1CC1">
      <w:pPr>
        <w:pStyle w:val="aff2"/>
      </w:pPr>
      <w:r>
        <w:rPr>
          <w:rStyle w:val="aff1"/>
        </w:rPr>
        <w:annotationRef/>
      </w:r>
    </w:p>
    <w:p w:rsidR="00AE1CC1" w:rsidRDefault="00AE1CC1">
      <w:pPr>
        <w:pStyle w:val="aff2"/>
      </w:pPr>
      <w:r>
        <w:t>Этого нам мало для версионирования справочников. Ссылки на них должны быть с идентификаторами версий.</w:t>
      </w:r>
    </w:p>
  </w:comment>
  <w:comment w:id="328" w:author="Vladimir Panov" w:date="2012-11-21T22:20:00Z" w:initials="VP">
    <w:p w:rsidR="00AE1CC1" w:rsidRDefault="00AE1CC1">
      <w:pPr>
        <w:pStyle w:val="aff2"/>
      </w:pPr>
      <w:r>
        <w:rPr>
          <w:rStyle w:val="aff1"/>
        </w:rPr>
        <w:annotationRef/>
      </w:r>
    </w:p>
    <w:p w:rsidR="00AE1CC1" w:rsidRDefault="00AE1CC1">
      <w:pPr>
        <w:pStyle w:val="aff2"/>
      </w:pPr>
      <w:r>
        <w:t xml:space="preserve">Эти правила можно (и нужно) формализовать на основе учета связей между объектами (связи определенных типов должны приводить к хранению связанных объектов на одном узле репозитория). </w:t>
      </w:r>
    </w:p>
    <w:p w:rsidR="00AE1CC1" w:rsidRDefault="00AE1CC1">
      <w:pPr>
        <w:pStyle w:val="aff2"/>
      </w:pPr>
      <w:r>
        <w:t xml:space="preserve">Прикладному решению незачем знать, как ПХ распределяет объекты. </w:t>
      </w:r>
    </w:p>
  </w:comment>
  <w:comment w:id="331" w:author="Vladimir Panov" w:date="2012-11-21T22:31:00Z" w:initials="VP">
    <w:p w:rsidR="00AE1CC1" w:rsidRDefault="00AE1CC1">
      <w:pPr>
        <w:pStyle w:val="aff2"/>
      </w:pPr>
      <w:r>
        <w:rPr>
          <w:rStyle w:val="aff1"/>
        </w:rPr>
        <w:annotationRef/>
      </w:r>
    </w:p>
    <w:p w:rsidR="00AE1CC1" w:rsidRDefault="00AE1CC1">
      <w:pPr>
        <w:pStyle w:val="aff2"/>
      </w:pPr>
      <w:r>
        <w:t>Терминология:</w:t>
      </w:r>
    </w:p>
    <w:p w:rsidR="00AE1CC1" w:rsidRDefault="00AE1CC1">
      <w:pPr>
        <w:pStyle w:val="aff2"/>
      </w:pPr>
      <w:r>
        <w:t>Хранилище - ?</w:t>
      </w:r>
    </w:p>
    <w:p w:rsidR="00AE1CC1" w:rsidRDefault="00AE1CC1">
      <w:pPr>
        <w:pStyle w:val="aff2"/>
      </w:pPr>
      <w:r>
        <w:t>Репозиторий - ?</w:t>
      </w:r>
    </w:p>
    <w:p w:rsidR="00AE1CC1" w:rsidRDefault="00AE1CC1">
      <w:pPr>
        <w:pStyle w:val="aff2"/>
      </w:pPr>
      <w:r>
        <w:t xml:space="preserve">Если репозиторий – это БД (один узел распределенного хранилища) то это требование неверное. </w:t>
      </w:r>
    </w:p>
  </w:comment>
  <w:comment w:id="333" w:author="Vladimir Panov" w:date="2012-11-21T22:33:00Z" w:initials="VP">
    <w:p w:rsidR="00AE1CC1" w:rsidRDefault="00AE1CC1">
      <w:pPr>
        <w:pStyle w:val="aff2"/>
      </w:pPr>
      <w:r>
        <w:rPr>
          <w:rStyle w:val="aff1"/>
        </w:rPr>
        <w:annotationRef/>
      </w:r>
      <w:r>
        <w:br/>
        <w:t xml:space="preserve">По какой сети? </w:t>
      </w:r>
    </w:p>
  </w:comment>
  <w:comment w:id="337" w:author="Vladimir Panov" w:date="2012-11-21T22:26:00Z" w:initials="VP">
    <w:p w:rsidR="00AE1CC1" w:rsidRDefault="00AE1CC1">
      <w:pPr>
        <w:pStyle w:val="aff2"/>
      </w:pPr>
      <w:r>
        <w:rPr>
          <w:rStyle w:val="aff1"/>
        </w:rPr>
        <w:annotationRef/>
      </w:r>
    </w:p>
    <w:p w:rsidR="00AE1CC1" w:rsidRDefault="00AE1CC1">
      <w:pPr>
        <w:pStyle w:val="aff2"/>
      </w:pPr>
      <w:r>
        <w:t>Такое в принципе возможно, но только «при создании», то есть, без связи с местоположением в течение жизни объекта!!!</w:t>
      </w:r>
    </w:p>
    <w:p w:rsidR="00AE1CC1" w:rsidRDefault="00AE1CC1">
      <w:pPr>
        <w:pStyle w:val="aff2"/>
      </w:pPr>
      <w:r>
        <w:t>А при создании – это для гарантии глобально уникальных Идов, но при их последовательной генерации локально (в пределах СМ-сайта).</w:t>
      </w:r>
    </w:p>
    <w:p w:rsidR="00AE1CC1" w:rsidRDefault="00AE1CC1">
      <w:pPr>
        <w:pStyle w:val="aff2"/>
      </w:pPr>
      <w:r>
        <w:t xml:space="preserve">Однако, длина должна быть больше 1 байта, см. следующий коммент. </w:t>
      </w:r>
    </w:p>
  </w:comment>
  <w:comment w:id="338" w:author="Vladimir Panov" w:date="2012-11-21T22:29:00Z" w:initials="VP">
    <w:p w:rsidR="00AE1CC1" w:rsidRDefault="00AE1CC1">
      <w:pPr>
        <w:pStyle w:val="aff2"/>
      </w:pPr>
      <w:r>
        <w:rPr>
          <w:rStyle w:val="aff1"/>
        </w:rPr>
        <w:annotationRef/>
      </w:r>
    </w:p>
    <w:p w:rsidR="00AE1CC1" w:rsidRDefault="00AE1CC1">
      <w:pPr>
        <w:pStyle w:val="aff2"/>
      </w:pPr>
      <w:r>
        <w:t xml:space="preserve">Можно использовать, но с учетом предыдущего коммента: после создания объекта этот «номер» сайта в его ИД никогда уже не меняется! </w:t>
      </w:r>
    </w:p>
    <w:p w:rsidR="00AE1CC1" w:rsidRDefault="00AE1CC1">
      <w:pPr>
        <w:pStyle w:val="aff2"/>
      </w:pPr>
      <w:r>
        <w:t xml:space="preserve">Поэтому 256 значений – это мало, т.к. при «закрытии» СМ-сайта его номер нельзя переиспользовать для новых сайтов, то есть, для новых сайтов счетчик должен только расти! </w:t>
      </w:r>
    </w:p>
    <w:p w:rsidR="00AE1CC1" w:rsidRDefault="00AE1CC1">
      <w:pPr>
        <w:pStyle w:val="aff2"/>
      </w:pPr>
      <w:r>
        <w:t xml:space="preserve">Предлагаю 3 байта под сайт. </w:t>
      </w:r>
    </w:p>
  </w:comment>
  <w:comment w:id="339" w:author="Vladimir Panov" w:date="2012-11-21T22:35:00Z" w:initials="VP">
    <w:p w:rsidR="00AE1CC1" w:rsidRDefault="00AE1CC1">
      <w:pPr>
        <w:pStyle w:val="aff2"/>
      </w:pPr>
      <w:r>
        <w:rPr>
          <w:rStyle w:val="aff1"/>
        </w:rPr>
        <w:annotationRef/>
      </w:r>
      <w:r>
        <w:t xml:space="preserve"> У нас одно хранилище. А если несколько, то менять его нельзя!</w:t>
      </w:r>
    </w:p>
  </w:comment>
  <w:comment w:id="340" w:author="Vladimir Panov" w:date="2012-11-21T22:41:00Z" w:initials="VP">
    <w:p w:rsidR="00AE1CC1" w:rsidRDefault="00AE1CC1">
      <w:pPr>
        <w:pStyle w:val="aff2"/>
      </w:pPr>
      <w:r>
        <w:rPr>
          <w:rStyle w:val="aff1"/>
        </w:rPr>
        <w:annotationRef/>
      </w:r>
    </w:p>
    <w:p w:rsidR="00AE1CC1" w:rsidRDefault="00AE1CC1">
      <w:pPr>
        <w:pStyle w:val="aff2"/>
      </w:pPr>
      <w:r>
        <w:t xml:space="preserve">Только если так же как с СМ-сайтом. То есть, по этому номеру нельзя определять, где лежит объект! </w:t>
      </w:r>
    </w:p>
  </w:comment>
  <w:comment w:id="350" w:author="Vladimir Panov" w:date="2012-11-21T22:47:00Z" w:initials="VP">
    <w:p w:rsidR="00AE1CC1" w:rsidRDefault="00AE1CC1">
      <w:pPr>
        <w:pStyle w:val="aff2"/>
      </w:pPr>
      <w:r>
        <w:rPr>
          <w:rStyle w:val="aff1"/>
        </w:rPr>
        <w:annotationRef/>
      </w:r>
    </w:p>
    <w:p w:rsidR="00AE1CC1" w:rsidRDefault="00AE1CC1">
      <w:pPr>
        <w:pStyle w:val="aff2"/>
      </w:pPr>
      <w:r>
        <w:t>В нашем случае это именно так</w:t>
      </w:r>
    </w:p>
  </w:comment>
  <w:comment w:id="372" w:author="Vladimir Panov" w:date="2012-11-21T22:58:00Z" w:initials="VP">
    <w:p w:rsidR="00AE1CC1" w:rsidRDefault="00AE1CC1">
      <w:pPr>
        <w:pStyle w:val="aff2"/>
      </w:pPr>
      <w:r>
        <w:rPr>
          <w:rStyle w:val="aff1"/>
        </w:rPr>
        <w:annotationRef/>
      </w:r>
    </w:p>
    <w:p w:rsidR="00AE1CC1" w:rsidRDefault="00AE1CC1">
      <w:pPr>
        <w:pStyle w:val="aff2"/>
      </w:pPr>
      <w:r>
        <w:t>Почти ничего из этих документов не учтено. Надо учесть, но лучше из одного: «</w:t>
      </w:r>
      <w:r w:rsidRPr="006D4C80">
        <w:t>СМ5_Платформа (Панов В.А.) v0.2 20121115.doc</w:t>
      </w:r>
      <w:r>
        <w:t>».</w:t>
      </w:r>
    </w:p>
  </w:comment>
  <w:comment w:id="373" w:author="Vladimir Panov" w:date="2012-11-21T22:55:00Z" w:initials="VP">
    <w:p w:rsidR="00AE1CC1" w:rsidRDefault="00AE1CC1">
      <w:pPr>
        <w:pStyle w:val="aff2"/>
      </w:pPr>
      <w:r>
        <w:rPr>
          <w:rStyle w:val="aff1"/>
        </w:rPr>
        <w:annotationRef/>
      </w:r>
      <w:r>
        <w:br/>
        <w:t xml:space="preserve">Это локально. </w:t>
      </w:r>
    </w:p>
    <w:p w:rsidR="00AE1CC1" w:rsidRDefault="00AE1CC1">
      <w:pPr>
        <w:pStyle w:val="aff2"/>
      </w:pPr>
      <w:r>
        <w:t>А распределенно – одновременно на разных СМ-сайтах – возможно.</w:t>
      </w:r>
    </w:p>
  </w:comment>
  <w:comment w:id="386" w:author="Vladimir Panov" w:date="2012-11-21T23:10:00Z" w:initials="VP">
    <w:p w:rsidR="00AE1CC1" w:rsidRDefault="00AE1CC1">
      <w:pPr>
        <w:pStyle w:val="aff2"/>
      </w:pPr>
      <w:r>
        <w:rPr>
          <w:rStyle w:val="aff1"/>
        </w:rPr>
        <w:annotationRef/>
      </w:r>
    </w:p>
    <w:p w:rsidR="00AE1CC1" w:rsidRDefault="00AE1CC1">
      <w:pPr>
        <w:pStyle w:val="aff2"/>
      </w:pPr>
      <w:r>
        <w:t xml:space="preserve">А зачем тогда </w:t>
      </w:r>
      <w:r>
        <w:rPr>
          <w:lang w:val="en-US"/>
        </w:rPr>
        <w:t>id</w:t>
      </w:r>
      <w:r>
        <w:t xml:space="preserve">? Для идентификации в пределах СМ-сайта? </w:t>
      </w:r>
      <w:r>
        <w:br/>
        <w:t xml:space="preserve">Так не получится. Вернее, могло бы, но тогда все связи после репликации объектов надо переустанавливать на локальные идентификаторы? </w:t>
      </w:r>
    </w:p>
    <w:p w:rsidR="00AE1CC1" w:rsidRDefault="00AE1CC1">
      <w:pPr>
        <w:pStyle w:val="aff2"/>
      </w:pPr>
      <w:r>
        <w:t>Зачем?</w:t>
      </w:r>
    </w:p>
    <w:p w:rsidR="00AE1CC1" w:rsidRDefault="00AE1CC1">
      <w:pPr>
        <w:pStyle w:val="aff2"/>
      </w:pPr>
      <w:r>
        <w:t xml:space="preserve">Если использовать один общий ИД и для получения объектов, и для связывания и для репликации, всё решается гораздо проще. </w:t>
      </w:r>
    </w:p>
  </w:comment>
  <w:comment w:id="385" w:author="Vladimir Panov" w:date="2012-11-21T23:01:00Z" w:initials="VP">
    <w:p w:rsidR="00AE1CC1" w:rsidRDefault="00AE1CC1">
      <w:pPr>
        <w:pStyle w:val="aff2"/>
      </w:pPr>
      <w:r>
        <w:rPr>
          <w:rStyle w:val="aff1"/>
        </w:rPr>
        <w:annotationRef/>
      </w:r>
      <w:r>
        <w:t>Нужно вернуться к моим требованиям, последняя версия у вас есть: «</w:t>
      </w:r>
      <w:r w:rsidRPr="006D4C80">
        <w:t>СМ5_Платформа (Панов В.А.) v0.2 20121115.doc</w:t>
      </w:r>
      <w:r>
        <w:t>».</w:t>
      </w:r>
    </w:p>
  </w:comment>
  <w:comment w:id="389" w:author="Vladimir Panov" w:date="2012-11-21T23:01:00Z" w:initials="VP">
    <w:p w:rsidR="00AE1CC1" w:rsidRDefault="00AE1CC1">
      <w:pPr>
        <w:pStyle w:val="aff2"/>
      </w:pPr>
      <w:r>
        <w:rPr>
          <w:rStyle w:val="aff1"/>
        </w:rPr>
        <w:annotationRef/>
      </w:r>
    </w:p>
    <w:p w:rsidR="00AE1CC1" w:rsidRDefault="00AE1CC1">
      <w:pPr>
        <w:pStyle w:val="aff2"/>
      </w:pPr>
      <w:r>
        <w:t>Что за документ?</w:t>
      </w:r>
    </w:p>
  </w:comment>
  <w:comment w:id="391" w:author="Vladimir Panov" w:date="2012-11-21T23:14:00Z" w:initials="VP">
    <w:p w:rsidR="00AE1CC1" w:rsidRDefault="00AE1CC1">
      <w:pPr>
        <w:pStyle w:val="aff2"/>
      </w:pPr>
      <w:r>
        <w:rPr>
          <w:rStyle w:val="aff1"/>
        </w:rPr>
        <w:annotationRef/>
      </w:r>
    </w:p>
    <w:p w:rsidR="00AE1CC1" w:rsidRDefault="00AE1CC1">
      <w:pPr>
        <w:pStyle w:val="aff2"/>
      </w:pPr>
      <w:r>
        <w:t>Лучше бы побольше определений наших терминов, общеизвестные всем известны. Конечно, пусть остаются, но наши надо добавлять. Например, репозиторий, хранилище, коллекции</w:t>
      </w:r>
    </w:p>
  </w:comment>
  <w:comment w:id="392" w:author="Vladimir Panov" w:date="2012-11-21T23:10:00Z" w:initials="VP">
    <w:p w:rsidR="00AE1CC1" w:rsidRDefault="00AE1CC1">
      <w:pPr>
        <w:pStyle w:val="aff2"/>
      </w:pPr>
      <w:r>
        <w:rPr>
          <w:rStyle w:val="aff1"/>
        </w:rPr>
        <w:annotationRef/>
      </w:r>
    </w:p>
    <w:p w:rsidR="00AE1CC1" w:rsidRDefault="00AE1CC1">
      <w:pPr>
        <w:pStyle w:val="aff2"/>
      </w:pPr>
      <w:r>
        <w:t>Зачем здесь такое определение?</w:t>
      </w:r>
    </w:p>
  </w:comment>
  <w:comment w:id="393" w:author="Vladimir Panov" w:date="2012-11-21T23:11:00Z" w:initials="VP">
    <w:p w:rsidR="00AE1CC1" w:rsidRDefault="00AE1CC1">
      <w:pPr>
        <w:pStyle w:val="aff2"/>
      </w:pPr>
      <w:r>
        <w:rPr>
          <w:rStyle w:val="aff1"/>
        </w:rPr>
        <w:annotationRef/>
      </w:r>
      <w:r>
        <w: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4ADD" w:rsidRDefault="004F4ADD">
      <w:r>
        <w:separator/>
      </w:r>
    </w:p>
  </w:endnote>
  <w:endnote w:type="continuationSeparator" w:id="0">
    <w:p w:rsidR="004F4ADD" w:rsidRDefault="004F4AD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00000000" w:usb2="00000000" w:usb3="00000000" w:csb0="000001FF" w:csb1="00000000"/>
  </w:font>
  <w:font w:name="Arial Narrow">
    <w:panose1 w:val="020B0506020202030204"/>
    <w:charset w:val="CC"/>
    <w:family w:val="swiss"/>
    <w:pitch w:val="variable"/>
    <w:sig w:usb0="00000287" w:usb1="00000800" w:usb2="00000000" w:usb3="00000000" w:csb0="0000009F" w:csb1="00000000"/>
  </w:font>
  <w:font w:name="Arial MT Black">
    <w:altName w:val="Arial Black"/>
    <w:charset w:val="00"/>
    <w:family w:val="auto"/>
    <w:pitch w:val="variable"/>
    <w:sig w:usb0="00000003" w:usb1="00000000" w:usb2="00000000" w:usb3="00000000" w:csb0="00000001" w:csb1="00000000"/>
  </w:font>
  <w:font w:name="Tahoma">
    <w:panose1 w:val="020B0604030504040204"/>
    <w:charset w:val="CC"/>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A00002EF" w:usb1="4000207B" w:usb2="00000000" w:usb3="00000000" w:csb0="0000009F" w:csb1="00000000"/>
  </w:font>
  <w:font w:name="Verdana">
    <w:panose1 w:val="020B0604030504040204"/>
    <w:charset w:val="CC"/>
    <w:family w:val="swiss"/>
    <w:pitch w:val="variable"/>
    <w:sig w:usb0="20000287" w:usb1="00000000" w:usb2="00000000" w:usb3="00000000" w:csb0="0000019F" w:csb1="00000000"/>
  </w:font>
  <w:font w:name="Franklin Gothic Book">
    <w:panose1 w:val="020B0503020102020204"/>
    <w:charset w:val="CC"/>
    <w:family w:val="swiss"/>
    <w:pitch w:val="variable"/>
    <w:sig w:usb0="00000287" w:usb1="00000000" w:usb2="00000000" w:usb3="00000000" w:csb0="0000009F" w:csb1="00000000"/>
  </w:font>
  <w:font w:name="Arial CYR">
    <w:panose1 w:val="020B0604020202020204"/>
    <w:charset w:val="CC"/>
    <w:family w:val="swiss"/>
    <w:pitch w:val="variable"/>
    <w:sig w:usb0="20002A87" w:usb1="80000000" w:usb2="00000008" w:usb3="00000000" w:csb0="000001FF" w:csb1="00000000"/>
  </w:font>
  <w:font w:name="Arial MT Black CYR">
    <w:altName w:val="Arial Black"/>
    <w:panose1 w:val="00000000000000000000"/>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CC1" w:rsidRDefault="00AE1CC1">
    <w:pPr>
      <w:pStyle w:val="af"/>
      <w:framePr w:wrap="around" w:vAnchor="text" w:hAnchor="margin" w:xAlign="right" w:y="1"/>
      <w:rPr>
        <w:rStyle w:val="afc"/>
        <w:rFonts w:ascii="Arial MT Black CYR" w:hAnsi="Arial MT Black CYR"/>
      </w:rPr>
    </w:pPr>
    <w:r>
      <w:rPr>
        <w:rStyle w:val="afc"/>
        <w:rFonts w:ascii="Arial MT Black CYR" w:hAnsi="Arial MT Black CYR"/>
      </w:rPr>
      <w:fldChar w:fldCharType="begin"/>
    </w:r>
    <w:r>
      <w:rPr>
        <w:rStyle w:val="afc"/>
        <w:rFonts w:ascii="Arial MT Black CYR" w:hAnsi="Arial MT Black CYR"/>
      </w:rPr>
      <w:instrText xml:space="preserve">PAGE  </w:instrText>
    </w:r>
    <w:r>
      <w:rPr>
        <w:rStyle w:val="afc"/>
        <w:rFonts w:ascii="Arial MT Black CYR" w:hAnsi="Arial MT Black CYR"/>
      </w:rPr>
      <w:fldChar w:fldCharType="separate"/>
    </w:r>
    <w:r>
      <w:rPr>
        <w:rStyle w:val="afc"/>
        <w:rFonts w:ascii="Arial MT Black CYR" w:hAnsi="Arial MT Black CYR"/>
        <w:noProof/>
      </w:rPr>
      <w:t>6</w:t>
    </w:r>
    <w:r>
      <w:rPr>
        <w:rStyle w:val="afc"/>
        <w:rFonts w:ascii="Arial MT Black CYR" w:hAnsi="Arial MT Black CYR"/>
      </w:rPr>
      <w:fldChar w:fldCharType="end"/>
    </w:r>
  </w:p>
  <w:p w:rsidR="00AE1CC1" w:rsidRDefault="00AE1CC1">
    <w:pPr>
      <w:pStyle w:val="af"/>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CC1" w:rsidRDefault="00AE1CC1">
    <w:pPr>
      <w:pStyle w:val="af"/>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CC1" w:rsidRDefault="00AE1CC1">
    <w:pPr>
      <w:pStyle w:val="af"/>
      <w:tabs>
        <w:tab w:val="clear" w:pos="4320"/>
        <w:tab w:val="clear" w:pos="8640"/>
        <w:tab w:val="right" w:pos="8789"/>
      </w:tabs>
    </w:pPr>
    <w:fldSimple w:instr=" KEYWORDS  \* MERGEFORMAT ">
      <w:r>
        <w:t>InterTrust_CM5-210-01</w:t>
      </w:r>
    </w:fldSimple>
    <w:r>
      <w:tab/>
    </w:r>
    <w:r>
      <w:rPr>
        <w:rStyle w:val="afc"/>
      </w:rPr>
      <w:fldChar w:fldCharType="begin"/>
    </w:r>
    <w:r>
      <w:rPr>
        <w:rStyle w:val="afc"/>
      </w:rPr>
      <w:instrText xml:space="preserve"> PAGE </w:instrText>
    </w:r>
    <w:r>
      <w:rPr>
        <w:rStyle w:val="afc"/>
      </w:rPr>
      <w:fldChar w:fldCharType="separate"/>
    </w:r>
    <w:r>
      <w:rPr>
        <w:rStyle w:val="afc"/>
        <w:noProof/>
      </w:rPr>
      <w:t>iv</w:t>
    </w:r>
    <w:r>
      <w:rPr>
        <w:rStyle w:val="afc"/>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CC1" w:rsidRDefault="00AE1CC1">
    <w:pPr>
      <w:pStyle w:val="af"/>
    </w:pPr>
    <w:r>
      <w:rPr>
        <w:rStyle w:val="afc"/>
        <w:rFonts w:ascii="Arial MT Black CYR" w:hAnsi="Arial MT Black CYR"/>
      </w:rPr>
      <w:fldChar w:fldCharType="begin"/>
    </w:r>
    <w:r>
      <w:rPr>
        <w:rStyle w:val="afc"/>
        <w:rFonts w:ascii="Arial MT Black CYR" w:hAnsi="Arial MT Black CYR"/>
      </w:rPr>
      <w:instrText xml:space="preserve"> PAGE </w:instrText>
    </w:r>
    <w:r>
      <w:rPr>
        <w:rStyle w:val="afc"/>
        <w:rFonts w:ascii="Arial MT Black CYR" w:hAnsi="Arial MT Black CYR"/>
      </w:rPr>
      <w:fldChar w:fldCharType="separate"/>
    </w:r>
    <w:r>
      <w:rPr>
        <w:rStyle w:val="afc"/>
        <w:rFonts w:ascii="Arial MT Black CYR" w:hAnsi="Arial MT Black CYR"/>
        <w:noProof/>
      </w:rPr>
      <w:t>vi</w:t>
    </w:r>
    <w:r>
      <w:rPr>
        <w:rStyle w:val="afc"/>
        <w:rFonts w:ascii="Arial MT Black CYR" w:hAnsi="Arial MT Black CY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CC1" w:rsidRDefault="00AE1CC1">
    <w:pPr>
      <w:pStyle w:val="af"/>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CC1" w:rsidRDefault="00AE1CC1">
    <w:pPr>
      <w:pStyle w:val="af"/>
      <w:tabs>
        <w:tab w:val="clear" w:pos="4320"/>
        <w:tab w:val="clear" w:pos="8640"/>
        <w:tab w:val="right" w:pos="8789"/>
      </w:tabs>
    </w:pPr>
    <w:fldSimple w:instr=" KEYWORDS  \* MERGEFORMAT ">
      <w:r>
        <w:t>InterTrust_CM5-210-01</w:t>
      </w:r>
    </w:fldSimple>
    <w:r>
      <w:tab/>
    </w:r>
    <w:r>
      <w:rPr>
        <w:rStyle w:val="afc"/>
      </w:rPr>
      <w:fldChar w:fldCharType="begin"/>
    </w:r>
    <w:r>
      <w:rPr>
        <w:rStyle w:val="afc"/>
      </w:rPr>
      <w:instrText xml:space="preserve"> PAGE </w:instrText>
    </w:r>
    <w:r>
      <w:rPr>
        <w:rStyle w:val="afc"/>
      </w:rPr>
      <w:fldChar w:fldCharType="separate"/>
    </w:r>
    <w:r w:rsidR="000E1B40">
      <w:rPr>
        <w:rStyle w:val="afc"/>
        <w:noProof/>
      </w:rPr>
      <w:t>50</w:t>
    </w:r>
    <w:r>
      <w:rPr>
        <w:rStyle w:val="afc"/>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CC1" w:rsidRDefault="00AE1CC1">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4ADD" w:rsidRDefault="004F4ADD">
      <w:r>
        <w:separator/>
      </w:r>
    </w:p>
  </w:footnote>
  <w:footnote w:type="continuationSeparator" w:id="0">
    <w:p w:rsidR="004F4ADD" w:rsidRDefault="004F4ADD">
      <w:r>
        <w:separator/>
      </w:r>
    </w:p>
  </w:footnote>
  <w:footnote w:type="continuationNotice" w:id="1">
    <w:p w:rsidR="004F4ADD" w:rsidRDefault="004F4ADD">
      <w:pPr>
        <w:rPr>
          <w:i/>
          <w:sz w:val="18"/>
        </w:rPr>
      </w:pPr>
      <w:r>
        <w:rPr>
          <w:i/>
          <w:sz w:val="18"/>
        </w:rPr>
        <w:t>(footnote continued)</w:t>
      </w:r>
    </w:p>
  </w:footnote>
  <w:footnote w:id="2">
    <w:p w:rsidR="00AE1CC1" w:rsidRPr="001C1E6A" w:rsidRDefault="00AE1CC1">
      <w:pPr>
        <w:pStyle w:val="af2"/>
      </w:pPr>
      <w:r>
        <w:rPr>
          <w:rStyle w:val="af1"/>
        </w:rPr>
        <w:footnoteRef/>
      </w:r>
      <w:r>
        <w:t xml:space="preserve"> Предложения являются предварительными. Существует различные синтаксисы работы с множественными атрибутами </w:t>
      </w:r>
      <w:r w:rsidRPr="001C1E6A">
        <w:t>(</w:t>
      </w:r>
      <w:r>
        <w:t xml:space="preserve">см. документацию на </w:t>
      </w:r>
      <w:r>
        <w:rPr>
          <w:lang w:val="en-US"/>
        </w:rPr>
        <w:t>PostrgeSQL</w:t>
      </w:r>
      <w:r w:rsidRPr="001C1E6A">
        <w:t xml:space="preserve">, </w:t>
      </w:r>
      <w:r>
        <w:rPr>
          <w:lang w:val="en-US"/>
        </w:rPr>
        <w:t>D</w:t>
      </w:r>
      <w:r w:rsidRPr="001C1E6A">
        <w:rPr>
          <w:lang w:val="en-US"/>
        </w:rPr>
        <w:t>oc</w:t>
      </w:r>
      <w:r>
        <w:rPr>
          <w:lang w:val="en-US"/>
        </w:rPr>
        <w:t>umentum</w:t>
      </w:r>
      <w:r w:rsidRPr="001C1E6A">
        <w:t xml:space="preserve">, </w:t>
      </w:r>
      <w:r>
        <w:rPr>
          <w:lang w:val="en-US"/>
        </w:rPr>
        <w:t>FileNet</w:t>
      </w:r>
      <w:r w:rsidRPr="001C1E6A">
        <w:t>)</w:t>
      </w:r>
    </w:p>
  </w:footnote>
  <w:footnote w:id="3">
    <w:p w:rsidR="00AE1CC1" w:rsidRPr="00932277" w:rsidRDefault="00AE1CC1" w:rsidP="00015E81">
      <w:pPr>
        <w:pStyle w:val="af2"/>
      </w:pPr>
      <w:r>
        <w:rPr>
          <w:rStyle w:val="af1"/>
        </w:rPr>
        <w:footnoteRef/>
      </w:r>
      <w:r>
        <w:t xml:space="preserve"> Через запятую в данной таблице указывается элементарный тип </w:t>
      </w:r>
      <w:r>
        <w:rPr>
          <w:lang w:val="en-US"/>
        </w:rPr>
        <w:t>Java</w:t>
      </w:r>
      <w:r>
        <w:t xml:space="preserve">, соответствующий </w:t>
      </w:r>
    </w:p>
  </w:footnote>
  <w:footnote w:id="4">
    <w:p w:rsidR="00AE1CC1" w:rsidRPr="008A1B77" w:rsidRDefault="00AE1CC1" w:rsidP="00015E81">
      <w:pPr>
        <w:pStyle w:val="af2"/>
      </w:pPr>
      <w:r>
        <w:rPr>
          <w:rStyle w:val="af1"/>
        </w:rPr>
        <w:footnoteRef/>
      </w:r>
      <w:r>
        <w:t xml:space="preserve"> Через запятую указан синоним типа, который может быть использован наравне с основным типом.</w:t>
      </w:r>
    </w:p>
  </w:footnote>
  <w:footnote w:id="5">
    <w:p w:rsidR="00AE1CC1" w:rsidRPr="00932277" w:rsidRDefault="00AE1CC1" w:rsidP="00015E81">
      <w:pPr>
        <w:pStyle w:val="af2"/>
      </w:pPr>
      <w:r>
        <w:rPr>
          <w:rStyle w:val="af1"/>
        </w:rPr>
        <w:footnoteRef/>
      </w:r>
      <w:r>
        <w:t xml:space="preserve"> В документации информации о том, как храниться тип </w:t>
      </w:r>
      <w:r>
        <w:rPr>
          <w:lang w:val="en-US"/>
        </w:rPr>
        <w:t>text</w:t>
      </w:r>
      <w:r w:rsidRPr="00932277">
        <w:t xml:space="preserve"> </w:t>
      </w:r>
      <w:r>
        <w:t>нет.</w:t>
      </w:r>
    </w:p>
  </w:footnote>
  <w:footnote w:id="6">
    <w:p w:rsidR="00AE1CC1" w:rsidRPr="00932277" w:rsidRDefault="00AE1CC1" w:rsidP="00015E81">
      <w:pPr>
        <w:pStyle w:val="af2"/>
      </w:pPr>
      <w:r>
        <w:rPr>
          <w:rStyle w:val="af1"/>
        </w:rPr>
        <w:footnoteRef/>
      </w:r>
      <w:r>
        <w:t xml:space="preserve"> В документации информации о том, как храниться тип </w:t>
      </w:r>
      <w:r>
        <w:rPr>
          <w:lang w:val="en-US"/>
        </w:rPr>
        <w:t>bytea</w:t>
      </w:r>
      <w:r w:rsidRPr="00932277">
        <w:t xml:space="preserve"> </w:t>
      </w:r>
      <w:r>
        <w:t>нет.</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CC1" w:rsidRDefault="00AE1CC1">
    <w:pPr>
      <w:pStyle w:val="af4"/>
    </w:pPr>
    <w:r>
      <w:rPr>
        <w:rFonts w:ascii="Arial CYR" w:hAnsi="Arial CYR"/>
      </w:rPr>
      <w:fldChar w:fldCharType="begin"/>
    </w:r>
    <w:r>
      <w:rPr>
        <w:rStyle w:val="afc"/>
        <w:rFonts w:ascii="Arial MT Black CYR" w:hAnsi="Arial MT Black CYR"/>
      </w:rPr>
      <w:fldChar w:fldCharType="begin"/>
    </w:r>
    <w:r>
      <w:rPr>
        <w:rStyle w:val="afc"/>
        <w:rFonts w:ascii="Arial MT Black CYR" w:hAnsi="Arial MT Black CYR"/>
      </w:rPr>
      <w:instrText>STYLEREF "</w:instrText>
    </w:r>
    <w:r>
      <w:instrText>Cover</w:instrText>
    </w:r>
    <w:r>
      <w:rPr>
        <w:rFonts w:ascii="Arial CYR" w:hAnsi="Arial CYR"/>
      </w:rPr>
      <w:instrText xml:space="preserve"> T</w:instrText>
    </w:r>
    <w:r>
      <w:instrText>itle</w:instrText>
    </w:r>
    <w:r>
      <w:rPr>
        <w:rStyle w:val="afc"/>
        <w:rFonts w:ascii="Arial MT Black CYR" w:hAnsi="Arial MT Black CYR"/>
      </w:rPr>
      <w:instrText>"</w:instrText>
    </w:r>
    <w:r>
      <w:rPr>
        <w:rStyle w:val="afc"/>
        <w:rFonts w:ascii="Arial MT Black CYR" w:hAnsi="Arial MT Black CYR"/>
      </w:rPr>
      <w:fldChar w:fldCharType="separate"/>
    </w:r>
    <w:r>
      <w:rPr>
        <w:rStyle w:val="afc"/>
        <w:rFonts w:ascii="Arial MT Black CYR" w:hAnsi="Arial MT Black CYR" w:hint="eastAsia"/>
        <w:noProof/>
      </w:rPr>
      <w:instrText>Архитектура</w:instrText>
    </w:r>
    <w:r>
      <w:rPr>
        <w:rStyle w:val="afc"/>
        <w:rFonts w:ascii="Arial MT Black CYR" w:hAnsi="Arial MT Black CYR"/>
        <w:noProof/>
      </w:rPr>
      <w:instrText xml:space="preserve"> </w:instrText>
    </w:r>
    <w:r>
      <w:rPr>
        <w:rStyle w:val="afc"/>
        <w:rFonts w:ascii="Arial MT Black CYR" w:hAnsi="Arial MT Black CYR" w:hint="eastAsia"/>
        <w:noProof/>
      </w:rPr>
      <w:instrText>подсистемы</w:instrText>
    </w:r>
    <w:r>
      <w:rPr>
        <w:rStyle w:val="afc"/>
        <w:rFonts w:ascii="Arial MT Black CYR" w:hAnsi="Arial MT Black CYR"/>
        <w:noProof/>
      </w:rPr>
      <w:instrText xml:space="preserve"> </w:instrText>
    </w:r>
    <w:r>
      <w:rPr>
        <w:rStyle w:val="afc"/>
        <w:rFonts w:ascii="Arial MT Black CYR" w:hAnsi="Arial MT Black CYR" w:hint="eastAsia"/>
        <w:noProof/>
      </w:rPr>
      <w:instrText>хранения</w:instrText>
    </w:r>
    <w:r>
      <w:rPr>
        <w:rStyle w:val="afc"/>
        <w:rFonts w:ascii="Arial MT Black CYR" w:hAnsi="Arial MT Black CYR"/>
      </w:rPr>
      <w:fldChar w:fldCharType="end"/>
    </w:r>
    <w:r>
      <w:rPr>
        <w:rFonts w:ascii="Arial CYR" w:hAnsi="Arial CYR"/>
      </w:rPr>
      <w:fldChar w:fldCharType="separate"/>
    </w:r>
    <w:r>
      <w:rPr>
        <w:rFonts w:ascii="Arial CYR" w:hAnsi="Arial CYR"/>
        <w:b/>
      </w:rPr>
      <w:t>Ошибка! Закладка не определена.</w:t>
    </w:r>
    <w:r>
      <w:rPr>
        <w:rFonts w:ascii="Arial CYR" w:hAnsi="Arial CYR"/>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CC1" w:rsidRDefault="00AE1CC1">
    <w:pPr>
      <w:pStyle w:val="af4"/>
      <w:framePr w:w="4060" w:h="482" w:hRule="exact" w:hSpace="181" w:wrap="around" w:vAnchor="text" w:hAnchor="page" w:x="1787" w:y="1" w:anchorLock="1"/>
      <w:widowControl/>
      <w:ind w:left="0"/>
      <w:jc w:val="left"/>
    </w:pPr>
    <w:fldSimple w:instr=" COMMENTS  \* MERGEFORMAT ">
      <w:r>
        <w:t>Разработка системы CompanyMedia 5</w:t>
      </w:r>
    </w:fldSimple>
  </w:p>
  <w:p w:rsidR="00AE1CC1" w:rsidRDefault="00AE1CC1">
    <w:pPr>
      <w:pStyle w:val="af4"/>
      <w:framePr w:w="4542" w:h="482" w:hRule="exact" w:hSpace="181" w:wrap="around" w:vAnchor="text" w:hAnchor="page" w:x="6108" w:y="1" w:anchorLock="1"/>
      <w:widowControl/>
      <w:ind w:left="0"/>
    </w:pPr>
    <w:fldSimple w:instr="STYLEREF &quot;Cover Title&quot; \* MERGEFORMAT ">
      <w:r>
        <w:rPr>
          <w:noProof/>
        </w:rPr>
        <w:t>Архитектура подсистемы хранения</w:t>
      </w:r>
    </w:fldSimple>
  </w:p>
  <w:p w:rsidR="00AE1CC1" w:rsidRDefault="00AE1CC1">
    <w:pPr>
      <w:pStyle w:val="af4"/>
      <w:ind w:left="0"/>
      <w:jc w:val="lef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CC1" w:rsidRDefault="00AE1CC1">
    <w:pPr>
      <w:pStyle w:val="af4"/>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CC1" w:rsidRDefault="00AE1CC1">
    <w:pPr>
      <w:pStyle w:val="af4"/>
      <w:framePr w:w="4060" w:h="482" w:hRule="exact" w:hSpace="181" w:wrap="around" w:vAnchor="text" w:hAnchor="page" w:x="1787" w:y="1" w:anchorLock="1"/>
      <w:widowControl/>
      <w:ind w:left="0"/>
      <w:jc w:val="left"/>
    </w:pPr>
    <w:fldSimple w:instr=" COMMENTS  \* MERGEFORMAT ">
      <w:r>
        <w:t>Разработка системы CompanyMedia 5</w:t>
      </w:r>
    </w:fldSimple>
  </w:p>
  <w:p w:rsidR="00AE1CC1" w:rsidRDefault="00AE1CC1">
    <w:pPr>
      <w:pStyle w:val="af4"/>
      <w:framePr w:w="4542" w:h="482" w:hRule="exact" w:hSpace="181" w:wrap="around" w:vAnchor="text" w:hAnchor="page" w:x="6108" w:y="1" w:anchorLock="1"/>
      <w:widowControl/>
      <w:ind w:left="0"/>
    </w:pPr>
    <w:fldSimple w:instr="STYLEREF &quot;Cover Title&quot; \* MERGEFORMAT ">
      <w:r w:rsidR="000E1B40">
        <w:rPr>
          <w:noProof/>
        </w:rPr>
        <w:t>Архитектура подсистемы хранения</w:t>
      </w:r>
    </w:fldSimple>
  </w:p>
  <w:p w:rsidR="00AE1CC1" w:rsidRDefault="00AE1CC1">
    <w:pPr>
      <w:pStyle w:val="af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19B8F760"/>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FFFFFFFE"/>
    <w:multiLevelType w:val="singleLevel"/>
    <w:tmpl w:val="7E74B62C"/>
    <w:lvl w:ilvl="0">
      <w:numFmt w:val="decimal"/>
      <w:pStyle w:val="a"/>
      <w:lvlText w:val="*"/>
      <w:lvlJc w:val="left"/>
    </w:lvl>
  </w:abstractNum>
  <w:abstractNum w:abstractNumId="2">
    <w:nsid w:val="2E471AF2"/>
    <w:multiLevelType w:val="multilevel"/>
    <w:tmpl w:val="FF864144"/>
    <w:lvl w:ilvl="0">
      <w:start w:val="1"/>
      <w:numFmt w:val="decimal"/>
      <w:pStyle w:val="a0"/>
      <w:lvlText w:val="%1)"/>
      <w:lvlJc w:val="left"/>
      <w:pPr>
        <w:ind w:left="1418" w:hanging="341"/>
      </w:pPr>
      <w:rPr>
        <w:rFonts w:hint="default"/>
      </w:rPr>
    </w:lvl>
    <w:lvl w:ilvl="1">
      <w:start w:val="1"/>
      <w:numFmt w:val="decimal"/>
      <w:pStyle w:val="20"/>
      <w:lvlText w:val="%1.%2)"/>
      <w:lvlJc w:val="left"/>
      <w:pPr>
        <w:ind w:left="1758" w:hanging="341"/>
      </w:pPr>
      <w:rPr>
        <w:rFonts w:hint="default"/>
      </w:rPr>
    </w:lvl>
    <w:lvl w:ilvl="2">
      <w:start w:val="1"/>
      <w:numFmt w:val="decimal"/>
      <w:pStyle w:val="30"/>
      <w:lvlText w:val="%1.%2.%3)"/>
      <w:lvlJc w:val="left"/>
      <w:pPr>
        <w:ind w:left="2098" w:hanging="341"/>
      </w:pPr>
      <w:rPr>
        <w:rFonts w:hint="default"/>
      </w:rPr>
    </w:lvl>
    <w:lvl w:ilvl="3">
      <w:start w:val="1"/>
      <w:numFmt w:val="decimal"/>
      <w:pStyle w:val="40"/>
      <w:lvlText w:val="%1.%2.%3.%4)"/>
      <w:lvlJc w:val="left"/>
      <w:pPr>
        <w:ind w:left="2438" w:hanging="341"/>
      </w:pPr>
      <w:rPr>
        <w:rFonts w:hint="default"/>
      </w:rPr>
    </w:lvl>
    <w:lvl w:ilvl="4">
      <w:start w:val="1"/>
      <w:numFmt w:val="decimal"/>
      <w:pStyle w:val="50"/>
      <w:lvlText w:val="%1.%2.%3.%4.%5)"/>
      <w:lvlJc w:val="left"/>
      <w:pPr>
        <w:ind w:left="2778" w:hanging="341"/>
      </w:pPr>
      <w:rPr>
        <w:rFonts w:hint="default"/>
      </w:rPr>
    </w:lvl>
    <w:lvl w:ilvl="5">
      <w:start w:val="1"/>
      <w:numFmt w:val="decimal"/>
      <w:lvlText w:val="%1.%2.%3.%4.%5.%6)"/>
      <w:lvlJc w:val="left"/>
      <w:pPr>
        <w:ind w:left="3118" w:hanging="341"/>
      </w:pPr>
      <w:rPr>
        <w:rFonts w:hint="default"/>
      </w:rPr>
    </w:lvl>
    <w:lvl w:ilvl="6">
      <w:start w:val="1"/>
      <w:numFmt w:val="decimal"/>
      <w:lvlText w:val="%1.%2.%3.%4.%5.%6.%7."/>
      <w:lvlJc w:val="left"/>
      <w:pPr>
        <w:ind w:left="3458" w:hanging="341"/>
      </w:pPr>
      <w:rPr>
        <w:rFonts w:hint="default"/>
      </w:rPr>
    </w:lvl>
    <w:lvl w:ilvl="7">
      <w:start w:val="1"/>
      <w:numFmt w:val="decimal"/>
      <w:lvlText w:val="%1.%2.%3.%4.%5.%6.%7.%8."/>
      <w:lvlJc w:val="left"/>
      <w:pPr>
        <w:ind w:left="3798" w:hanging="341"/>
      </w:pPr>
      <w:rPr>
        <w:rFonts w:hint="default"/>
      </w:rPr>
    </w:lvl>
    <w:lvl w:ilvl="8">
      <w:start w:val="1"/>
      <w:numFmt w:val="decimal"/>
      <w:lvlText w:val="%1.%2.%3.%4.%5.%6.%7.%8.%9."/>
      <w:lvlJc w:val="left"/>
      <w:pPr>
        <w:ind w:left="4138" w:hanging="341"/>
      </w:pPr>
      <w:rPr>
        <w:rFonts w:hint="default"/>
      </w:rPr>
    </w:lvl>
  </w:abstractNum>
  <w:abstractNum w:abstractNumId="3">
    <w:nsid w:val="33C00BFA"/>
    <w:multiLevelType w:val="hybridMultilevel"/>
    <w:tmpl w:val="AE56A1D4"/>
    <w:lvl w:ilvl="0" w:tplc="A23C6824">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4">
    <w:nsid w:val="3E7B23D4"/>
    <w:multiLevelType w:val="multilevel"/>
    <w:tmpl w:val="EE9ECCD8"/>
    <w:lvl w:ilvl="0">
      <w:start w:val="1"/>
      <w:numFmt w:val="decimal"/>
      <w:pStyle w:val="Number1"/>
      <w:lvlText w:val="%1)"/>
      <w:lvlJc w:val="left"/>
      <w:pPr>
        <w:tabs>
          <w:tab w:val="num" w:pos="794"/>
        </w:tabs>
        <w:ind w:left="1247" w:hanging="527"/>
      </w:pPr>
      <w:rPr>
        <w:rFonts w:hint="default"/>
      </w:rPr>
    </w:lvl>
    <w:lvl w:ilvl="1">
      <w:start w:val="1"/>
      <w:numFmt w:val="decimal"/>
      <w:lvlText w:val="%1.%2."/>
      <w:lvlJc w:val="left"/>
      <w:pPr>
        <w:tabs>
          <w:tab w:val="num" w:pos="-1080"/>
        </w:tabs>
        <w:ind w:left="-1368" w:hanging="432"/>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1.%2.%3.%4."/>
      <w:lvlJc w:val="left"/>
      <w:pPr>
        <w:tabs>
          <w:tab w:val="num" w:pos="0"/>
        </w:tabs>
        <w:ind w:left="-432" w:hanging="648"/>
      </w:pPr>
      <w:rPr>
        <w:rFonts w:hint="default"/>
      </w:rPr>
    </w:lvl>
    <w:lvl w:ilvl="4">
      <w:start w:val="1"/>
      <w:numFmt w:val="decimal"/>
      <w:lvlText w:val="%1.%2.%3.%4.%5."/>
      <w:lvlJc w:val="left"/>
      <w:pPr>
        <w:tabs>
          <w:tab w:val="num" w:pos="720"/>
        </w:tabs>
        <w:ind w:left="72" w:hanging="792"/>
      </w:pPr>
      <w:rPr>
        <w:rFonts w:hint="default"/>
      </w:rPr>
    </w:lvl>
    <w:lvl w:ilvl="5">
      <w:start w:val="1"/>
      <w:numFmt w:val="decimal"/>
      <w:lvlText w:val="%1.%2.%3.%4.%5.%6."/>
      <w:lvlJc w:val="left"/>
      <w:pPr>
        <w:tabs>
          <w:tab w:val="num" w:pos="1440"/>
        </w:tabs>
        <w:ind w:left="576" w:hanging="936"/>
      </w:pPr>
      <w:rPr>
        <w:rFonts w:hint="default"/>
      </w:rPr>
    </w:lvl>
    <w:lvl w:ilvl="6">
      <w:start w:val="1"/>
      <w:numFmt w:val="decimal"/>
      <w:lvlText w:val="%1.%2.%3.%4.%5.%6.%7."/>
      <w:lvlJc w:val="left"/>
      <w:pPr>
        <w:tabs>
          <w:tab w:val="num" w:pos="2160"/>
        </w:tabs>
        <w:ind w:left="1080" w:hanging="1080"/>
      </w:pPr>
      <w:rPr>
        <w:rFonts w:hint="default"/>
      </w:rPr>
    </w:lvl>
    <w:lvl w:ilvl="7">
      <w:start w:val="1"/>
      <w:numFmt w:val="decimal"/>
      <w:lvlText w:val="%1.%2.%3.%4.%5.%6.%7.%8."/>
      <w:lvlJc w:val="left"/>
      <w:pPr>
        <w:tabs>
          <w:tab w:val="num" w:pos="2520"/>
        </w:tabs>
        <w:ind w:left="1584" w:hanging="1224"/>
      </w:pPr>
      <w:rPr>
        <w:rFonts w:hint="default"/>
      </w:rPr>
    </w:lvl>
    <w:lvl w:ilvl="8">
      <w:start w:val="1"/>
      <w:numFmt w:val="decimal"/>
      <w:lvlText w:val="%1.%2.%3.%4.%5.%6.%7.%8.%9."/>
      <w:lvlJc w:val="left"/>
      <w:pPr>
        <w:tabs>
          <w:tab w:val="num" w:pos="3240"/>
        </w:tabs>
        <w:ind w:left="2160" w:hanging="1440"/>
      </w:pPr>
      <w:rPr>
        <w:rFonts w:hint="default"/>
      </w:rPr>
    </w:lvl>
  </w:abstractNum>
  <w:abstractNum w:abstractNumId="5">
    <w:nsid w:val="43845821"/>
    <w:multiLevelType w:val="hybridMultilevel"/>
    <w:tmpl w:val="B55AAB14"/>
    <w:lvl w:ilvl="0" w:tplc="9228899C">
      <w:start w:val="1"/>
      <w:numFmt w:val="decimal"/>
      <w:lvlText w:val="%1)"/>
      <w:lvlJc w:val="left"/>
      <w:pPr>
        <w:ind w:left="1431" w:hanging="360"/>
      </w:pPr>
      <w:rPr>
        <w:rFonts w:hint="default"/>
      </w:rPr>
    </w:lvl>
    <w:lvl w:ilvl="1" w:tplc="04190019" w:tentative="1">
      <w:start w:val="1"/>
      <w:numFmt w:val="lowerLetter"/>
      <w:lvlText w:val="%2."/>
      <w:lvlJc w:val="left"/>
      <w:pPr>
        <w:ind w:left="2151" w:hanging="360"/>
      </w:pPr>
    </w:lvl>
    <w:lvl w:ilvl="2" w:tplc="0419001B" w:tentative="1">
      <w:start w:val="1"/>
      <w:numFmt w:val="lowerRoman"/>
      <w:lvlText w:val="%3."/>
      <w:lvlJc w:val="right"/>
      <w:pPr>
        <w:ind w:left="2871" w:hanging="180"/>
      </w:pPr>
    </w:lvl>
    <w:lvl w:ilvl="3" w:tplc="0419000F" w:tentative="1">
      <w:start w:val="1"/>
      <w:numFmt w:val="decimal"/>
      <w:lvlText w:val="%4."/>
      <w:lvlJc w:val="left"/>
      <w:pPr>
        <w:ind w:left="3591" w:hanging="360"/>
      </w:pPr>
    </w:lvl>
    <w:lvl w:ilvl="4" w:tplc="04190019" w:tentative="1">
      <w:start w:val="1"/>
      <w:numFmt w:val="lowerLetter"/>
      <w:lvlText w:val="%5."/>
      <w:lvlJc w:val="left"/>
      <w:pPr>
        <w:ind w:left="4311" w:hanging="360"/>
      </w:pPr>
    </w:lvl>
    <w:lvl w:ilvl="5" w:tplc="0419001B" w:tentative="1">
      <w:start w:val="1"/>
      <w:numFmt w:val="lowerRoman"/>
      <w:lvlText w:val="%6."/>
      <w:lvlJc w:val="right"/>
      <w:pPr>
        <w:ind w:left="5031" w:hanging="180"/>
      </w:pPr>
    </w:lvl>
    <w:lvl w:ilvl="6" w:tplc="0419000F" w:tentative="1">
      <w:start w:val="1"/>
      <w:numFmt w:val="decimal"/>
      <w:lvlText w:val="%7."/>
      <w:lvlJc w:val="left"/>
      <w:pPr>
        <w:ind w:left="5751" w:hanging="360"/>
      </w:pPr>
    </w:lvl>
    <w:lvl w:ilvl="7" w:tplc="04190019" w:tentative="1">
      <w:start w:val="1"/>
      <w:numFmt w:val="lowerLetter"/>
      <w:lvlText w:val="%8."/>
      <w:lvlJc w:val="left"/>
      <w:pPr>
        <w:ind w:left="6471" w:hanging="360"/>
      </w:pPr>
    </w:lvl>
    <w:lvl w:ilvl="8" w:tplc="0419001B" w:tentative="1">
      <w:start w:val="1"/>
      <w:numFmt w:val="lowerRoman"/>
      <w:lvlText w:val="%9."/>
      <w:lvlJc w:val="right"/>
      <w:pPr>
        <w:ind w:left="7191" w:hanging="180"/>
      </w:pPr>
    </w:lvl>
  </w:abstractNum>
  <w:abstractNum w:abstractNumId="6">
    <w:nsid w:val="4C1B5FA3"/>
    <w:multiLevelType w:val="hybridMultilevel"/>
    <w:tmpl w:val="AD28433E"/>
    <w:lvl w:ilvl="0" w:tplc="06BCD54C">
      <w:start w:val="1"/>
      <w:numFmt w:val="bullet"/>
      <w:pStyle w:val="List1"/>
      <w:lvlText w:val=""/>
      <w:lvlJc w:val="left"/>
      <w:pPr>
        <w:tabs>
          <w:tab w:val="num" w:pos="907"/>
        </w:tabs>
        <w:ind w:left="907" w:hanging="187"/>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nsid w:val="4C3F5409"/>
    <w:multiLevelType w:val="hybridMultilevel"/>
    <w:tmpl w:val="CD4C8C0C"/>
    <w:lvl w:ilvl="0" w:tplc="3F109818">
      <w:start w:val="1"/>
      <w:numFmt w:val="decimal"/>
      <w:pStyle w:val="21"/>
      <w:lvlText w:val="%1)"/>
      <w:lvlJc w:val="left"/>
      <w:pPr>
        <w:ind w:left="2874" w:hanging="360"/>
      </w:pPr>
      <w:rPr>
        <w:rFonts w:ascii="Courier New" w:hAnsi="Courier New" w:cs="Courier New" w:hint="default"/>
        <w:b w:val="0"/>
        <w:i w:val="0"/>
        <w:sz w:val="18"/>
      </w:rPr>
    </w:lvl>
    <w:lvl w:ilvl="1" w:tplc="4C94627E" w:tentative="1">
      <w:start w:val="1"/>
      <w:numFmt w:val="lowerLetter"/>
      <w:lvlText w:val="%2."/>
      <w:lvlJc w:val="left"/>
      <w:pPr>
        <w:ind w:left="3594" w:hanging="360"/>
      </w:pPr>
    </w:lvl>
    <w:lvl w:ilvl="2" w:tplc="106420DE" w:tentative="1">
      <w:start w:val="1"/>
      <w:numFmt w:val="lowerRoman"/>
      <w:lvlText w:val="%3."/>
      <w:lvlJc w:val="right"/>
      <w:pPr>
        <w:ind w:left="4314" w:hanging="180"/>
      </w:pPr>
    </w:lvl>
    <w:lvl w:ilvl="3" w:tplc="5AF04442" w:tentative="1">
      <w:start w:val="1"/>
      <w:numFmt w:val="decimal"/>
      <w:lvlText w:val="%4."/>
      <w:lvlJc w:val="left"/>
      <w:pPr>
        <w:ind w:left="5034" w:hanging="360"/>
      </w:pPr>
    </w:lvl>
    <w:lvl w:ilvl="4" w:tplc="E62843B8" w:tentative="1">
      <w:start w:val="1"/>
      <w:numFmt w:val="lowerLetter"/>
      <w:lvlText w:val="%5."/>
      <w:lvlJc w:val="left"/>
      <w:pPr>
        <w:ind w:left="5754" w:hanging="360"/>
      </w:pPr>
    </w:lvl>
    <w:lvl w:ilvl="5" w:tplc="54FCC488" w:tentative="1">
      <w:start w:val="1"/>
      <w:numFmt w:val="lowerRoman"/>
      <w:lvlText w:val="%6."/>
      <w:lvlJc w:val="right"/>
      <w:pPr>
        <w:ind w:left="6474" w:hanging="180"/>
      </w:pPr>
    </w:lvl>
    <w:lvl w:ilvl="6" w:tplc="3D822494" w:tentative="1">
      <w:start w:val="1"/>
      <w:numFmt w:val="decimal"/>
      <w:lvlText w:val="%7."/>
      <w:lvlJc w:val="left"/>
      <w:pPr>
        <w:ind w:left="7194" w:hanging="360"/>
      </w:pPr>
    </w:lvl>
    <w:lvl w:ilvl="7" w:tplc="88A817E6" w:tentative="1">
      <w:start w:val="1"/>
      <w:numFmt w:val="lowerLetter"/>
      <w:lvlText w:val="%8."/>
      <w:lvlJc w:val="left"/>
      <w:pPr>
        <w:ind w:left="7914" w:hanging="360"/>
      </w:pPr>
    </w:lvl>
    <w:lvl w:ilvl="8" w:tplc="2CDEA06C" w:tentative="1">
      <w:start w:val="1"/>
      <w:numFmt w:val="lowerRoman"/>
      <w:lvlText w:val="%9."/>
      <w:lvlJc w:val="right"/>
      <w:pPr>
        <w:ind w:left="8634" w:hanging="180"/>
      </w:pPr>
    </w:lvl>
  </w:abstractNum>
  <w:abstractNum w:abstractNumId="8">
    <w:nsid w:val="4C7F5BC1"/>
    <w:multiLevelType w:val="hybridMultilevel"/>
    <w:tmpl w:val="D378621C"/>
    <w:lvl w:ilvl="0" w:tplc="4DCACE66">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9">
    <w:nsid w:val="5C9912FB"/>
    <w:multiLevelType w:val="hybridMultilevel"/>
    <w:tmpl w:val="C8C816D8"/>
    <w:lvl w:ilvl="0" w:tplc="779E888A">
      <w:start w:val="1"/>
      <w:numFmt w:val="bullet"/>
      <w:pStyle w:val="TableBullet"/>
      <w:lvlText w:val=""/>
      <w:lvlJc w:val="left"/>
      <w:pPr>
        <w:ind w:left="720" w:hanging="360"/>
      </w:pPr>
      <w:rPr>
        <w:rFonts w:ascii="Symbol" w:hAnsi="Symbol" w:hint="default"/>
      </w:rPr>
    </w:lvl>
    <w:lvl w:ilvl="1" w:tplc="E2B00DB4">
      <w:start w:val="1"/>
      <w:numFmt w:val="bullet"/>
      <w:pStyle w:val="TableBullet2"/>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5DB2502D"/>
    <w:multiLevelType w:val="hybridMultilevel"/>
    <w:tmpl w:val="8F1C99EE"/>
    <w:lvl w:ilvl="0" w:tplc="CCCA0A18">
      <w:start w:val="1"/>
      <w:numFmt w:val="bullet"/>
      <w:pStyle w:val="TableBullet1"/>
      <w:lvlText w:val=""/>
      <w:lvlJc w:val="left"/>
      <w:pPr>
        <w:ind w:left="360" w:hanging="360"/>
      </w:pPr>
      <w:rPr>
        <w:rFonts w:ascii="Symbol" w:hAnsi="Symbol" w:hint="default"/>
      </w:rPr>
    </w:lvl>
    <w:lvl w:ilvl="1" w:tplc="7718396A">
      <w:start w:val="1"/>
      <w:numFmt w:val="bullet"/>
      <w:lvlText w:val="o"/>
      <w:lvlJc w:val="left"/>
      <w:pPr>
        <w:ind w:left="1080" w:hanging="360"/>
      </w:pPr>
      <w:rPr>
        <w:rFonts w:ascii="Courier New" w:hAnsi="Courier New" w:cs="Courier New" w:hint="default"/>
      </w:rPr>
    </w:lvl>
    <w:lvl w:ilvl="2" w:tplc="02C4949E" w:tentative="1">
      <w:start w:val="1"/>
      <w:numFmt w:val="bullet"/>
      <w:lvlText w:val=""/>
      <w:lvlJc w:val="left"/>
      <w:pPr>
        <w:ind w:left="1800" w:hanging="360"/>
      </w:pPr>
      <w:rPr>
        <w:rFonts w:ascii="Wingdings" w:hAnsi="Wingdings" w:hint="default"/>
      </w:rPr>
    </w:lvl>
    <w:lvl w:ilvl="3" w:tplc="07E40BB2" w:tentative="1">
      <w:start w:val="1"/>
      <w:numFmt w:val="bullet"/>
      <w:lvlText w:val=""/>
      <w:lvlJc w:val="left"/>
      <w:pPr>
        <w:ind w:left="2520" w:hanging="360"/>
      </w:pPr>
      <w:rPr>
        <w:rFonts w:ascii="Symbol" w:hAnsi="Symbol" w:hint="default"/>
      </w:rPr>
    </w:lvl>
    <w:lvl w:ilvl="4" w:tplc="F4006E36" w:tentative="1">
      <w:start w:val="1"/>
      <w:numFmt w:val="bullet"/>
      <w:lvlText w:val="o"/>
      <w:lvlJc w:val="left"/>
      <w:pPr>
        <w:ind w:left="3240" w:hanging="360"/>
      </w:pPr>
      <w:rPr>
        <w:rFonts w:ascii="Courier New" w:hAnsi="Courier New" w:cs="Courier New" w:hint="default"/>
      </w:rPr>
    </w:lvl>
    <w:lvl w:ilvl="5" w:tplc="6E866F3E" w:tentative="1">
      <w:start w:val="1"/>
      <w:numFmt w:val="bullet"/>
      <w:lvlText w:val=""/>
      <w:lvlJc w:val="left"/>
      <w:pPr>
        <w:ind w:left="3960" w:hanging="360"/>
      </w:pPr>
      <w:rPr>
        <w:rFonts w:ascii="Wingdings" w:hAnsi="Wingdings" w:hint="default"/>
      </w:rPr>
    </w:lvl>
    <w:lvl w:ilvl="6" w:tplc="3A5EA5C8" w:tentative="1">
      <w:start w:val="1"/>
      <w:numFmt w:val="bullet"/>
      <w:lvlText w:val=""/>
      <w:lvlJc w:val="left"/>
      <w:pPr>
        <w:ind w:left="4680" w:hanging="360"/>
      </w:pPr>
      <w:rPr>
        <w:rFonts w:ascii="Symbol" w:hAnsi="Symbol" w:hint="default"/>
      </w:rPr>
    </w:lvl>
    <w:lvl w:ilvl="7" w:tplc="54A25434" w:tentative="1">
      <w:start w:val="1"/>
      <w:numFmt w:val="bullet"/>
      <w:lvlText w:val="o"/>
      <w:lvlJc w:val="left"/>
      <w:pPr>
        <w:ind w:left="5400" w:hanging="360"/>
      </w:pPr>
      <w:rPr>
        <w:rFonts w:ascii="Courier New" w:hAnsi="Courier New" w:cs="Courier New" w:hint="default"/>
      </w:rPr>
    </w:lvl>
    <w:lvl w:ilvl="8" w:tplc="E1561F90" w:tentative="1">
      <w:start w:val="1"/>
      <w:numFmt w:val="bullet"/>
      <w:lvlText w:val=""/>
      <w:lvlJc w:val="left"/>
      <w:pPr>
        <w:ind w:left="6120" w:hanging="360"/>
      </w:pPr>
      <w:rPr>
        <w:rFonts w:ascii="Wingdings" w:hAnsi="Wingdings" w:hint="default"/>
      </w:rPr>
    </w:lvl>
  </w:abstractNum>
  <w:abstractNum w:abstractNumId="11">
    <w:nsid w:val="5FD235CE"/>
    <w:multiLevelType w:val="hybridMultilevel"/>
    <w:tmpl w:val="998ACD96"/>
    <w:lvl w:ilvl="0" w:tplc="D108D68E">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2">
    <w:nsid w:val="63295792"/>
    <w:multiLevelType w:val="hybridMultilevel"/>
    <w:tmpl w:val="6A2CB2E4"/>
    <w:lvl w:ilvl="0" w:tplc="E79000F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nsid w:val="64D9207A"/>
    <w:multiLevelType w:val="hybridMultilevel"/>
    <w:tmpl w:val="5D1C5D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8F260EE"/>
    <w:multiLevelType w:val="hybridMultilevel"/>
    <w:tmpl w:val="D378621C"/>
    <w:lvl w:ilvl="0" w:tplc="4DCACE66">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5">
    <w:nsid w:val="7AA84D53"/>
    <w:multiLevelType w:val="hybridMultilevel"/>
    <w:tmpl w:val="0D363FEE"/>
    <w:lvl w:ilvl="0" w:tplc="5DFA9F3C">
      <w:start w:val="1"/>
      <w:numFmt w:val="bullet"/>
      <w:pStyle w:val="a1"/>
      <w:lvlText w:val=""/>
      <w:lvlJc w:val="left"/>
      <w:pPr>
        <w:ind w:left="2160" w:hanging="360"/>
      </w:pPr>
      <w:rPr>
        <w:rFonts w:ascii="Symbol" w:hAnsi="Symbol" w:hint="default"/>
      </w:rPr>
    </w:lvl>
    <w:lvl w:ilvl="1" w:tplc="82BA9FF4" w:tentative="1">
      <w:start w:val="1"/>
      <w:numFmt w:val="bullet"/>
      <w:lvlText w:val="o"/>
      <w:lvlJc w:val="left"/>
      <w:pPr>
        <w:ind w:left="2880" w:hanging="360"/>
      </w:pPr>
      <w:rPr>
        <w:rFonts w:ascii="Courier New" w:hAnsi="Courier New" w:cs="Courier New" w:hint="default"/>
      </w:rPr>
    </w:lvl>
    <w:lvl w:ilvl="2" w:tplc="016036B4" w:tentative="1">
      <w:start w:val="1"/>
      <w:numFmt w:val="bullet"/>
      <w:lvlText w:val=""/>
      <w:lvlJc w:val="left"/>
      <w:pPr>
        <w:ind w:left="3600" w:hanging="360"/>
      </w:pPr>
      <w:rPr>
        <w:rFonts w:ascii="Wingdings" w:hAnsi="Wingdings" w:hint="default"/>
      </w:rPr>
    </w:lvl>
    <w:lvl w:ilvl="3" w:tplc="0FE4E6F2" w:tentative="1">
      <w:start w:val="1"/>
      <w:numFmt w:val="bullet"/>
      <w:lvlText w:val=""/>
      <w:lvlJc w:val="left"/>
      <w:pPr>
        <w:ind w:left="4320" w:hanging="360"/>
      </w:pPr>
      <w:rPr>
        <w:rFonts w:ascii="Symbol" w:hAnsi="Symbol" w:hint="default"/>
      </w:rPr>
    </w:lvl>
    <w:lvl w:ilvl="4" w:tplc="845AE49A" w:tentative="1">
      <w:start w:val="1"/>
      <w:numFmt w:val="bullet"/>
      <w:lvlText w:val="o"/>
      <w:lvlJc w:val="left"/>
      <w:pPr>
        <w:ind w:left="5040" w:hanging="360"/>
      </w:pPr>
      <w:rPr>
        <w:rFonts w:ascii="Courier New" w:hAnsi="Courier New" w:cs="Courier New" w:hint="default"/>
      </w:rPr>
    </w:lvl>
    <w:lvl w:ilvl="5" w:tplc="8CDECB6C" w:tentative="1">
      <w:start w:val="1"/>
      <w:numFmt w:val="bullet"/>
      <w:lvlText w:val=""/>
      <w:lvlJc w:val="left"/>
      <w:pPr>
        <w:ind w:left="5760" w:hanging="360"/>
      </w:pPr>
      <w:rPr>
        <w:rFonts w:ascii="Wingdings" w:hAnsi="Wingdings" w:hint="default"/>
      </w:rPr>
    </w:lvl>
    <w:lvl w:ilvl="6" w:tplc="7A3A92AA" w:tentative="1">
      <w:start w:val="1"/>
      <w:numFmt w:val="bullet"/>
      <w:lvlText w:val=""/>
      <w:lvlJc w:val="left"/>
      <w:pPr>
        <w:ind w:left="6480" w:hanging="360"/>
      </w:pPr>
      <w:rPr>
        <w:rFonts w:ascii="Symbol" w:hAnsi="Symbol" w:hint="default"/>
      </w:rPr>
    </w:lvl>
    <w:lvl w:ilvl="7" w:tplc="10B67CC2" w:tentative="1">
      <w:start w:val="1"/>
      <w:numFmt w:val="bullet"/>
      <w:lvlText w:val="o"/>
      <w:lvlJc w:val="left"/>
      <w:pPr>
        <w:ind w:left="7200" w:hanging="360"/>
      </w:pPr>
      <w:rPr>
        <w:rFonts w:ascii="Courier New" w:hAnsi="Courier New" w:cs="Courier New" w:hint="default"/>
      </w:rPr>
    </w:lvl>
    <w:lvl w:ilvl="8" w:tplc="7B64382E" w:tentative="1">
      <w:start w:val="1"/>
      <w:numFmt w:val="bullet"/>
      <w:lvlText w:val=""/>
      <w:lvlJc w:val="left"/>
      <w:pPr>
        <w:ind w:left="7920" w:hanging="360"/>
      </w:pPr>
      <w:rPr>
        <w:rFonts w:ascii="Wingdings" w:hAnsi="Wingdings" w:hint="default"/>
      </w:rPr>
    </w:lvl>
  </w:abstractNum>
  <w:abstractNum w:abstractNumId="16">
    <w:nsid w:val="7B4B3637"/>
    <w:multiLevelType w:val="singleLevel"/>
    <w:tmpl w:val="39BC61DC"/>
    <w:lvl w:ilvl="0">
      <w:start w:val="1"/>
      <w:numFmt w:val="decimal"/>
      <w:pStyle w:val="a2"/>
      <w:lvlText w:val="%1)"/>
      <w:lvlJc w:val="left"/>
      <w:pPr>
        <w:ind w:left="1437" w:hanging="360"/>
      </w:pPr>
      <w:rPr>
        <w:rFonts w:cs="Times New Roman"/>
        <w:b w:val="0"/>
        <w:bCs w:val="0"/>
        <w:i w:val="0"/>
        <w:iCs w:val="0"/>
        <w:caps w:val="0"/>
        <w:smallCaps w:val="0"/>
        <w:strike w:val="0"/>
        <w:dstrike w:val="0"/>
        <w:outline w:val="0"/>
        <w:shadow w:val="0"/>
        <w:emboss w:val="0"/>
        <w:imprint w:val="0"/>
        <w:noProof w:val="0"/>
        <w:vanish w:val="0"/>
        <w:kern w:val="0"/>
        <w:position w:val="0"/>
        <w:u w:val="none"/>
        <w:vertAlign w:val="baseline"/>
        <w:em w:val="none"/>
      </w:rPr>
    </w:lvl>
  </w:abstractNum>
  <w:num w:numId="1">
    <w:abstractNumId w:val="0"/>
  </w:num>
  <w:num w:numId="2">
    <w:abstractNumId w:val="1"/>
    <w:lvlOverride w:ilvl="0">
      <w:lvl w:ilvl="0">
        <w:start w:val="1"/>
        <w:numFmt w:val="bullet"/>
        <w:pStyle w:val="a"/>
        <w:lvlText w:val=""/>
        <w:legacy w:legacy="1" w:legacySpace="0" w:legacyIndent="360"/>
        <w:lvlJc w:val="left"/>
        <w:pPr>
          <w:ind w:left="1440" w:hanging="360"/>
        </w:pPr>
        <w:rPr>
          <w:rFonts w:ascii="Wingdings" w:hAnsi="Wingdings" w:hint="default"/>
          <w:sz w:val="16"/>
        </w:rPr>
      </w:lvl>
    </w:lvlOverride>
  </w:num>
  <w:num w:numId="3">
    <w:abstractNumId w:val="15"/>
  </w:num>
  <w:num w:numId="4">
    <w:abstractNumId w:val="6"/>
  </w:num>
  <w:num w:numId="5">
    <w:abstractNumId w:val="7"/>
  </w:num>
  <w:num w:numId="6">
    <w:abstractNumId w:val="4"/>
  </w:num>
  <w:num w:numId="7">
    <w:abstractNumId w:val="10"/>
  </w:num>
  <w:num w:numId="8">
    <w:abstractNumId w:val="9"/>
  </w:num>
  <w:num w:numId="9">
    <w:abstractNumId w:val="14"/>
  </w:num>
  <w:num w:numId="10">
    <w:abstractNumId w:val="5"/>
  </w:num>
  <w:num w:numId="11">
    <w:abstractNumId w:val="8"/>
  </w:num>
  <w:num w:numId="12">
    <w:abstractNumId w:val="16"/>
    <w:lvlOverride w:ilvl="0">
      <w:startOverride w:val="1"/>
    </w:lvlOverride>
  </w:num>
  <w:num w:numId="13">
    <w:abstractNumId w:val="16"/>
    <w:lvlOverride w:ilvl="0">
      <w:startOverride w:val="1"/>
    </w:lvlOverride>
  </w:num>
  <w:num w:numId="14">
    <w:abstractNumId w:val="16"/>
    <w:lvlOverride w:ilvl="0">
      <w:startOverride w:val="1"/>
    </w:lvlOverride>
  </w:num>
  <w:num w:numId="15">
    <w:abstractNumId w:val="16"/>
    <w:lvlOverride w:ilvl="0">
      <w:startOverride w:val="1"/>
    </w:lvlOverride>
  </w:num>
  <w:num w:numId="16">
    <w:abstractNumId w:val="16"/>
    <w:lvlOverride w:ilvl="0">
      <w:startOverride w:val="1"/>
    </w:lvlOverride>
  </w:num>
  <w:num w:numId="17">
    <w:abstractNumId w:val="16"/>
    <w:lvlOverride w:ilvl="0">
      <w:startOverride w:val="1"/>
    </w:lvlOverride>
  </w:num>
  <w:num w:numId="18">
    <w:abstractNumId w:val="13"/>
  </w:num>
  <w:num w:numId="19">
    <w:abstractNumId w:val="16"/>
    <w:lvlOverride w:ilvl="0">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1"/>
    </w:lvlOverride>
  </w:num>
  <w:num w:numId="23">
    <w:abstractNumId w:val="16"/>
    <w:lvlOverride w:ilvl="0">
      <w:startOverride w:val="1"/>
    </w:lvlOverride>
  </w:num>
  <w:num w:numId="24">
    <w:abstractNumId w:val="16"/>
    <w:lvlOverride w:ilvl="0">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num>
  <w:num w:numId="34">
    <w:abstractNumId w:val="16"/>
    <w:lvlOverride w:ilvl="0">
      <w:startOverride w:val="1"/>
    </w:lvlOverride>
  </w:num>
  <w:num w:numId="35">
    <w:abstractNumId w:val="16"/>
    <w:lvlOverride w:ilvl="0">
      <w:startOverride w:val="1"/>
    </w:lvlOverride>
  </w:num>
  <w:num w:numId="36">
    <w:abstractNumId w:val="16"/>
    <w:lvlOverride w:ilvl="0">
      <w:startOverride w:val="1"/>
    </w:lvlOverride>
  </w:num>
  <w:num w:numId="37">
    <w:abstractNumId w:val="16"/>
    <w:lvlOverride w:ilvl="0">
      <w:startOverride w:val="1"/>
    </w:lvlOverride>
  </w:num>
  <w:num w:numId="38">
    <w:abstractNumId w:val="16"/>
    <w:lvlOverride w:ilvl="0">
      <w:startOverride w:val="1"/>
    </w:lvlOverride>
  </w:num>
  <w:num w:numId="39">
    <w:abstractNumId w:val="16"/>
    <w:lvlOverride w:ilvl="0">
      <w:startOverride w:val="1"/>
    </w:lvlOverride>
  </w:num>
  <w:num w:numId="40">
    <w:abstractNumId w:val="16"/>
    <w:lvlOverride w:ilvl="0">
      <w:startOverride w:val="1"/>
    </w:lvlOverride>
  </w:num>
  <w:num w:numId="41">
    <w:abstractNumId w:val="16"/>
    <w:lvlOverride w:ilvl="0">
      <w:startOverride w:val="1"/>
    </w:lvlOverride>
  </w:num>
  <w:num w:numId="42">
    <w:abstractNumId w:val="16"/>
    <w:lvlOverride w:ilvl="0">
      <w:startOverride w:val="1"/>
    </w:lvlOverride>
  </w:num>
  <w:num w:numId="43">
    <w:abstractNumId w:val="2"/>
  </w:num>
  <w:num w:numId="44">
    <w:abstractNumId w:val="16"/>
    <w:lvlOverride w:ilvl="0">
      <w:startOverride w:val="1"/>
    </w:lvlOverride>
  </w:num>
  <w:num w:numId="45">
    <w:abstractNumId w:val="16"/>
    <w:lvlOverride w:ilvl="0">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num>
  <w:num w:numId="48">
    <w:abstractNumId w:val="3"/>
  </w:num>
  <w:num w:numId="49">
    <w:abstractNumId w:val="11"/>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linkStyles/>
  <w:stylePaneFormatFilter w:val="3F01"/>
  <w:trackRevisions/>
  <w:defaultTabStop w:val="357"/>
  <w:displayHorizontalDrawingGridEvery w:val="0"/>
  <w:displayVerticalDrawingGridEvery w:val="0"/>
  <w:doNotUseMarginsForDrawingGridOrigin/>
  <w:doNotShadeFormData/>
  <w:noPunctuationKerning/>
  <w:characterSpacingControl w:val="doNotCompress"/>
  <w:footnotePr>
    <w:numRestart w:val="eachPage"/>
    <w:footnote w:id="-1"/>
    <w:footnote w:id="0"/>
    <w:footnote w:id="1"/>
  </w:footnotePr>
  <w:endnotePr>
    <w:endnote w:id="-1"/>
    <w:endnote w:id="0"/>
  </w:endnotePr>
  <w:compat/>
  <w:rsids>
    <w:rsidRoot w:val="00A27CDC"/>
    <w:rsid w:val="000109B2"/>
    <w:rsid w:val="00015E81"/>
    <w:rsid w:val="00024FD4"/>
    <w:rsid w:val="000267AA"/>
    <w:rsid w:val="00035B45"/>
    <w:rsid w:val="00076CED"/>
    <w:rsid w:val="00085CA7"/>
    <w:rsid w:val="00087F90"/>
    <w:rsid w:val="0009103B"/>
    <w:rsid w:val="000912D2"/>
    <w:rsid w:val="000E1B40"/>
    <w:rsid w:val="0010063F"/>
    <w:rsid w:val="0010176F"/>
    <w:rsid w:val="001076CE"/>
    <w:rsid w:val="001561ED"/>
    <w:rsid w:val="001606BF"/>
    <w:rsid w:val="00177487"/>
    <w:rsid w:val="001829DF"/>
    <w:rsid w:val="001A1DE8"/>
    <w:rsid w:val="001A3D9B"/>
    <w:rsid w:val="001A6E68"/>
    <w:rsid w:val="001B0D4B"/>
    <w:rsid w:val="001C1E6A"/>
    <w:rsid w:val="001C5299"/>
    <w:rsid w:val="001C6BF7"/>
    <w:rsid w:val="001D0F2B"/>
    <w:rsid w:val="001D128A"/>
    <w:rsid w:val="001E160B"/>
    <w:rsid w:val="001E5EB1"/>
    <w:rsid w:val="00220EC0"/>
    <w:rsid w:val="0022272A"/>
    <w:rsid w:val="00250ED0"/>
    <w:rsid w:val="00254E37"/>
    <w:rsid w:val="00256095"/>
    <w:rsid w:val="00260BCD"/>
    <w:rsid w:val="002613D1"/>
    <w:rsid w:val="00261910"/>
    <w:rsid w:val="00264FD5"/>
    <w:rsid w:val="00277CFB"/>
    <w:rsid w:val="002F44C9"/>
    <w:rsid w:val="00322030"/>
    <w:rsid w:val="00324DF8"/>
    <w:rsid w:val="00343A48"/>
    <w:rsid w:val="00346709"/>
    <w:rsid w:val="0034727B"/>
    <w:rsid w:val="003547C3"/>
    <w:rsid w:val="00357057"/>
    <w:rsid w:val="00366BE8"/>
    <w:rsid w:val="00366FDB"/>
    <w:rsid w:val="00380956"/>
    <w:rsid w:val="003E4890"/>
    <w:rsid w:val="00402D26"/>
    <w:rsid w:val="00420878"/>
    <w:rsid w:val="004215CD"/>
    <w:rsid w:val="00434465"/>
    <w:rsid w:val="00436950"/>
    <w:rsid w:val="0047718E"/>
    <w:rsid w:val="00483E64"/>
    <w:rsid w:val="004860CE"/>
    <w:rsid w:val="004912D4"/>
    <w:rsid w:val="004A2063"/>
    <w:rsid w:val="004A2A9C"/>
    <w:rsid w:val="004B12FE"/>
    <w:rsid w:val="004B4AE0"/>
    <w:rsid w:val="004D32B9"/>
    <w:rsid w:val="004E0C2B"/>
    <w:rsid w:val="004F3BD1"/>
    <w:rsid w:val="004F4ADD"/>
    <w:rsid w:val="004F6FC8"/>
    <w:rsid w:val="0050041F"/>
    <w:rsid w:val="005013EE"/>
    <w:rsid w:val="005064E6"/>
    <w:rsid w:val="00534DF0"/>
    <w:rsid w:val="0054793A"/>
    <w:rsid w:val="005606AD"/>
    <w:rsid w:val="00564D9B"/>
    <w:rsid w:val="0057142C"/>
    <w:rsid w:val="00587AAB"/>
    <w:rsid w:val="005E7DCC"/>
    <w:rsid w:val="00610CAB"/>
    <w:rsid w:val="0062120A"/>
    <w:rsid w:val="0064177A"/>
    <w:rsid w:val="00642C35"/>
    <w:rsid w:val="00651156"/>
    <w:rsid w:val="00657DA9"/>
    <w:rsid w:val="00681F3E"/>
    <w:rsid w:val="00687088"/>
    <w:rsid w:val="00695668"/>
    <w:rsid w:val="006A1151"/>
    <w:rsid w:val="006A5790"/>
    <w:rsid w:val="006A6DBA"/>
    <w:rsid w:val="006D4C80"/>
    <w:rsid w:val="006D64A1"/>
    <w:rsid w:val="006E2146"/>
    <w:rsid w:val="006F6113"/>
    <w:rsid w:val="00704627"/>
    <w:rsid w:val="00713C01"/>
    <w:rsid w:val="0071535D"/>
    <w:rsid w:val="00715825"/>
    <w:rsid w:val="00723E5D"/>
    <w:rsid w:val="00726F0E"/>
    <w:rsid w:val="00727C0D"/>
    <w:rsid w:val="00735F20"/>
    <w:rsid w:val="00743185"/>
    <w:rsid w:val="00750CCA"/>
    <w:rsid w:val="00760E77"/>
    <w:rsid w:val="0076187E"/>
    <w:rsid w:val="00782D39"/>
    <w:rsid w:val="0078523B"/>
    <w:rsid w:val="00795D0B"/>
    <w:rsid w:val="007A68C4"/>
    <w:rsid w:val="007B69B4"/>
    <w:rsid w:val="007C0F50"/>
    <w:rsid w:val="007D61B7"/>
    <w:rsid w:val="007E3E95"/>
    <w:rsid w:val="007E7303"/>
    <w:rsid w:val="00814743"/>
    <w:rsid w:val="00814CC6"/>
    <w:rsid w:val="0082735C"/>
    <w:rsid w:val="00856864"/>
    <w:rsid w:val="0086760A"/>
    <w:rsid w:val="0087120B"/>
    <w:rsid w:val="00881F2C"/>
    <w:rsid w:val="008916B2"/>
    <w:rsid w:val="008A5F04"/>
    <w:rsid w:val="008B1A88"/>
    <w:rsid w:val="008B2C2C"/>
    <w:rsid w:val="008B426D"/>
    <w:rsid w:val="008F0A61"/>
    <w:rsid w:val="008F2812"/>
    <w:rsid w:val="00902597"/>
    <w:rsid w:val="00917B3F"/>
    <w:rsid w:val="00937224"/>
    <w:rsid w:val="00957146"/>
    <w:rsid w:val="009613E6"/>
    <w:rsid w:val="009647E9"/>
    <w:rsid w:val="009A4688"/>
    <w:rsid w:val="009D15D2"/>
    <w:rsid w:val="009D2172"/>
    <w:rsid w:val="009E57F2"/>
    <w:rsid w:val="009F18E2"/>
    <w:rsid w:val="009F76FE"/>
    <w:rsid w:val="00A2013F"/>
    <w:rsid w:val="00A2405E"/>
    <w:rsid w:val="00A27CDC"/>
    <w:rsid w:val="00A366F1"/>
    <w:rsid w:val="00AA229F"/>
    <w:rsid w:val="00AB6577"/>
    <w:rsid w:val="00AD18A5"/>
    <w:rsid w:val="00AD3532"/>
    <w:rsid w:val="00AD6216"/>
    <w:rsid w:val="00AE1CC1"/>
    <w:rsid w:val="00AE3919"/>
    <w:rsid w:val="00B055A5"/>
    <w:rsid w:val="00B116CC"/>
    <w:rsid w:val="00B1773F"/>
    <w:rsid w:val="00B437B3"/>
    <w:rsid w:val="00B4618F"/>
    <w:rsid w:val="00B47E6A"/>
    <w:rsid w:val="00B578D5"/>
    <w:rsid w:val="00B61482"/>
    <w:rsid w:val="00B76724"/>
    <w:rsid w:val="00BB2AA6"/>
    <w:rsid w:val="00BF03B5"/>
    <w:rsid w:val="00C04766"/>
    <w:rsid w:val="00C05188"/>
    <w:rsid w:val="00C15F3A"/>
    <w:rsid w:val="00C228D2"/>
    <w:rsid w:val="00C2336A"/>
    <w:rsid w:val="00C47C4D"/>
    <w:rsid w:val="00C675C5"/>
    <w:rsid w:val="00C75D15"/>
    <w:rsid w:val="00C979A7"/>
    <w:rsid w:val="00CA100C"/>
    <w:rsid w:val="00CA6A69"/>
    <w:rsid w:val="00CC6A34"/>
    <w:rsid w:val="00CD7FFA"/>
    <w:rsid w:val="00D04C31"/>
    <w:rsid w:val="00D07E65"/>
    <w:rsid w:val="00D17EB3"/>
    <w:rsid w:val="00D21F83"/>
    <w:rsid w:val="00D30E49"/>
    <w:rsid w:val="00D51971"/>
    <w:rsid w:val="00D66BEC"/>
    <w:rsid w:val="00D702F8"/>
    <w:rsid w:val="00D82001"/>
    <w:rsid w:val="00D95D7E"/>
    <w:rsid w:val="00DA0D47"/>
    <w:rsid w:val="00DA1A73"/>
    <w:rsid w:val="00DA68CE"/>
    <w:rsid w:val="00DB0913"/>
    <w:rsid w:val="00DE61C2"/>
    <w:rsid w:val="00DE7770"/>
    <w:rsid w:val="00E009FF"/>
    <w:rsid w:val="00E077FB"/>
    <w:rsid w:val="00E42E31"/>
    <w:rsid w:val="00E4547D"/>
    <w:rsid w:val="00E554FF"/>
    <w:rsid w:val="00E85C03"/>
    <w:rsid w:val="00E9575D"/>
    <w:rsid w:val="00EB10A2"/>
    <w:rsid w:val="00EE16D0"/>
    <w:rsid w:val="00EF2970"/>
    <w:rsid w:val="00EF7810"/>
    <w:rsid w:val="00F13427"/>
    <w:rsid w:val="00F2161F"/>
    <w:rsid w:val="00F33CDA"/>
    <w:rsid w:val="00F529CD"/>
    <w:rsid w:val="00F53C97"/>
    <w:rsid w:val="00F87545"/>
    <w:rsid w:val="00FA30F5"/>
    <w:rsid w:val="00FC639D"/>
    <w:rsid w:val="00FE5CB0"/>
    <w:rsid w:val="00FF3CC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qFormat="1"/>
    <w:lsdException w:name="table of figures" w:uiPriority="99" w:qFormat="1"/>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qFormat="1"/>
    <w:lsdException w:name="List Number" w:uiPriority="99" w:qFormat="1"/>
    <w:lsdException w:name="List 2" w:uiPriority="99"/>
    <w:lsdException w:name="List 3" w:uiPriority="99"/>
    <w:lsdException w:name="List 4" w:uiPriority="99"/>
    <w:lsdException w:name="List 5" w:uiPriority="99"/>
    <w:lsdException w:name="List Bullet 2" w:uiPriority="99" w:qFormat="1"/>
    <w:lsdException w:name="List Bullet 3" w:uiPriority="99" w:qFormat="1"/>
    <w:lsdException w:name="List Bullet 4" w:uiPriority="99"/>
    <w:lsdException w:name="List Bullet 5" w:uiPriority="99"/>
    <w:lsdException w:name="List Number 2" w:qFormat="1"/>
    <w:lsdException w:name="List Number 3" w:uiPriority="99"/>
    <w:lsdException w:name="List Number 4" w:uiPriority="99"/>
    <w:lsdException w:name="List Number 5" w:uiPriority="99"/>
    <w:lsdException w:name="Title" w:uiPriority="10" w:qFormat="1"/>
    <w:lsdException w:name="Default Paragraph Font" w:uiPriority="1"/>
    <w:lsdException w:name="Body Text" w:uiPriority="99"/>
    <w:lsdException w:name="Body Text Indent" w:uiPriority="99"/>
    <w:lsdException w:name="List Continue" w:uiPriority="99" w:qFormat="1"/>
    <w:lsdException w:name="List Continue 2" w:uiPriority="99" w:qFormat="1"/>
    <w:lsdException w:name="List Continue 3" w:uiPriority="99" w:qFormat="1"/>
    <w:lsdException w:name="List Continue 4" w:uiPriority="99" w:qFormat="1"/>
    <w:lsdException w:name="List Continue 5" w:uiPriority="99" w:qFormat="1"/>
    <w:lsdException w:name="Subtitle" w:uiPriority="11" w:qFormat="1"/>
    <w:lsdException w:name="Date" w:uiPriority="99"/>
    <w:lsdException w:name="Note Heading" w:uiPriority="99"/>
    <w:lsdException w:name="Body Text 2" w:uiPriority="99"/>
    <w:lsdException w:name="Body Text 3" w:uiPriority="99"/>
    <w:lsdException w:name="Body Text Indent 2" w:uiPriority="99"/>
    <w:lsdException w:name="Body Text Indent 3" w:uiPriority="99"/>
    <w:lsdException w:name="Hyperlink" w:uiPriority="99"/>
    <w:lsdException w:name="FollowedHyperlink" w:uiPriority="99"/>
    <w:lsdException w:name="Strong" w:uiPriority="22" w:qFormat="1"/>
    <w:lsdException w:name="Emphasis" w:qFormat="1"/>
    <w:lsdException w:name="Document Map" w:uiPriority="99"/>
    <w:lsdException w:name="Plain Text" w:uiPriority="99"/>
    <w:lsdException w:name="Normal (Web)" w:uiPriority="99"/>
    <w:lsdException w:name="HTML Code" w:uiPriority="99"/>
    <w:lsdException w:name="HTML Preformatted" w:uiPriority="99"/>
    <w:lsdException w:name="HTML Typewriter" w:uiPriority="99"/>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3">
    <w:name w:val="Normal"/>
    <w:qFormat/>
    <w:rsid w:val="002F44C9"/>
    <w:pPr>
      <w:suppressAutoHyphens/>
      <w:spacing w:after="240" w:line="240" w:lineRule="atLeast"/>
      <w:ind w:left="1134"/>
    </w:pPr>
    <w:rPr>
      <w:rFonts w:ascii="Arial" w:hAnsi="Arial"/>
      <w:spacing w:val="-5"/>
      <w:lang w:eastAsia="en-US"/>
    </w:rPr>
  </w:style>
  <w:style w:type="paragraph" w:styleId="1">
    <w:name w:val="heading 1"/>
    <w:aliases w:val="1,H1,Заголов,Çàãîëîâ,ch,Глава,(раздел),Section 1.0,Part"/>
    <w:basedOn w:val="a4"/>
    <w:next w:val="ChapterSubtitle"/>
    <w:link w:val="10"/>
    <w:qFormat/>
    <w:rsid w:val="002F44C9"/>
    <w:pPr>
      <w:numPr>
        <w:numId w:val="1"/>
      </w:numPr>
      <w:outlineLvl w:val="0"/>
    </w:pPr>
  </w:style>
  <w:style w:type="paragraph" w:styleId="2">
    <w:name w:val="heading 2"/>
    <w:aliases w:val="Section 1.1,H2,h2,Main Heading,Bold 14,L2,Numbered text 3"/>
    <w:basedOn w:val="a4"/>
    <w:next w:val="a3"/>
    <w:link w:val="22"/>
    <w:qFormat/>
    <w:rsid w:val="002F44C9"/>
    <w:pPr>
      <w:numPr>
        <w:ilvl w:val="1"/>
        <w:numId w:val="1"/>
      </w:numPr>
      <w:outlineLvl w:val="1"/>
    </w:pPr>
    <w:rPr>
      <w:sz w:val="24"/>
    </w:rPr>
  </w:style>
  <w:style w:type="paragraph" w:styleId="3">
    <w:name w:val="heading 3"/>
    <w:aliases w:val="Section 1.1.1,H3,h3,Çàãîëîâîê 3"/>
    <w:basedOn w:val="a4"/>
    <w:next w:val="a3"/>
    <w:link w:val="31"/>
    <w:qFormat/>
    <w:rsid w:val="002F44C9"/>
    <w:pPr>
      <w:numPr>
        <w:ilvl w:val="2"/>
        <w:numId w:val="1"/>
      </w:numPr>
      <w:outlineLvl w:val="2"/>
    </w:pPr>
    <w:rPr>
      <w:sz w:val="24"/>
    </w:rPr>
  </w:style>
  <w:style w:type="paragraph" w:styleId="4">
    <w:name w:val="heading 4"/>
    <w:aliases w:val="Block Label,H4"/>
    <w:basedOn w:val="a4"/>
    <w:next w:val="a3"/>
    <w:link w:val="41"/>
    <w:qFormat/>
    <w:rsid w:val="002F44C9"/>
    <w:pPr>
      <w:numPr>
        <w:ilvl w:val="3"/>
        <w:numId w:val="1"/>
      </w:numPr>
      <w:outlineLvl w:val="3"/>
    </w:pPr>
    <w:rPr>
      <w:sz w:val="24"/>
    </w:rPr>
  </w:style>
  <w:style w:type="paragraph" w:styleId="5">
    <w:name w:val="heading 5"/>
    <w:aliases w:val="Bold/Italics,h5,H5"/>
    <w:basedOn w:val="a4"/>
    <w:next w:val="a3"/>
    <w:link w:val="51"/>
    <w:qFormat/>
    <w:rsid w:val="002F44C9"/>
    <w:pPr>
      <w:numPr>
        <w:ilvl w:val="4"/>
        <w:numId w:val="1"/>
      </w:numPr>
      <w:outlineLvl w:val="4"/>
    </w:pPr>
    <w:rPr>
      <w:i/>
      <w:sz w:val="20"/>
    </w:rPr>
  </w:style>
  <w:style w:type="paragraph" w:styleId="6">
    <w:name w:val="heading 6"/>
    <w:aliases w:val="Italics,H6"/>
    <w:basedOn w:val="a4"/>
    <w:next w:val="a3"/>
    <w:link w:val="60"/>
    <w:qFormat/>
    <w:rsid w:val="002F44C9"/>
    <w:pPr>
      <w:numPr>
        <w:ilvl w:val="5"/>
        <w:numId w:val="1"/>
      </w:numPr>
      <w:outlineLvl w:val="5"/>
    </w:pPr>
    <w:rPr>
      <w:i/>
      <w:sz w:val="18"/>
    </w:rPr>
  </w:style>
  <w:style w:type="paragraph" w:styleId="7">
    <w:name w:val="heading 7"/>
    <w:aliases w:val="Task Header"/>
    <w:basedOn w:val="3"/>
    <w:next w:val="a3"/>
    <w:link w:val="70"/>
    <w:qFormat/>
    <w:rsid w:val="002F44C9"/>
    <w:pPr>
      <w:numPr>
        <w:ilvl w:val="0"/>
        <w:numId w:val="0"/>
      </w:numPr>
      <w:outlineLvl w:val="6"/>
    </w:pPr>
  </w:style>
  <w:style w:type="paragraph" w:styleId="8">
    <w:name w:val="heading 8"/>
    <w:basedOn w:val="a4"/>
    <w:next w:val="a3"/>
    <w:link w:val="80"/>
    <w:qFormat/>
    <w:rsid w:val="002F44C9"/>
    <w:pPr>
      <w:numPr>
        <w:ilvl w:val="7"/>
        <w:numId w:val="1"/>
      </w:numPr>
      <w:outlineLvl w:val="7"/>
    </w:pPr>
    <w:rPr>
      <w:i/>
      <w:sz w:val="18"/>
    </w:rPr>
  </w:style>
  <w:style w:type="paragraph" w:styleId="9">
    <w:name w:val="heading 9"/>
    <w:basedOn w:val="a4"/>
    <w:next w:val="a3"/>
    <w:link w:val="90"/>
    <w:qFormat/>
    <w:rsid w:val="002F44C9"/>
    <w:pPr>
      <w:numPr>
        <w:ilvl w:val="8"/>
        <w:numId w:val="1"/>
      </w:numPr>
      <w:outlineLvl w:val="8"/>
    </w:pPr>
    <w:rPr>
      <w:sz w:val="18"/>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4">
    <w:name w:val="Title"/>
    <w:basedOn w:val="HeadingBase"/>
    <w:next w:val="a8"/>
    <w:link w:val="a9"/>
    <w:uiPriority w:val="10"/>
    <w:qFormat/>
    <w:rsid w:val="002F44C9"/>
    <w:pPr>
      <w:pBdr>
        <w:top w:val="single" w:sz="6" w:space="16" w:color="auto"/>
      </w:pBdr>
      <w:spacing w:before="220" w:after="60" w:line="320" w:lineRule="atLeast"/>
      <w:ind w:left="0"/>
    </w:pPr>
    <w:rPr>
      <w:sz w:val="40"/>
    </w:rPr>
  </w:style>
  <w:style w:type="paragraph" w:customStyle="1" w:styleId="HeadingBase">
    <w:name w:val="Heading Base"/>
    <w:basedOn w:val="a3"/>
    <w:next w:val="a3"/>
    <w:link w:val="HeadingBaseChar"/>
    <w:rsid w:val="002F44C9"/>
    <w:pPr>
      <w:keepNext/>
      <w:keepLines/>
      <w:spacing w:before="140" w:line="220" w:lineRule="atLeast"/>
      <w:ind w:left="1080"/>
    </w:pPr>
    <w:rPr>
      <w:b/>
      <w:spacing w:val="-20"/>
      <w:kern w:val="28"/>
      <w:sz w:val="22"/>
    </w:rPr>
  </w:style>
  <w:style w:type="character" w:customStyle="1" w:styleId="HeadingBaseChar">
    <w:name w:val="Heading Base Char"/>
    <w:link w:val="HeadingBase"/>
    <w:rsid w:val="002F44C9"/>
    <w:rPr>
      <w:rFonts w:ascii="Arial" w:hAnsi="Arial"/>
      <w:b/>
      <w:spacing w:val="-20"/>
      <w:kern w:val="28"/>
      <w:sz w:val="22"/>
      <w:lang w:eastAsia="en-US"/>
    </w:rPr>
  </w:style>
  <w:style w:type="paragraph" w:styleId="a8">
    <w:name w:val="Subtitle"/>
    <w:basedOn w:val="a4"/>
    <w:next w:val="a3"/>
    <w:link w:val="aa"/>
    <w:uiPriority w:val="11"/>
    <w:qFormat/>
    <w:rsid w:val="002F44C9"/>
    <w:pPr>
      <w:spacing w:before="60" w:after="120" w:line="340" w:lineRule="atLeast"/>
    </w:pPr>
    <w:rPr>
      <w:caps/>
      <w:spacing w:val="-16"/>
      <w:sz w:val="32"/>
    </w:rPr>
  </w:style>
  <w:style w:type="character" w:customStyle="1" w:styleId="aa">
    <w:name w:val="Подзаголовок Знак"/>
    <w:basedOn w:val="a5"/>
    <w:link w:val="a8"/>
    <w:uiPriority w:val="11"/>
    <w:rsid w:val="00015E81"/>
    <w:rPr>
      <w:rFonts w:ascii="Arial" w:hAnsi="Arial"/>
      <w:b/>
      <w:caps/>
      <w:spacing w:val="-16"/>
      <w:kern w:val="28"/>
      <w:sz w:val="32"/>
      <w:lang w:eastAsia="en-US"/>
    </w:rPr>
  </w:style>
  <w:style w:type="character" w:customStyle="1" w:styleId="a9">
    <w:name w:val="Название Знак"/>
    <w:link w:val="a4"/>
    <w:uiPriority w:val="10"/>
    <w:rsid w:val="002F44C9"/>
    <w:rPr>
      <w:rFonts w:ascii="Arial" w:hAnsi="Arial"/>
      <w:b/>
      <w:spacing w:val="-20"/>
      <w:kern w:val="28"/>
      <w:sz w:val="40"/>
      <w:lang w:eastAsia="en-US"/>
    </w:rPr>
  </w:style>
  <w:style w:type="paragraph" w:customStyle="1" w:styleId="ChapterSubtitle">
    <w:name w:val="Chapter Subtitle"/>
    <w:basedOn w:val="a8"/>
    <w:next w:val="1"/>
    <w:rsid w:val="002F44C9"/>
    <w:rPr>
      <w:b w:val="0"/>
      <w:i/>
      <w:caps w:val="0"/>
      <w:sz w:val="28"/>
    </w:rPr>
  </w:style>
  <w:style w:type="character" w:customStyle="1" w:styleId="10">
    <w:name w:val="Заголовок 1 Знак"/>
    <w:aliases w:val="1 Знак,H1 Знак,Заголов Знак,Çàãîëîâ Знак,ch Знак,Глава Знак,(раздел) Знак,Section 1.0 Знак,Part Знак"/>
    <w:link w:val="1"/>
    <w:rsid w:val="002F44C9"/>
    <w:rPr>
      <w:rFonts w:ascii="Arial" w:hAnsi="Arial"/>
      <w:b/>
      <w:spacing w:val="-20"/>
      <w:kern w:val="28"/>
      <w:sz w:val="40"/>
      <w:lang w:eastAsia="en-US"/>
    </w:rPr>
  </w:style>
  <w:style w:type="character" w:customStyle="1" w:styleId="22">
    <w:name w:val="Заголовок 2 Знак"/>
    <w:aliases w:val="Section 1.1 Знак,H2 Знак,h2 Знак,Main Heading Знак,Bold 14 Знак,L2 Знак,Numbered text 3 Знак"/>
    <w:link w:val="2"/>
    <w:rsid w:val="002F44C9"/>
    <w:rPr>
      <w:rFonts w:ascii="Arial" w:hAnsi="Arial"/>
      <w:b/>
      <w:spacing w:val="-20"/>
      <w:kern w:val="28"/>
      <w:sz w:val="24"/>
      <w:lang w:eastAsia="en-US"/>
    </w:rPr>
  </w:style>
  <w:style w:type="character" w:customStyle="1" w:styleId="31">
    <w:name w:val="Заголовок 3 Знак"/>
    <w:aliases w:val="Section 1.1.1 Знак,H3 Знак,h3 Знак,Çàãîëîâîê 3 Знак"/>
    <w:link w:val="3"/>
    <w:rsid w:val="002F44C9"/>
    <w:rPr>
      <w:rFonts w:ascii="Arial" w:hAnsi="Arial"/>
      <w:b/>
      <w:spacing w:val="-20"/>
      <w:kern w:val="28"/>
      <w:sz w:val="24"/>
      <w:lang w:eastAsia="en-US"/>
    </w:rPr>
  </w:style>
  <w:style w:type="character" w:customStyle="1" w:styleId="41">
    <w:name w:val="Заголовок 4 Знак"/>
    <w:aliases w:val="Block Label Знак,H4 Знак"/>
    <w:link w:val="4"/>
    <w:rsid w:val="002F44C9"/>
    <w:rPr>
      <w:rFonts w:ascii="Arial" w:hAnsi="Arial"/>
      <w:b/>
      <w:spacing w:val="-20"/>
      <w:kern w:val="28"/>
      <w:sz w:val="24"/>
      <w:lang w:eastAsia="en-US"/>
    </w:rPr>
  </w:style>
  <w:style w:type="character" w:customStyle="1" w:styleId="51">
    <w:name w:val="Заголовок 5 Знак"/>
    <w:aliases w:val="Bold/Italics Знак,h5 Знак,H5 Знак"/>
    <w:link w:val="5"/>
    <w:rsid w:val="002F44C9"/>
    <w:rPr>
      <w:rFonts w:ascii="Arial" w:hAnsi="Arial"/>
      <w:b/>
      <w:i/>
      <w:spacing w:val="-20"/>
      <w:kern w:val="28"/>
      <w:lang w:eastAsia="en-US"/>
    </w:rPr>
  </w:style>
  <w:style w:type="character" w:customStyle="1" w:styleId="60">
    <w:name w:val="Заголовок 6 Знак"/>
    <w:aliases w:val="Italics Знак,H6 Знак"/>
    <w:link w:val="6"/>
    <w:rsid w:val="002F44C9"/>
    <w:rPr>
      <w:rFonts w:ascii="Arial" w:hAnsi="Arial"/>
      <w:b/>
      <w:i/>
      <w:spacing w:val="-20"/>
      <w:kern w:val="28"/>
      <w:sz w:val="18"/>
      <w:lang w:eastAsia="en-US"/>
    </w:rPr>
  </w:style>
  <w:style w:type="character" w:customStyle="1" w:styleId="70">
    <w:name w:val="Заголовок 7 Знак"/>
    <w:aliases w:val="Task Header Знак"/>
    <w:link w:val="7"/>
    <w:rsid w:val="002F44C9"/>
    <w:rPr>
      <w:rFonts w:ascii="Arial" w:hAnsi="Arial"/>
      <w:b/>
      <w:spacing w:val="-20"/>
      <w:kern w:val="28"/>
      <w:sz w:val="24"/>
      <w:lang w:eastAsia="en-US"/>
    </w:rPr>
  </w:style>
  <w:style w:type="character" w:customStyle="1" w:styleId="80">
    <w:name w:val="Заголовок 8 Знак"/>
    <w:link w:val="8"/>
    <w:rsid w:val="002F44C9"/>
    <w:rPr>
      <w:rFonts w:ascii="Arial" w:hAnsi="Arial"/>
      <w:b/>
      <w:i/>
      <w:spacing w:val="-20"/>
      <w:kern w:val="28"/>
      <w:sz w:val="18"/>
      <w:lang w:eastAsia="en-US"/>
    </w:rPr>
  </w:style>
  <w:style w:type="character" w:customStyle="1" w:styleId="90">
    <w:name w:val="Заголовок 9 Знак"/>
    <w:link w:val="9"/>
    <w:rsid w:val="002F44C9"/>
    <w:rPr>
      <w:rFonts w:ascii="Arial" w:hAnsi="Arial"/>
      <w:b/>
      <w:spacing w:val="-20"/>
      <w:kern w:val="28"/>
      <w:sz w:val="18"/>
      <w:lang w:eastAsia="en-US"/>
    </w:rPr>
  </w:style>
  <w:style w:type="paragraph" w:customStyle="1" w:styleId="ab">
    <w:name w:val="Простой"/>
    <w:basedOn w:val="a3"/>
    <w:rsid w:val="002F44C9"/>
    <w:pPr>
      <w:spacing w:after="0" w:line="240" w:lineRule="auto"/>
      <w:ind w:left="0"/>
    </w:pPr>
  </w:style>
  <w:style w:type="paragraph" w:customStyle="1" w:styleId="FootnoteBase">
    <w:name w:val="Footnote Base"/>
    <w:basedOn w:val="a3"/>
    <w:link w:val="FootnoteBaseChar"/>
    <w:rsid w:val="002F44C9"/>
    <w:pPr>
      <w:keepLines/>
      <w:spacing w:line="200" w:lineRule="atLeast"/>
      <w:ind w:left="1080"/>
    </w:pPr>
    <w:rPr>
      <w:sz w:val="16"/>
    </w:rPr>
  </w:style>
  <w:style w:type="character" w:customStyle="1" w:styleId="FootnoteBaseChar">
    <w:name w:val="Footnote Base Char"/>
    <w:link w:val="FootnoteBase"/>
    <w:rsid w:val="002F44C9"/>
    <w:rPr>
      <w:rFonts w:ascii="Arial" w:hAnsi="Arial"/>
      <w:spacing w:val="-5"/>
      <w:sz w:val="16"/>
      <w:lang w:eastAsia="en-US"/>
    </w:rPr>
  </w:style>
  <w:style w:type="paragraph" w:customStyle="1" w:styleId="BlockQuotation">
    <w:name w:val="Block Quotation"/>
    <w:basedOn w:val="a3"/>
    <w:qFormat/>
    <w:rsid w:val="002F44C9"/>
    <w:pPr>
      <w:pBdr>
        <w:top w:val="single" w:sz="12" w:space="0" w:color="FFFFFF"/>
        <w:left w:val="single" w:sz="6" w:space="0" w:color="FFFFFF"/>
        <w:bottom w:val="single" w:sz="6" w:space="0" w:color="FFFFFF"/>
        <w:right w:val="single" w:sz="6" w:space="0" w:color="FFFFFF"/>
      </w:pBdr>
      <w:shd w:val="pct5" w:color="auto" w:fill="auto"/>
      <w:spacing w:after="120" w:line="220" w:lineRule="atLeast"/>
      <w:ind w:left="1366" w:right="238"/>
    </w:pPr>
  </w:style>
  <w:style w:type="paragraph" w:customStyle="1" w:styleId="BodyTextKeep">
    <w:name w:val="Body Text Keep"/>
    <w:basedOn w:val="a3"/>
    <w:rsid w:val="002F44C9"/>
    <w:pPr>
      <w:keepNext/>
      <w:tabs>
        <w:tab w:val="left" w:pos="3345"/>
      </w:tabs>
    </w:pPr>
  </w:style>
  <w:style w:type="paragraph" w:styleId="a1">
    <w:name w:val="caption"/>
    <w:basedOn w:val="Picture"/>
    <w:next w:val="a3"/>
    <w:qFormat/>
    <w:rsid w:val="002F44C9"/>
    <w:pPr>
      <w:numPr>
        <w:numId w:val="3"/>
      </w:numPr>
      <w:spacing w:before="60" w:after="120" w:line="220" w:lineRule="atLeast"/>
      <w:jc w:val="left"/>
    </w:pPr>
    <w:rPr>
      <w:sz w:val="16"/>
    </w:rPr>
  </w:style>
  <w:style w:type="paragraph" w:customStyle="1" w:styleId="Picture">
    <w:name w:val="Picture"/>
    <w:basedOn w:val="a3"/>
    <w:next w:val="a1"/>
    <w:qFormat/>
    <w:rsid w:val="002F44C9"/>
    <w:pPr>
      <w:keepNext/>
      <w:spacing w:before="120" w:after="0"/>
      <w:ind w:left="0"/>
      <w:jc w:val="center"/>
    </w:pPr>
  </w:style>
  <w:style w:type="paragraph" w:customStyle="1" w:styleId="DocumentLabel">
    <w:name w:val="Document Label"/>
    <w:basedOn w:val="CoverTitle"/>
    <w:rsid w:val="002F44C9"/>
    <w:pPr>
      <w:tabs>
        <w:tab w:val="left" w:pos="0"/>
      </w:tabs>
      <w:ind w:left="-840" w:right="-840"/>
    </w:pPr>
    <w:rPr>
      <w:caps/>
    </w:rPr>
  </w:style>
  <w:style w:type="paragraph" w:customStyle="1" w:styleId="CoverTitle">
    <w:name w:val="Cover Title"/>
    <w:basedOn w:val="HeadingBase"/>
    <w:next w:val="CoverSubtitle"/>
    <w:rsid w:val="002F44C9"/>
    <w:pPr>
      <w:pBdr>
        <w:top w:val="single" w:sz="48" w:space="31" w:color="auto"/>
      </w:pBdr>
      <w:tabs>
        <w:tab w:val="left" w:pos="2835"/>
      </w:tabs>
      <w:spacing w:before="240" w:after="500" w:line="640" w:lineRule="exact"/>
      <w:ind w:left="11" w:hanging="11"/>
    </w:pPr>
    <w:rPr>
      <w:sz w:val="64"/>
    </w:rPr>
  </w:style>
  <w:style w:type="paragraph" w:customStyle="1" w:styleId="CoverSubtitle">
    <w:name w:val="Cover Subtitle"/>
    <w:basedOn w:val="CoverTitle"/>
    <w:next w:val="CoverAuthor"/>
    <w:rsid w:val="002F44C9"/>
    <w:pPr>
      <w:pBdr>
        <w:top w:val="single" w:sz="6" w:space="24" w:color="auto"/>
      </w:pBdr>
      <w:spacing w:before="0" w:after="0" w:line="480" w:lineRule="atLeast"/>
      <w:ind w:firstLine="0"/>
    </w:pPr>
    <w:rPr>
      <w:spacing w:val="-30"/>
      <w:sz w:val="48"/>
    </w:rPr>
  </w:style>
  <w:style w:type="paragraph" w:customStyle="1" w:styleId="CoverAuthor">
    <w:name w:val="Cover Author"/>
    <w:basedOn w:val="a3"/>
    <w:rsid w:val="002F44C9"/>
    <w:pPr>
      <w:spacing w:after="0"/>
      <w:ind w:left="0"/>
    </w:pPr>
    <w:rPr>
      <w:sz w:val="28"/>
    </w:rPr>
  </w:style>
  <w:style w:type="character" w:styleId="ac">
    <w:name w:val="endnote reference"/>
    <w:uiPriority w:val="99"/>
    <w:rsid w:val="002F44C9"/>
    <w:rPr>
      <w:vertAlign w:val="superscript"/>
    </w:rPr>
  </w:style>
  <w:style w:type="paragraph" w:styleId="ad">
    <w:name w:val="endnote text"/>
    <w:basedOn w:val="FootnoteBase"/>
    <w:link w:val="ae"/>
    <w:uiPriority w:val="99"/>
    <w:rsid w:val="002F44C9"/>
    <w:pPr>
      <w:spacing w:after="0"/>
    </w:pPr>
  </w:style>
  <w:style w:type="character" w:customStyle="1" w:styleId="ae">
    <w:name w:val="Текст концевой сноски Знак"/>
    <w:basedOn w:val="a5"/>
    <w:link w:val="ad"/>
    <w:uiPriority w:val="99"/>
    <w:rsid w:val="00015E81"/>
    <w:rPr>
      <w:rFonts w:ascii="Arial" w:hAnsi="Arial"/>
      <w:spacing w:val="-5"/>
      <w:sz w:val="16"/>
      <w:lang w:eastAsia="en-US"/>
    </w:rPr>
  </w:style>
  <w:style w:type="paragraph" w:styleId="af">
    <w:name w:val="footer"/>
    <w:basedOn w:val="HeaderBase"/>
    <w:link w:val="af0"/>
    <w:uiPriority w:val="99"/>
    <w:rsid w:val="002F44C9"/>
    <w:pPr>
      <w:pBdr>
        <w:top w:val="single" w:sz="6" w:space="4" w:color="auto"/>
      </w:pBdr>
      <w:spacing w:line="190" w:lineRule="atLeast"/>
      <w:ind w:left="0"/>
      <w:jc w:val="left"/>
    </w:pPr>
    <w:rPr>
      <w:caps/>
      <w:smallCaps w:val="0"/>
      <w:spacing w:val="0"/>
    </w:rPr>
  </w:style>
  <w:style w:type="paragraph" w:customStyle="1" w:styleId="HeaderBase">
    <w:name w:val="Header Base"/>
    <w:basedOn w:val="a3"/>
    <w:rsid w:val="002F44C9"/>
    <w:pPr>
      <w:widowControl w:val="0"/>
      <w:tabs>
        <w:tab w:val="center" w:pos="4320"/>
        <w:tab w:val="right" w:pos="8640"/>
      </w:tabs>
      <w:jc w:val="right"/>
    </w:pPr>
    <w:rPr>
      <w:smallCaps/>
      <w:sz w:val="15"/>
    </w:rPr>
  </w:style>
  <w:style w:type="character" w:customStyle="1" w:styleId="af0">
    <w:name w:val="Нижний колонтитул Знак"/>
    <w:link w:val="af"/>
    <w:uiPriority w:val="99"/>
    <w:rsid w:val="002F44C9"/>
    <w:rPr>
      <w:rFonts w:ascii="Arial" w:hAnsi="Arial"/>
      <w:caps/>
      <w:sz w:val="15"/>
      <w:lang w:eastAsia="en-US"/>
    </w:rPr>
  </w:style>
  <w:style w:type="character" w:styleId="af1">
    <w:name w:val="footnote reference"/>
    <w:uiPriority w:val="99"/>
    <w:rsid w:val="002F44C9"/>
    <w:rPr>
      <w:vertAlign w:val="superscript"/>
    </w:rPr>
  </w:style>
  <w:style w:type="paragraph" w:styleId="af2">
    <w:name w:val="footnote text"/>
    <w:basedOn w:val="FootnoteBase"/>
    <w:link w:val="af3"/>
    <w:uiPriority w:val="99"/>
    <w:rsid w:val="002F44C9"/>
  </w:style>
  <w:style w:type="character" w:customStyle="1" w:styleId="af3">
    <w:name w:val="Текст сноски Знак"/>
    <w:link w:val="af2"/>
    <w:uiPriority w:val="99"/>
    <w:rsid w:val="002F44C9"/>
    <w:rPr>
      <w:rFonts w:ascii="Arial" w:hAnsi="Arial"/>
      <w:spacing w:val="-5"/>
      <w:sz w:val="16"/>
      <w:lang w:eastAsia="en-US"/>
    </w:rPr>
  </w:style>
  <w:style w:type="paragraph" w:styleId="af4">
    <w:name w:val="header"/>
    <w:basedOn w:val="HeaderBase"/>
    <w:link w:val="af5"/>
    <w:uiPriority w:val="99"/>
    <w:rsid w:val="002F44C9"/>
    <w:rPr>
      <w:spacing w:val="0"/>
    </w:rPr>
  </w:style>
  <w:style w:type="character" w:customStyle="1" w:styleId="af5">
    <w:name w:val="Верхний колонтитул Знак"/>
    <w:link w:val="af4"/>
    <w:uiPriority w:val="99"/>
    <w:rsid w:val="002F44C9"/>
    <w:rPr>
      <w:rFonts w:ascii="Arial" w:hAnsi="Arial"/>
      <w:smallCaps/>
      <w:sz w:val="15"/>
      <w:lang w:eastAsia="en-US"/>
    </w:rPr>
  </w:style>
  <w:style w:type="paragraph" w:styleId="11">
    <w:name w:val="index 1"/>
    <w:basedOn w:val="IndexBase"/>
    <w:uiPriority w:val="99"/>
    <w:rsid w:val="002F44C9"/>
  </w:style>
  <w:style w:type="paragraph" w:customStyle="1" w:styleId="IndexBase">
    <w:name w:val="Index Base"/>
    <w:basedOn w:val="a3"/>
    <w:rsid w:val="002F44C9"/>
    <w:pPr>
      <w:ind w:left="360" w:hanging="360"/>
    </w:pPr>
    <w:rPr>
      <w:sz w:val="18"/>
    </w:rPr>
  </w:style>
  <w:style w:type="paragraph" w:styleId="23">
    <w:name w:val="index 2"/>
    <w:basedOn w:val="IndexBase"/>
    <w:uiPriority w:val="99"/>
    <w:rsid w:val="002F44C9"/>
    <w:pPr>
      <w:spacing w:line="240" w:lineRule="auto"/>
      <w:ind w:left="720"/>
    </w:pPr>
  </w:style>
  <w:style w:type="paragraph" w:styleId="32">
    <w:name w:val="index 3"/>
    <w:basedOn w:val="IndexBase"/>
    <w:rsid w:val="002F44C9"/>
    <w:pPr>
      <w:spacing w:line="240" w:lineRule="auto"/>
      <w:ind w:left="1080"/>
    </w:pPr>
  </w:style>
  <w:style w:type="paragraph" w:styleId="42">
    <w:name w:val="index 4"/>
    <w:basedOn w:val="IndexBase"/>
    <w:uiPriority w:val="99"/>
    <w:rsid w:val="002F44C9"/>
    <w:pPr>
      <w:spacing w:line="240" w:lineRule="auto"/>
      <w:ind w:left="1440"/>
    </w:pPr>
  </w:style>
  <w:style w:type="paragraph" w:styleId="52">
    <w:name w:val="index 5"/>
    <w:basedOn w:val="IndexBase"/>
    <w:uiPriority w:val="99"/>
    <w:rsid w:val="002F44C9"/>
    <w:pPr>
      <w:spacing w:line="240" w:lineRule="auto"/>
      <w:ind w:left="1800"/>
    </w:pPr>
  </w:style>
  <w:style w:type="paragraph" w:styleId="af6">
    <w:name w:val="index heading"/>
    <w:basedOn w:val="HeadingBase"/>
    <w:next w:val="11"/>
    <w:uiPriority w:val="99"/>
    <w:rsid w:val="002F44C9"/>
    <w:pPr>
      <w:keepLines w:val="0"/>
      <w:spacing w:before="0" w:line="480" w:lineRule="atLeast"/>
      <w:ind w:left="0"/>
    </w:pPr>
    <w:rPr>
      <w:spacing w:val="-5"/>
      <w:kern w:val="0"/>
      <w:sz w:val="24"/>
    </w:rPr>
  </w:style>
  <w:style w:type="paragraph" w:customStyle="1" w:styleId="BlockDefinition">
    <w:name w:val="Block Definition"/>
    <w:basedOn w:val="a3"/>
    <w:rsid w:val="002F44C9"/>
    <w:pPr>
      <w:tabs>
        <w:tab w:val="left" w:pos="3345"/>
      </w:tabs>
      <w:ind w:left="3345" w:hanging="2268"/>
    </w:pPr>
  </w:style>
  <w:style w:type="character" w:customStyle="1" w:styleId="CODE">
    <w:name w:val="CODE"/>
    <w:rsid w:val="002F44C9"/>
    <w:rPr>
      <w:rFonts w:ascii="Courier New" w:hAnsi="Courier New"/>
      <w:noProof/>
    </w:rPr>
  </w:style>
  <w:style w:type="character" w:styleId="af7">
    <w:name w:val="line number"/>
    <w:uiPriority w:val="99"/>
    <w:rsid w:val="002F44C9"/>
    <w:rPr>
      <w:sz w:val="18"/>
    </w:rPr>
  </w:style>
  <w:style w:type="paragraph" w:styleId="af8">
    <w:name w:val="List"/>
    <w:basedOn w:val="a3"/>
    <w:uiPriority w:val="99"/>
    <w:rsid w:val="002F44C9"/>
    <w:pPr>
      <w:tabs>
        <w:tab w:val="left" w:pos="3345"/>
      </w:tabs>
      <w:ind w:left="1440" w:hanging="360"/>
    </w:pPr>
  </w:style>
  <w:style w:type="paragraph" w:styleId="a">
    <w:name w:val="List Bullet"/>
    <w:basedOn w:val="af8"/>
    <w:link w:val="af9"/>
    <w:uiPriority w:val="99"/>
    <w:qFormat/>
    <w:rsid w:val="002F44C9"/>
    <w:pPr>
      <w:numPr>
        <w:numId w:val="2"/>
      </w:numPr>
      <w:tabs>
        <w:tab w:val="clear" w:pos="3345"/>
        <w:tab w:val="left" w:pos="1418"/>
      </w:tabs>
      <w:suppressAutoHyphens w:val="0"/>
    </w:pPr>
  </w:style>
  <w:style w:type="character" w:customStyle="1" w:styleId="af9">
    <w:name w:val="Маркированный список Знак"/>
    <w:link w:val="a"/>
    <w:uiPriority w:val="99"/>
    <w:rsid w:val="002F44C9"/>
    <w:rPr>
      <w:rFonts w:ascii="Arial" w:hAnsi="Arial"/>
      <w:spacing w:val="-5"/>
      <w:lang w:eastAsia="en-US"/>
    </w:rPr>
  </w:style>
  <w:style w:type="paragraph" w:styleId="a2">
    <w:name w:val="List Number"/>
    <w:basedOn w:val="af8"/>
    <w:uiPriority w:val="99"/>
    <w:qFormat/>
    <w:rsid w:val="002F44C9"/>
    <w:pPr>
      <w:numPr>
        <w:numId w:val="12"/>
      </w:numPr>
      <w:tabs>
        <w:tab w:val="clear" w:pos="3345"/>
        <w:tab w:val="left" w:pos="1418"/>
      </w:tabs>
      <w:suppressAutoHyphens w:val="0"/>
    </w:pPr>
    <w:rPr>
      <w:rFonts w:cs="Courier New"/>
    </w:rPr>
  </w:style>
  <w:style w:type="paragraph" w:styleId="afa">
    <w:name w:val="macro"/>
    <w:basedOn w:val="a3"/>
    <w:link w:val="afb"/>
    <w:uiPriority w:val="99"/>
    <w:rsid w:val="002F44C9"/>
    <w:pPr>
      <w:ind w:left="1080"/>
    </w:pPr>
    <w:rPr>
      <w:rFonts w:ascii="Courier New" w:hAnsi="Courier New"/>
    </w:rPr>
  </w:style>
  <w:style w:type="character" w:customStyle="1" w:styleId="afb">
    <w:name w:val="Текст макроса Знак"/>
    <w:basedOn w:val="a5"/>
    <w:link w:val="afa"/>
    <w:uiPriority w:val="99"/>
    <w:rsid w:val="00015E81"/>
    <w:rPr>
      <w:rFonts w:ascii="Courier New" w:hAnsi="Courier New"/>
      <w:spacing w:val="-5"/>
      <w:lang w:eastAsia="en-US"/>
    </w:rPr>
  </w:style>
  <w:style w:type="character" w:styleId="afc">
    <w:name w:val="page number"/>
    <w:uiPriority w:val="99"/>
    <w:rsid w:val="002F44C9"/>
    <w:rPr>
      <w:rFonts w:ascii="Arial" w:hAnsi="Arial"/>
      <w:b/>
      <w:spacing w:val="-10"/>
      <w:sz w:val="18"/>
    </w:rPr>
  </w:style>
  <w:style w:type="character" w:customStyle="1" w:styleId="Superscript">
    <w:name w:val="Superscript"/>
    <w:rsid w:val="002F44C9"/>
    <w:rPr>
      <w:b/>
      <w:vertAlign w:val="superscript"/>
    </w:rPr>
  </w:style>
  <w:style w:type="paragraph" w:customStyle="1" w:styleId="TOCBase">
    <w:name w:val="TOC Base"/>
    <w:basedOn w:val="a3"/>
    <w:rsid w:val="002F44C9"/>
    <w:pPr>
      <w:tabs>
        <w:tab w:val="right" w:leader="dot" w:pos="6480"/>
      </w:tabs>
      <w:ind w:left="0"/>
    </w:pPr>
  </w:style>
  <w:style w:type="paragraph" w:styleId="afd">
    <w:name w:val="table of figures"/>
    <w:basedOn w:val="TOCBase"/>
    <w:uiPriority w:val="99"/>
    <w:rsid w:val="002F44C9"/>
    <w:pPr>
      <w:tabs>
        <w:tab w:val="clear" w:pos="6480"/>
        <w:tab w:val="right" w:leader="dot" w:pos="8789"/>
      </w:tabs>
      <w:ind w:left="284" w:right="612" w:hanging="284"/>
    </w:pPr>
  </w:style>
  <w:style w:type="paragraph" w:styleId="12">
    <w:name w:val="toc 1"/>
    <w:basedOn w:val="TOCBase"/>
    <w:uiPriority w:val="39"/>
    <w:rsid w:val="002F44C9"/>
    <w:pPr>
      <w:tabs>
        <w:tab w:val="clear" w:pos="6480"/>
        <w:tab w:val="left" w:pos="426"/>
        <w:tab w:val="right" w:leader="dot" w:pos="8834"/>
      </w:tabs>
      <w:ind w:left="426" w:hanging="426"/>
    </w:pPr>
    <w:rPr>
      <w:noProof/>
      <w:spacing w:val="-4"/>
    </w:rPr>
  </w:style>
  <w:style w:type="paragraph" w:styleId="24">
    <w:name w:val="toc 2"/>
    <w:basedOn w:val="TOCBase"/>
    <w:uiPriority w:val="39"/>
    <w:rsid w:val="002F44C9"/>
    <w:pPr>
      <w:tabs>
        <w:tab w:val="clear" w:pos="6480"/>
        <w:tab w:val="right" w:leader="dot" w:pos="8834"/>
      </w:tabs>
      <w:ind w:left="567" w:hanging="454"/>
    </w:pPr>
    <w:rPr>
      <w:noProof/>
    </w:rPr>
  </w:style>
  <w:style w:type="paragraph" w:styleId="33">
    <w:name w:val="toc 3"/>
    <w:basedOn w:val="TOCBase"/>
    <w:uiPriority w:val="39"/>
    <w:rsid w:val="002F44C9"/>
    <w:pPr>
      <w:tabs>
        <w:tab w:val="clear" w:pos="6480"/>
        <w:tab w:val="right" w:leader="dot" w:pos="8834"/>
      </w:tabs>
      <w:ind w:left="851" w:hanging="624"/>
    </w:pPr>
    <w:rPr>
      <w:noProof/>
    </w:rPr>
  </w:style>
  <w:style w:type="paragraph" w:styleId="43">
    <w:name w:val="toc 4"/>
    <w:basedOn w:val="TOCBase"/>
    <w:uiPriority w:val="39"/>
    <w:rsid w:val="002F44C9"/>
    <w:pPr>
      <w:tabs>
        <w:tab w:val="clear" w:pos="6480"/>
        <w:tab w:val="right" w:leader="dot" w:pos="8834"/>
      </w:tabs>
      <w:ind w:left="340"/>
    </w:pPr>
  </w:style>
  <w:style w:type="paragraph" w:styleId="53">
    <w:name w:val="toc 5"/>
    <w:basedOn w:val="TOCBase"/>
    <w:uiPriority w:val="39"/>
    <w:rsid w:val="002F44C9"/>
    <w:pPr>
      <w:tabs>
        <w:tab w:val="clear" w:pos="6480"/>
        <w:tab w:val="right" w:leader="dot" w:pos="8834"/>
      </w:tabs>
      <w:ind w:left="357"/>
    </w:pPr>
  </w:style>
  <w:style w:type="paragraph" w:customStyle="1" w:styleId="BlockIcon">
    <w:name w:val="Block Icon"/>
    <w:basedOn w:val="a3"/>
    <w:rsid w:val="002F44C9"/>
    <w:pPr>
      <w:framePr w:w="1440" w:h="1440" w:hRule="exact" w:wrap="around" w:vAnchor="text" w:hAnchor="page" w:x="1201" w:y="1"/>
      <w:shd w:val="pct30" w:color="auto" w:fill="auto"/>
      <w:spacing w:before="60" w:line="1440" w:lineRule="exact"/>
      <w:ind w:left="0"/>
      <w:jc w:val="center"/>
    </w:pPr>
    <w:rPr>
      <w:rFonts w:ascii="Wingdings" w:hAnsi="Wingdings"/>
      <w:b/>
      <w:color w:val="FFFFFF"/>
      <w:spacing w:val="-10"/>
      <w:position w:val="-10"/>
      <w:sz w:val="160"/>
    </w:rPr>
  </w:style>
  <w:style w:type="paragraph" w:customStyle="1" w:styleId="FooterFirst">
    <w:name w:val="Footer First"/>
    <w:basedOn w:val="af"/>
    <w:rsid w:val="002F44C9"/>
  </w:style>
  <w:style w:type="paragraph" w:customStyle="1" w:styleId="FooterEven">
    <w:name w:val="Footer Even"/>
    <w:basedOn w:val="af"/>
    <w:rsid w:val="002F44C9"/>
    <w:pPr>
      <w:pBdr>
        <w:top w:val="single" w:sz="6" w:space="2" w:color="auto"/>
      </w:pBdr>
    </w:pPr>
  </w:style>
  <w:style w:type="paragraph" w:customStyle="1" w:styleId="FooterOdd">
    <w:name w:val="Footer Odd"/>
    <w:basedOn w:val="af"/>
    <w:rsid w:val="002F44C9"/>
    <w:pPr>
      <w:pBdr>
        <w:top w:val="single" w:sz="6" w:space="2" w:color="auto"/>
      </w:pBdr>
      <w:spacing w:before="600"/>
    </w:pPr>
  </w:style>
  <w:style w:type="paragraph" w:customStyle="1" w:styleId="HeaderFirst">
    <w:name w:val="Header First"/>
    <w:basedOn w:val="af4"/>
    <w:rsid w:val="002F44C9"/>
    <w:pPr>
      <w:pBdr>
        <w:top w:val="single" w:sz="6" w:space="2" w:color="auto"/>
      </w:pBdr>
    </w:pPr>
    <w:rPr>
      <w:caps/>
      <w:smallCaps w:val="0"/>
    </w:rPr>
  </w:style>
  <w:style w:type="paragraph" w:customStyle="1" w:styleId="HeaderEven">
    <w:name w:val="Header Even"/>
    <w:basedOn w:val="af4"/>
    <w:rsid w:val="002F44C9"/>
    <w:pPr>
      <w:pBdr>
        <w:bottom w:val="single" w:sz="6" w:space="1" w:color="auto"/>
      </w:pBdr>
      <w:spacing w:after="600"/>
    </w:pPr>
    <w:rPr>
      <w:caps/>
      <w:smallCaps w:val="0"/>
    </w:rPr>
  </w:style>
  <w:style w:type="paragraph" w:customStyle="1" w:styleId="HeaderOdd">
    <w:name w:val="Header Odd"/>
    <w:basedOn w:val="af4"/>
    <w:rsid w:val="002F44C9"/>
    <w:pPr>
      <w:pBdr>
        <w:bottom w:val="single" w:sz="6" w:space="1" w:color="auto"/>
      </w:pBdr>
      <w:spacing w:after="600"/>
    </w:pPr>
    <w:rPr>
      <w:caps/>
      <w:smallCaps w:val="0"/>
    </w:rPr>
  </w:style>
  <w:style w:type="paragraph" w:styleId="afe">
    <w:name w:val="Body Text Indent"/>
    <w:basedOn w:val="a3"/>
    <w:link w:val="aff"/>
    <w:uiPriority w:val="99"/>
    <w:rsid w:val="002F44C9"/>
    <w:pPr>
      <w:tabs>
        <w:tab w:val="left" w:pos="3345"/>
      </w:tabs>
      <w:ind w:left="1440"/>
    </w:pPr>
  </w:style>
  <w:style w:type="character" w:customStyle="1" w:styleId="aff">
    <w:name w:val="Основной текст с отступом Знак"/>
    <w:link w:val="afe"/>
    <w:uiPriority w:val="99"/>
    <w:rsid w:val="002F44C9"/>
    <w:rPr>
      <w:rFonts w:ascii="Arial" w:hAnsi="Arial"/>
      <w:spacing w:val="-5"/>
      <w:lang w:eastAsia="en-US"/>
    </w:rPr>
  </w:style>
  <w:style w:type="paragraph" w:styleId="54">
    <w:name w:val="List Number 5"/>
    <w:basedOn w:val="a2"/>
    <w:uiPriority w:val="99"/>
    <w:rsid w:val="002F44C9"/>
    <w:pPr>
      <w:numPr>
        <w:numId w:val="0"/>
      </w:numPr>
    </w:pPr>
  </w:style>
  <w:style w:type="paragraph" w:styleId="44">
    <w:name w:val="List Number 4"/>
    <w:basedOn w:val="a2"/>
    <w:uiPriority w:val="99"/>
    <w:rsid w:val="002F44C9"/>
    <w:pPr>
      <w:numPr>
        <w:numId w:val="0"/>
      </w:numPr>
    </w:pPr>
  </w:style>
  <w:style w:type="paragraph" w:styleId="34">
    <w:name w:val="List Number 3"/>
    <w:basedOn w:val="25"/>
    <w:uiPriority w:val="99"/>
    <w:rsid w:val="002F44C9"/>
    <w:pPr>
      <w:tabs>
        <w:tab w:val="left" w:pos="2268"/>
      </w:tabs>
    </w:pPr>
    <w:rPr>
      <w:lang w:val="en-US"/>
    </w:rPr>
  </w:style>
  <w:style w:type="paragraph" w:styleId="25">
    <w:name w:val="List Bullet 2"/>
    <w:basedOn w:val="a"/>
    <w:uiPriority w:val="99"/>
    <w:qFormat/>
    <w:rsid w:val="002F44C9"/>
    <w:pPr>
      <w:numPr>
        <w:numId w:val="0"/>
      </w:numPr>
      <w:tabs>
        <w:tab w:val="clear" w:pos="1418"/>
        <w:tab w:val="left" w:pos="1701"/>
      </w:tabs>
    </w:pPr>
  </w:style>
  <w:style w:type="paragraph" w:styleId="55">
    <w:name w:val="List Bullet 5"/>
    <w:basedOn w:val="45"/>
    <w:uiPriority w:val="99"/>
    <w:rsid w:val="002F44C9"/>
    <w:pPr>
      <w:tabs>
        <w:tab w:val="clear" w:pos="2268"/>
        <w:tab w:val="left" w:pos="2552"/>
      </w:tabs>
    </w:pPr>
  </w:style>
  <w:style w:type="paragraph" w:styleId="45">
    <w:name w:val="List Bullet 4"/>
    <w:basedOn w:val="35"/>
    <w:uiPriority w:val="99"/>
    <w:rsid w:val="002F44C9"/>
    <w:pPr>
      <w:tabs>
        <w:tab w:val="clear" w:pos="1985"/>
        <w:tab w:val="left" w:pos="2268"/>
      </w:tabs>
    </w:pPr>
  </w:style>
  <w:style w:type="paragraph" w:styleId="35">
    <w:name w:val="List Bullet 3"/>
    <w:basedOn w:val="25"/>
    <w:uiPriority w:val="99"/>
    <w:qFormat/>
    <w:rsid w:val="002F44C9"/>
    <w:pPr>
      <w:tabs>
        <w:tab w:val="clear" w:pos="1701"/>
        <w:tab w:val="left" w:pos="1985"/>
      </w:tabs>
    </w:pPr>
  </w:style>
  <w:style w:type="paragraph" w:styleId="56">
    <w:name w:val="List 5"/>
    <w:basedOn w:val="af8"/>
    <w:uiPriority w:val="99"/>
    <w:rsid w:val="002F44C9"/>
    <w:pPr>
      <w:ind w:left="2880"/>
    </w:pPr>
  </w:style>
  <w:style w:type="paragraph" w:styleId="46">
    <w:name w:val="List 4"/>
    <w:basedOn w:val="af8"/>
    <w:uiPriority w:val="99"/>
    <w:rsid w:val="002F44C9"/>
    <w:pPr>
      <w:ind w:left="2520"/>
    </w:pPr>
  </w:style>
  <w:style w:type="paragraph" w:styleId="36">
    <w:name w:val="List 3"/>
    <w:basedOn w:val="af8"/>
    <w:uiPriority w:val="99"/>
    <w:rsid w:val="002F44C9"/>
    <w:pPr>
      <w:ind w:left="2160"/>
    </w:pPr>
  </w:style>
  <w:style w:type="paragraph" w:styleId="26">
    <w:name w:val="List 2"/>
    <w:basedOn w:val="af8"/>
    <w:uiPriority w:val="99"/>
    <w:rsid w:val="002F44C9"/>
    <w:pPr>
      <w:ind w:left="1800"/>
    </w:pPr>
  </w:style>
  <w:style w:type="character" w:styleId="aff0">
    <w:name w:val="Emphasis"/>
    <w:qFormat/>
    <w:rsid w:val="002F44C9"/>
    <w:rPr>
      <w:i/>
      <w:spacing w:val="0"/>
    </w:rPr>
  </w:style>
  <w:style w:type="character" w:styleId="aff1">
    <w:name w:val="annotation reference"/>
    <w:uiPriority w:val="99"/>
    <w:rsid w:val="002F44C9"/>
    <w:rPr>
      <w:rFonts w:ascii="Arial" w:hAnsi="Arial"/>
      <w:sz w:val="16"/>
    </w:rPr>
  </w:style>
  <w:style w:type="paragraph" w:styleId="aff2">
    <w:name w:val="annotation text"/>
    <w:basedOn w:val="FootnoteBase"/>
    <w:link w:val="aff3"/>
    <w:uiPriority w:val="99"/>
    <w:rsid w:val="002F44C9"/>
    <w:pPr>
      <w:spacing w:after="0"/>
    </w:pPr>
  </w:style>
  <w:style w:type="character" w:customStyle="1" w:styleId="aff3">
    <w:name w:val="Текст примечания Знак"/>
    <w:link w:val="aff2"/>
    <w:uiPriority w:val="99"/>
    <w:rsid w:val="002F44C9"/>
    <w:rPr>
      <w:rFonts w:ascii="Arial" w:hAnsi="Arial"/>
      <w:spacing w:val="-5"/>
      <w:sz w:val="16"/>
      <w:lang w:eastAsia="en-US"/>
    </w:rPr>
  </w:style>
  <w:style w:type="paragraph" w:styleId="21">
    <w:name w:val="List Number 2"/>
    <w:basedOn w:val="a3"/>
    <w:qFormat/>
    <w:rsid w:val="002F44C9"/>
    <w:pPr>
      <w:numPr>
        <w:numId w:val="5"/>
      </w:numPr>
    </w:pPr>
  </w:style>
  <w:style w:type="paragraph" w:styleId="a0">
    <w:name w:val="List Continue"/>
    <w:basedOn w:val="af8"/>
    <w:uiPriority w:val="99"/>
    <w:qFormat/>
    <w:rsid w:val="002F44C9"/>
    <w:pPr>
      <w:numPr>
        <w:numId w:val="43"/>
      </w:numPr>
      <w:tabs>
        <w:tab w:val="clear" w:pos="3345"/>
        <w:tab w:val="left" w:pos="1418"/>
      </w:tabs>
    </w:pPr>
    <w:rPr>
      <w:lang w:val="en-US"/>
    </w:rPr>
  </w:style>
  <w:style w:type="paragraph" w:styleId="20">
    <w:name w:val="List Continue 2"/>
    <w:basedOn w:val="a0"/>
    <w:uiPriority w:val="99"/>
    <w:qFormat/>
    <w:rsid w:val="00434465"/>
    <w:pPr>
      <w:numPr>
        <w:ilvl w:val="1"/>
      </w:numPr>
      <w:tabs>
        <w:tab w:val="clear" w:pos="1418"/>
        <w:tab w:val="left" w:pos="2127"/>
      </w:tabs>
      <w:ind w:left="2127" w:hanging="710"/>
    </w:pPr>
    <w:rPr>
      <w:lang w:val="ru-RU"/>
    </w:rPr>
  </w:style>
  <w:style w:type="paragraph" w:styleId="30">
    <w:name w:val="List Continue 3"/>
    <w:basedOn w:val="20"/>
    <w:uiPriority w:val="99"/>
    <w:qFormat/>
    <w:rsid w:val="002F44C9"/>
    <w:pPr>
      <w:numPr>
        <w:ilvl w:val="2"/>
      </w:numPr>
      <w:tabs>
        <w:tab w:val="clear" w:pos="2127"/>
        <w:tab w:val="left" w:pos="2552"/>
      </w:tabs>
    </w:pPr>
  </w:style>
  <w:style w:type="paragraph" w:styleId="40">
    <w:name w:val="List Continue 4"/>
    <w:basedOn w:val="30"/>
    <w:uiPriority w:val="99"/>
    <w:qFormat/>
    <w:rsid w:val="002F44C9"/>
    <w:pPr>
      <w:numPr>
        <w:ilvl w:val="3"/>
      </w:numPr>
      <w:tabs>
        <w:tab w:val="clear" w:pos="2552"/>
        <w:tab w:val="left" w:pos="2977"/>
      </w:tabs>
    </w:pPr>
    <w:rPr>
      <w:lang w:val="en-US"/>
    </w:rPr>
  </w:style>
  <w:style w:type="paragraph" w:styleId="50">
    <w:name w:val="List Continue 5"/>
    <w:basedOn w:val="40"/>
    <w:uiPriority w:val="99"/>
    <w:qFormat/>
    <w:rsid w:val="002F44C9"/>
    <w:pPr>
      <w:numPr>
        <w:ilvl w:val="4"/>
      </w:numPr>
      <w:tabs>
        <w:tab w:val="clear" w:pos="2977"/>
        <w:tab w:val="left" w:pos="3544"/>
      </w:tabs>
    </w:pPr>
  </w:style>
  <w:style w:type="paragraph" w:styleId="aff4">
    <w:name w:val="Normal Indent"/>
    <w:basedOn w:val="a3"/>
    <w:uiPriority w:val="99"/>
    <w:rsid w:val="002F44C9"/>
    <w:pPr>
      <w:ind w:left="1440"/>
    </w:pPr>
  </w:style>
  <w:style w:type="paragraph" w:customStyle="1" w:styleId="TitleAddress">
    <w:name w:val="Title Address"/>
    <w:basedOn w:val="a3"/>
    <w:rsid w:val="002F44C9"/>
    <w:pPr>
      <w:keepLines/>
      <w:framePr w:w="5160" w:h="840" w:wrap="notBeside" w:vAnchor="page" w:hAnchor="page" w:x="6121" w:y="915" w:anchorLock="1"/>
      <w:tabs>
        <w:tab w:val="left" w:pos="2160"/>
      </w:tabs>
      <w:spacing w:line="160" w:lineRule="atLeast"/>
      <w:ind w:left="0"/>
    </w:pPr>
    <w:rPr>
      <w:spacing w:val="0"/>
      <w:sz w:val="14"/>
    </w:rPr>
  </w:style>
  <w:style w:type="character" w:customStyle="1" w:styleId="Slogan">
    <w:name w:val="Slogan"/>
    <w:rsid w:val="002F44C9"/>
    <w:rPr>
      <w:i/>
      <w:spacing w:val="-6"/>
      <w:sz w:val="24"/>
    </w:rPr>
  </w:style>
  <w:style w:type="paragraph" w:customStyle="1" w:styleId="TitleCover">
    <w:name w:val="Title Cover"/>
    <w:basedOn w:val="HeadingBase"/>
    <w:next w:val="SubtitleCover"/>
    <w:rsid w:val="002F44C9"/>
    <w:pPr>
      <w:keepLines w:val="0"/>
      <w:pBdr>
        <w:bottom w:val="single" w:sz="18" w:space="20" w:color="auto"/>
      </w:pBdr>
      <w:spacing w:before="480" w:line="560" w:lineRule="exact"/>
      <w:ind w:left="0"/>
      <w:jc w:val="center"/>
    </w:pPr>
    <w:rPr>
      <w:rFonts w:ascii="Arial Narrow" w:hAnsi="Arial Narrow"/>
      <w:spacing w:val="0"/>
      <w:kern w:val="0"/>
      <w:sz w:val="56"/>
    </w:rPr>
  </w:style>
  <w:style w:type="paragraph" w:customStyle="1" w:styleId="SubtitleCover">
    <w:name w:val="Subtitle Cover"/>
    <w:basedOn w:val="TitleCover"/>
    <w:next w:val="a3"/>
    <w:rsid w:val="002F44C9"/>
    <w:pPr>
      <w:pBdr>
        <w:bottom w:val="none" w:sz="0" w:space="0" w:color="auto"/>
      </w:pBdr>
      <w:spacing w:before="120" w:after="480" w:line="480" w:lineRule="exact"/>
    </w:pPr>
    <w:rPr>
      <w:i/>
      <w:sz w:val="36"/>
    </w:rPr>
  </w:style>
  <w:style w:type="paragraph" w:customStyle="1" w:styleId="ChapterLabel">
    <w:name w:val="Chapter Label"/>
    <w:basedOn w:val="a3"/>
    <w:next w:val="ChapterNumber"/>
    <w:rsid w:val="002F44C9"/>
    <w:pPr>
      <w:pageBreakBefore/>
      <w:framePr w:h="1247" w:hRule="exact" w:hSpace="181" w:vSpace="181" w:wrap="notBeside" w:vAnchor="page" w:hAnchor="page" w:x="1861" w:y="1203"/>
      <w:pBdr>
        <w:top w:val="single" w:sz="6" w:space="1" w:color="auto"/>
        <w:left w:val="single" w:sz="6" w:space="1" w:color="auto"/>
      </w:pBdr>
      <w:shd w:val="solid" w:color="auto" w:fill="auto"/>
      <w:spacing w:after="120" w:line="360" w:lineRule="exact"/>
      <w:ind w:left="0" w:right="7655"/>
      <w:jc w:val="center"/>
    </w:pPr>
    <w:rPr>
      <w:b/>
      <w:color w:val="FFFFFF"/>
      <w:spacing w:val="0"/>
      <w:sz w:val="26"/>
    </w:rPr>
  </w:style>
  <w:style w:type="paragraph" w:customStyle="1" w:styleId="ChapterNumber">
    <w:name w:val="Chapter Number"/>
    <w:basedOn w:val="a3"/>
    <w:next w:val="1"/>
    <w:rsid w:val="002F44C9"/>
    <w:pPr>
      <w:framePr w:h="1247" w:hRule="exact" w:hSpace="181" w:vSpace="181" w:wrap="notBeside" w:vAnchor="page" w:hAnchor="page" w:x="1861" w:y="1203"/>
      <w:pBdr>
        <w:top w:val="single" w:sz="6" w:space="1" w:color="auto"/>
        <w:left w:val="single" w:sz="6" w:space="1" w:color="auto"/>
      </w:pBdr>
      <w:shd w:val="solid" w:color="auto" w:fill="auto"/>
      <w:spacing w:line="660" w:lineRule="exact"/>
      <w:ind w:left="0" w:right="7655"/>
      <w:jc w:val="center"/>
    </w:pPr>
    <w:rPr>
      <w:b/>
      <w:color w:val="FFFFFF"/>
      <w:spacing w:val="0"/>
      <w:position w:val="-8"/>
      <w:sz w:val="84"/>
    </w:rPr>
  </w:style>
  <w:style w:type="paragraph" w:styleId="aff5">
    <w:name w:val="table of authorities"/>
    <w:basedOn w:val="a3"/>
    <w:uiPriority w:val="99"/>
    <w:rsid w:val="002F44C9"/>
    <w:pPr>
      <w:tabs>
        <w:tab w:val="right" w:leader="dot" w:pos="7560"/>
      </w:tabs>
      <w:ind w:left="1440" w:hanging="360"/>
    </w:pPr>
  </w:style>
  <w:style w:type="paragraph" w:styleId="aff6">
    <w:name w:val="toa heading"/>
    <w:basedOn w:val="a3"/>
    <w:next w:val="aff5"/>
    <w:uiPriority w:val="99"/>
    <w:rsid w:val="002F44C9"/>
    <w:pPr>
      <w:keepNext/>
      <w:spacing w:line="480" w:lineRule="atLeast"/>
    </w:pPr>
    <w:rPr>
      <w:b/>
      <w:spacing w:val="-10"/>
      <w:kern w:val="28"/>
    </w:rPr>
  </w:style>
  <w:style w:type="paragraph" w:customStyle="1" w:styleId="ListLast">
    <w:name w:val="List Last"/>
    <w:basedOn w:val="af8"/>
    <w:next w:val="a3"/>
    <w:rsid w:val="002F44C9"/>
    <w:pPr>
      <w:tabs>
        <w:tab w:val="left" w:pos="720"/>
      </w:tabs>
      <w:spacing w:line="240" w:lineRule="auto"/>
      <w:ind w:left="720"/>
    </w:pPr>
    <w:rPr>
      <w:spacing w:val="0"/>
    </w:rPr>
  </w:style>
  <w:style w:type="character" w:customStyle="1" w:styleId="DFN">
    <w:name w:val="DFN"/>
    <w:rsid w:val="002F44C9"/>
    <w:rPr>
      <w:b/>
    </w:rPr>
  </w:style>
  <w:style w:type="paragraph" w:customStyle="1" w:styleId="ListBulletFirst">
    <w:name w:val="List Bullet First"/>
    <w:basedOn w:val="a"/>
    <w:next w:val="a"/>
    <w:rsid w:val="002F44C9"/>
    <w:pPr>
      <w:numPr>
        <w:numId w:val="0"/>
      </w:numPr>
    </w:pPr>
  </w:style>
  <w:style w:type="paragraph" w:customStyle="1" w:styleId="ListBulletLast">
    <w:name w:val="List Bullet Last"/>
    <w:basedOn w:val="a"/>
    <w:next w:val="a3"/>
    <w:rsid w:val="002F44C9"/>
    <w:pPr>
      <w:numPr>
        <w:numId w:val="0"/>
      </w:numPr>
    </w:pPr>
  </w:style>
  <w:style w:type="paragraph" w:customStyle="1" w:styleId="ListNumberFirst">
    <w:name w:val="List Number First"/>
    <w:basedOn w:val="a3"/>
    <w:next w:val="a3"/>
    <w:rsid w:val="002F44C9"/>
  </w:style>
  <w:style w:type="paragraph" w:customStyle="1" w:styleId="ListNumberLast">
    <w:name w:val="List Number Last"/>
    <w:basedOn w:val="a3"/>
    <w:next w:val="a3"/>
    <w:rsid w:val="002F44C9"/>
  </w:style>
  <w:style w:type="paragraph" w:customStyle="1" w:styleId="aff7">
    <w:name w:val="СписокСвойств"/>
    <w:basedOn w:val="a3"/>
    <w:rsid w:val="002F44C9"/>
    <w:pPr>
      <w:shd w:val="pct12" w:color="auto" w:fill="auto"/>
      <w:tabs>
        <w:tab w:val="left" w:pos="3402"/>
      </w:tabs>
      <w:spacing w:after="0" w:line="240" w:lineRule="auto"/>
      <w:ind w:right="567"/>
    </w:pPr>
    <w:rPr>
      <w:rFonts w:ascii="Courier New" w:hAnsi="Courier New"/>
      <w:spacing w:val="0"/>
    </w:rPr>
  </w:style>
  <w:style w:type="paragraph" w:customStyle="1" w:styleId="BlockQuotationFirst">
    <w:name w:val="Block Quotation First"/>
    <w:basedOn w:val="BlockQuotation"/>
    <w:next w:val="BlockQuotation"/>
    <w:qFormat/>
    <w:rsid w:val="002F44C9"/>
    <w:pPr>
      <w:keepNext/>
      <w:pBdr>
        <w:top w:val="none" w:sz="0" w:space="0" w:color="auto"/>
        <w:left w:val="none" w:sz="0" w:space="0" w:color="auto"/>
        <w:bottom w:val="none" w:sz="0" w:space="0" w:color="auto"/>
        <w:right w:val="none" w:sz="0" w:space="0" w:color="auto"/>
      </w:pBdr>
      <w:shd w:val="pct20" w:color="auto" w:fill="auto"/>
    </w:pPr>
    <w:rPr>
      <w:b/>
    </w:rPr>
  </w:style>
  <w:style w:type="paragraph" w:customStyle="1" w:styleId="SectionHeading">
    <w:name w:val="Section Heading"/>
    <w:basedOn w:val="1"/>
    <w:rsid w:val="002F44C9"/>
    <w:pPr>
      <w:numPr>
        <w:numId w:val="0"/>
      </w:numPr>
      <w:pBdr>
        <w:top w:val="none" w:sz="0" w:space="0" w:color="auto"/>
      </w:pBdr>
      <w:spacing w:before="0" w:after="240" w:line="240" w:lineRule="atLeast"/>
      <w:outlineLvl w:val="9"/>
    </w:pPr>
    <w:rPr>
      <w:kern w:val="20"/>
    </w:rPr>
  </w:style>
  <w:style w:type="paragraph" w:customStyle="1" w:styleId="BlockQuotationLast">
    <w:name w:val="Block Quotation Last"/>
    <w:basedOn w:val="BlockQuotation"/>
    <w:next w:val="a3"/>
    <w:rsid w:val="002F44C9"/>
    <w:pPr>
      <w:pBdr>
        <w:top w:val="none" w:sz="0" w:space="0" w:color="auto"/>
        <w:left w:val="none" w:sz="0" w:space="0" w:color="auto"/>
        <w:bottom w:val="none" w:sz="0" w:space="0" w:color="auto"/>
        <w:right w:val="none" w:sz="0" w:space="0" w:color="auto"/>
      </w:pBdr>
    </w:pPr>
  </w:style>
  <w:style w:type="paragraph" w:customStyle="1" w:styleId="ListFirst">
    <w:name w:val="List First"/>
    <w:basedOn w:val="af8"/>
    <w:next w:val="af8"/>
    <w:rsid w:val="002F44C9"/>
    <w:pPr>
      <w:tabs>
        <w:tab w:val="left" w:pos="720"/>
      </w:tabs>
      <w:spacing w:before="80" w:after="80" w:line="240" w:lineRule="auto"/>
      <w:ind w:left="720"/>
    </w:pPr>
    <w:rPr>
      <w:spacing w:val="0"/>
    </w:rPr>
  </w:style>
  <w:style w:type="paragraph" w:styleId="aff8">
    <w:name w:val="Date"/>
    <w:basedOn w:val="a3"/>
    <w:link w:val="aff9"/>
    <w:uiPriority w:val="99"/>
    <w:rsid w:val="002F44C9"/>
    <w:pPr>
      <w:spacing w:after="0"/>
      <w:ind w:left="0"/>
    </w:pPr>
    <w:rPr>
      <w:spacing w:val="0"/>
      <w:sz w:val="28"/>
    </w:rPr>
  </w:style>
  <w:style w:type="character" w:customStyle="1" w:styleId="aff9">
    <w:name w:val="Дата Знак"/>
    <w:basedOn w:val="a5"/>
    <w:link w:val="aff8"/>
    <w:uiPriority w:val="99"/>
    <w:rsid w:val="00015E81"/>
    <w:rPr>
      <w:rFonts w:ascii="Arial" w:hAnsi="Arial"/>
      <w:sz w:val="28"/>
      <w:lang w:eastAsia="en-US"/>
    </w:rPr>
  </w:style>
  <w:style w:type="paragraph" w:customStyle="1" w:styleId="BlockMarginComment">
    <w:name w:val="Block Margin Comment"/>
    <w:basedOn w:val="a3"/>
    <w:rsid w:val="002F44C9"/>
    <w:pPr>
      <w:keepNext/>
      <w:framePr w:w="1134" w:hSpace="181" w:vSpace="181" w:wrap="around" w:vAnchor="text" w:hAnchor="margin" w:xAlign="right" w:y="1"/>
      <w:widowControl w:val="0"/>
      <w:pBdr>
        <w:left w:val="double" w:sz="12" w:space="1" w:color="auto"/>
      </w:pBdr>
      <w:spacing w:line="240" w:lineRule="auto"/>
      <w:ind w:left="0"/>
    </w:pPr>
    <w:rPr>
      <w:rFonts w:ascii="Times New Roman" w:hAnsi="Times New Roman"/>
      <w:spacing w:val="0"/>
    </w:rPr>
  </w:style>
  <w:style w:type="paragraph" w:styleId="61">
    <w:name w:val="index 6"/>
    <w:basedOn w:val="11"/>
    <w:next w:val="a3"/>
    <w:uiPriority w:val="99"/>
    <w:rsid w:val="002F44C9"/>
    <w:pPr>
      <w:tabs>
        <w:tab w:val="right" w:leader="dot" w:pos="1800"/>
        <w:tab w:val="right" w:leader="dot" w:pos="8834"/>
      </w:tabs>
      <w:ind w:left="960" w:hanging="160"/>
    </w:pPr>
    <w:rPr>
      <w:sz w:val="15"/>
    </w:rPr>
  </w:style>
  <w:style w:type="paragraph" w:styleId="71">
    <w:name w:val="index 7"/>
    <w:basedOn w:val="11"/>
    <w:next w:val="a3"/>
    <w:uiPriority w:val="99"/>
    <w:rsid w:val="002F44C9"/>
    <w:pPr>
      <w:tabs>
        <w:tab w:val="right" w:leader="dot" w:pos="1800"/>
        <w:tab w:val="right" w:leader="dot" w:pos="8834"/>
      </w:tabs>
      <w:ind w:left="1120" w:hanging="160"/>
    </w:pPr>
    <w:rPr>
      <w:sz w:val="15"/>
    </w:rPr>
  </w:style>
  <w:style w:type="paragraph" w:styleId="81">
    <w:name w:val="index 8"/>
    <w:basedOn w:val="a3"/>
    <w:next w:val="a3"/>
    <w:uiPriority w:val="99"/>
    <w:rsid w:val="002F44C9"/>
    <w:pPr>
      <w:tabs>
        <w:tab w:val="right" w:leader="dot" w:pos="8834"/>
      </w:tabs>
      <w:ind w:left="1280" w:hanging="160"/>
    </w:pPr>
    <w:rPr>
      <w:sz w:val="16"/>
    </w:rPr>
  </w:style>
  <w:style w:type="paragraph" w:styleId="91">
    <w:name w:val="index 9"/>
    <w:basedOn w:val="IndexBase"/>
    <w:uiPriority w:val="99"/>
    <w:rsid w:val="002F44C9"/>
    <w:pPr>
      <w:tabs>
        <w:tab w:val="right" w:leader="dot" w:pos="8834"/>
      </w:tabs>
      <w:spacing w:line="240" w:lineRule="auto"/>
      <w:ind w:left="2880" w:hanging="720"/>
    </w:pPr>
  </w:style>
  <w:style w:type="paragraph" w:customStyle="1" w:styleId="CoverAddress">
    <w:name w:val="Cover Address"/>
    <w:basedOn w:val="a3"/>
    <w:rsid w:val="002F44C9"/>
    <w:pPr>
      <w:spacing w:after="0"/>
      <w:ind w:left="0"/>
    </w:pPr>
  </w:style>
  <w:style w:type="paragraph" w:customStyle="1" w:styleId="comments">
    <w:name w:val="comments"/>
    <w:basedOn w:val="a3"/>
    <w:next w:val="a3"/>
    <w:rsid w:val="002F44C9"/>
    <w:pPr>
      <w:ind w:left="720" w:hanging="720"/>
    </w:pPr>
    <w:rPr>
      <w:color w:val="0000FF"/>
      <w:spacing w:val="0"/>
    </w:rPr>
  </w:style>
  <w:style w:type="paragraph" w:customStyle="1" w:styleId="CoverCompany">
    <w:name w:val="Cover Company"/>
    <w:basedOn w:val="CoverAddress"/>
    <w:rsid w:val="002F44C9"/>
    <w:pPr>
      <w:spacing w:after="120" w:line="360" w:lineRule="exact"/>
      <w:jc w:val="right"/>
    </w:pPr>
    <w:rPr>
      <w:b/>
      <w:sz w:val="36"/>
    </w:rPr>
  </w:style>
  <w:style w:type="paragraph" w:customStyle="1" w:styleId="CoverComment">
    <w:name w:val="Cover Comment"/>
    <w:basedOn w:val="HeadingBase"/>
    <w:next w:val="a3"/>
    <w:rsid w:val="002F44C9"/>
    <w:pPr>
      <w:keepLines w:val="0"/>
      <w:pBdr>
        <w:bottom w:val="single" w:sz="18" w:space="20" w:color="auto"/>
      </w:pBdr>
      <w:spacing w:before="480" w:line="560" w:lineRule="exact"/>
      <w:ind w:left="0"/>
    </w:pPr>
    <w:rPr>
      <w:rFonts w:ascii="Arial Narrow" w:hAnsi="Arial Narrow"/>
      <w:spacing w:val="0"/>
      <w:kern w:val="0"/>
      <w:sz w:val="56"/>
    </w:rPr>
  </w:style>
  <w:style w:type="paragraph" w:customStyle="1" w:styleId="CoverMessage">
    <w:name w:val="Cover Message"/>
    <w:basedOn w:val="CoverComment"/>
    <w:next w:val="a3"/>
    <w:rsid w:val="002F44C9"/>
    <w:pPr>
      <w:pBdr>
        <w:bottom w:val="none" w:sz="0" w:space="0" w:color="auto"/>
      </w:pBdr>
      <w:spacing w:before="0" w:after="0" w:line="240" w:lineRule="atLeast"/>
    </w:pPr>
    <w:rPr>
      <w:rFonts w:ascii="Arial" w:hAnsi="Arial"/>
      <w:b w:val="0"/>
      <w:sz w:val="28"/>
    </w:rPr>
  </w:style>
  <w:style w:type="paragraph" w:styleId="affa">
    <w:name w:val="TOC Heading"/>
    <w:basedOn w:val="1"/>
    <w:uiPriority w:val="39"/>
    <w:qFormat/>
    <w:rsid w:val="002F44C9"/>
    <w:pPr>
      <w:numPr>
        <w:numId w:val="0"/>
      </w:numPr>
      <w:outlineLvl w:val="9"/>
    </w:pPr>
  </w:style>
  <w:style w:type="paragraph" w:styleId="62">
    <w:name w:val="toc 6"/>
    <w:basedOn w:val="a3"/>
    <w:next w:val="a3"/>
    <w:uiPriority w:val="39"/>
    <w:rsid w:val="002F44C9"/>
    <w:pPr>
      <w:tabs>
        <w:tab w:val="right" w:leader="dot" w:pos="8834"/>
      </w:tabs>
      <w:ind w:left="357"/>
    </w:pPr>
  </w:style>
  <w:style w:type="paragraph" w:styleId="72">
    <w:name w:val="toc 7"/>
    <w:basedOn w:val="a3"/>
    <w:next w:val="a3"/>
    <w:uiPriority w:val="39"/>
    <w:rsid w:val="002F44C9"/>
    <w:pPr>
      <w:tabs>
        <w:tab w:val="right" w:leader="dot" w:pos="8834"/>
      </w:tabs>
      <w:ind w:left="357"/>
    </w:pPr>
  </w:style>
  <w:style w:type="paragraph" w:styleId="82">
    <w:name w:val="toc 8"/>
    <w:basedOn w:val="a3"/>
    <w:next w:val="a3"/>
    <w:uiPriority w:val="39"/>
    <w:rsid w:val="002F44C9"/>
    <w:pPr>
      <w:tabs>
        <w:tab w:val="right" w:leader="dot" w:pos="8834"/>
      </w:tabs>
      <w:ind w:left="357"/>
    </w:pPr>
  </w:style>
  <w:style w:type="paragraph" w:styleId="92">
    <w:name w:val="toc 9"/>
    <w:basedOn w:val="a3"/>
    <w:next w:val="a3"/>
    <w:uiPriority w:val="39"/>
    <w:rsid w:val="002F44C9"/>
    <w:pPr>
      <w:tabs>
        <w:tab w:val="right" w:leader="dot" w:pos="8834"/>
      </w:tabs>
      <w:ind w:left="357"/>
    </w:pPr>
  </w:style>
  <w:style w:type="character" w:customStyle="1" w:styleId="Strong1">
    <w:name w:val="Strong1"/>
    <w:rsid w:val="00DA1A73"/>
    <w:rPr>
      <w:b/>
      <w:i/>
    </w:rPr>
  </w:style>
  <w:style w:type="paragraph" w:customStyle="1" w:styleId="1Arial">
    <w:name w:val="ТСпис1Arial"/>
    <w:basedOn w:val="ab"/>
    <w:next w:val="a3"/>
    <w:rsid w:val="002F44C9"/>
    <w:pPr>
      <w:outlineLvl w:val="0"/>
    </w:pPr>
  </w:style>
  <w:style w:type="paragraph" w:customStyle="1" w:styleId="affb">
    <w:name w:val="СписокСвойствПервый"/>
    <w:basedOn w:val="aff7"/>
    <w:next w:val="aff7"/>
    <w:rsid w:val="002F44C9"/>
    <w:pPr>
      <w:spacing w:before="240"/>
    </w:pPr>
  </w:style>
  <w:style w:type="paragraph" w:customStyle="1" w:styleId="affc">
    <w:name w:val="СписокСвойствПоследний"/>
    <w:basedOn w:val="aff7"/>
    <w:next w:val="a3"/>
    <w:rsid w:val="002F44C9"/>
    <w:pPr>
      <w:spacing w:after="240"/>
    </w:pPr>
  </w:style>
  <w:style w:type="paragraph" w:customStyle="1" w:styleId="ReportAnnotation">
    <w:name w:val="ReportAnnotation"/>
    <w:basedOn w:val="Simple"/>
    <w:next w:val="Simple"/>
    <w:rsid w:val="002F44C9"/>
    <w:pPr>
      <w:ind w:left="1077"/>
    </w:pPr>
    <w:rPr>
      <w:sz w:val="16"/>
    </w:rPr>
  </w:style>
  <w:style w:type="paragraph" w:customStyle="1" w:styleId="Simple">
    <w:name w:val="Simple"/>
    <w:basedOn w:val="a3"/>
    <w:rsid w:val="002F44C9"/>
    <w:pPr>
      <w:spacing w:after="0" w:line="240" w:lineRule="auto"/>
      <w:ind w:left="0"/>
    </w:pPr>
  </w:style>
  <w:style w:type="paragraph" w:customStyle="1" w:styleId="ReportAnnotationHDR">
    <w:name w:val="ReportAnnotationHDR"/>
    <w:basedOn w:val="ReportAnnotation"/>
    <w:next w:val="ReportAnnotation"/>
    <w:rsid w:val="002F44C9"/>
    <w:pPr>
      <w:spacing w:before="60" w:after="60"/>
    </w:pPr>
    <w:rPr>
      <w:b/>
    </w:rPr>
  </w:style>
  <w:style w:type="paragraph" w:customStyle="1" w:styleId="1Times">
    <w:name w:val="ТСпис1Times"/>
    <w:basedOn w:val="ab"/>
    <w:next w:val="a3"/>
    <w:rsid w:val="002F44C9"/>
    <w:pPr>
      <w:outlineLvl w:val="0"/>
    </w:pPr>
    <w:rPr>
      <w:rFonts w:ascii="Times New Roman" w:hAnsi="Times New Roman"/>
    </w:rPr>
  </w:style>
  <w:style w:type="paragraph" w:customStyle="1" w:styleId="2Arial">
    <w:name w:val="ТСпис2Arial"/>
    <w:basedOn w:val="ab"/>
    <w:next w:val="a3"/>
    <w:rsid w:val="002F44C9"/>
    <w:pPr>
      <w:outlineLvl w:val="1"/>
    </w:pPr>
  </w:style>
  <w:style w:type="paragraph" w:customStyle="1" w:styleId="2Times">
    <w:name w:val="ТСпис2Times"/>
    <w:basedOn w:val="ab"/>
    <w:next w:val="a3"/>
    <w:rsid w:val="002F44C9"/>
    <w:pPr>
      <w:outlineLvl w:val="1"/>
    </w:pPr>
    <w:rPr>
      <w:rFonts w:ascii="Times New Roman" w:hAnsi="Times New Roman"/>
    </w:rPr>
  </w:style>
  <w:style w:type="paragraph" w:customStyle="1" w:styleId="3Arial">
    <w:name w:val="ТСпис3Arial"/>
    <w:basedOn w:val="ab"/>
    <w:rsid w:val="002F44C9"/>
    <w:pPr>
      <w:outlineLvl w:val="2"/>
    </w:pPr>
  </w:style>
  <w:style w:type="paragraph" w:customStyle="1" w:styleId="3Times">
    <w:name w:val="ТСпис3Times"/>
    <w:basedOn w:val="ab"/>
    <w:next w:val="a3"/>
    <w:rsid w:val="002F44C9"/>
    <w:pPr>
      <w:outlineLvl w:val="2"/>
    </w:pPr>
    <w:rPr>
      <w:rFonts w:ascii="Times New Roman" w:hAnsi="Times New Roman"/>
    </w:rPr>
  </w:style>
  <w:style w:type="paragraph" w:customStyle="1" w:styleId="4Arial">
    <w:name w:val="ТСпис4Arial"/>
    <w:basedOn w:val="ab"/>
    <w:rsid w:val="002F44C9"/>
    <w:pPr>
      <w:outlineLvl w:val="3"/>
    </w:pPr>
  </w:style>
  <w:style w:type="paragraph" w:customStyle="1" w:styleId="4Times">
    <w:name w:val="ТСпис4Times"/>
    <w:basedOn w:val="ab"/>
    <w:rsid w:val="002F44C9"/>
    <w:pPr>
      <w:outlineLvl w:val="3"/>
    </w:pPr>
    <w:rPr>
      <w:rFonts w:ascii="Times New Roman" w:hAnsi="Times New Roman"/>
    </w:rPr>
  </w:style>
  <w:style w:type="paragraph" w:customStyle="1" w:styleId="CoverAddress0">
    <w:name w:val="Cover  Address"/>
    <w:basedOn w:val="a3"/>
    <w:rsid w:val="002F44C9"/>
    <w:pPr>
      <w:ind w:left="0"/>
    </w:pPr>
  </w:style>
  <w:style w:type="paragraph" w:customStyle="1" w:styleId="ChapterTitle">
    <w:name w:val="Chapter Title"/>
    <w:basedOn w:val="a4"/>
    <w:rsid w:val="002F44C9"/>
    <w:pPr>
      <w:spacing w:before="140" w:after="0"/>
      <w:jc w:val="center"/>
    </w:pPr>
    <w:rPr>
      <w:rFonts w:ascii="Times New Roman" w:hAnsi="Times New Roman"/>
      <w:b w:val="0"/>
      <w:caps/>
      <w:spacing w:val="60"/>
      <w:kern w:val="20"/>
    </w:rPr>
  </w:style>
  <w:style w:type="paragraph" w:customStyle="1" w:styleId="Icon1">
    <w:name w:val="Icon 1"/>
    <w:basedOn w:val="a3"/>
    <w:rsid w:val="002F44C9"/>
    <w:pPr>
      <w:framePr w:w="1440" w:h="1440" w:hRule="exact" w:wrap="around" w:vAnchor="text" w:hAnchor="page" w:x="1201" w:y="1"/>
      <w:shd w:val="pct30" w:color="auto" w:fill="auto"/>
      <w:spacing w:before="60" w:line="1440" w:lineRule="exact"/>
      <w:jc w:val="center"/>
    </w:pPr>
    <w:rPr>
      <w:rFonts w:ascii="Wingdings" w:hAnsi="Wingdings"/>
      <w:b/>
      <w:color w:val="FFFFFF"/>
      <w:spacing w:val="-10"/>
      <w:position w:val="-10"/>
      <w:sz w:val="160"/>
    </w:rPr>
  </w:style>
  <w:style w:type="paragraph" w:customStyle="1" w:styleId="ReturnAddress">
    <w:name w:val="Return Address"/>
    <w:basedOn w:val="a3"/>
    <w:rsid w:val="002F44C9"/>
    <w:pPr>
      <w:keepLines/>
      <w:framePr w:w="5160" w:h="840" w:wrap="notBeside" w:vAnchor="page" w:hAnchor="page" w:x="6121" w:y="915" w:anchorLock="1"/>
      <w:tabs>
        <w:tab w:val="left" w:pos="2160"/>
      </w:tabs>
      <w:spacing w:line="160" w:lineRule="atLeast"/>
      <w:ind w:left="0"/>
    </w:pPr>
    <w:rPr>
      <w:spacing w:val="0"/>
      <w:sz w:val="14"/>
    </w:rPr>
  </w:style>
  <w:style w:type="paragraph" w:customStyle="1" w:styleId="SectionLabel">
    <w:name w:val="Section Label"/>
    <w:basedOn w:val="HeadingBase"/>
    <w:next w:val="a3"/>
    <w:rsid w:val="002F44C9"/>
    <w:pPr>
      <w:pBdr>
        <w:bottom w:val="single" w:sz="6" w:space="2" w:color="auto"/>
      </w:pBdr>
      <w:spacing w:before="360" w:after="960"/>
      <w:ind w:left="0"/>
    </w:pPr>
    <w:rPr>
      <w:rFonts w:ascii="Arial MT Black" w:hAnsi="Arial MT Black"/>
      <w:spacing w:val="-35"/>
      <w:sz w:val="54"/>
    </w:rPr>
  </w:style>
  <w:style w:type="paragraph" w:customStyle="1" w:styleId="PCODE">
    <w:name w:val="PCODE"/>
    <w:basedOn w:val="a3"/>
    <w:rsid w:val="002F44C9"/>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spacing w:after="0"/>
    </w:pPr>
    <w:rPr>
      <w:rFonts w:ascii="Courier New" w:hAnsi="Courier New"/>
      <w:spacing w:val="0"/>
    </w:rPr>
  </w:style>
  <w:style w:type="paragraph" w:styleId="27">
    <w:name w:val="Body Text Indent 2"/>
    <w:basedOn w:val="a3"/>
    <w:link w:val="28"/>
    <w:uiPriority w:val="99"/>
    <w:rsid w:val="002F44C9"/>
    <w:rPr>
      <w:color w:val="0000FF"/>
    </w:rPr>
  </w:style>
  <w:style w:type="character" w:customStyle="1" w:styleId="28">
    <w:name w:val="Основной текст с отступом 2 Знак"/>
    <w:link w:val="27"/>
    <w:uiPriority w:val="99"/>
    <w:rsid w:val="002F44C9"/>
    <w:rPr>
      <w:rFonts w:ascii="Arial" w:hAnsi="Arial"/>
      <w:color w:val="0000FF"/>
      <w:spacing w:val="-5"/>
      <w:lang w:eastAsia="en-US"/>
    </w:rPr>
  </w:style>
  <w:style w:type="character" w:customStyle="1" w:styleId="FileName">
    <w:name w:val="FileName"/>
    <w:rsid w:val="002F44C9"/>
    <w:rPr>
      <w:smallCaps/>
      <w:noProof/>
    </w:rPr>
  </w:style>
  <w:style w:type="paragraph" w:customStyle="1" w:styleId="TableNormal">
    <w:name w:val="TableNormal"/>
    <w:basedOn w:val="Simple"/>
    <w:rsid w:val="002F44C9"/>
    <w:pPr>
      <w:keepLines/>
      <w:spacing w:before="120"/>
    </w:pPr>
  </w:style>
  <w:style w:type="paragraph" w:customStyle="1" w:styleId="TableTitle">
    <w:name w:val="TableTitle"/>
    <w:basedOn w:val="Simple"/>
    <w:rsid w:val="002F44C9"/>
    <w:pPr>
      <w:keepNext/>
      <w:keepLines/>
      <w:shd w:val="pct20" w:color="auto" w:fill="auto"/>
      <w:ind w:left="-113" w:right="-113"/>
      <w:jc w:val="center"/>
    </w:pPr>
    <w:rPr>
      <w:b/>
    </w:rPr>
  </w:style>
  <w:style w:type="paragraph" w:customStyle="1" w:styleId="Status">
    <w:name w:val="Status"/>
    <w:basedOn w:val="a3"/>
    <w:rsid w:val="002F44C9"/>
    <w:pPr>
      <w:shd w:val="pct20" w:color="auto" w:fill="auto"/>
      <w:suppressAutoHyphens w:val="0"/>
      <w:ind w:left="0" w:firstLine="454"/>
      <w:jc w:val="both"/>
    </w:pPr>
    <w:rPr>
      <w:sz w:val="24"/>
    </w:rPr>
  </w:style>
  <w:style w:type="paragraph" w:customStyle="1" w:styleId="PropList">
    <w:name w:val="PropList"/>
    <w:basedOn w:val="a3"/>
    <w:rsid w:val="002F44C9"/>
    <w:pPr>
      <w:shd w:val="pct12" w:color="auto" w:fill="auto"/>
      <w:tabs>
        <w:tab w:val="left" w:pos="3402"/>
      </w:tabs>
      <w:spacing w:after="0" w:line="240" w:lineRule="auto"/>
      <w:ind w:right="567"/>
    </w:pPr>
    <w:rPr>
      <w:rFonts w:ascii="Courier New" w:hAnsi="Courier New"/>
      <w:spacing w:val="0"/>
    </w:rPr>
  </w:style>
  <w:style w:type="paragraph" w:customStyle="1" w:styleId="TL1Arial">
    <w:name w:val="TL1Arial"/>
    <w:basedOn w:val="Simple"/>
    <w:next w:val="a3"/>
    <w:rsid w:val="002F44C9"/>
    <w:pPr>
      <w:outlineLvl w:val="0"/>
    </w:pPr>
  </w:style>
  <w:style w:type="paragraph" w:customStyle="1" w:styleId="PropListFirst">
    <w:name w:val="PropListFirst"/>
    <w:basedOn w:val="PropList"/>
    <w:next w:val="PropList"/>
    <w:rsid w:val="002F44C9"/>
    <w:pPr>
      <w:spacing w:before="240"/>
    </w:pPr>
  </w:style>
  <w:style w:type="paragraph" w:customStyle="1" w:styleId="PropListLast">
    <w:name w:val="PropListLast"/>
    <w:basedOn w:val="PropList"/>
    <w:next w:val="a3"/>
    <w:rsid w:val="002F44C9"/>
    <w:pPr>
      <w:spacing w:after="240"/>
    </w:pPr>
  </w:style>
  <w:style w:type="paragraph" w:customStyle="1" w:styleId="TL1Times">
    <w:name w:val="TL1Times"/>
    <w:basedOn w:val="Simple"/>
    <w:next w:val="a3"/>
    <w:rsid w:val="002F44C9"/>
    <w:pPr>
      <w:outlineLvl w:val="0"/>
    </w:pPr>
    <w:rPr>
      <w:rFonts w:ascii="Times New Roman" w:hAnsi="Times New Roman"/>
    </w:rPr>
  </w:style>
  <w:style w:type="paragraph" w:customStyle="1" w:styleId="TL2Arial">
    <w:name w:val="TL2Arial"/>
    <w:basedOn w:val="Simple"/>
    <w:next w:val="a3"/>
    <w:rsid w:val="002F44C9"/>
    <w:pPr>
      <w:outlineLvl w:val="1"/>
    </w:pPr>
  </w:style>
  <w:style w:type="paragraph" w:customStyle="1" w:styleId="TL2Times">
    <w:name w:val="TL2Times"/>
    <w:basedOn w:val="Simple"/>
    <w:next w:val="a3"/>
    <w:rsid w:val="002F44C9"/>
    <w:pPr>
      <w:outlineLvl w:val="1"/>
    </w:pPr>
    <w:rPr>
      <w:rFonts w:ascii="Times New Roman" w:hAnsi="Times New Roman"/>
    </w:rPr>
  </w:style>
  <w:style w:type="paragraph" w:customStyle="1" w:styleId="TL3Arial">
    <w:name w:val="TL3Arial"/>
    <w:basedOn w:val="Simple"/>
    <w:rsid w:val="002F44C9"/>
    <w:pPr>
      <w:outlineLvl w:val="2"/>
    </w:pPr>
  </w:style>
  <w:style w:type="paragraph" w:customStyle="1" w:styleId="TL3Times">
    <w:name w:val="TL3Times"/>
    <w:basedOn w:val="Simple"/>
    <w:next w:val="a3"/>
    <w:rsid w:val="002F44C9"/>
    <w:pPr>
      <w:outlineLvl w:val="2"/>
    </w:pPr>
    <w:rPr>
      <w:rFonts w:ascii="Times New Roman" w:hAnsi="Times New Roman"/>
    </w:rPr>
  </w:style>
  <w:style w:type="paragraph" w:customStyle="1" w:styleId="TL4Arial">
    <w:name w:val="TL4Arial"/>
    <w:basedOn w:val="Simple"/>
    <w:rsid w:val="002F44C9"/>
    <w:pPr>
      <w:outlineLvl w:val="3"/>
    </w:pPr>
  </w:style>
  <w:style w:type="paragraph" w:customStyle="1" w:styleId="TL4Times">
    <w:name w:val="TL4Times"/>
    <w:basedOn w:val="Simple"/>
    <w:rsid w:val="002F44C9"/>
    <w:pPr>
      <w:outlineLvl w:val="3"/>
    </w:pPr>
    <w:rPr>
      <w:rFonts w:ascii="Times New Roman" w:hAnsi="Times New Roman"/>
    </w:rPr>
  </w:style>
  <w:style w:type="character" w:styleId="affd">
    <w:name w:val="Hyperlink"/>
    <w:uiPriority w:val="99"/>
    <w:rsid w:val="002F44C9"/>
    <w:rPr>
      <w:color w:val="0000FF"/>
      <w:u w:val="single"/>
    </w:rPr>
  </w:style>
  <w:style w:type="character" w:styleId="affe">
    <w:name w:val="FollowedHyperlink"/>
    <w:uiPriority w:val="99"/>
    <w:rsid w:val="002F44C9"/>
    <w:rPr>
      <w:color w:val="800080"/>
      <w:u w:val="single"/>
    </w:rPr>
  </w:style>
  <w:style w:type="paragraph" w:customStyle="1" w:styleId="StyleTableTitlePatternClear">
    <w:name w:val="Style TableTitle + Pattern: Clear"/>
    <w:basedOn w:val="a3"/>
    <w:rsid w:val="002F44C9"/>
    <w:pPr>
      <w:keepNext/>
      <w:keepLines/>
      <w:suppressAutoHyphens w:val="0"/>
      <w:ind w:left="-113" w:right="-113"/>
      <w:jc w:val="center"/>
    </w:pPr>
    <w:rPr>
      <w:b/>
      <w:bCs/>
      <w:lang w:eastAsia="ru-RU"/>
    </w:rPr>
  </w:style>
  <w:style w:type="paragraph" w:styleId="afff">
    <w:name w:val="Document Map"/>
    <w:basedOn w:val="a3"/>
    <w:link w:val="afff0"/>
    <w:uiPriority w:val="99"/>
    <w:rsid w:val="002F44C9"/>
    <w:pPr>
      <w:shd w:val="clear" w:color="auto" w:fill="000080"/>
    </w:pPr>
    <w:rPr>
      <w:rFonts w:ascii="Tahoma" w:hAnsi="Tahoma" w:cs="Tahoma"/>
    </w:rPr>
  </w:style>
  <w:style w:type="character" w:customStyle="1" w:styleId="afff0">
    <w:name w:val="Схема документа Знак"/>
    <w:link w:val="afff"/>
    <w:uiPriority w:val="99"/>
    <w:rsid w:val="002F44C9"/>
    <w:rPr>
      <w:rFonts w:ascii="Tahoma" w:hAnsi="Tahoma" w:cs="Tahoma"/>
      <w:spacing w:val="-5"/>
      <w:shd w:val="clear" w:color="auto" w:fill="000080"/>
      <w:lang w:eastAsia="en-US"/>
    </w:rPr>
  </w:style>
  <w:style w:type="paragraph" w:styleId="afff1">
    <w:name w:val="Balloon Text"/>
    <w:basedOn w:val="a3"/>
    <w:link w:val="afff2"/>
    <w:uiPriority w:val="99"/>
    <w:rsid w:val="002F44C9"/>
    <w:rPr>
      <w:rFonts w:ascii="Tahoma" w:hAnsi="Tahoma" w:cs="Tahoma"/>
      <w:sz w:val="16"/>
      <w:szCs w:val="16"/>
    </w:rPr>
  </w:style>
  <w:style w:type="character" w:customStyle="1" w:styleId="afff2">
    <w:name w:val="Текст выноски Знак"/>
    <w:link w:val="afff1"/>
    <w:uiPriority w:val="99"/>
    <w:rsid w:val="002F44C9"/>
    <w:rPr>
      <w:rFonts w:ascii="Tahoma" w:hAnsi="Tahoma" w:cs="Tahoma"/>
      <w:spacing w:val="-5"/>
      <w:sz w:val="16"/>
      <w:szCs w:val="16"/>
      <w:lang w:eastAsia="en-US"/>
    </w:rPr>
  </w:style>
  <w:style w:type="paragraph" w:customStyle="1" w:styleId="StyleTOC1Right15cm">
    <w:name w:val="Style TOC 1 + Right:  1.5 cm"/>
    <w:basedOn w:val="12"/>
    <w:autoRedefine/>
    <w:qFormat/>
    <w:rsid w:val="002F44C9"/>
    <w:pPr>
      <w:ind w:right="851"/>
    </w:pPr>
  </w:style>
  <w:style w:type="paragraph" w:customStyle="1" w:styleId="Ident">
    <w:name w:val="Ident"/>
    <w:basedOn w:val="a3"/>
    <w:qFormat/>
    <w:rsid w:val="002F44C9"/>
    <w:pPr>
      <w:ind w:left="1428"/>
    </w:pPr>
  </w:style>
  <w:style w:type="paragraph" w:styleId="afff3">
    <w:name w:val="Body Text"/>
    <w:basedOn w:val="a3"/>
    <w:link w:val="afff4"/>
    <w:uiPriority w:val="99"/>
    <w:rsid w:val="002F44C9"/>
    <w:pPr>
      <w:spacing w:after="120"/>
    </w:pPr>
  </w:style>
  <w:style w:type="character" w:customStyle="1" w:styleId="afff4">
    <w:name w:val="Основной текст Знак"/>
    <w:link w:val="afff3"/>
    <w:uiPriority w:val="99"/>
    <w:rsid w:val="002F44C9"/>
    <w:rPr>
      <w:rFonts w:ascii="Arial" w:hAnsi="Arial"/>
      <w:spacing w:val="-5"/>
      <w:lang w:eastAsia="en-US"/>
    </w:rPr>
  </w:style>
  <w:style w:type="paragraph" w:styleId="37">
    <w:name w:val="Body Text Indent 3"/>
    <w:basedOn w:val="a3"/>
    <w:link w:val="38"/>
    <w:uiPriority w:val="99"/>
    <w:rsid w:val="002F44C9"/>
  </w:style>
  <w:style w:type="character" w:customStyle="1" w:styleId="38">
    <w:name w:val="Основной текст с отступом 3 Знак"/>
    <w:link w:val="37"/>
    <w:uiPriority w:val="99"/>
    <w:rsid w:val="002F44C9"/>
    <w:rPr>
      <w:rFonts w:ascii="Arial" w:hAnsi="Arial"/>
      <w:spacing w:val="-5"/>
      <w:lang w:eastAsia="en-US"/>
    </w:rPr>
  </w:style>
  <w:style w:type="character" w:styleId="afff5">
    <w:name w:val="Strong"/>
    <w:uiPriority w:val="22"/>
    <w:qFormat/>
    <w:rsid w:val="002F44C9"/>
    <w:rPr>
      <w:b/>
      <w:bCs/>
    </w:rPr>
  </w:style>
  <w:style w:type="paragraph" w:styleId="afff6">
    <w:name w:val="Normal (Web)"/>
    <w:basedOn w:val="a3"/>
    <w:uiPriority w:val="99"/>
    <w:rsid w:val="002F44C9"/>
    <w:pPr>
      <w:spacing w:before="100" w:beforeAutospacing="1" w:after="100" w:afterAutospacing="1" w:line="240" w:lineRule="auto"/>
      <w:ind w:left="0"/>
    </w:pPr>
    <w:rPr>
      <w:rFonts w:ascii="Arial Unicode MS" w:eastAsia="Arial Unicode MS" w:hAnsi="Arial Unicode MS" w:cs="Arial Unicode MS"/>
      <w:spacing w:val="0"/>
      <w:sz w:val="24"/>
      <w:szCs w:val="24"/>
    </w:rPr>
  </w:style>
  <w:style w:type="paragraph" w:styleId="afff7">
    <w:name w:val="annotation subject"/>
    <w:basedOn w:val="aff2"/>
    <w:next w:val="aff2"/>
    <w:link w:val="afff8"/>
    <w:uiPriority w:val="99"/>
    <w:rsid w:val="002F44C9"/>
    <w:pPr>
      <w:keepLines w:val="0"/>
      <w:spacing w:after="240" w:line="240" w:lineRule="atLeast"/>
      <w:ind w:left="1077"/>
    </w:pPr>
    <w:rPr>
      <w:b/>
      <w:bCs/>
      <w:sz w:val="20"/>
    </w:rPr>
  </w:style>
  <w:style w:type="character" w:customStyle="1" w:styleId="afff8">
    <w:name w:val="Тема примечания Знак"/>
    <w:link w:val="afff7"/>
    <w:uiPriority w:val="99"/>
    <w:rsid w:val="002F44C9"/>
    <w:rPr>
      <w:rFonts w:ascii="Arial" w:hAnsi="Arial"/>
      <w:b/>
      <w:bCs/>
      <w:spacing w:val="-5"/>
      <w:lang w:eastAsia="en-US"/>
    </w:rPr>
  </w:style>
  <w:style w:type="table" w:styleId="afff9">
    <w:name w:val="Table Grid"/>
    <w:basedOn w:val="a6"/>
    <w:uiPriority w:val="59"/>
    <w:rsid w:val="002F44C9"/>
    <w:pPr>
      <w:spacing w:after="240" w:line="240" w:lineRule="atLeast"/>
      <w:ind w:left="107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a">
    <w:name w:val="List Paragraph"/>
    <w:basedOn w:val="a3"/>
    <w:uiPriority w:val="34"/>
    <w:qFormat/>
    <w:rsid w:val="002F44C9"/>
    <w:pPr>
      <w:spacing w:after="0" w:line="240" w:lineRule="auto"/>
      <w:ind w:left="720"/>
    </w:pPr>
    <w:rPr>
      <w:rFonts w:ascii="Calibri" w:eastAsia="Calibri" w:hAnsi="Calibri"/>
      <w:spacing w:val="0"/>
      <w:sz w:val="22"/>
      <w:szCs w:val="22"/>
      <w:lang w:eastAsia="ru-RU"/>
    </w:rPr>
  </w:style>
  <w:style w:type="paragraph" w:customStyle="1" w:styleId="Tabletitle0">
    <w:name w:val="Table title"/>
    <w:basedOn w:val="a1"/>
    <w:rsid w:val="002F44C9"/>
    <w:pPr>
      <w:numPr>
        <w:numId w:val="0"/>
      </w:numPr>
      <w:ind w:left="1134" w:right="1134"/>
    </w:pPr>
    <w:rPr>
      <w:b/>
      <w:bCs/>
      <w:sz w:val="20"/>
    </w:rPr>
  </w:style>
  <w:style w:type="paragraph" w:customStyle="1" w:styleId="CharChar">
    <w:name w:val="Char Char"/>
    <w:basedOn w:val="a3"/>
    <w:rsid w:val="002F44C9"/>
    <w:pPr>
      <w:spacing w:after="160" w:line="240" w:lineRule="exact"/>
      <w:ind w:left="0"/>
    </w:pPr>
    <w:rPr>
      <w:rFonts w:ascii="Verdana" w:hAnsi="Verdana"/>
      <w:spacing w:val="0"/>
    </w:rPr>
  </w:style>
  <w:style w:type="character" w:customStyle="1" w:styleId="apple-style-span">
    <w:name w:val="apple-style-span"/>
    <w:rsid w:val="002F44C9"/>
  </w:style>
  <w:style w:type="character" w:customStyle="1" w:styleId="dfn0">
    <w:name w:val="dfn"/>
    <w:rsid w:val="002F44C9"/>
    <w:rPr>
      <w:b/>
      <w:bCs/>
    </w:rPr>
  </w:style>
  <w:style w:type="paragraph" w:customStyle="1" w:styleId="ListBulletR">
    <w:name w:val="List Bullet R"/>
    <w:basedOn w:val="a3"/>
    <w:rsid w:val="002F44C9"/>
    <w:pPr>
      <w:spacing w:before="60" w:after="120"/>
      <w:ind w:left="0"/>
    </w:pPr>
    <w:rPr>
      <w:rFonts w:ascii="Franklin Gothic Book" w:hAnsi="Franklin Gothic Book"/>
      <w:spacing w:val="0"/>
    </w:rPr>
  </w:style>
  <w:style w:type="paragraph" w:customStyle="1" w:styleId="phPictureText">
    <w:name w:val="ph_PictureText"/>
    <w:basedOn w:val="a3"/>
    <w:next w:val="a3"/>
    <w:rsid w:val="002F44C9"/>
    <w:pPr>
      <w:spacing w:after="0" w:line="240" w:lineRule="auto"/>
      <w:ind w:left="0"/>
      <w:jc w:val="center"/>
    </w:pPr>
    <w:rPr>
      <w:rFonts w:ascii="Times New Roman" w:hAnsi="Times New Roman"/>
      <w:b/>
      <w:spacing w:val="0"/>
      <w:sz w:val="24"/>
      <w:szCs w:val="24"/>
      <w:lang w:eastAsia="ru-RU"/>
    </w:rPr>
  </w:style>
  <w:style w:type="paragraph" w:customStyle="1" w:styleId="simple0">
    <w:name w:val="simple"/>
    <w:basedOn w:val="a3"/>
    <w:rsid w:val="002F44C9"/>
    <w:pPr>
      <w:spacing w:after="0" w:line="240" w:lineRule="auto"/>
      <w:ind w:left="0"/>
    </w:pPr>
    <w:rPr>
      <w:rFonts w:cs="Arial"/>
      <w:lang w:eastAsia="ru-RU"/>
    </w:rPr>
  </w:style>
  <w:style w:type="paragraph" w:customStyle="1" w:styleId="SimpleHeading">
    <w:name w:val="SimpleHeading"/>
    <w:basedOn w:val="HeadingBase"/>
    <w:rsid w:val="002F44C9"/>
    <w:pPr>
      <w:spacing w:before="120" w:after="120"/>
      <w:ind w:left="0"/>
    </w:pPr>
    <w:rPr>
      <w:sz w:val="20"/>
    </w:rPr>
  </w:style>
  <w:style w:type="paragraph" w:customStyle="1" w:styleId="SimpleHeadingCentered">
    <w:name w:val="SimpleHeadingCentered"/>
    <w:basedOn w:val="SimpleHeading"/>
    <w:rsid w:val="002F44C9"/>
    <w:pPr>
      <w:jc w:val="center"/>
    </w:pPr>
    <w:rPr>
      <w:sz w:val="22"/>
    </w:rPr>
  </w:style>
  <w:style w:type="character" w:customStyle="1" w:styleId="Specify">
    <w:name w:val="Specify"/>
    <w:rsid w:val="002F44C9"/>
    <w:rPr>
      <w:color w:val="0000FF"/>
    </w:rPr>
  </w:style>
  <w:style w:type="paragraph" w:customStyle="1" w:styleId="TableBullet">
    <w:name w:val="TableBullet"/>
    <w:basedOn w:val="a"/>
    <w:rsid w:val="002F44C9"/>
    <w:pPr>
      <w:numPr>
        <w:numId w:val="8"/>
      </w:numPr>
      <w:spacing w:before="60" w:after="60" w:line="160" w:lineRule="atLeast"/>
      <w:contextualSpacing/>
    </w:pPr>
    <w:rPr>
      <w:sz w:val="18"/>
      <w:lang w:val="en-US"/>
    </w:rPr>
  </w:style>
  <w:style w:type="character" w:customStyle="1" w:styleId="TableBulletChar">
    <w:name w:val="TableBullet Char"/>
    <w:rsid w:val="002F44C9"/>
    <w:rPr>
      <w:rFonts w:ascii="Arial" w:hAnsi="Arial"/>
      <w:spacing w:val="-5"/>
      <w:sz w:val="18"/>
      <w:lang w:val="en-US" w:eastAsia="en-US" w:bidi="ar-SA"/>
    </w:rPr>
  </w:style>
  <w:style w:type="paragraph" w:customStyle="1" w:styleId="HeadingAppendix">
    <w:name w:val="Heading Appendix"/>
    <w:basedOn w:val="1"/>
    <w:next w:val="a3"/>
    <w:qFormat/>
    <w:rsid w:val="002F44C9"/>
    <w:pPr>
      <w:pageBreakBefore/>
      <w:numPr>
        <w:numId w:val="0"/>
      </w:numPr>
    </w:pPr>
  </w:style>
  <w:style w:type="paragraph" w:customStyle="1" w:styleId="HeadingContent">
    <w:name w:val="Heading Content"/>
    <w:basedOn w:val="1"/>
    <w:qFormat/>
    <w:rsid w:val="002F44C9"/>
    <w:pPr>
      <w:numPr>
        <w:numId w:val="0"/>
      </w:numPr>
    </w:pPr>
  </w:style>
  <w:style w:type="character" w:customStyle="1" w:styleId="EmailStyle198">
    <w:name w:val="EmailStyle198"/>
    <w:semiHidden/>
    <w:rsid w:val="002F44C9"/>
    <w:rPr>
      <w:rFonts w:ascii="Arial" w:hAnsi="Arial" w:cs="Arial"/>
      <w:color w:val="auto"/>
      <w:sz w:val="20"/>
      <w:szCs w:val="20"/>
    </w:rPr>
  </w:style>
  <w:style w:type="character" w:customStyle="1" w:styleId="EmailStyle213">
    <w:name w:val="EmailStyle213"/>
    <w:semiHidden/>
    <w:rsid w:val="002F44C9"/>
    <w:rPr>
      <w:rFonts w:ascii="Arial" w:hAnsi="Arial" w:cs="Arial"/>
      <w:color w:val="auto"/>
      <w:sz w:val="20"/>
      <w:szCs w:val="20"/>
    </w:rPr>
  </w:style>
  <w:style w:type="character" w:customStyle="1" w:styleId="EmailStyle214">
    <w:name w:val="EmailStyle214"/>
    <w:semiHidden/>
    <w:rsid w:val="002F44C9"/>
    <w:rPr>
      <w:rFonts w:ascii="Arial" w:hAnsi="Arial" w:cs="Arial"/>
      <w:color w:val="auto"/>
      <w:sz w:val="20"/>
      <w:szCs w:val="20"/>
    </w:rPr>
  </w:style>
  <w:style w:type="character" w:customStyle="1" w:styleId="EmailStyle215">
    <w:name w:val="EmailStyle215"/>
    <w:semiHidden/>
    <w:rsid w:val="002F44C9"/>
    <w:rPr>
      <w:rFonts w:ascii="Arial" w:hAnsi="Arial" w:cs="Arial"/>
      <w:color w:val="auto"/>
      <w:sz w:val="20"/>
      <w:szCs w:val="20"/>
    </w:rPr>
  </w:style>
  <w:style w:type="character" w:customStyle="1" w:styleId="EmailStyle216">
    <w:name w:val="EmailStyle216"/>
    <w:semiHidden/>
    <w:rsid w:val="002F44C9"/>
    <w:rPr>
      <w:rFonts w:ascii="Arial" w:hAnsi="Arial" w:cs="Arial"/>
      <w:color w:val="auto"/>
      <w:sz w:val="20"/>
      <w:szCs w:val="20"/>
    </w:rPr>
  </w:style>
  <w:style w:type="character" w:customStyle="1" w:styleId="EmailStyle217">
    <w:name w:val="EmailStyle217"/>
    <w:semiHidden/>
    <w:rsid w:val="002F44C9"/>
    <w:rPr>
      <w:rFonts w:ascii="Arial" w:hAnsi="Arial" w:cs="Arial"/>
      <w:color w:val="auto"/>
      <w:sz w:val="20"/>
      <w:szCs w:val="20"/>
    </w:rPr>
  </w:style>
  <w:style w:type="paragraph" w:customStyle="1" w:styleId="CodeBlock">
    <w:name w:val="CodeBlock"/>
    <w:basedOn w:val="a3"/>
    <w:qFormat/>
    <w:rsid w:val="002F44C9"/>
    <w:pPr>
      <w:spacing w:after="120"/>
      <w:ind w:left="1559" w:hanging="425"/>
    </w:pPr>
  </w:style>
  <w:style w:type="paragraph" w:customStyle="1" w:styleId="Headingtable">
    <w:name w:val="Heading table"/>
    <w:basedOn w:val="a1"/>
    <w:next w:val="a3"/>
    <w:qFormat/>
    <w:rsid w:val="002F44C9"/>
    <w:pPr>
      <w:numPr>
        <w:numId w:val="0"/>
      </w:numPr>
      <w:jc w:val="right"/>
    </w:pPr>
    <w:rPr>
      <w:sz w:val="20"/>
    </w:rPr>
  </w:style>
  <w:style w:type="character" w:customStyle="1" w:styleId="StyleCODEArial">
    <w:name w:val="Style CODE + Arial"/>
    <w:rsid w:val="002F44C9"/>
    <w:rPr>
      <w:rFonts w:ascii="Arial" w:hAnsi="Arial"/>
      <w:noProof/>
    </w:rPr>
  </w:style>
  <w:style w:type="paragraph" w:customStyle="1" w:styleId="StyleTableofFiguresBlueUnderlineLeftLeft0cmHangin">
    <w:name w:val="Style Table of Figures + Blue Underline Left Left:  0 cm Hangin..."/>
    <w:basedOn w:val="afd"/>
    <w:qFormat/>
    <w:rsid w:val="002F44C9"/>
    <w:pPr>
      <w:tabs>
        <w:tab w:val="clear" w:pos="8789"/>
        <w:tab w:val="right" w:leader="dot" w:pos="6480"/>
      </w:tabs>
      <w:suppressAutoHyphens w:val="0"/>
      <w:ind w:right="567"/>
    </w:pPr>
    <w:rPr>
      <w:color w:val="0000FF"/>
      <w:u w:val="single"/>
    </w:rPr>
  </w:style>
  <w:style w:type="character" w:customStyle="1" w:styleId="afffb">
    <w:name w:val="Стиль для примеров"/>
    <w:rsid w:val="002F44C9"/>
    <w:rPr>
      <w:iCs/>
      <w:color w:val="0000FF"/>
      <w:lang w:val="ru-RU"/>
    </w:rPr>
  </w:style>
  <w:style w:type="character" w:customStyle="1" w:styleId="afffc">
    <w:name w:val="Стиль для примеров жирный"/>
    <w:rsid w:val="002F44C9"/>
    <w:rPr>
      <w:b/>
      <w:iCs/>
      <w:color w:val="0000FF"/>
      <w:lang w:val="ru-RU"/>
    </w:rPr>
  </w:style>
  <w:style w:type="character" w:customStyle="1" w:styleId="EmailStyle1991">
    <w:name w:val="EmailStyle1991"/>
    <w:semiHidden/>
    <w:rsid w:val="002F44C9"/>
    <w:rPr>
      <w:rFonts w:ascii="Arial" w:hAnsi="Arial" w:cs="Arial"/>
      <w:color w:val="auto"/>
      <w:sz w:val="20"/>
      <w:szCs w:val="20"/>
    </w:rPr>
  </w:style>
  <w:style w:type="character" w:customStyle="1" w:styleId="EmailStyle2001">
    <w:name w:val="EmailStyle2001"/>
    <w:semiHidden/>
    <w:rsid w:val="002F44C9"/>
    <w:rPr>
      <w:rFonts w:ascii="Arial" w:hAnsi="Arial" w:cs="Arial"/>
      <w:color w:val="auto"/>
      <w:sz w:val="20"/>
      <w:szCs w:val="20"/>
    </w:rPr>
  </w:style>
  <w:style w:type="character" w:customStyle="1" w:styleId="EmailStyle2011">
    <w:name w:val="EmailStyle2011"/>
    <w:semiHidden/>
    <w:rsid w:val="002F44C9"/>
    <w:rPr>
      <w:rFonts w:ascii="Arial" w:hAnsi="Arial" w:cs="Arial"/>
      <w:color w:val="auto"/>
      <w:sz w:val="20"/>
      <w:szCs w:val="20"/>
    </w:rPr>
  </w:style>
  <w:style w:type="character" w:customStyle="1" w:styleId="EmailStyle2021">
    <w:name w:val="EmailStyle2021"/>
    <w:semiHidden/>
    <w:rsid w:val="002F44C9"/>
    <w:rPr>
      <w:rFonts w:ascii="Arial" w:hAnsi="Arial" w:cs="Arial"/>
      <w:color w:val="auto"/>
      <w:sz w:val="20"/>
      <w:szCs w:val="20"/>
    </w:rPr>
  </w:style>
  <w:style w:type="character" w:customStyle="1" w:styleId="EmailStyle2031">
    <w:name w:val="EmailStyle2031"/>
    <w:semiHidden/>
    <w:rsid w:val="002F44C9"/>
    <w:rPr>
      <w:rFonts w:ascii="Arial" w:hAnsi="Arial" w:cs="Arial"/>
      <w:color w:val="auto"/>
      <w:sz w:val="20"/>
      <w:szCs w:val="20"/>
    </w:rPr>
  </w:style>
  <w:style w:type="character" w:customStyle="1" w:styleId="EmailStyle2041">
    <w:name w:val="EmailStyle2041"/>
    <w:semiHidden/>
    <w:rsid w:val="002F44C9"/>
    <w:rPr>
      <w:rFonts w:ascii="Arial" w:hAnsi="Arial" w:cs="Arial"/>
      <w:color w:val="auto"/>
      <w:sz w:val="20"/>
      <w:szCs w:val="20"/>
    </w:rPr>
  </w:style>
  <w:style w:type="character" w:customStyle="1" w:styleId="EmailStyle199">
    <w:name w:val="EmailStyle199"/>
    <w:semiHidden/>
    <w:rsid w:val="002F44C9"/>
    <w:rPr>
      <w:rFonts w:ascii="Arial" w:hAnsi="Arial" w:cs="Arial"/>
      <w:color w:val="auto"/>
      <w:sz w:val="20"/>
      <w:szCs w:val="20"/>
    </w:rPr>
  </w:style>
  <w:style w:type="character" w:customStyle="1" w:styleId="EmailStyle200">
    <w:name w:val="EmailStyle200"/>
    <w:semiHidden/>
    <w:rsid w:val="002F44C9"/>
    <w:rPr>
      <w:rFonts w:ascii="Arial" w:hAnsi="Arial" w:cs="Arial"/>
      <w:color w:val="auto"/>
      <w:sz w:val="20"/>
      <w:szCs w:val="20"/>
    </w:rPr>
  </w:style>
  <w:style w:type="character" w:customStyle="1" w:styleId="EmailStyle201">
    <w:name w:val="EmailStyle201"/>
    <w:semiHidden/>
    <w:rsid w:val="002F44C9"/>
    <w:rPr>
      <w:rFonts w:ascii="Arial" w:hAnsi="Arial" w:cs="Arial"/>
      <w:color w:val="auto"/>
      <w:sz w:val="20"/>
      <w:szCs w:val="20"/>
    </w:rPr>
  </w:style>
  <w:style w:type="character" w:customStyle="1" w:styleId="EmailStyle202">
    <w:name w:val="EmailStyle202"/>
    <w:semiHidden/>
    <w:rsid w:val="002F44C9"/>
    <w:rPr>
      <w:rFonts w:ascii="Arial" w:hAnsi="Arial" w:cs="Arial"/>
      <w:color w:val="auto"/>
      <w:sz w:val="20"/>
      <w:szCs w:val="20"/>
    </w:rPr>
  </w:style>
  <w:style w:type="character" w:customStyle="1" w:styleId="EmailStyle203">
    <w:name w:val="EmailStyle203"/>
    <w:semiHidden/>
    <w:rsid w:val="002F44C9"/>
    <w:rPr>
      <w:rFonts w:ascii="Arial" w:hAnsi="Arial" w:cs="Arial"/>
      <w:color w:val="auto"/>
      <w:sz w:val="20"/>
      <w:szCs w:val="20"/>
    </w:rPr>
  </w:style>
  <w:style w:type="character" w:customStyle="1" w:styleId="EmailStyle204">
    <w:name w:val="EmailStyle204"/>
    <w:semiHidden/>
    <w:rsid w:val="002F44C9"/>
    <w:rPr>
      <w:rFonts w:ascii="Arial" w:hAnsi="Arial" w:cs="Arial"/>
      <w:color w:val="auto"/>
      <w:sz w:val="20"/>
      <w:szCs w:val="20"/>
    </w:rPr>
  </w:style>
  <w:style w:type="paragraph" w:styleId="29">
    <w:name w:val="Body Text First Indent 2"/>
    <w:basedOn w:val="afe"/>
    <w:link w:val="2a"/>
    <w:rsid w:val="002F44C9"/>
    <w:pPr>
      <w:tabs>
        <w:tab w:val="clear" w:pos="3345"/>
      </w:tabs>
      <w:spacing w:after="120"/>
      <w:ind w:left="283" w:firstLine="210"/>
    </w:pPr>
  </w:style>
  <w:style w:type="character" w:customStyle="1" w:styleId="2a">
    <w:name w:val="Красная строка 2 Знак"/>
    <w:link w:val="29"/>
    <w:rsid w:val="002F44C9"/>
    <w:rPr>
      <w:rFonts w:ascii="Arial" w:hAnsi="Arial"/>
      <w:spacing w:val="-5"/>
      <w:lang w:eastAsia="en-US"/>
    </w:rPr>
  </w:style>
  <w:style w:type="paragraph" w:styleId="afffd">
    <w:name w:val="Note Heading"/>
    <w:basedOn w:val="a3"/>
    <w:next w:val="a3"/>
    <w:link w:val="afffe"/>
    <w:uiPriority w:val="99"/>
    <w:rsid w:val="002F44C9"/>
    <w:pPr>
      <w:widowControl w:val="0"/>
      <w:shd w:val="clear" w:color="auto" w:fill="FFFFFF"/>
      <w:suppressAutoHyphens w:val="0"/>
      <w:autoSpaceDE w:val="0"/>
      <w:autoSpaceDN w:val="0"/>
      <w:adjustRightInd w:val="0"/>
      <w:spacing w:after="0" w:line="240" w:lineRule="auto"/>
      <w:ind w:left="0"/>
      <w:outlineLvl w:val="255"/>
    </w:pPr>
    <w:rPr>
      <w:rFonts w:cs="Arial"/>
      <w:color w:val="000000"/>
      <w:spacing w:val="0"/>
      <w:u w:color="000000"/>
      <w:shd w:val="clear" w:color="auto" w:fill="FFFFFF"/>
      <w:lang w:val="en-AU" w:eastAsia="ru-RU"/>
    </w:rPr>
  </w:style>
  <w:style w:type="character" w:customStyle="1" w:styleId="afffe">
    <w:name w:val="Заголовок записки Знак"/>
    <w:link w:val="afffd"/>
    <w:uiPriority w:val="99"/>
    <w:rsid w:val="002F44C9"/>
    <w:rPr>
      <w:rFonts w:ascii="Arial" w:hAnsi="Arial" w:cs="Arial"/>
      <w:color w:val="000000"/>
      <w:u w:color="000000"/>
      <w:shd w:val="clear" w:color="auto" w:fill="FFFFFF"/>
      <w:lang w:val="en-AU"/>
    </w:rPr>
  </w:style>
  <w:style w:type="paragraph" w:styleId="2b">
    <w:name w:val="Body Text 2"/>
    <w:basedOn w:val="a3"/>
    <w:next w:val="a3"/>
    <w:link w:val="2c"/>
    <w:uiPriority w:val="99"/>
    <w:rsid w:val="002F44C9"/>
    <w:pPr>
      <w:widowControl w:val="0"/>
      <w:shd w:val="clear" w:color="auto" w:fill="FFFFFF"/>
      <w:suppressAutoHyphens w:val="0"/>
      <w:autoSpaceDE w:val="0"/>
      <w:autoSpaceDN w:val="0"/>
      <w:adjustRightInd w:val="0"/>
      <w:spacing w:after="120" w:line="480" w:lineRule="auto"/>
      <w:ind w:left="0"/>
      <w:outlineLvl w:val="255"/>
    </w:pPr>
    <w:rPr>
      <w:rFonts w:cs="Arial"/>
      <w:color w:val="000000"/>
      <w:spacing w:val="0"/>
      <w:sz w:val="18"/>
      <w:szCs w:val="18"/>
      <w:u w:color="000000"/>
      <w:shd w:val="clear" w:color="auto" w:fill="FFFFFF"/>
      <w:lang w:val="en-AU" w:eastAsia="ru-RU"/>
    </w:rPr>
  </w:style>
  <w:style w:type="character" w:customStyle="1" w:styleId="2c">
    <w:name w:val="Основной текст 2 Знак"/>
    <w:link w:val="2b"/>
    <w:uiPriority w:val="99"/>
    <w:rsid w:val="002F44C9"/>
    <w:rPr>
      <w:rFonts w:ascii="Arial" w:hAnsi="Arial" w:cs="Arial"/>
      <w:color w:val="000000"/>
      <w:sz w:val="18"/>
      <w:szCs w:val="18"/>
      <w:u w:color="000000"/>
      <w:shd w:val="clear" w:color="auto" w:fill="FFFFFF"/>
      <w:lang w:val="en-AU"/>
    </w:rPr>
  </w:style>
  <w:style w:type="paragraph" w:styleId="39">
    <w:name w:val="Body Text 3"/>
    <w:basedOn w:val="a3"/>
    <w:next w:val="a3"/>
    <w:link w:val="3a"/>
    <w:uiPriority w:val="99"/>
    <w:rsid w:val="002F44C9"/>
    <w:pPr>
      <w:widowControl w:val="0"/>
      <w:shd w:val="clear" w:color="auto" w:fill="FFFFFF"/>
      <w:suppressAutoHyphens w:val="0"/>
      <w:autoSpaceDE w:val="0"/>
      <w:autoSpaceDN w:val="0"/>
      <w:adjustRightInd w:val="0"/>
      <w:spacing w:after="120" w:line="240" w:lineRule="auto"/>
      <w:ind w:left="0"/>
      <w:outlineLvl w:val="255"/>
    </w:pPr>
    <w:rPr>
      <w:rFonts w:cs="Arial"/>
      <w:color w:val="000000"/>
      <w:spacing w:val="0"/>
      <w:sz w:val="16"/>
      <w:szCs w:val="16"/>
      <w:u w:color="000000"/>
      <w:shd w:val="clear" w:color="auto" w:fill="FFFFFF"/>
      <w:lang w:val="en-AU" w:eastAsia="ru-RU"/>
    </w:rPr>
  </w:style>
  <w:style w:type="character" w:customStyle="1" w:styleId="3a">
    <w:name w:val="Основной текст 3 Знак"/>
    <w:link w:val="39"/>
    <w:uiPriority w:val="99"/>
    <w:rsid w:val="002F44C9"/>
    <w:rPr>
      <w:rFonts w:ascii="Arial" w:hAnsi="Arial" w:cs="Arial"/>
      <w:color w:val="000000"/>
      <w:sz w:val="16"/>
      <w:szCs w:val="16"/>
      <w:u w:color="000000"/>
      <w:shd w:val="clear" w:color="auto" w:fill="FFFFFF"/>
      <w:lang w:val="en-AU"/>
    </w:rPr>
  </w:style>
  <w:style w:type="paragraph" w:styleId="affff">
    <w:name w:val="Plain Text"/>
    <w:basedOn w:val="a3"/>
    <w:next w:val="a3"/>
    <w:link w:val="affff0"/>
    <w:uiPriority w:val="99"/>
    <w:rsid w:val="002F44C9"/>
    <w:pPr>
      <w:widowControl w:val="0"/>
      <w:shd w:val="clear" w:color="auto" w:fill="FFFFFF"/>
      <w:suppressAutoHyphens w:val="0"/>
      <w:autoSpaceDE w:val="0"/>
      <w:autoSpaceDN w:val="0"/>
      <w:adjustRightInd w:val="0"/>
      <w:spacing w:after="0" w:line="240" w:lineRule="auto"/>
      <w:ind w:left="0"/>
      <w:outlineLvl w:val="255"/>
    </w:pPr>
    <w:rPr>
      <w:rFonts w:cs="Arial"/>
      <w:color w:val="000000"/>
      <w:spacing w:val="0"/>
      <w:u w:color="000000"/>
      <w:shd w:val="clear" w:color="auto" w:fill="FFFFFF"/>
      <w:lang w:val="en-AU" w:eastAsia="ru-RU"/>
    </w:rPr>
  </w:style>
  <w:style w:type="character" w:customStyle="1" w:styleId="affff0">
    <w:name w:val="Текст Знак"/>
    <w:link w:val="affff"/>
    <w:uiPriority w:val="99"/>
    <w:rsid w:val="002F44C9"/>
    <w:rPr>
      <w:rFonts w:ascii="Arial" w:hAnsi="Arial" w:cs="Arial"/>
      <w:color w:val="000000"/>
      <w:u w:color="000000"/>
      <w:shd w:val="clear" w:color="auto" w:fill="FFFFFF"/>
      <w:lang w:val="en-AU"/>
    </w:rPr>
  </w:style>
  <w:style w:type="paragraph" w:styleId="HTML">
    <w:name w:val="HTML Preformatted"/>
    <w:basedOn w:val="a3"/>
    <w:link w:val="HTML0"/>
    <w:uiPriority w:val="99"/>
    <w:unhideWhenUsed/>
    <w:rsid w:val="002F4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pPr>
    <w:rPr>
      <w:rFonts w:ascii="Courier New" w:hAnsi="Courier New" w:cs="Courier New"/>
      <w:spacing w:val="0"/>
      <w:lang w:eastAsia="ru-RU"/>
    </w:rPr>
  </w:style>
  <w:style w:type="character" w:customStyle="1" w:styleId="HTML0">
    <w:name w:val="Стандартный HTML Знак"/>
    <w:link w:val="HTML"/>
    <w:uiPriority w:val="99"/>
    <w:rsid w:val="002F44C9"/>
    <w:rPr>
      <w:rFonts w:ascii="Courier New" w:hAnsi="Courier New" w:cs="Courier New"/>
    </w:rPr>
  </w:style>
  <w:style w:type="character" w:customStyle="1" w:styleId="bodyarticletext">
    <w:name w:val="bodyarticletext"/>
    <w:rsid w:val="002F44C9"/>
  </w:style>
  <w:style w:type="paragraph" w:customStyle="1" w:styleId="StyleNormalIndent">
    <w:name w:val="Style Normal Indent +"/>
    <w:basedOn w:val="aff4"/>
    <w:qFormat/>
    <w:rsid w:val="002F44C9"/>
    <w:pPr>
      <w:ind w:left="1418"/>
    </w:pPr>
  </w:style>
  <w:style w:type="paragraph" w:customStyle="1" w:styleId="Number3">
    <w:name w:val="Number 3"/>
    <w:basedOn w:val="a3"/>
    <w:rsid w:val="002F44C9"/>
    <w:pPr>
      <w:suppressAutoHyphens w:val="0"/>
      <w:spacing w:after="0" w:line="360" w:lineRule="auto"/>
      <w:ind w:left="1003" w:hanging="283"/>
      <w:jc w:val="both"/>
    </w:pPr>
    <w:rPr>
      <w:rFonts w:ascii="Times New Roman" w:hAnsi="Times New Roman"/>
      <w:spacing w:val="0"/>
      <w:sz w:val="26"/>
    </w:rPr>
  </w:style>
  <w:style w:type="paragraph" w:customStyle="1" w:styleId="ListNumber2a">
    <w:name w:val="List Number 2a"/>
    <w:basedOn w:val="21"/>
    <w:qFormat/>
    <w:rsid w:val="002F44C9"/>
    <w:pPr>
      <w:numPr>
        <w:numId w:val="0"/>
      </w:numPr>
    </w:pPr>
  </w:style>
  <w:style w:type="paragraph" w:customStyle="1" w:styleId="Ident2">
    <w:name w:val="Ident 2"/>
    <w:basedOn w:val="Ident"/>
    <w:qFormat/>
    <w:rsid w:val="002F44C9"/>
    <w:pPr>
      <w:ind w:left="1985"/>
    </w:pPr>
  </w:style>
  <w:style w:type="paragraph" w:customStyle="1" w:styleId="Ident3">
    <w:name w:val="Ident 3"/>
    <w:basedOn w:val="Ident2"/>
    <w:qFormat/>
    <w:rsid w:val="002F44C9"/>
    <w:pPr>
      <w:ind w:left="2410"/>
    </w:pPr>
  </w:style>
  <w:style w:type="character" w:customStyle="1" w:styleId="Emphasis1">
    <w:name w:val="Emphasis1"/>
    <w:rsid w:val="002F44C9"/>
    <w:rPr>
      <w:i/>
      <w:spacing w:val="0"/>
    </w:rPr>
  </w:style>
  <w:style w:type="paragraph" w:customStyle="1" w:styleId="TableBullet1">
    <w:name w:val="TableBullet1"/>
    <w:basedOn w:val="TableNormal"/>
    <w:qFormat/>
    <w:rsid w:val="002F44C9"/>
    <w:pPr>
      <w:numPr>
        <w:numId w:val="7"/>
      </w:numPr>
      <w:tabs>
        <w:tab w:val="left" w:pos="317"/>
      </w:tabs>
      <w:spacing w:before="0"/>
    </w:pPr>
  </w:style>
  <w:style w:type="paragraph" w:customStyle="1" w:styleId="ListParagraph1">
    <w:name w:val="List Paragraph1"/>
    <w:basedOn w:val="a3"/>
    <w:uiPriority w:val="34"/>
    <w:qFormat/>
    <w:rsid w:val="002F44C9"/>
    <w:pPr>
      <w:spacing w:after="0" w:line="240" w:lineRule="auto"/>
      <w:ind w:left="720"/>
    </w:pPr>
    <w:rPr>
      <w:rFonts w:ascii="Calibri" w:eastAsia="Calibri" w:hAnsi="Calibri"/>
      <w:spacing w:val="0"/>
      <w:sz w:val="22"/>
      <w:szCs w:val="22"/>
      <w:lang w:eastAsia="ru-RU"/>
    </w:rPr>
  </w:style>
  <w:style w:type="paragraph" w:customStyle="1" w:styleId="TOCHeading1">
    <w:name w:val="TOC Heading1"/>
    <w:basedOn w:val="1"/>
    <w:uiPriority w:val="39"/>
    <w:qFormat/>
    <w:rsid w:val="002F44C9"/>
    <w:pPr>
      <w:numPr>
        <w:numId w:val="0"/>
      </w:numPr>
      <w:outlineLvl w:val="9"/>
    </w:pPr>
  </w:style>
  <w:style w:type="character" w:customStyle="1" w:styleId="Emphasis2">
    <w:name w:val="Emphasis2"/>
    <w:rsid w:val="002F44C9"/>
    <w:rPr>
      <w:i/>
      <w:spacing w:val="0"/>
    </w:rPr>
  </w:style>
  <w:style w:type="paragraph" w:customStyle="1" w:styleId="TableBullet2">
    <w:name w:val="TableBullet2"/>
    <w:basedOn w:val="TableBullet"/>
    <w:qFormat/>
    <w:rsid w:val="002F44C9"/>
    <w:pPr>
      <w:numPr>
        <w:ilvl w:val="1"/>
      </w:numPr>
      <w:tabs>
        <w:tab w:val="clear" w:pos="1418"/>
        <w:tab w:val="left" w:pos="742"/>
      </w:tabs>
    </w:pPr>
  </w:style>
  <w:style w:type="paragraph" w:customStyle="1" w:styleId="TableIdent">
    <w:name w:val="TableIdent"/>
    <w:basedOn w:val="TableNormal"/>
    <w:qFormat/>
    <w:rsid w:val="002F44C9"/>
    <w:pPr>
      <w:ind w:left="318"/>
    </w:pPr>
  </w:style>
  <w:style w:type="character" w:customStyle="1" w:styleId="FieldLabel">
    <w:name w:val="Field Label"/>
    <w:uiPriority w:val="99"/>
    <w:rsid w:val="002F44C9"/>
    <w:rPr>
      <w:i/>
      <w:iCs/>
      <w:color w:val="004080"/>
      <w:sz w:val="20"/>
      <w:szCs w:val="20"/>
      <w:shd w:val="clear" w:color="auto" w:fill="FFFFFF"/>
    </w:rPr>
  </w:style>
  <w:style w:type="character" w:customStyle="1" w:styleId="Objecttype">
    <w:name w:val="Object type"/>
    <w:uiPriority w:val="99"/>
    <w:rsid w:val="002F44C9"/>
    <w:rPr>
      <w:b/>
      <w:bCs/>
      <w:sz w:val="20"/>
      <w:szCs w:val="20"/>
      <w:u w:val="single"/>
      <w:shd w:val="clear" w:color="auto" w:fill="FFFFFF"/>
    </w:rPr>
  </w:style>
  <w:style w:type="paragraph" w:customStyle="1" w:styleId="ListHeader">
    <w:name w:val="List Header"/>
    <w:next w:val="a3"/>
    <w:uiPriority w:val="99"/>
    <w:rsid w:val="002F44C9"/>
    <w:pPr>
      <w:widowControl w:val="0"/>
      <w:shd w:val="clear" w:color="auto" w:fill="FFFFFF"/>
      <w:autoSpaceDE w:val="0"/>
      <w:autoSpaceDN w:val="0"/>
      <w:adjustRightInd w:val="0"/>
      <w:outlineLvl w:val="255"/>
    </w:pPr>
    <w:rPr>
      <w:rFonts w:ascii="Arial" w:hAnsi="Arial" w:cs="Arial"/>
      <w:b/>
      <w:bCs/>
      <w:i/>
      <w:iCs/>
      <w:color w:val="0000A0"/>
      <w:u w:color="000000"/>
      <w:shd w:val="clear" w:color="auto" w:fill="FFFFFF"/>
      <w:lang w:val="en-AU"/>
    </w:rPr>
  </w:style>
  <w:style w:type="paragraph" w:customStyle="1" w:styleId="Code0">
    <w:name w:val="Code"/>
    <w:next w:val="a3"/>
    <w:uiPriority w:val="99"/>
    <w:rsid w:val="002F44C9"/>
    <w:pPr>
      <w:widowControl w:val="0"/>
      <w:shd w:val="clear" w:color="auto" w:fill="FFFFFF"/>
      <w:autoSpaceDE w:val="0"/>
      <w:autoSpaceDN w:val="0"/>
      <w:adjustRightInd w:val="0"/>
      <w:outlineLvl w:val="255"/>
    </w:pPr>
    <w:rPr>
      <w:rFonts w:ascii="Arial" w:hAnsi="Arial" w:cs="Arial"/>
      <w:sz w:val="18"/>
      <w:szCs w:val="18"/>
      <w:shd w:val="clear" w:color="auto" w:fill="FFFFFF"/>
      <w:lang w:val="en-AU"/>
    </w:rPr>
  </w:style>
  <w:style w:type="paragraph" w:customStyle="1" w:styleId="NumberedList">
    <w:name w:val="Numbered List"/>
    <w:next w:val="a3"/>
    <w:uiPriority w:val="99"/>
    <w:rsid w:val="002F44C9"/>
    <w:pPr>
      <w:widowControl w:val="0"/>
      <w:autoSpaceDE w:val="0"/>
      <w:autoSpaceDN w:val="0"/>
      <w:adjustRightInd w:val="0"/>
      <w:ind w:left="360" w:hanging="360"/>
      <w:outlineLvl w:val="255"/>
    </w:pPr>
    <w:rPr>
      <w:rFonts w:ascii="Arial" w:hAnsi="Arial" w:cs="Arial"/>
      <w:color w:val="000000"/>
      <w:shd w:val="clear" w:color="auto" w:fill="FFFFFF"/>
      <w:lang w:val="en-AU"/>
    </w:rPr>
  </w:style>
  <w:style w:type="paragraph" w:customStyle="1" w:styleId="BulletedList">
    <w:name w:val="Bulleted List"/>
    <w:next w:val="a3"/>
    <w:uiPriority w:val="99"/>
    <w:rsid w:val="002F44C9"/>
    <w:pPr>
      <w:widowControl w:val="0"/>
      <w:autoSpaceDE w:val="0"/>
      <w:autoSpaceDN w:val="0"/>
      <w:adjustRightInd w:val="0"/>
      <w:ind w:left="360" w:hanging="360"/>
      <w:outlineLvl w:val="255"/>
    </w:pPr>
    <w:rPr>
      <w:rFonts w:ascii="Arial" w:hAnsi="Arial" w:cs="Arial"/>
      <w:color w:val="000000"/>
      <w:shd w:val="clear" w:color="auto" w:fill="FFFFFF"/>
      <w:lang w:val="en-AU"/>
    </w:rPr>
  </w:style>
  <w:style w:type="character" w:customStyle="1" w:styleId="TableHeading">
    <w:name w:val="Table Heading"/>
    <w:uiPriority w:val="99"/>
    <w:rsid w:val="002F44C9"/>
    <w:rPr>
      <w:b/>
      <w:bCs/>
      <w:color w:val="000000"/>
      <w:sz w:val="22"/>
      <w:szCs w:val="22"/>
      <w:shd w:val="clear" w:color="auto" w:fill="FFFFFF"/>
    </w:rPr>
  </w:style>
  <w:style w:type="character" w:customStyle="1" w:styleId="SSBookmark">
    <w:name w:val="SSBookmark"/>
    <w:uiPriority w:val="99"/>
    <w:rsid w:val="002F44C9"/>
    <w:rPr>
      <w:b/>
      <w:bCs/>
      <w:color w:val="000000"/>
      <w:sz w:val="16"/>
      <w:szCs w:val="16"/>
      <w:shd w:val="clear" w:color="auto" w:fill="FFFF80"/>
    </w:rPr>
  </w:style>
  <w:style w:type="paragraph" w:customStyle="1" w:styleId="NormalIndent2">
    <w:name w:val="Normal Indent 2"/>
    <w:basedOn w:val="aff4"/>
    <w:qFormat/>
    <w:rsid w:val="002F44C9"/>
    <w:pPr>
      <w:ind w:left="1985"/>
    </w:pPr>
  </w:style>
  <w:style w:type="paragraph" w:customStyle="1" w:styleId="NormalIndent3">
    <w:name w:val="Normal Indent 3"/>
    <w:basedOn w:val="NormalIndent2"/>
    <w:qFormat/>
    <w:rsid w:val="002F44C9"/>
    <w:pPr>
      <w:ind w:left="2552"/>
    </w:pPr>
  </w:style>
  <w:style w:type="paragraph" w:customStyle="1" w:styleId="Annotation">
    <w:name w:val="Annotation"/>
    <w:basedOn w:val="a3"/>
    <w:rsid w:val="002F44C9"/>
    <w:pPr>
      <w:jc w:val="right"/>
      <w:outlineLvl w:val="0"/>
    </w:pPr>
    <w:rPr>
      <w:b/>
      <w:sz w:val="40"/>
      <w:szCs w:val="40"/>
    </w:rPr>
  </w:style>
  <w:style w:type="paragraph" w:customStyle="1" w:styleId="Captiontable">
    <w:name w:val="Caption table"/>
    <w:basedOn w:val="a1"/>
    <w:rsid w:val="002F44C9"/>
    <w:pPr>
      <w:numPr>
        <w:numId w:val="0"/>
      </w:numPr>
      <w:jc w:val="right"/>
    </w:pPr>
  </w:style>
  <w:style w:type="paragraph" w:customStyle="1" w:styleId="HeadingA">
    <w:name w:val="Heading A"/>
    <w:basedOn w:val="1"/>
    <w:rsid w:val="002F44C9"/>
    <w:pPr>
      <w:numPr>
        <w:numId w:val="0"/>
      </w:numPr>
    </w:pPr>
  </w:style>
  <w:style w:type="paragraph" w:customStyle="1" w:styleId="List1">
    <w:name w:val="List 1"/>
    <w:basedOn w:val="a3"/>
    <w:rsid w:val="002F44C9"/>
    <w:pPr>
      <w:numPr>
        <w:numId w:val="4"/>
      </w:numPr>
      <w:suppressAutoHyphens w:val="0"/>
      <w:spacing w:after="0" w:line="240" w:lineRule="auto"/>
      <w:jc w:val="both"/>
    </w:pPr>
    <w:rPr>
      <w:rFonts w:ascii="Times New Roman" w:hAnsi="Times New Roman"/>
      <w:spacing w:val="0"/>
      <w:sz w:val="24"/>
      <w:szCs w:val="24"/>
    </w:rPr>
  </w:style>
  <w:style w:type="paragraph" w:customStyle="1" w:styleId="Number1">
    <w:name w:val="Number 1"/>
    <w:basedOn w:val="a3"/>
    <w:rsid w:val="002F44C9"/>
    <w:pPr>
      <w:numPr>
        <w:numId w:val="6"/>
      </w:numPr>
      <w:suppressAutoHyphens w:val="0"/>
      <w:spacing w:before="120" w:after="0" w:line="240" w:lineRule="auto"/>
      <w:jc w:val="both"/>
    </w:pPr>
    <w:rPr>
      <w:rFonts w:ascii="Times New Roman" w:hAnsi="Times New Roman"/>
      <w:bCs/>
      <w:spacing w:val="0"/>
      <w:sz w:val="24"/>
      <w:szCs w:val="24"/>
    </w:rPr>
  </w:style>
  <w:style w:type="character" w:customStyle="1" w:styleId="Strong10">
    <w:name w:val="Strong1"/>
    <w:rsid w:val="002F44C9"/>
    <w:rPr>
      <w:b/>
      <w:i/>
    </w:rPr>
  </w:style>
  <w:style w:type="character" w:styleId="HTML1">
    <w:name w:val="HTML Code"/>
    <w:basedOn w:val="a5"/>
    <w:uiPriority w:val="99"/>
    <w:unhideWhenUsed/>
    <w:rsid w:val="00015E81"/>
    <w:rPr>
      <w:rFonts w:ascii="Courier New" w:eastAsia="Times New Roman" w:hAnsi="Courier New" w:cs="Courier New"/>
      <w:sz w:val="20"/>
      <w:szCs w:val="20"/>
    </w:rPr>
  </w:style>
  <w:style w:type="character" w:styleId="HTML2">
    <w:name w:val="HTML Typewriter"/>
    <w:basedOn w:val="a5"/>
    <w:uiPriority w:val="99"/>
    <w:unhideWhenUsed/>
    <w:rsid w:val="00015E81"/>
    <w:rPr>
      <w:rFonts w:ascii="Courier New" w:eastAsia="Times New Roman" w:hAnsi="Courier New" w:cs="Courier New"/>
      <w:sz w:val="20"/>
      <w:szCs w:val="20"/>
    </w:rPr>
  </w:style>
  <w:style w:type="character" w:customStyle="1" w:styleId="Strong2">
    <w:name w:val="Strong2"/>
    <w:rsid w:val="00DA1A73"/>
    <w:rPr>
      <w:b/>
      <w:i/>
    </w:rPr>
  </w:style>
  <w:style w:type="character" w:customStyle="1" w:styleId="Strong3">
    <w:name w:val="Strong3"/>
    <w:rsid w:val="00324DF8"/>
    <w:rPr>
      <w:b/>
      <w:i/>
    </w:rPr>
  </w:style>
  <w:style w:type="character" w:customStyle="1" w:styleId="Strong4">
    <w:name w:val="Strong4"/>
    <w:rsid w:val="0071535D"/>
    <w:rPr>
      <w:b/>
      <w:i/>
    </w:rPr>
  </w:style>
  <w:style w:type="character" w:customStyle="1" w:styleId="Strong5">
    <w:name w:val="Strong5"/>
    <w:rsid w:val="0010176F"/>
    <w:rPr>
      <w:b/>
      <w:i/>
    </w:rPr>
  </w:style>
  <w:style w:type="character" w:customStyle="1" w:styleId="Strong6">
    <w:name w:val="Strong6"/>
    <w:rsid w:val="004D32B9"/>
    <w:rPr>
      <w:b/>
      <w:i/>
    </w:rPr>
  </w:style>
  <w:style w:type="character" w:customStyle="1" w:styleId="Strong7">
    <w:name w:val="Strong7"/>
    <w:rsid w:val="002F44C9"/>
    <w:rPr>
      <w:b/>
      <w:i/>
    </w:rPr>
  </w:style>
  <w:style w:type="paragraph" w:styleId="affff1">
    <w:name w:val="Revision"/>
    <w:hidden/>
    <w:uiPriority w:val="99"/>
    <w:semiHidden/>
    <w:rsid w:val="006D4C80"/>
    <w:rPr>
      <w:rFonts w:ascii="Arial" w:hAnsi="Arial"/>
      <w:spacing w:val="-5"/>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qFormat="1"/>
    <w:lsdException w:name="table of figures" w:uiPriority="99" w:qFormat="1"/>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qFormat="1"/>
    <w:lsdException w:name="List Number" w:uiPriority="99" w:qFormat="1"/>
    <w:lsdException w:name="List 2" w:uiPriority="99"/>
    <w:lsdException w:name="List 3" w:uiPriority="99"/>
    <w:lsdException w:name="List 4" w:uiPriority="99"/>
    <w:lsdException w:name="List 5" w:uiPriority="99"/>
    <w:lsdException w:name="List Bullet 2" w:uiPriority="99" w:qFormat="1"/>
    <w:lsdException w:name="List Bullet 3" w:uiPriority="99" w:qFormat="1"/>
    <w:lsdException w:name="List Bullet 4" w:uiPriority="99"/>
    <w:lsdException w:name="List Bullet 5" w:uiPriority="99"/>
    <w:lsdException w:name="List Number 2" w:qFormat="1"/>
    <w:lsdException w:name="List Number 3" w:uiPriority="99"/>
    <w:lsdException w:name="List Number 4" w:uiPriority="99"/>
    <w:lsdException w:name="List Number 5" w:uiPriority="99"/>
    <w:lsdException w:name="Title" w:uiPriority="10" w:qFormat="1"/>
    <w:lsdException w:name="Default Paragraph Font" w:uiPriority="1"/>
    <w:lsdException w:name="Body Text" w:uiPriority="99"/>
    <w:lsdException w:name="Body Text Indent" w:uiPriority="99"/>
    <w:lsdException w:name="List Continue" w:uiPriority="99" w:qFormat="1"/>
    <w:lsdException w:name="List Continue 2" w:uiPriority="99" w:qFormat="1"/>
    <w:lsdException w:name="List Continue 3" w:uiPriority="99" w:qFormat="1"/>
    <w:lsdException w:name="List Continue 4" w:uiPriority="99" w:qFormat="1"/>
    <w:lsdException w:name="List Continue 5" w:uiPriority="99" w:qFormat="1"/>
    <w:lsdException w:name="Subtitle" w:uiPriority="11" w:qFormat="1"/>
    <w:lsdException w:name="Date" w:uiPriority="99"/>
    <w:lsdException w:name="Note Heading" w:uiPriority="99"/>
    <w:lsdException w:name="Body Text 2" w:uiPriority="99"/>
    <w:lsdException w:name="Body Text 3" w:uiPriority="99"/>
    <w:lsdException w:name="Body Text Indent 2" w:uiPriority="99"/>
    <w:lsdException w:name="Body Text Indent 3" w:uiPriority="99"/>
    <w:lsdException w:name="Hyperlink" w:uiPriority="99"/>
    <w:lsdException w:name="FollowedHyperlink" w:uiPriority="99"/>
    <w:lsdException w:name="Strong" w:uiPriority="22" w:qFormat="1"/>
    <w:lsdException w:name="Emphasis" w:qFormat="1"/>
    <w:lsdException w:name="Document Map" w:uiPriority="99"/>
    <w:lsdException w:name="Plain Text" w:uiPriority="99"/>
    <w:lsdException w:name="Normal (Web)" w:uiPriority="99"/>
    <w:lsdException w:name="HTML Code" w:uiPriority="99"/>
    <w:lsdException w:name="HTML Preformatted" w:uiPriority="99"/>
    <w:lsdException w:name="HTML Typewriter" w:uiPriority="99"/>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2F44C9"/>
    <w:pPr>
      <w:suppressAutoHyphens/>
      <w:spacing w:after="240" w:line="240" w:lineRule="atLeast"/>
      <w:ind w:left="1134"/>
    </w:pPr>
    <w:rPr>
      <w:rFonts w:ascii="Arial" w:hAnsi="Arial"/>
      <w:spacing w:val="-5"/>
      <w:lang w:eastAsia="en-US"/>
    </w:rPr>
  </w:style>
  <w:style w:type="paragraph" w:styleId="Heading1">
    <w:name w:val="heading 1"/>
    <w:aliases w:val="1,H1,Заголов,Çàãîëîâ,ch,Глава,(раздел),Section 1.0,Part"/>
    <w:basedOn w:val="Title"/>
    <w:next w:val="ChapterSubtitle"/>
    <w:link w:val="Heading1Char"/>
    <w:qFormat/>
    <w:rsid w:val="002F44C9"/>
    <w:pPr>
      <w:numPr>
        <w:numId w:val="1"/>
      </w:numPr>
      <w:outlineLvl w:val="0"/>
    </w:pPr>
  </w:style>
  <w:style w:type="paragraph" w:styleId="Heading2">
    <w:name w:val="heading 2"/>
    <w:aliases w:val="Section 1.1,H2,h2,Main Heading,Bold 14,L2,Numbered text 3"/>
    <w:basedOn w:val="Title"/>
    <w:next w:val="Normal"/>
    <w:link w:val="Heading2Char"/>
    <w:qFormat/>
    <w:rsid w:val="002F44C9"/>
    <w:pPr>
      <w:numPr>
        <w:ilvl w:val="1"/>
        <w:numId w:val="1"/>
      </w:numPr>
      <w:outlineLvl w:val="1"/>
    </w:pPr>
    <w:rPr>
      <w:sz w:val="24"/>
    </w:rPr>
  </w:style>
  <w:style w:type="paragraph" w:styleId="Heading3">
    <w:name w:val="heading 3"/>
    <w:aliases w:val="Section 1.1.1,H3,h3,Çàãîëîâîê 3"/>
    <w:basedOn w:val="Title"/>
    <w:next w:val="Normal"/>
    <w:link w:val="Heading3Char"/>
    <w:qFormat/>
    <w:rsid w:val="002F44C9"/>
    <w:pPr>
      <w:numPr>
        <w:ilvl w:val="2"/>
        <w:numId w:val="1"/>
      </w:numPr>
      <w:outlineLvl w:val="2"/>
    </w:pPr>
    <w:rPr>
      <w:sz w:val="24"/>
    </w:rPr>
  </w:style>
  <w:style w:type="paragraph" w:styleId="Heading4">
    <w:name w:val="heading 4"/>
    <w:aliases w:val="Block Label,H4"/>
    <w:basedOn w:val="Title"/>
    <w:next w:val="Normal"/>
    <w:link w:val="Heading4Char"/>
    <w:qFormat/>
    <w:rsid w:val="002F44C9"/>
    <w:pPr>
      <w:numPr>
        <w:ilvl w:val="3"/>
        <w:numId w:val="1"/>
      </w:numPr>
      <w:outlineLvl w:val="3"/>
    </w:pPr>
    <w:rPr>
      <w:sz w:val="24"/>
    </w:rPr>
  </w:style>
  <w:style w:type="paragraph" w:styleId="Heading5">
    <w:name w:val="heading 5"/>
    <w:aliases w:val="Bold/Italics,h5,H5"/>
    <w:basedOn w:val="Title"/>
    <w:next w:val="Normal"/>
    <w:link w:val="Heading5Char"/>
    <w:qFormat/>
    <w:rsid w:val="002F44C9"/>
    <w:pPr>
      <w:numPr>
        <w:ilvl w:val="4"/>
        <w:numId w:val="1"/>
      </w:numPr>
      <w:outlineLvl w:val="4"/>
    </w:pPr>
    <w:rPr>
      <w:i/>
      <w:sz w:val="20"/>
    </w:rPr>
  </w:style>
  <w:style w:type="paragraph" w:styleId="Heading6">
    <w:name w:val="heading 6"/>
    <w:aliases w:val="Italics,H6"/>
    <w:basedOn w:val="Title"/>
    <w:next w:val="Normal"/>
    <w:link w:val="Heading6Char"/>
    <w:qFormat/>
    <w:rsid w:val="002F44C9"/>
    <w:pPr>
      <w:numPr>
        <w:ilvl w:val="5"/>
        <w:numId w:val="1"/>
      </w:numPr>
      <w:outlineLvl w:val="5"/>
    </w:pPr>
    <w:rPr>
      <w:i/>
      <w:sz w:val="18"/>
    </w:rPr>
  </w:style>
  <w:style w:type="paragraph" w:styleId="Heading7">
    <w:name w:val="heading 7"/>
    <w:aliases w:val="Task Header"/>
    <w:basedOn w:val="Heading3"/>
    <w:next w:val="Normal"/>
    <w:link w:val="Heading7Char"/>
    <w:qFormat/>
    <w:rsid w:val="002F44C9"/>
    <w:pPr>
      <w:numPr>
        <w:ilvl w:val="0"/>
        <w:numId w:val="0"/>
      </w:numPr>
      <w:outlineLvl w:val="6"/>
    </w:pPr>
  </w:style>
  <w:style w:type="paragraph" w:styleId="Heading8">
    <w:name w:val="heading 8"/>
    <w:basedOn w:val="Title"/>
    <w:next w:val="Normal"/>
    <w:link w:val="Heading8Char"/>
    <w:qFormat/>
    <w:rsid w:val="002F44C9"/>
    <w:pPr>
      <w:numPr>
        <w:ilvl w:val="7"/>
        <w:numId w:val="1"/>
      </w:numPr>
      <w:outlineLvl w:val="7"/>
    </w:pPr>
    <w:rPr>
      <w:i/>
      <w:sz w:val="18"/>
    </w:rPr>
  </w:style>
  <w:style w:type="paragraph" w:styleId="Heading9">
    <w:name w:val="heading 9"/>
    <w:basedOn w:val="Title"/>
    <w:next w:val="Normal"/>
    <w:link w:val="Heading9Char"/>
    <w:qFormat/>
    <w:rsid w:val="002F44C9"/>
    <w:pPr>
      <w:numPr>
        <w:ilvl w:val="8"/>
        <w:numId w:val="1"/>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Base"/>
    <w:next w:val="Subtitle"/>
    <w:link w:val="TitleChar"/>
    <w:uiPriority w:val="10"/>
    <w:qFormat/>
    <w:rsid w:val="002F44C9"/>
    <w:pPr>
      <w:pBdr>
        <w:top w:val="single" w:sz="6" w:space="16" w:color="auto"/>
      </w:pBdr>
      <w:spacing w:before="220" w:after="60" w:line="320" w:lineRule="atLeast"/>
      <w:ind w:left="0"/>
    </w:pPr>
    <w:rPr>
      <w:sz w:val="40"/>
    </w:rPr>
  </w:style>
  <w:style w:type="paragraph" w:customStyle="1" w:styleId="HeadingBase">
    <w:name w:val="Heading Base"/>
    <w:basedOn w:val="Normal"/>
    <w:next w:val="Normal"/>
    <w:link w:val="HeadingBaseChar"/>
    <w:rsid w:val="002F44C9"/>
    <w:pPr>
      <w:keepNext/>
      <w:keepLines/>
      <w:spacing w:before="140" w:line="220" w:lineRule="atLeast"/>
      <w:ind w:left="1080"/>
    </w:pPr>
    <w:rPr>
      <w:b/>
      <w:spacing w:val="-20"/>
      <w:kern w:val="28"/>
      <w:sz w:val="22"/>
    </w:rPr>
  </w:style>
  <w:style w:type="character" w:customStyle="1" w:styleId="HeadingBaseChar">
    <w:name w:val="Heading Base Char"/>
    <w:link w:val="HeadingBase"/>
    <w:rsid w:val="002F44C9"/>
    <w:rPr>
      <w:rFonts w:ascii="Arial" w:hAnsi="Arial"/>
      <w:b/>
      <w:spacing w:val="-20"/>
      <w:kern w:val="28"/>
      <w:sz w:val="22"/>
      <w:lang w:eastAsia="en-US"/>
    </w:rPr>
  </w:style>
  <w:style w:type="paragraph" w:styleId="Subtitle">
    <w:name w:val="Subtitle"/>
    <w:basedOn w:val="Title"/>
    <w:next w:val="Normal"/>
    <w:link w:val="SubtitleChar"/>
    <w:uiPriority w:val="11"/>
    <w:qFormat/>
    <w:rsid w:val="002F44C9"/>
    <w:pPr>
      <w:spacing w:before="60" w:after="120" w:line="340" w:lineRule="atLeast"/>
    </w:pPr>
    <w:rPr>
      <w:caps/>
      <w:spacing w:val="-16"/>
      <w:sz w:val="32"/>
    </w:rPr>
  </w:style>
  <w:style w:type="character" w:customStyle="1" w:styleId="SubtitleChar">
    <w:name w:val="Subtitle Char"/>
    <w:basedOn w:val="DefaultParagraphFont"/>
    <w:link w:val="Subtitle"/>
    <w:uiPriority w:val="11"/>
    <w:rsid w:val="00015E81"/>
    <w:rPr>
      <w:rFonts w:ascii="Arial" w:hAnsi="Arial"/>
      <w:b/>
      <w:caps/>
      <w:spacing w:val="-16"/>
      <w:kern w:val="28"/>
      <w:sz w:val="32"/>
      <w:lang w:eastAsia="en-US"/>
    </w:rPr>
  </w:style>
  <w:style w:type="character" w:customStyle="1" w:styleId="TitleChar">
    <w:name w:val="Title Char"/>
    <w:link w:val="Title"/>
    <w:uiPriority w:val="10"/>
    <w:rsid w:val="002F44C9"/>
    <w:rPr>
      <w:rFonts w:ascii="Arial" w:hAnsi="Arial"/>
      <w:b/>
      <w:spacing w:val="-20"/>
      <w:kern w:val="28"/>
      <w:sz w:val="40"/>
      <w:lang w:eastAsia="en-US"/>
    </w:rPr>
  </w:style>
  <w:style w:type="paragraph" w:customStyle="1" w:styleId="ChapterSubtitle">
    <w:name w:val="Chapter Subtitle"/>
    <w:basedOn w:val="Subtitle"/>
    <w:next w:val="Heading1"/>
    <w:rsid w:val="002F44C9"/>
    <w:rPr>
      <w:b w:val="0"/>
      <w:i/>
      <w:caps w:val="0"/>
      <w:sz w:val="28"/>
    </w:rPr>
  </w:style>
  <w:style w:type="character" w:customStyle="1" w:styleId="Heading1Char">
    <w:name w:val="Heading 1 Char"/>
    <w:aliases w:val="1 Char,H1 Char,Заголов Char,Çàãîëîâ Char,ch Char,Глава Char,(раздел) Char,Section 1.0 Char,Part Char"/>
    <w:link w:val="Heading1"/>
    <w:rsid w:val="002F44C9"/>
    <w:rPr>
      <w:rFonts w:ascii="Arial" w:hAnsi="Arial"/>
      <w:b/>
      <w:spacing w:val="-20"/>
      <w:kern w:val="28"/>
      <w:sz w:val="40"/>
      <w:lang w:eastAsia="en-US"/>
    </w:rPr>
  </w:style>
  <w:style w:type="character" w:customStyle="1" w:styleId="Heading2Char">
    <w:name w:val="Heading 2 Char"/>
    <w:aliases w:val="Section 1.1 Char,H2 Char,h2 Char,Main Heading Char,Bold 14 Char,L2 Char,Numbered text 3 Char"/>
    <w:link w:val="Heading2"/>
    <w:rsid w:val="002F44C9"/>
    <w:rPr>
      <w:rFonts w:ascii="Arial" w:hAnsi="Arial"/>
      <w:b/>
      <w:spacing w:val="-20"/>
      <w:kern w:val="28"/>
      <w:sz w:val="24"/>
      <w:lang w:eastAsia="en-US"/>
    </w:rPr>
  </w:style>
  <w:style w:type="character" w:customStyle="1" w:styleId="Heading3Char">
    <w:name w:val="Heading 3 Char"/>
    <w:aliases w:val="Section 1.1.1 Char,H3 Char,h3 Char,Çàãîëîâîê 3 Char"/>
    <w:link w:val="Heading3"/>
    <w:rsid w:val="002F44C9"/>
    <w:rPr>
      <w:rFonts w:ascii="Arial" w:hAnsi="Arial"/>
      <w:b/>
      <w:spacing w:val="-20"/>
      <w:kern w:val="28"/>
      <w:sz w:val="24"/>
      <w:lang w:eastAsia="en-US"/>
    </w:rPr>
  </w:style>
  <w:style w:type="character" w:customStyle="1" w:styleId="Heading4Char">
    <w:name w:val="Heading 4 Char"/>
    <w:aliases w:val="Block Label Char,H4 Char"/>
    <w:link w:val="Heading4"/>
    <w:rsid w:val="002F44C9"/>
    <w:rPr>
      <w:rFonts w:ascii="Arial" w:hAnsi="Arial"/>
      <w:b/>
      <w:spacing w:val="-20"/>
      <w:kern w:val="28"/>
      <w:sz w:val="24"/>
      <w:lang w:eastAsia="en-US"/>
    </w:rPr>
  </w:style>
  <w:style w:type="character" w:customStyle="1" w:styleId="Heading5Char">
    <w:name w:val="Heading 5 Char"/>
    <w:aliases w:val="Bold/Italics Char,h5 Char,H5 Char"/>
    <w:link w:val="Heading5"/>
    <w:rsid w:val="002F44C9"/>
    <w:rPr>
      <w:rFonts w:ascii="Arial" w:hAnsi="Arial"/>
      <w:b/>
      <w:i/>
      <w:spacing w:val="-20"/>
      <w:kern w:val="28"/>
      <w:lang w:eastAsia="en-US"/>
    </w:rPr>
  </w:style>
  <w:style w:type="character" w:customStyle="1" w:styleId="Heading6Char">
    <w:name w:val="Heading 6 Char"/>
    <w:aliases w:val="Italics Char,H6 Char"/>
    <w:link w:val="Heading6"/>
    <w:rsid w:val="002F44C9"/>
    <w:rPr>
      <w:rFonts w:ascii="Arial" w:hAnsi="Arial"/>
      <w:b/>
      <w:i/>
      <w:spacing w:val="-20"/>
      <w:kern w:val="28"/>
      <w:sz w:val="18"/>
      <w:lang w:eastAsia="en-US"/>
    </w:rPr>
  </w:style>
  <w:style w:type="character" w:customStyle="1" w:styleId="Heading7Char">
    <w:name w:val="Heading 7 Char"/>
    <w:aliases w:val="Task Header Char"/>
    <w:link w:val="Heading7"/>
    <w:rsid w:val="002F44C9"/>
    <w:rPr>
      <w:rFonts w:ascii="Arial" w:hAnsi="Arial"/>
      <w:b/>
      <w:spacing w:val="-20"/>
      <w:kern w:val="28"/>
      <w:sz w:val="24"/>
      <w:lang w:eastAsia="en-US"/>
    </w:rPr>
  </w:style>
  <w:style w:type="character" w:customStyle="1" w:styleId="Heading8Char">
    <w:name w:val="Heading 8 Char"/>
    <w:link w:val="Heading8"/>
    <w:rsid w:val="002F44C9"/>
    <w:rPr>
      <w:rFonts w:ascii="Arial" w:hAnsi="Arial"/>
      <w:b/>
      <w:i/>
      <w:spacing w:val="-20"/>
      <w:kern w:val="28"/>
      <w:sz w:val="18"/>
      <w:lang w:eastAsia="en-US"/>
    </w:rPr>
  </w:style>
  <w:style w:type="character" w:customStyle="1" w:styleId="Heading9Char">
    <w:name w:val="Heading 9 Char"/>
    <w:link w:val="Heading9"/>
    <w:rsid w:val="002F44C9"/>
    <w:rPr>
      <w:rFonts w:ascii="Arial" w:hAnsi="Arial"/>
      <w:b/>
      <w:spacing w:val="-20"/>
      <w:kern w:val="28"/>
      <w:sz w:val="18"/>
      <w:lang w:eastAsia="en-US"/>
    </w:rPr>
  </w:style>
  <w:style w:type="paragraph" w:customStyle="1" w:styleId="a">
    <w:name w:val="Простой"/>
    <w:basedOn w:val="Normal"/>
    <w:rsid w:val="002F44C9"/>
    <w:pPr>
      <w:spacing w:after="0" w:line="240" w:lineRule="auto"/>
      <w:ind w:left="0"/>
    </w:pPr>
  </w:style>
  <w:style w:type="paragraph" w:customStyle="1" w:styleId="FootnoteBase">
    <w:name w:val="Footnote Base"/>
    <w:basedOn w:val="Normal"/>
    <w:link w:val="FootnoteBaseChar"/>
    <w:rsid w:val="002F44C9"/>
    <w:pPr>
      <w:keepLines/>
      <w:spacing w:line="200" w:lineRule="atLeast"/>
      <w:ind w:left="1080"/>
    </w:pPr>
    <w:rPr>
      <w:sz w:val="16"/>
    </w:rPr>
  </w:style>
  <w:style w:type="character" w:customStyle="1" w:styleId="FootnoteBaseChar">
    <w:name w:val="Footnote Base Char"/>
    <w:link w:val="FootnoteBase"/>
    <w:rsid w:val="002F44C9"/>
    <w:rPr>
      <w:rFonts w:ascii="Arial" w:hAnsi="Arial"/>
      <w:spacing w:val="-5"/>
      <w:sz w:val="16"/>
      <w:lang w:eastAsia="en-US"/>
    </w:rPr>
  </w:style>
  <w:style w:type="paragraph" w:customStyle="1" w:styleId="BlockQuotation">
    <w:name w:val="Block Quotation"/>
    <w:basedOn w:val="Normal"/>
    <w:qFormat/>
    <w:rsid w:val="002F44C9"/>
    <w:pPr>
      <w:pBdr>
        <w:top w:val="single" w:sz="12" w:space="0" w:color="FFFFFF"/>
        <w:left w:val="single" w:sz="6" w:space="0" w:color="FFFFFF"/>
        <w:bottom w:val="single" w:sz="6" w:space="0" w:color="FFFFFF"/>
        <w:right w:val="single" w:sz="6" w:space="0" w:color="FFFFFF"/>
      </w:pBdr>
      <w:shd w:val="pct5" w:color="auto" w:fill="auto"/>
      <w:spacing w:after="120" w:line="220" w:lineRule="atLeast"/>
      <w:ind w:left="1366" w:right="238"/>
    </w:pPr>
  </w:style>
  <w:style w:type="paragraph" w:customStyle="1" w:styleId="BodyTextKeep">
    <w:name w:val="Body Text Keep"/>
    <w:basedOn w:val="Normal"/>
    <w:rsid w:val="002F44C9"/>
    <w:pPr>
      <w:keepNext/>
      <w:tabs>
        <w:tab w:val="left" w:pos="3345"/>
      </w:tabs>
    </w:pPr>
  </w:style>
  <w:style w:type="paragraph" w:styleId="Caption">
    <w:name w:val="caption"/>
    <w:basedOn w:val="Picture"/>
    <w:next w:val="Normal"/>
    <w:qFormat/>
    <w:rsid w:val="002F44C9"/>
    <w:pPr>
      <w:numPr>
        <w:numId w:val="3"/>
      </w:numPr>
      <w:spacing w:before="60" w:after="120" w:line="220" w:lineRule="atLeast"/>
      <w:jc w:val="left"/>
    </w:pPr>
    <w:rPr>
      <w:sz w:val="16"/>
    </w:rPr>
  </w:style>
  <w:style w:type="paragraph" w:customStyle="1" w:styleId="Picture">
    <w:name w:val="Picture"/>
    <w:basedOn w:val="Normal"/>
    <w:next w:val="Caption"/>
    <w:qFormat/>
    <w:rsid w:val="002F44C9"/>
    <w:pPr>
      <w:keepNext/>
      <w:spacing w:before="120" w:after="0"/>
      <w:ind w:left="0"/>
      <w:jc w:val="center"/>
    </w:pPr>
  </w:style>
  <w:style w:type="paragraph" w:customStyle="1" w:styleId="DocumentLabel">
    <w:name w:val="Document Label"/>
    <w:basedOn w:val="CoverTitle"/>
    <w:rsid w:val="002F44C9"/>
    <w:pPr>
      <w:tabs>
        <w:tab w:val="left" w:pos="0"/>
      </w:tabs>
      <w:ind w:left="-840" w:right="-840"/>
    </w:pPr>
    <w:rPr>
      <w:caps/>
    </w:rPr>
  </w:style>
  <w:style w:type="paragraph" w:customStyle="1" w:styleId="CoverTitle">
    <w:name w:val="Cover Title"/>
    <w:basedOn w:val="HeadingBase"/>
    <w:next w:val="CoverSubtitle"/>
    <w:rsid w:val="002F44C9"/>
    <w:pPr>
      <w:pBdr>
        <w:top w:val="single" w:sz="48" w:space="31" w:color="auto"/>
      </w:pBdr>
      <w:tabs>
        <w:tab w:val="left" w:pos="2835"/>
      </w:tabs>
      <w:spacing w:before="240" w:after="500" w:line="640" w:lineRule="exact"/>
      <w:ind w:left="11" w:hanging="11"/>
    </w:pPr>
    <w:rPr>
      <w:sz w:val="64"/>
    </w:rPr>
  </w:style>
  <w:style w:type="paragraph" w:customStyle="1" w:styleId="CoverSubtitle">
    <w:name w:val="Cover Subtitle"/>
    <w:basedOn w:val="CoverTitle"/>
    <w:next w:val="CoverAuthor"/>
    <w:rsid w:val="002F44C9"/>
    <w:pPr>
      <w:pBdr>
        <w:top w:val="single" w:sz="6" w:space="24" w:color="auto"/>
      </w:pBdr>
      <w:spacing w:before="0" w:after="0" w:line="480" w:lineRule="atLeast"/>
      <w:ind w:firstLine="0"/>
    </w:pPr>
    <w:rPr>
      <w:spacing w:val="-30"/>
      <w:sz w:val="48"/>
    </w:rPr>
  </w:style>
  <w:style w:type="paragraph" w:customStyle="1" w:styleId="CoverAuthor">
    <w:name w:val="Cover Author"/>
    <w:basedOn w:val="Normal"/>
    <w:rsid w:val="002F44C9"/>
    <w:pPr>
      <w:spacing w:after="0"/>
      <w:ind w:left="0"/>
    </w:pPr>
    <w:rPr>
      <w:sz w:val="28"/>
    </w:rPr>
  </w:style>
  <w:style w:type="character" w:styleId="EndnoteReference">
    <w:name w:val="endnote reference"/>
    <w:uiPriority w:val="99"/>
    <w:rsid w:val="002F44C9"/>
    <w:rPr>
      <w:vertAlign w:val="superscript"/>
    </w:rPr>
  </w:style>
  <w:style w:type="paragraph" w:styleId="EndnoteText">
    <w:name w:val="endnote text"/>
    <w:basedOn w:val="FootnoteBase"/>
    <w:link w:val="EndnoteTextChar"/>
    <w:uiPriority w:val="99"/>
    <w:rsid w:val="002F44C9"/>
    <w:pPr>
      <w:spacing w:after="0"/>
    </w:pPr>
  </w:style>
  <w:style w:type="character" w:customStyle="1" w:styleId="EndnoteTextChar">
    <w:name w:val="Endnote Text Char"/>
    <w:basedOn w:val="DefaultParagraphFont"/>
    <w:link w:val="EndnoteText"/>
    <w:uiPriority w:val="99"/>
    <w:rsid w:val="00015E81"/>
    <w:rPr>
      <w:rFonts w:ascii="Arial" w:hAnsi="Arial"/>
      <w:spacing w:val="-5"/>
      <w:sz w:val="16"/>
      <w:lang w:eastAsia="en-US"/>
    </w:rPr>
  </w:style>
  <w:style w:type="paragraph" w:styleId="Footer">
    <w:name w:val="footer"/>
    <w:basedOn w:val="HeaderBase"/>
    <w:link w:val="FooterChar"/>
    <w:uiPriority w:val="99"/>
    <w:rsid w:val="002F44C9"/>
    <w:pPr>
      <w:pBdr>
        <w:top w:val="single" w:sz="6" w:space="4" w:color="auto"/>
      </w:pBdr>
      <w:spacing w:line="190" w:lineRule="atLeast"/>
      <w:ind w:left="0"/>
      <w:jc w:val="left"/>
    </w:pPr>
    <w:rPr>
      <w:caps/>
      <w:smallCaps w:val="0"/>
      <w:spacing w:val="0"/>
    </w:rPr>
  </w:style>
  <w:style w:type="paragraph" w:customStyle="1" w:styleId="HeaderBase">
    <w:name w:val="Header Base"/>
    <w:basedOn w:val="Normal"/>
    <w:rsid w:val="002F44C9"/>
    <w:pPr>
      <w:widowControl w:val="0"/>
      <w:tabs>
        <w:tab w:val="center" w:pos="4320"/>
        <w:tab w:val="right" w:pos="8640"/>
      </w:tabs>
      <w:jc w:val="right"/>
    </w:pPr>
    <w:rPr>
      <w:smallCaps/>
      <w:sz w:val="15"/>
    </w:rPr>
  </w:style>
  <w:style w:type="character" w:customStyle="1" w:styleId="FooterChar">
    <w:name w:val="Footer Char"/>
    <w:link w:val="Footer"/>
    <w:uiPriority w:val="99"/>
    <w:rsid w:val="002F44C9"/>
    <w:rPr>
      <w:rFonts w:ascii="Arial" w:hAnsi="Arial"/>
      <w:caps/>
      <w:sz w:val="15"/>
      <w:lang w:eastAsia="en-US"/>
    </w:rPr>
  </w:style>
  <w:style w:type="character" w:styleId="FootnoteReference">
    <w:name w:val="footnote reference"/>
    <w:uiPriority w:val="99"/>
    <w:rsid w:val="002F44C9"/>
    <w:rPr>
      <w:vertAlign w:val="superscript"/>
    </w:rPr>
  </w:style>
  <w:style w:type="paragraph" w:styleId="FootnoteText">
    <w:name w:val="footnote text"/>
    <w:basedOn w:val="FootnoteBase"/>
    <w:link w:val="FootnoteTextChar"/>
    <w:uiPriority w:val="99"/>
    <w:rsid w:val="002F44C9"/>
  </w:style>
  <w:style w:type="character" w:customStyle="1" w:styleId="FootnoteTextChar">
    <w:name w:val="Footnote Text Char"/>
    <w:link w:val="FootnoteText"/>
    <w:uiPriority w:val="99"/>
    <w:rsid w:val="002F44C9"/>
    <w:rPr>
      <w:rFonts w:ascii="Arial" w:hAnsi="Arial"/>
      <w:spacing w:val="-5"/>
      <w:sz w:val="16"/>
      <w:lang w:eastAsia="en-US"/>
    </w:rPr>
  </w:style>
  <w:style w:type="paragraph" w:styleId="Header">
    <w:name w:val="header"/>
    <w:basedOn w:val="HeaderBase"/>
    <w:link w:val="HeaderChar"/>
    <w:uiPriority w:val="99"/>
    <w:rsid w:val="002F44C9"/>
    <w:rPr>
      <w:spacing w:val="0"/>
    </w:rPr>
  </w:style>
  <w:style w:type="character" w:customStyle="1" w:styleId="HeaderChar">
    <w:name w:val="Header Char"/>
    <w:link w:val="Header"/>
    <w:uiPriority w:val="99"/>
    <w:rsid w:val="002F44C9"/>
    <w:rPr>
      <w:rFonts w:ascii="Arial" w:hAnsi="Arial"/>
      <w:smallCaps/>
      <w:sz w:val="15"/>
      <w:lang w:eastAsia="en-US"/>
    </w:rPr>
  </w:style>
  <w:style w:type="paragraph" w:styleId="Index1">
    <w:name w:val="index 1"/>
    <w:basedOn w:val="IndexBase"/>
    <w:uiPriority w:val="99"/>
    <w:rsid w:val="002F44C9"/>
  </w:style>
  <w:style w:type="paragraph" w:customStyle="1" w:styleId="IndexBase">
    <w:name w:val="Index Base"/>
    <w:basedOn w:val="Normal"/>
    <w:rsid w:val="002F44C9"/>
    <w:pPr>
      <w:ind w:left="360" w:hanging="360"/>
    </w:pPr>
    <w:rPr>
      <w:sz w:val="18"/>
    </w:rPr>
  </w:style>
  <w:style w:type="paragraph" w:styleId="Index2">
    <w:name w:val="index 2"/>
    <w:basedOn w:val="IndexBase"/>
    <w:uiPriority w:val="99"/>
    <w:rsid w:val="002F44C9"/>
    <w:pPr>
      <w:spacing w:line="240" w:lineRule="auto"/>
      <w:ind w:left="720"/>
    </w:pPr>
  </w:style>
  <w:style w:type="paragraph" w:styleId="Index3">
    <w:name w:val="index 3"/>
    <w:basedOn w:val="IndexBase"/>
    <w:rsid w:val="002F44C9"/>
    <w:pPr>
      <w:spacing w:line="240" w:lineRule="auto"/>
      <w:ind w:left="1080"/>
    </w:pPr>
  </w:style>
  <w:style w:type="paragraph" w:styleId="Index4">
    <w:name w:val="index 4"/>
    <w:basedOn w:val="IndexBase"/>
    <w:uiPriority w:val="99"/>
    <w:rsid w:val="002F44C9"/>
    <w:pPr>
      <w:spacing w:line="240" w:lineRule="auto"/>
      <w:ind w:left="1440"/>
    </w:pPr>
  </w:style>
  <w:style w:type="paragraph" w:styleId="Index5">
    <w:name w:val="index 5"/>
    <w:basedOn w:val="IndexBase"/>
    <w:uiPriority w:val="99"/>
    <w:rsid w:val="002F44C9"/>
    <w:pPr>
      <w:spacing w:line="240" w:lineRule="auto"/>
      <w:ind w:left="1800"/>
    </w:pPr>
  </w:style>
  <w:style w:type="paragraph" w:styleId="IndexHeading">
    <w:name w:val="index heading"/>
    <w:basedOn w:val="HeadingBase"/>
    <w:next w:val="Index1"/>
    <w:uiPriority w:val="99"/>
    <w:rsid w:val="002F44C9"/>
    <w:pPr>
      <w:keepLines w:val="0"/>
      <w:spacing w:before="0" w:line="480" w:lineRule="atLeast"/>
      <w:ind w:left="0"/>
    </w:pPr>
    <w:rPr>
      <w:spacing w:val="-5"/>
      <w:kern w:val="0"/>
      <w:sz w:val="24"/>
    </w:rPr>
  </w:style>
  <w:style w:type="paragraph" w:customStyle="1" w:styleId="BlockDefinition">
    <w:name w:val="Block Definition"/>
    <w:basedOn w:val="Normal"/>
    <w:rsid w:val="002F44C9"/>
    <w:pPr>
      <w:tabs>
        <w:tab w:val="left" w:pos="3345"/>
      </w:tabs>
      <w:ind w:left="3345" w:hanging="2268"/>
    </w:pPr>
  </w:style>
  <w:style w:type="character" w:customStyle="1" w:styleId="CODE">
    <w:name w:val="CODE"/>
    <w:rsid w:val="002F44C9"/>
    <w:rPr>
      <w:rFonts w:ascii="Courier New" w:hAnsi="Courier New"/>
      <w:noProof/>
    </w:rPr>
  </w:style>
  <w:style w:type="character" w:styleId="LineNumber">
    <w:name w:val="line number"/>
    <w:uiPriority w:val="99"/>
    <w:rsid w:val="002F44C9"/>
    <w:rPr>
      <w:sz w:val="18"/>
    </w:rPr>
  </w:style>
  <w:style w:type="paragraph" w:styleId="List">
    <w:name w:val="List"/>
    <w:basedOn w:val="Normal"/>
    <w:uiPriority w:val="99"/>
    <w:rsid w:val="002F44C9"/>
    <w:pPr>
      <w:tabs>
        <w:tab w:val="left" w:pos="3345"/>
      </w:tabs>
      <w:ind w:left="1440" w:hanging="360"/>
    </w:pPr>
  </w:style>
  <w:style w:type="paragraph" w:styleId="ListBullet">
    <w:name w:val="List Bullet"/>
    <w:basedOn w:val="List"/>
    <w:link w:val="ListBulletChar"/>
    <w:uiPriority w:val="99"/>
    <w:qFormat/>
    <w:rsid w:val="002F44C9"/>
    <w:pPr>
      <w:numPr>
        <w:numId w:val="2"/>
      </w:numPr>
      <w:tabs>
        <w:tab w:val="clear" w:pos="3345"/>
        <w:tab w:val="left" w:pos="1418"/>
      </w:tabs>
      <w:suppressAutoHyphens w:val="0"/>
    </w:pPr>
  </w:style>
  <w:style w:type="character" w:customStyle="1" w:styleId="ListBulletChar">
    <w:name w:val="List Bullet Char"/>
    <w:link w:val="ListBullet"/>
    <w:uiPriority w:val="99"/>
    <w:rsid w:val="002F44C9"/>
    <w:rPr>
      <w:rFonts w:ascii="Arial" w:hAnsi="Arial"/>
      <w:spacing w:val="-5"/>
      <w:lang w:eastAsia="en-US"/>
    </w:rPr>
  </w:style>
  <w:style w:type="paragraph" w:styleId="ListNumber">
    <w:name w:val="List Number"/>
    <w:basedOn w:val="List"/>
    <w:uiPriority w:val="99"/>
    <w:qFormat/>
    <w:rsid w:val="002F44C9"/>
    <w:pPr>
      <w:numPr>
        <w:numId w:val="12"/>
      </w:numPr>
      <w:tabs>
        <w:tab w:val="clear" w:pos="3345"/>
        <w:tab w:val="left" w:pos="1418"/>
      </w:tabs>
      <w:suppressAutoHyphens w:val="0"/>
    </w:pPr>
    <w:rPr>
      <w:rFonts w:cs="Courier New"/>
    </w:rPr>
  </w:style>
  <w:style w:type="paragraph" w:styleId="MacroText">
    <w:name w:val="macro"/>
    <w:basedOn w:val="Normal"/>
    <w:link w:val="MacroTextChar"/>
    <w:uiPriority w:val="99"/>
    <w:rsid w:val="002F44C9"/>
    <w:pPr>
      <w:ind w:left="1080"/>
    </w:pPr>
    <w:rPr>
      <w:rFonts w:ascii="Courier New" w:hAnsi="Courier New"/>
    </w:rPr>
  </w:style>
  <w:style w:type="character" w:customStyle="1" w:styleId="MacroTextChar">
    <w:name w:val="Macro Text Char"/>
    <w:basedOn w:val="DefaultParagraphFont"/>
    <w:link w:val="MacroText"/>
    <w:uiPriority w:val="99"/>
    <w:rsid w:val="00015E81"/>
    <w:rPr>
      <w:rFonts w:ascii="Courier New" w:hAnsi="Courier New"/>
      <w:spacing w:val="-5"/>
      <w:lang w:eastAsia="en-US"/>
    </w:rPr>
  </w:style>
  <w:style w:type="character" w:styleId="PageNumber">
    <w:name w:val="page number"/>
    <w:uiPriority w:val="99"/>
    <w:rsid w:val="002F44C9"/>
    <w:rPr>
      <w:rFonts w:ascii="Arial" w:hAnsi="Arial"/>
      <w:b/>
      <w:spacing w:val="-10"/>
      <w:sz w:val="18"/>
    </w:rPr>
  </w:style>
  <w:style w:type="character" w:customStyle="1" w:styleId="Superscript">
    <w:name w:val="Superscript"/>
    <w:rsid w:val="002F44C9"/>
    <w:rPr>
      <w:b/>
      <w:vertAlign w:val="superscript"/>
    </w:rPr>
  </w:style>
  <w:style w:type="paragraph" w:customStyle="1" w:styleId="TOCBase">
    <w:name w:val="TOC Base"/>
    <w:basedOn w:val="Normal"/>
    <w:rsid w:val="002F44C9"/>
    <w:pPr>
      <w:tabs>
        <w:tab w:val="right" w:leader="dot" w:pos="6480"/>
      </w:tabs>
      <w:ind w:left="0"/>
    </w:pPr>
  </w:style>
  <w:style w:type="paragraph" w:styleId="TableofFigures">
    <w:name w:val="table of figures"/>
    <w:basedOn w:val="TOCBase"/>
    <w:uiPriority w:val="99"/>
    <w:rsid w:val="002F44C9"/>
    <w:pPr>
      <w:tabs>
        <w:tab w:val="clear" w:pos="6480"/>
        <w:tab w:val="right" w:leader="dot" w:pos="8789"/>
      </w:tabs>
      <w:ind w:left="284" w:right="612" w:hanging="284"/>
    </w:pPr>
  </w:style>
  <w:style w:type="paragraph" w:styleId="TOC1">
    <w:name w:val="toc 1"/>
    <w:basedOn w:val="TOCBase"/>
    <w:uiPriority w:val="39"/>
    <w:rsid w:val="002F44C9"/>
    <w:pPr>
      <w:tabs>
        <w:tab w:val="clear" w:pos="6480"/>
        <w:tab w:val="left" w:pos="426"/>
        <w:tab w:val="right" w:leader="dot" w:pos="8834"/>
      </w:tabs>
      <w:ind w:left="426" w:hanging="426"/>
    </w:pPr>
    <w:rPr>
      <w:noProof/>
      <w:spacing w:val="-4"/>
    </w:rPr>
  </w:style>
  <w:style w:type="paragraph" w:styleId="TOC2">
    <w:name w:val="toc 2"/>
    <w:basedOn w:val="TOCBase"/>
    <w:uiPriority w:val="39"/>
    <w:rsid w:val="002F44C9"/>
    <w:pPr>
      <w:tabs>
        <w:tab w:val="clear" w:pos="6480"/>
        <w:tab w:val="right" w:leader="dot" w:pos="8834"/>
      </w:tabs>
      <w:ind w:left="567" w:hanging="454"/>
    </w:pPr>
    <w:rPr>
      <w:noProof/>
    </w:rPr>
  </w:style>
  <w:style w:type="paragraph" w:styleId="TOC3">
    <w:name w:val="toc 3"/>
    <w:basedOn w:val="TOCBase"/>
    <w:uiPriority w:val="39"/>
    <w:rsid w:val="002F44C9"/>
    <w:pPr>
      <w:tabs>
        <w:tab w:val="clear" w:pos="6480"/>
        <w:tab w:val="right" w:leader="dot" w:pos="8834"/>
      </w:tabs>
      <w:ind w:left="851" w:hanging="624"/>
    </w:pPr>
    <w:rPr>
      <w:noProof/>
    </w:rPr>
  </w:style>
  <w:style w:type="paragraph" w:styleId="TOC4">
    <w:name w:val="toc 4"/>
    <w:basedOn w:val="TOCBase"/>
    <w:uiPriority w:val="39"/>
    <w:rsid w:val="002F44C9"/>
    <w:pPr>
      <w:tabs>
        <w:tab w:val="clear" w:pos="6480"/>
        <w:tab w:val="right" w:leader="dot" w:pos="8834"/>
      </w:tabs>
      <w:ind w:left="340"/>
    </w:pPr>
  </w:style>
  <w:style w:type="paragraph" w:styleId="TOC5">
    <w:name w:val="toc 5"/>
    <w:basedOn w:val="TOCBase"/>
    <w:uiPriority w:val="39"/>
    <w:rsid w:val="002F44C9"/>
    <w:pPr>
      <w:tabs>
        <w:tab w:val="clear" w:pos="6480"/>
        <w:tab w:val="right" w:leader="dot" w:pos="8834"/>
      </w:tabs>
      <w:ind w:left="357"/>
    </w:pPr>
  </w:style>
  <w:style w:type="paragraph" w:customStyle="1" w:styleId="BlockIcon">
    <w:name w:val="Block Icon"/>
    <w:basedOn w:val="Normal"/>
    <w:rsid w:val="002F44C9"/>
    <w:pPr>
      <w:framePr w:w="1440" w:h="1440" w:hRule="exact" w:wrap="around" w:vAnchor="text" w:hAnchor="page" w:x="1201" w:y="1"/>
      <w:shd w:val="pct30" w:color="auto" w:fill="auto"/>
      <w:spacing w:before="60" w:line="1440" w:lineRule="exact"/>
      <w:ind w:left="0"/>
      <w:jc w:val="center"/>
    </w:pPr>
    <w:rPr>
      <w:rFonts w:ascii="Wingdings" w:hAnsi="Wingdings"/>
      <w:b/>
      <w:color w:val="FFFFFF"/>
      <w:spacing w:val="-10"/>
      <w:position w:val="-10"/>
      <w:sz w:val="160"/>
    </w:rPr>
  </w:style>
  <w:style w:type="paragraph" w:customStyle="1" w:styleId="FooterFirst">
    <w:name w:val="Footer First"/>
    <w:basedOn w:val="Footer"/>
    <w:rsid w:val="002F44C9"/>
  </w:style>
  <w:style w:type="paragraph" w:customStyle="1" w:styleId="FooterEven">
    <w:name w:val="Footer Even"/>
    <w:basedOn w:val="Footer"/>
    <w:rsid w:val="002F44C9"/>
    <w:pPr>
      <w:pBdr>
        <w:top w:val="single" w:sz="6" w:space="2" w:color="auto"/>
      </w:pBdr>
    </w:pPr>
  </w:style>
  <w:style w:type="paragraph" w:customStyle="1" w:styleId="FooterOdd">
    <w:name w:val="Footer Odd"/>
    <w:basedOn w:val="Footer"/>
    <w:rsid w:val="002F44C9"/>
    <w:pPr>
      <w:pBdr>
        <w:top w:val="single" w:sz="6" w:space="2" w:color="auto"/>
      </w:pBdr>
      <w:spacing w:before="600"/>
    </w:pPr>
  </w:style>
  <w:style w:type="paragraph" w:customStyle="1" w:styleId="HeaderFirst">
    <w:name w:val="Header First"/>
    <w:basedOn w:val="Header"/>
    <w:rsid w:val="002F44C9"/>
    <w:pPr>
      <w:pBdr>
        <w:top w:val="single" w:sz="6" w:space="2" w:color="auto"/>
      </w:pBdr>
    </w:pPr>
    <w:rPr>
      <w:caps/>
      <w:smallCaps w:val="0"/>
    </w:rPr>
  </w:style>
  <w:style w:type="paragraph" w:customStyle="1" w:styleId="HeaderEven">
    <w:name w:val="Header Even"/>
    <w:basedOn w:val="Header"/>
    <w:rsid w:val="002F44C9"/>
    <w:pPr>
      <w:pBdr>
        <w:bottom w:val="single" w:sz="6" w:space="1" w:color="auto"/>
      </w:pBdr>
      <w:spacing w:after="600"/>
    </w:pPr>
    <w:rPr>
      <w:caps/>
      <w:smallCaps w:val="0"/>
    </w:rPr>
  </w:style>
  <w:style w:type="paragraph" w:customStyle="1" w:styleId="HeaderOdd">
    <w:name w:val="Header Odd"/>
    <w:basedOn w:val="Header"/>
    <w:rsid w:val="002F44C9"/>
    <w:pPr>
      <w:pBdr>
        <w:bottom w:val="single" w:sz="6" w:space="1" w:color="auto"/>
      </w:pBdr>
      <w:spacing w:after="600"/>
    </w:pPr>
    <w:rPr>
      <w:caps/>
      <w:smallCaps w:val="0"/>
    </w:rPr>
  </w:style>
  <w:style w:type="paragraph" w:styleId="BodyTextIndent">
    <w:name w:val="Body Text Indent"/>
    <w:basedOn w:val="Normal"/>
    <w:link w:val="BodyTextIndentChar"/>
    <w:uiPriority w:val="99"/>
    <w:rsid w:val="002F44C9"/>
    <w:pPr>
      <w:tabs>
        <w:tab w:val="left" w:pos="3345"/>
      </w:tabs>
      <w:ind w:left="1440"/>
    </w:pPr>
  </w:style>
  <w:style w:type="character" w:customStyle="1" w:styleId="BodyTextIndentChar">
    <w:name w:val="Body Text Indent Char"/>
    <w:link w:val="BodyTextIndent"/>
    <w:uiPriority w:val="99"/>
    <w:rsid w:val="002F44C9"/>
    <w:rPr>
      <w:rFonts w:ascii="Arial" w:hAnsi="Arial"/>
      <w:spacing w:val="-5"/>
      <w:lang w:eastAsia="en-US"/>
    </w:rPr>
  </w:style>
  <w:style w:type="paragraph" w:styleId="ListNumber5">
    <w:name w:val="List Number 5"/>
    <w:basedOn w:val="ListNumber"/>
    <w:uiPriority w:val="99"/>
    <w:rsid w:val="002F44C9"/>
    <w:pPr>
      <w:numPr>
        <w:numId w:val="0"/>
      </w:numPr>
    </w:pPr>
  </w:style>
  <w:style w:type="paragraph" w:styleId="ListNumber4">
    <w:name w:val="List Number 4"/>
    <w:basedOn w:val="ListNumber"/>
    <w:uiPriority w:val="99"/>
    <w:rsid w:val="002F44C9"/>
    <w:pPr>
      <w:numPr>
        <w:numId w:val="0"/>
      </w:numPr>
    </w:pPr>
  </w:style>
  <w:style w:type="paragraph" w:styleId="ListNumber3">
    <w:name w:val="List Number 3"/>
    <w:basedOn w:val="ListBullet2"/>
    <w:uiPriority w:val="99"/>
    <w:rsid w:val="002F44C9"/>
    <w:pPr>
      <w:tabs>
        <w:tab w:val="left" w:pos="2268"/>
      </w:tabs>
    </w:pPr>
    <w:rPr>
      <w:lang w:val="en-US"/>
    </w:rPr>
  </w:style>
  <w:style w:type="paragraph" w:styleId="ListBullet2">
    <w:name w:val="List Bullet 2"/>
    <w:basedOn w:val="ListBullet"/>
    <w:uiPriority w:val="99"/>
    <w:qFormat/>
    <w:rsid w:val="002F44C9"/>
    <w:pPr>
      <w:numPr>
        <w:numId w:val="0"/>
      </w:numPr>
      <w:tabs>
        <w:tab w:val="clear" w:pos="1418"/>
        <w:tab w:val="left" w:pos="1701"/>
      </w:tabs>
    </w:pPr>
  </w:style>
  <w:style w:type="paragraph" w:styleId="ListBullet5">
    <w:name w:val="List Bullet 5"/>
    <w:basedOn w:val="ListBullet4"/>
    <w:uiPriority w:val="99"/>
    <w:rsid w:val="002F44C9"/>
    <w:pPr>
      <w:tabs>
        <w:tab w:val="clear" w:pos="2268"/>
        <w:tab w:val="left" w:pos="2552"/>
      </w:tabs>
    </w:pPr>
  </w:style>
  <w:style w:type="paragraph" w:styleId="ListBullet4">
    <w:name w:val="List Bullet 4"/>
    <w:basedOn w:val="ListBullet3"/>
    <w:uiPriority w:val="99"/>
    <w:rsid w:val="002F44C9"/>
    <w:pPr>
      <w:tabs>
        <w:tab w:val="clear" w:pos="1985"/>
        <w:tab w:val="left" w:pos="2268"/>
      </w:tabs>
    </w:pPr>
  </w:style>
  <w:style w:type="paragraph" w:styleId="ListBullet3">
    <w:name w:val="List Bullet 3"/>
    <w:basedOn w:val="ListBullet2"/>
    <w:uiPriority w:val="99"/>
    <w:qFormat/>
    <w:rsid w:val="002F44C9"/>
    <w:pPr>
      <w:tabs>
        <w:tab w:val="clear" w:pos="1701"/>
        <w:tab w:val="left" w:pos="1985"/>
      </w:tabs>
    </w:pPr>
  </w:style>
  <w:style w:type="paragraph" w:styleId="List5">
    <w:name w:val="List 5"/>
    <w:basedOn w:val="List"/>
    <w:uiPriority w:val="99"/>
    <w:rsid w:val="002F44C9"/>
    <w:pPr>
      <w:ind w:left="2880"/>
    </w:pPr>
  </w:style>
  <w:style w:type="paragraph" w:styleId="List4">
    <w:name w:val="List 4"/>
    <w:basedOn w:val="List"/>
    <w:uiPriority w:val="99"/>
    <w:rsid w:val="002F44C9"/>
    <w:pPr>
      <w:ind w:left="2520"/>
    </w:pPr>
  </w:style>
  <w:style w:type="paragraph" w:styleId="List3">
    <w:name w:val="List 3"/>
    <w:basedOn w:val="List"/>
    <w:uiPriority w:val="99"/>
    <w:rsid w:val="002F44C9"/>
    <w:pPr>
      <w:ind w:left="2160"/>
    </w:pPr>
  </w:style>
  <w:style w:type="paragraph" w:styleId="List2">
    <w:name w:val="List 2"/>
    <w:basedOn w:val="List"/>
    <w:uiPriority w:val="99"/>
    <w:rsid w:val="002F44C9"/>
    <w:pPr>
      <w:ind w:left="1800"/>
    </w:pPr>
  </w:style>
  <w:style w:type="character" w:styleId="Emphasis">
    <w:name w:val="Emphasis"/>
    <w:qFormat/>
    <w:rsid w:val="002F44C9"/>
    <w:rPr>
      <w:i/>
      <w:spacing w:val="0"/>
    </w:rPr>
  </w:style>
  <w:style w:type="character" w:styleId="CommentReference">
    <w:name w:val="annotation reference"/>
    <w:uiPriority w:val="99"/>
    <w:rsid w:val="002F44C9"/>
    <w:rPr>
      <w:rFonts w:ascii="Arial" w:hAnsi="Arial"/>
      <w:sz w:val="16"/>
    </w:rPr>
  </w:style>
  <w:style w:type="paragraph" w:styleId="CommentText">
    <w:name w:val="annotation text"/>
    <w:basedOn w:val="FootnoteBase"/>
    <w:link w:val="CommentTextChar"/>
    <w:uiPriority w:val="99"/>
    <w:rsid w:val="002F44C9"/>
    <w:pPr>
      <w:spacing w:after="0"/>
    </w:pPr>
  </w:style>
  <w:style w:type="character" w:customStyle="1" w:styleId="CommentTextChar">
    <w:name w:val="Comment Text Char"/>
    <w:link w:val="CommentText"/>
    <w:uiPriority w:val="99"/>
    <w:rsid w:val="002F44C9"/>
    <w:rPr>
      <w:rFonts w:ascii="Arial" w:hAnsi="Arial"/>
      <w:spacing w:val="-5"/>
      <w:sz w:val="16"/>
      <w:lang w:eastAsia="en-US"/>
    </w:rPr>
  </w:style>
  <w:style w:type="paragraph" w:styleId="ListNumber2">
    <w:name w:val="List Number 2"/>
    <w:basedOn w:val="Normal"/>
    <w:qFormat/>
    <w:rsid w:val="002F44C9"/>
    <w:pPr>
      <w:numPr>
        <w:numId w:val="5"/>
      </w:numPr>
    </w:pPr>
  </w:style>
  <w:style w:type="paragraph" w:styleId="ListContinue">
    <w:name w:val="List Continue"/>
    <w:basedOn w:val="List"/>
    <w:uiPriority w:val="99"/>
    <w:qFormat/>
    <w:rsid w:val="002F44C9"/>
    <w:pPr>
      <w:numPr>
        <w:numId w:val="43"/>
      </w:numPr>
      <w:tabs>
        <w:tab w:val="clear" w:pos="3345"/>
        <w:tab w:val="left" w:pos="1418"/>
      </w:tabs>
    </w:pPr>
    <w:rPr>
      <w:lang w:val="en-US"/>
    </w:rPr>
  </w:style>
  <w:style w:type="paragraph" w:styleId="ListContinue2">
    <w:name w:val="List Continue 2"/>
    <w:basedOn w:val="ListContinue"/>
    <w:uiPriority w:val="99"/>
    <w:qFormat/>
    <w:rsid w:val="00434465"/>
    <w:pPr>
      <w:numPr>
        <w:ilvl w:val="1"/>
      </w:numPr>
      <w:tabs>
        <w:tab w:val="clear" w:pos="1418"/>
        <w:tab w:val="left" w:pos="2127"/>
      </w:tabs>
      <w:ind w:left="2127" w:hanging="710"/>
    </w:pPr>
    <w:rPr>
      <w:lang w:val="ru-RU"/>
    </w:rPr>
  </w:style>
  <w:style w:type="paragraph" w:styleId="ListContinue3">
    <w:name w:val="List Continue 3"/>
    <w:basedOn w:val="ListContinue2"/>
    <w:uiPriority w:val="99"/>
    <w:qFormat/>
    <w:rsid w:val="002F44C9"/>
    <w:pPr>
      <w:numPr>
        <w:ilvl w:val="2"/>
      </w:numPr>
      <w:tabs>
        <w:tab w:val="clear" w:pos="2127"/>
        <w:tab w:val="left" w:pos="2552"/>
      </w:tabs>
    </w:pPr>
  </w:style>
  <w:style w:type="paragraph" w:styleId="ListContinue4">
    <w:name w:val="List Continue 4"/>
    <w:basedOn w:val="ListContinue3"/>
    <w:uiPriority w:val="99"/>
    <w:qFormat/>
    <w:rsid w:val="002F44C9"/>
    <w:pPr>
      <w:numPr>
        <w:ilvl w:val="3"/>
      </w:numPr>
      <w:tabs>
        <w:tab w:val="clear" w:pos="2552"/>
        <w:tab w:val="left" w:pos="2977"/>
      </w:tabs>
    </w:pPr>
    <w:rPr>
      <w:lang w:val="en-US"/>
    </w:rPr>
  </w:style>
  <w:style w:type="paragraph" w:styleId="ListContinue5">
    <w:name w:val="List Continue 5"/>
    <w:basedOn w:val="ListContinue4"/>
    <w:uiPriority w:val="99"/>
    <w:qFormat/>
    <w:rsid w:val="002F44C9"/>
    <w:pPr>
      <w:numPr>
        <w:ilvl w:val="4"/>
      </w:numPr>
      <w:tabs>
        <w:tab w:val="clear" w:pos="2977"/>
        <w:tab w:val="left" w:pos="3544"/>
      </w:tabs>
    </w:pPr>
  </w:style>
  <w:style w:type="paragraph" w:styleId="NormalIndent">
    <w:name w:val="Normal Indent"/>
    <w:basedOn w:val="Normal"/>
    <w:uiPriority w:val="99"/>
    <w:rsid w:val="002F44C9"/>
    <w:pPr>
      <w:ind w:left="1440"/>
    </w:pPr>
  </w:style>
  <w:style w:type="paragraph" w:customStyle="1" w:styleId="TitleAddress">
    <w:name w:val="Title Address"/>
    <w:basedOn w:val="Normal"/>
    <w:rsid w:val="002F44C9"/>
    <w:pPr>
      <w:keepLines/>
      <w:framePr w:w="5160" w:h="840" w:wrap="notBeside" w:vAnchor="page" w:hAnchor="page" w:x="6121" w:y="915" w:anchorLock="1"/>
      <w:tabs>
        <w:tab w:val="left" w:pos="2160"/>
      </w:tabs>
      <w:spacing w:line="160" w:lineRule="atLeast"/>
      <w:ind w:left="0"/>
    </w:pPr>
    <w:rPr>
      <w:spacing w:val="0"/>
      <w:sz w:val="14"/>
    </w:rPr>
  </w:style>
  <w:style w:type="character" w:customStyle="1" w:styleId="Slogan">
    <w:name w:val="Slogan"/>
    <w:rsid w:val="002F44C9"/>
    <w:rPr>
      <w:i/>
      <w:spacing w:val="-6"/>
      <w:sz w:val="24"/>
    </w:rPr>
  </w:style>
  <w:style w:type="paragraph" w:customStyle="1" w:styleId="TitleCover">
    <w:name w:val="Title Cover"/>
    <w:basedOn w:val="HeadingBase"/>
    <w:next w:val="SubtitleCover"/>
    <w:rsid w:val="002F44C9"/>
    <w:pPr>
      <w:keepLines w:val="0"/>
      <w:pBdr>
        <w:bottom w:val="single" w:sz="18" w:space="20" w:color="auto"/>
      </w:pBdr>
      <w:spacing w:before="480" w:line="560" w:lineRule="exact"/>
      <w:ind w:left="0"/>
      <w:jc w:val="center"/>
    </w:pPr>
    <w:rPr>
      <w:rFonts w:ascii="Arial Narrow" w:hAnsi="Arial Narrow"/>
      <w:spacing w:val="0"/>
      <w:kern w:val="0"/>
      <w:sz w:val="56"/>
    </w:rPr>
  </w:style>
  <w:style w:type="paragraph" w:customStyle="1" w:styleId="SubtitleCover">
    <w:name w:val="Subtitle Cover"/>
    <w:basedOn w:val="TitleCover"/>
    <w:next w:val="Normal"/>
    <w:rsid w:val="002F44C9"/>
    <w:pPr>
      <w:pBdr>
        <w:bottom w:val="none" w:sz="0" w:space="0" w:color="auto"/>
      </w:pBdr>
      <w:spacing w:before="120" w:after="480" w:line="480" w:lineRule="exact"/>
    </w:pPr>
    <w:rPr>
      <w:i/>
      <w:sz w:val="36"/>
    </w:rPr>
  </w:style>
  <w:style w:type="paragraph" w:customStyle="1" w:styleId="ChapterLabel">
    <w:name w:val="Chapter Label"/>
    <w:basedOn w:val="Normal"/>
    <w:next w:val="ChapterNumber"/>
    <w:rsid w:val="002F44C9"/>
    <w:pPr>
      <w:pageBreakBefore/>
      <w:framePr w:h="1247" w:hRule="exact" w:hSpace="181" w:vSpace="181" w:wrap="notBeside" w:vAnchor="page" w:hAnchor="page" w:x="1861" w:y="1203"/>
      <w:pBdr>
        <w:top w:val="single" w:sz="6" w:space="1" w:color="auto"/>
        <w:left w:val="single" w:sz="6" w:space="1" w:color="auto"/>
      </w:pBdr>
      <w:shd w:val="solid" w:color="auto" w:fill="auto"/>
      <w:spacing w:after="120" w:line="360" w:lineRule="exact"/>
      <w:ind w:left="0" w:right="7655"/>
      <w:jc w:val="center"/>
    </w:pPr>
    <w:rPr>
      <w:b/>
      <w:color w:val="FFFFFF"/>
      <w:spacing w:val="0"/>
      <w:sz w:val="26"/>
    </w:rPr>
  </w:style>
  <w:style w:type="paragraph" w:customStyle="1" w:styleId="ChapterNumber">
    <w:name w:val="Chapter Number"/>
    <w:basedOn w:val="Normal"/>
    <w:next w:val="Heading1"/>
    <w:rsid w:val="002F44C9"/>
    <w:pPr>
      <w:framePr w:h="1247" w:hRule="exact" w:hSpace="181" w:vSpace="181" w:wrap="notBeside" w:vAnchor="page" w:hAnchor="page" w:x="1861" w:y="1203"/>
      <w:pBdr>
        <w:top w:val="single" w:sz="6" w:space="1" w:color="auto"/>
        <w:left w:val="single" w:sz="6" w:space="1" w:color="auto"/>
      </w:pBdr>
      <w:shd w:val="solid" w:color="auto" w:fill="auto"/>
      <w:spacing w:line="660" w:lineRule="exact"/>
      <w:ind w:left="0" w:right="7655"/>
      <w:jc w:val="center"/>
    </w:pPr>
    <w:rPr>
      <w:b/>
      <w:color w:val="FFFFFF"/>
      <w:spacing w:val="0"/>
      <w:position w:val="-8"/>
      <w:sz w:val="84"/>
    </w:rPr>
  </w:style>
  <w:style w:type="paragraph" w:styleId="TableofAuthorities">
    <w:name w:val="table of authorities"/>
    <w:basedOn w:val="Normal"/>
    <w:uiPriority w:val="99"/>
    <w:rsid w:val="002F44C9"/>
    <w:pPr>
      <w:tabs>
        <w:tab w:val="right" w:leader="dot" w:pos="7560"/>
      </w:tabs>
      <w:ind w:left="1440" w:hanging="360"/>
    </w:pPr>
  </w:style>
  <w:style w:type="paragraph" w:styleId="TOAHeading">
    <w:name w:val="toa heading"/>
    <w:basedOn w:val="Normal"/>
    <w:next w:val="TableofAuthorities"/>
    <w:uiPriority w:val="99"/>
    <w:rsid w:val="002F44C9"/>
    <w:pPr>
      <w:keepNext/>
      <w:spacing w:line="480" w:lineRule="atLeast"/>
    </w:pPr>
    <w:rPr>
      <w:b/>
      <w:spacing w:val="-10"/>
      <w:kern w:val="28"/>
    </w:rPr>
  </w:style>
  <w:style w:type="paragraph" w:customStyle="1" w:styleId="ListLast">
    <w:name w:val="List Last"/>
    <w:basedOn w:val="List"/>
    <w:next w:val="Normal"/>
    <w:rsid w:val="002F44C9"/>
    <w:pPr>
      <w:tabs>
        <w:tab w:val="left" w:pos="720"/>
      </w:tabs>
      <w:spacing w:line="240" w:lineRule="auto"/>
      <w:ind w:left="720"/>
    </w:pPr>
    <w:rPr>
      <w:spacing w:val="0"/>
    </w:rPr>
  </w:style>
  <w:style w:type="character" w:customStyle="1" w:styleId="DFN">
    <w:name w:val="DFN"/>
    <w:rsid w:val="002F44C9"/>
    <w:rPr>
      <w:b/>
    </w:rPr>
  </w:style>
  <w:style w:type="paragraph" w:customStyle="1" w:styleId="ListBulletFirst">
    <w:name w:val="List Bullet First"/>
    <w:basedOn w:val="ListBullet"/>
    <w:next w:val="ListBullet"/>
    <w:rsid w:val="002F44C9"/>
    <w:pPr>
      <w:numPr>
        <w:numId w:val="0"/>
      </w:numPr>
    </w:pPr>
  </w:style>
  <w:style w:type="paragraph" w:customStyle="1" w:styleId="ListBulletLast">
    <w:name w:val="List Bullet Last"/>
    <w:basedOn w:val="ListBullet"/>
    <w:next w:val="Normal"/>
    <w:rsid w:val="002F44C9"/>
    <w:pPr>
      <w:numPr>
        <w:numId w:val="0"/>
      </w:numPr>
    </w:pPr>
  </w:style>
  <w:style w:type="paragraph" w:customStyle="1" w:styleId="ListNumberFirst">
    <w:name w:val="List Number First"/>
    <w:basedOn w:val="Normal"/>
    <w:next w:val="Normal"/>
    <w:rsid w:val="002F44C9"/>
  </w:style>
  <w:style w:type="paragraph" w:customStyle="1" w:styleId="ListNumberLast">
    <w:name w:val="List Number Last"/>
    <w:basedOn w:val="Normal"/>
    <w:next w:val="Normal"/>
    <w:rsid w:val="002F44C9"/>
  </w:style>
  <w:style w:type="paragraph" w:customStyle="1" w:styleId="a0">
    <w:name w:val="СписокСвойств"/>
    <w:basedOn w:val="Normal"/>
    <w:rsid w:val="002F44C9"/>
    <w:pPr>
      <w:shd w:val="pct12" w:color="auto" w:fill="auto"/>
      <w:tabs>
        <w:tab w:val="left" w:pos="3402"/>
      </w:tabs>
      <w:spacing w:after="0" w:line="240" w:lineRule="auto"/>
      <w:ind w:right="567"/>
    </w:pPr>
    <w:rPr>
      <w:rFonts w:ascii="Courier New" w:hAnsi="Courier New"/>
      <w:spacing w:val="0"/>
    </w:rPr>
  </w:style>
  <w:style w:type="paragraph" w:customStyle="1" w:styleId="BlockQuotationFirst">
    <w:name w:val="Block Quotation First"/>
    <w:basedOn w:val="BlockQuotation"/>
    <w:next w:val="BlockQuotation"/>
    <w:qFormat/>
    <w:rsid w:val="002F44C9"/>
    <w:pPr>
      <w:keepNext/>
      <w:pBdr>
        <w:top w:val="none" w:sz="0" w:space="0" w:color="auto"/>
        <w:left w:val="none" w:sz="0" w:space="0" w:color="auto"/>
        <w:bottom w:val="none" w:sz="0" w:space="0" w:color="auto"/>
        <w:right w:val="none" w:sz="0" w:space="0" w:color="auto"/>
      </w:pBdr>
      <w:shd w:val="pct20" w:color="auto" w:fill="auto"/>
    </w:pPr>
    <w:rPr>
      <w:b/>
    </w:rPr>
  </w:style>
  <w:style w:type="paragraph" w:customStyle="1" w:styleId="SectionHeading">
    <w:name w:val="Section Heading"/>
    <w:basedOn w:val="Heading1"/>
    <w:rsid w:val="002F44C9"/>
    <w:pPr>
      <w:numPr>
        <w:numId w:val="0"/>
      </w:numPr>
      <w:pBdr>
        <w:top w:val="none" w:sz="0" w:space="0" w:color="auto"/>
      </w:pBdr>
      <w:spacing w:before="0" w:after="240" w:line="240" w:lineRule="atLeast"/>
      <w:outlineLvl w:val="9"/>
    </w:pPr>
    <w:rPr>
      <w:kern w:val="20"/>
    </w:rPr>
  </w:style>
  <w:style w:type="paragraph" w:customStyle="1" w:styleId="BlockQuotationLast">
    <w:name w:val="Block Quotation Last"/>
    <w:basedOn w:val="BlockQuotation"/>
    <w:next w:val="Normal"/>
    <w:rsid w:val="002F44C9"/>
    <w:pPr>
      <w:pBdr>
        <w:top w:val="none" w:sz="0" w:space="0" w:color="auto"/>
        <w:left w:val="none" w:sz="0" w:space="0" w:color="auto"/>
        <w:bottom w:val="none" w:sz="0" w:space="0" w:color="auto"/>
        <w:right w:val="none" w:sz="0" w:space="0" w:color="auto"/>
      </w:pBdr>
    </w:pPr>
  </w:style>
  <w:style w:type="paragraph" w:customStyle="1" w:styleId="ListFirst">
    <w:name w:val="List First"/>
    <w:basedOn w:val="List"/>
    <w:next w:val="List"/>
    <w:rsid w:val="002F44C9"/>
    <w:pPr>
      <w:tabs>
        <w:tab w:val="left" w:pos="720"/>
      </w:tabs>
      <w:spacing w:before="80" w:after="80" w:line="240" w:lineRule="auto"/>
      <w:ind w:left="720"/>
    </w:pPr>
    <w:rPr>
      <w:spacing w:val="0"/>
    </w:rPr>
  </w:style>
  <w:style w:type="paragraph" w:styleId="Date">
    <w:name w:val="Date"/>
    <w:basedOn w:val="Normal"/>
    <w:link w:val="DateChar"/>
    <w:uiPriority w:val="99"/>
    <w:rsid w:val="002F44C9"/>
    <w:pPr>
      <w:spacing w:after="0"/>
      <w:ind w:left="0"/>
    </w:pPr>
    <w:rPr>
      <w:spacing w:val="0"/>
      <w:sz w:val="28"/>
    </w:rPr>
  </w:style>
  <w:style w:type="character" w:customStyle="1" w:styleId="DateChar">
    <w:name w:val="Date Char"/>
    <w:basedOn w:val="DefaultParagraphFont"/>
    <w:link w:val="Date"/>
    <w:uiPriority w:val="99"/>
    <w:rsid w:val="00015E81"/>
    <w:rPr>
      <w:rFonts w:ascii="Arial" w:hAnsi="Arial"/>
      <w:sz w:val="28"/>
      <w:lang w:eastAsia="en-US"/>
    </w:rPr>
  </w:style>
  <w:style w:type="paragraph" w:customStyle="1" w:styleId="BlockMarginComment">
    <w:name w:val="Block Margin Comment"/>
    <w:basedOn w:val="Normal"/>
    <w:rsid w:val="002F44C9"/>
    <w:pPr>
      <w:keepNext/>
      <w:framePr w:w="1134" w:hSpace="181" w:vSpace="181" w:wrap="around" w:vAnchor="text" w:hAnchor="margin" w:xAlign="right" w:y="1"/>
      <w:widowControl w:val="0"/>
      <w:pBdr>
        <w:left w:val="double" w:sz="12" w:space="1" w:color="auto"/>
      </w:pBdr>
      <w:spacing w:line="240" w:lineRule="auto"/>
      <w:ind w:left="0"/>
    </w:pPr>
    <w:rPr>
      <w:rFonts w:ascii="Times New Roman" w:hAnsi="Times New Roman"/>
      <w:spacing w:val="0"/>
    </w:rPr>
  </w:style>
  <w:style w:type="paragraph" w:styleId="Index6">
    <w:name w:val="index 6"/>
    <w:basedOn w:val="Index1"/>
    <w:next w:val="Normal"/>
    <w:uiPriority w:val="99"/>
    <w:rsid w:val="002F44C9"/>
    <w:pPr>
      <w:tabs>
        <w:tab w:val="right" w:leader="dot" w:pos="1800"/>
        <w:tab w:val="right" w:leader="dot" w:pos="8834"/>
      </w:tabs>
      <w:ind w:left="960" w:hanging="160"/>
    </w:pPr>
    <w:rPr>
      <w:sz w:val="15"/>
    </w:rPr>
  </w:style>
  <w:style w:type="paragraph" w:styleId="Index7">
    <w:name w:val="index 7"/>
    <w:basedOn w:val="Index1"/>
    <w:next w:val="Normal"/>
    <w:uiPriority w:val="99"/>
    <w:rsid w:val="002F44C9"/>
    <w:pPr>
      <w:tabs>
        <w:tab w:val="right" w:leader="dot" w:pos="1800"/>
        <w:tab w:val="right" w:leader="dot" w:pos="8834"/>
      </w:tabs>
      <w:ind w:left="1120" w:hanging="160"/>
    </w:pPr>
    <w:rPr>
      <w:sz w:val="15"/>
    </w:rPr>
  </w:style>
  <w:style w:type="paragraph" w:styleId="Index8">
    <w:name w:val="index 8"/>
    <w:basedOn w:val="Normal"/>
    <w:next w:val="Normal"/>
    <w:uiPriority w:val="99"/>
    <w:rsid w:val="002F44C9"/>
    <w:pPr>
      <w:tabs>
        <w:tab w:val="right" w:leader="dot" w:pos="8834"/>
      </w:tabs>
      <w:ind w:left="1280" w:hanging="160"/>
    </w:pPr>
    <w:rPr>
      <w:sz w:val="16"/>
    </w:rPr>
  </w:style>
  <w:style w:type="paragraph" w:styleId="Index9">
    <w:name w:val="index 9"/>
    <w:basedOn w:val="IndexBase"/>
    <w:uiPriority w:val="99"/>
    <w:rsid w:val="002F44C9"/>
    <w:pPr>
      <w:tabs>
        <w:tab w:val="right" w:leader="dot" w:pos="8834"/>
      </w:tabs>
      <w:spacing w:line="240" w:lineRule="auto"/>
      <w:ind w:left="2880" w:hanging="720"/>
    </w:pPr>
  </w:style>
  <w:style w:type="paragraph" w:customStyle="1" w:styleId="CoverAddress">
    <w:name w:val="Cover Address"/>
    <w:basedOn w:val="Normal"/>
    <w:rsid w:val="002F44C9"/>
    <w:pPr>
      <w:spacing w:after="0"/>
      <w:ind w:left="0"/>
    </w:pPr>
  </w:style>
  <w:style w:type="paragraph" w:customStyle="1" w:styleId="comments">
    <w:name w:val="comments"/>
    <w:basedOn w:val="Normal"/>
    <w:next w:val="Normal"/>
    <w:rsid w:val="002F44C9"/>
    <w:pPr>
      <w:ind w:left="720" w:hanging="720"/>
    </w:pPr>
    <w:rPr>
      <w:color w:val="0000FF"/>
      <w:spacing w:val="0"/>
    </w:rPr>
  </w:style>
  <w:style w:type="paragraph" w:customStyle="1" w:styleId="CoverCompany">
    <w:name w:val="Cover Company"/>
    <w:basedOn w:val="CoverAddress"/>
    <w:rsid w:val="002F44C9"/>
    <w:pPr>
      <w:spacing w:after="120" w:line="360" w:lineRule="exact"/>
      <w:jc w:val="right"/>
    </w:pPr>
    <w:rPr>
      <w:b/>
      <w:sz w:val="36"/>
    </w:rPr>
  </w:style>
  <w:style w:type="paragraph" w:customStyle="1" w:styleId="CoverComment">
    <w:name w:val="Cover Comment"/>
    <w:basedOn w:val="HeadingBase"/>
    <w:next w:val="Normal"/>
    <w:rsid w:val="002F44C9"/>
    <w:pPr>
      <w:keepLines w:val="0"/>
      <w:pBdr>
        <w:bottom w:val="single" w:sz="18" w:space="20" w:color="auto"/>
      </w:pBdr>
      <w:spacing w:before="480" w:line="560" w:lineRule="exact"/>
      <w:ind w:left="0"/>
    </w:pPr>
    <w:rPr>
      <w:rFonts w:ascii="Arial Narrow" w:hAnsi="Arial Narrow"/>
      <w:spacing w:val="0"/>
      <w:kern w:val="0"/>
      <w:sz w:val="56"/>
    </w:rPr>
  </w:style>
  <w:style w:type="paragraph" w:customStyle="1" w:styleId="CoverMessage">
    <w:name w:val="Cover Message"/>
    <w:basedOn w:val="CoverComment"/>
    <w:next w:val="Normal"/>
    <w:rsid w:val="002F44C9"/>
    <w:pPr>
      <w:pBdr>
        <w:bottom w:val="none" w:sz="0" w:space="0" w:color="auto"/>
      </w:pBdr>
      <w:spacing w:before="0" w:after="0" w:line="240" w:lineRule="atLeast"/>
    </w:pPr>
    <w:rPr>
      <w:rFonts w:ascii="Arial" w:hAnsi="Arial"/>
      <w:b w:val="0"/>
      <w:sz w:val="28"/>
    </w:rPr>
  </w:style>
  <w:style w:type="paragraph" w:styleId="TOCHeading">
    <w:name w:val="TOC Heading"/>
    <w:basedOn w:val="Heading1"/>
    <w:uiPriority w:val="39"/>
    <w:qFormat/>
    <w:rsid w:val="002F44C9"/>
    <w:pPr>
      <w:numPr>
        <w:numId w:val="0"/>
      </w:numPr>
      <w:outlineLvl w:val="9"/>
    </w:pPr>
  </w:style>
  <w:style w:type="paragraph" w:styleId="TOC6">
    <w:name w:val="toc 6"/>
    <w:basedOn w:val="Normal"/>
    <w:next w:val="Normal"/>
    <w:uiPriority w:val="39"/>
    <w:rsid w:val="002F44C9"/>
    <w:pPr>
      <w:tabs>
        <w:tab w:val="right" w:leader="dot" w:pos="8834"/>
      </w:tabs>
      <w:ind w:left="357"/>
    </w:pPr>
  </w:style>
  <w:style w:type="paragraph" w:styleId="TOC7">
    <w:name w:val="toc 7"/>
    <w:basedOn w:val="Normal"/>
    <w:next w:val="Normal"/>
    <w:uiPriority w:val="39"/>
    <w:rsid w:val="002F44C9"/>
    <w:pPr>
      <w:tabs>
        <w:tab w:val="right" w:leader="dot" w:pos="8834"/>
      </w:tabs>
      <w:ind w:left="357"/>
    </w:pPr>
  </w:style>
  <w:style w:type="paragraph" w:styleId="TOC8">
    <w:name w:val="toc 8"/>
    <w:basedOn w:val="Normal"/>
    <w:next w:val="Normal"/>
    <w:uiPriority w:val="39"/>
    <w:rsid w:val="002F44C9"/>
    <w:pPr>
      <w:tabs>
        <w:tab w:val="right" w:leader="dot" w:pos="8834"/>
      </w:tabs>
      <w:ind w:left="357"/>
    </w:pPr>
  </w:style>
  <w:style w:type="paragraph" w:styleId="TOC9">
    <w:name w:val="toc 9"/>
    <w:basedOn w:val="Normal"/>
    <w:next w:val="Normal"/>
    <w:uiPriority w:val="39"/>
    <w:rsid w:val="002F44C9"/>
    <w:pPr>
      <w:tabs>
        <w:tab w:val="right" w:leader="dot" w:pos="8834"/>
      </w:tabs>
      <w:ind w:left="357"/>
    </w:pPr>
  </w:style>
  <w:style w:type="character" w:customStyle="1" w:styleId="Strong1">
    <w:name w:val="Strong1"/>
    <w:rsid w:val="00DA1A73"/>
    <w:rPr>
      <w:b/>
      <w:i/>
    </w:rPr>
  </w:style>
  <w:style w:type="paragraph" w:customStyle="1" w:styleId="1Arial">
    <w:name w:val="ТСпис1Arial"/>
    <w:basedOn w:val="a"/>
    <w:next w:val="Normal"/>
    <w:rsid w:val="002F44C9"/>
    <w:pPr>
      <w:outlineLvl w:val="0"/>
    </w:pPr>
  </w:style>
  <w:style w:type="paragraph" w:customStyle="1" w:styleId="a1">
    <w:name w:val="СписокСвойствПервый"/>
    <w:basedOn w:val="a0"/>
    <w:next w:val="a0"/>
    <w:rsid w:val="002F44C9"/>
    <w:pPr>
      <w:spacing w:before="240"/>
    </w:pPr>
  </w:style>
  <w:style w:type="paragraph" w:customStyle="1" w:styleId="a2">
    <w:name w:val="СписокСвойствПоследний"/>
    <w:basedOn w:val="a0"/>
    <w:next w:val="Normal"/>
    <w:rsid w:val="002F44C9"/>
    <w:pPr>
      <w:spacing w:after="240"/>
    </w:pPr>
  </w:style>
  <w:style w:type="paragraph" w:customStyle="1" w:styleId="ReportAnnotation">
    <w:name w:val="ReportAnnotation"/>
    <w:basedOn w:val="Simple"/>
    <w:next w:val="Simple"/>
    <w:rsid w:val="002F44C9"/>
    <w:pPr>
      <w:ind w:left="1077"/>
    </w:pPr>
    <w:rPr>
      <w:sz w:val="16"/>
    </w:rPr>
  </w:style>
  <w:style w:type="paragraph" w:customStyle="1" w:styleId="Simple">
    <w:name w:val="Simple"/>
    <w:basedOn w:val="Normal"/>
    <w:rsid w:val="002F44C9"/>
    <w:pPr>
      <w:spacing w:after="0" w:line="240" w:lineRule="auto"/>
      <w:ind w:left="0"/>
    </w:pPr>
  </w:style>
  <w:style w:type="paragraph" w:customStyle="1" w:styleId="ReportAnnotationHDR">
    <w:name w:val="ReportAnnotationHDR"/>
    <w:basedOn w:val="ReportAnnotation"/>
    <w:next w:val="ReportAnnotation"/>
    <w:rsid w:val="002F44C9"/>
    <w:pPr>
      <w:spacing w:before="60" w:after="60"/>
    </w:pPr>
    <w:rPr>
      <w:b/>
    </w:rPr>
  </w:style>
  <w:style w:type="paragraph" w:customStyle="1" w:styleId="1Times">
    <w:name w:val="ТСпис1Times"/>
    <w:basedOn w:val="a"/>
    <w:next w:val="Normal"/>
    <w:rsid w:val="002F44C9"/>
    <w:pPr>
      <w:outlineLvl w:val="0"/>
    </w:pPr>
    <w:rPr>
      <w:rFonts w:ascii="Times New Roman" w:hAnsi="Times New Roman"/>
    </w:rPr>
  </w:style>
  <w:style w:type="paragraph" w:customStyle="1" w:styleId="2Arial">
    <w:name w:val="ТСпис2Arial"/>
    <w:basedOn w:val="a"/>
    <w:next w:val="Normal"/>
    <w:rsid w:val="002F44C9"/>
    <w:pPr>
      <w:outlineLvl w:val="1"/>
    </w:pPr>
  </w:style>
  <w:style w:type="paragraph" w:customStyle="1" w:styleId="2Times">
    <w:name w:val="ТСпис2Times"/>
    <w:basedOn w:val="a"/>
    <w:next w:val="Normal"/>
    <w:rsid w:val="002F44C9"/>
    <w:pPr>
      <w:outlineLvl w:val="1"/>
    </w:pPr>
    <w:rPr>
      <w:rFonts w:ascii="Times New Roman" w:hAnsi="Times New Roman"/>
    </w:rPr>
  </w:style>
  <w:style w:type="paragraph" w:customStyle="1" w:styleId="3Arial">
    <w:name w:val="ТСпис3Arial"/>
    <w:basedOn w:val="a"/>
    <w:rsid w:val="002F44C9"/>
    <w:pPr>
      <w:outlineLvl w:val="2"/>
    </w:pPr>
  </w:style>
  <w:style w:type="paragraph" w:customStyle="1" w:styleId="3Times">
    <w:name w:val="ТСпис3Times"/>
    <w:basedOn w:val="a"/>
    <w:next w:val="Normal"/>
    <w:rsid w:val="002F44C9"/>
    <w:pPr>
      <w:outlineLvl w:val="2"/>
    </w:pPr>
    <w:rPr>
      <w:rFonts w:ascii="Times New Roman" w:hAnsi="Times New Roman"/>
    </w:rPr>
  </w:style>
  <w:style w:type="paragraph" w:customStyle="1" w:styleId="4Arial">
    <w:name w:val="ТСпис4Arial"/>
    <w:basedOn w:val="a"/>
    <w:rsid w:val="002F44C9"/>
    <w:pPr>
      <w:outlineLvl w:val="3"/>
    </w:pPr>
  </w:style>
  <w:style w:type="paragraph" w:customStyle="1" w:styleId="4Times">
    <w:name w:val="ТСпис4Times"/>
    <w:basedOn w:val="a"/>
    <w:rsid w:val="002F44C9"/>
    <w:pPr>
      <w:outlineLvl w:val="3"/>
    </w:pPr>
    <w:rPr>
      <w:rFonts w:ascii="Times New Roman" w:hAnsi="Times New Roman"/>
    </w:rPr>
  </w:style>
  <w:style w:type="paragraph" w:customStyle="1" w:styleId="CoverAddress0">
    <w:name w:val="Cover  Address"/>
    <w:basedOn w:val="Normal"/>
    <w:rsid w:val="002F44C9"/>
    <w:pPr>
      <w:ind w:left="0"/>
    </w:pPr>
  </w:style>
  <w:style w:type="paragraph" w:customStyle="1" w:styleId="ChapterTitle">
    <w:name w:val="Chapter Title"/>
    <w:basedOn w:val="Title"/>
    <w:rsid w:val="002F44C9"/>
    <w:pPr>
      <w:spacing w:before="140" w:after="0"/>
      <w:jc w:val="center"/>
    </w:pPr>
    <w:rPr>
      <w:rFonts w:ascii="Times New Roman" w:hAnsi="Times New Roman"/>
      <w:b w:val="0"/>
      <w:caps/>
      <w:spacing w:val="60"/>
      <w:kern w:val="20"/>
    </w:rPr>
  </w:style>
  <w:style w:type="paragraph" w:customStyle="1" w:styleId="Icon1">
    <w:name w:val="Icon 1"/>
    <w:basedOn w:val="Normal"/>
    <w:rsid w:val="002F44C9"/>
    <w:pPr>
      <w:framePr w:w="1440" w:h="1440" w:hRule="exact" w:wrap="around" w:vAnchor="text" w:hAnchor="page" w:x="1201" w:y="1"/>
      <w:shd w:val="pct30" w:color="auto" w:fill="auto"/>
      <w:spacing w:before="60" w:line="1440" w:lineRule="exact"/>
      <w:jc w:val="center"/>
    </w:pPr>
    <w:rPr>
      <w:rFonts w:ascii="Wingdings" w:hAnsi="Wingdings"/>
      <w:b/>
      <w:color w:val="FFFFFF"/>
      <w:spacing w:val="-10"/>
      <w:position w:val="-10"/>
      <w:sz w:val="160"/>
    </w:rPr>
  </w:style>
  <w:style w:type="paragraph" w:customStyle="1" w:styleId="ReturnAddress">
    <w:name w:val="Return Address"/>
    <w:basedOn w:val="Normal"/>
    <w:rsid w:val="002F44C9"/>
    <w:pPr>
      <w:keepLines/>
      <w:framePr w:w="5160" w:h="840" w:wrap="notBeside" w:vAnchor="page" w:hAnchor="page" w:x="6121" w:y="915" w:anchorLock="1"/>
      <w:tabs>
        <w:tab w:val="left" w:pos="2160"/>
      </w:tabs>
      <w:spacing w:line="160" w:lineRule="atLeast"/>
      <w:ind w:left="0"/>
    </w:pPr>
    <w:rPr>
      <w:spacing w:val="0"/>
      <w:sz w:val="14"/>
    </w:rPr>
  </w:style>
  <w:style w:type="paragraph" w:customStyle="1" w:styleId="SectionLabel">
    <w:name w:val="Section Label"/>
    <w:basedOn w:val="HeadingBase"/>
    <w:next w:val="Normal"/>
    <w:rsid w:val="002F44C9"/>
    <w:pPr>
      <w:pBdr>
        <w:bottom w:val="single" w:sz="6" w:space="2" w:color="auto"/>
      </w:pBdr>
      <w:spacing w:before="360" w:after="960"/>
      <w:ind w:left="0"/>
    </w:pPr>
    <w:rPr>
      <w:rFonts w:ascii="Arial MT Black" w:hAnsi="Arial MT Black"/>
      <w:spacing w:val="-35"/>
      <w:sz w:val="54"/>
    </w:rPr>
  </w:style>
  <w:style w:type="paragraph" w:customStyle="1" w:styleId="PCODE">
    <w:name w:val="PCODE"/>
    <w:basedOn w:val="Normal"/>
    <w:rsid w:val="002F44C9"/>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spacing w:after="0"/>
    </w:pPr>
    <w:rPr>
      <w:rFonts w:ascii="Courier New" w:hAnsi="Courier New"/>
      <w:spacing w:val="0"/>
    </w:rPr>
  </w:style>
  <w:style w:type="paragraph" w:styleId="BodyTextIndent2">
    <w:name w:val="Body Text Indent 2"/>
    <w:basedOn w:val="Normal"/>
    <w:link w:val="BodyTextIndent2Char"/>
    <w:uiPriority w:val="99"/>
    <w:rsid w:val="002F44C9"/>
    <w:rPr>
      <w:color w:val="0000FF"/>
    </w:rPr>
  </w:style>
  <w:style w:type="character" w:customStyle="1" w:styleId="BodyTextIndent2Char">
    <w:name w:val="Body Text Indent 2 Char"/>
    <w:link w:val="BodyTextIndent2"/>
    <w:uiPriority w:val="99"/>
    <w:rsid w:val="002F44C9"/>
    <w:rPr>
      <w:rFonts w:ascii="Arial" w:hAnsi="Arial"/>
      <w:color w:val="0000FF"/>
      <w:spacing w:val="-5"/>
      <w:lang w:eastAsia="en-US"/>
    </w:rPr>
  </w:style>
  <w:style w:type="character" w:customStyle="1" w:styleId="FileName">
    <w:name w:val="FileName"/>
    <w:rsid w:val="002F44C9"/>
    <w:rPr>
      <w:smallCaps/>
      <w:noProof/>
    </w:rPr>
  </w:style>
  <w:style w:type="paragraph" w:customStyle="1" w:styleId="TableNormal0">
    <w:name w:val="TableNormal"/>
    <w:basedOn w:val="Simple"/>
    <w:rsid w:val="002F44C9"/>
    <w:pPr>
      <w:keepLines/>
      <w:spacing w:before="120"/>
    </w:pPr>
  </w:style>
  <w:style w:type="paragraph" w:customStyle="1" w:styleId="TableTitle">
    <w:name w:val="TableTitle"/>
    <w:basedOn w:val="Simple"/>
    <w:rsid w:val="002F44C9"/>
    <w:pPr>
      <w:keepNext/>
      <w:keepLines/>
      <w:shd w:val="pct20" w:color="auto" w:fill="auto"/>
      <w:ind w:left="-113" w:right="-113"/>
      <w:jc w:val="center"/>
    </w:pPr>
    <w:rPr>
      <w:b/>
    </w:rPr>
  </w:style>
  <w:style w:type="paragraph" w:customStyle="1" w:styleId="Status">
    <w:name w:val="Status"/>
    <w:basedOn w:val="Normal"/>
    <w:rsid w:val="002F44C9"/>
    <w:pPr>
      <w:shd w:val="pct20" w:color="auto" w:fill="auto"/>
      <w:suppressAutoHyphens w:val="0"/>
      <w:ind w:left="0" w:firstLine="454"/>
      <w:jc w:val="both"/>
    </w:pPr>
    <w:rPr>
      <w:sz w:val="24"/>
    </w:rPr>
  </w:style>
  <w:style w:type="paragraph" w:customStyle="1" w:styleId="PropList">
    <w:name w:val="PropList"/>
    <w:basedOn w:val="Normal"/>
    <w:rsid w:val="002F44C9"/>
    <w:pPr>
      <w:shd w:val="pct12" w:color="auto" w:fill="auto"/>
      <w:tabs>
        <w:tab w:val="left" w:pos="3402"/>
      </w:tabs>
      <w:spacing w:after="0" w:line="240" w:lineRule="auto"/>
      <w:ind w:right="567"/>
    </w:pPr>
    <w:rPr>
      <w:rFonts w:ascii="Courier New" w:hAnsi="Courier New"/>
      <w:spacing w:val="0"/>
    </w:rPr>
  </w:style>
  <w:style w:type="paragraph" w:customStyle="1" w:styleId="TL1Arial">
    <w:name w:val="TL1Arial"/>
    <w:basedOn w:val="Simple"/>
    <w:next w:val="Normal"/>
    <w:rsid w:val="002F44C9"/>
    <w:pPr>
      <w:outlineLvl w:val="0"/>
    </w:pPr>
  </w:style>
  <w:style w:type="paragraph" w:customStyle="1" w:styleId="PropListFirst">
    <w:name w:val="PropListFirst"/>
    <w:basedOn w:val="PropList"/>
    <w:next w:val="PropList"/>
    <w:rsid w:val="002F44C9"/>
    <w:pPr>
      <w:spacing w:before="240"/>
    </w:pPr>
  </w:style>
  <w:style w:type="paragraph" w:customStyle="1" w:styleId="PropListLast">
    <w:name w:val="PropListLast"/>
    <w:basedOn w:val="PropList"/>
    <w:next w:val="Normal"/>
    <w:rsid w:val="002F44C9"/>
    <w:pPr>
      <w:spacing w:after="240"/>
    </w:pPr>
  </w:style>
  <w:style w:type="paragraph" w:customStyle="1" w:styleId="TL1Times">
    <w:name w:val="TL1Times"/>
    <w:basedOn w:val="Simple"/>
    <w:next w:val="Normal"/>
    <w:rsid w:val="002F44C9"/>
    <w:pPr>
      <w:outlineLvl w:val="0"/>
    </w:pPr>
    <w:rPr>
      <w:rFonts w:ascii="Times New Roman" w:hAnsi="Times New Roman"/>
    </w:rPr>
  </w:style>
  <w:style w:type="paragraph" w:customStyle="1" w:styleId="TL2Arial">
    <w:name w:val="TL2Arial"/>
    <w:basedOn w:val="Simple"/>
    <w:next w:val="Normal"/>
    <w:rsid w:val="002F44C9"/>
    <w:pPr>
      <w:outlineLvl w:val="1"/>
    </w:pPr>
  </w:style>
  <w:style w:type="paragraph" w:customStyle="1" w:styleId="TL2Times">
    <w:name w:val="TL2Times"/>
    <w:basedOn w:val="Simple"/>
    <w:next w:val="Normal"/>
    <w:rsid w:val="002F44C9"/>
    <w:pPr>
      <w:outlineLvl w:val="1"/>
    </w:pPr>
    <w:rPr>
      <w:rFonts w:ascii="Times New Roman" w:hAnsi="Times New Roman"/>
    </w:rPr>
  </w:style>
  <w:style w:type="paragraph" w:customStyle="1" w:styleId="TL3Arial">
    <w:name w:val="TL3Arial"/>
    <w:basedOn w:val="Simple"/>
    <w:rsid w:val="002F44C9"/>
    <w:pPr>
      <w:outlineLvl w:val="2"/>
    </w:pPr>
  </w:style>
  <w:style w:type="paragraph" w:customStyle="1" w:styleId="TL3Times">
    <w:name w:val="TL3Times"/>
    <w:basedOn w:val="Simple"/>
    <w:next w:val="Normal"/>
    <w:rsid w:val="002F44C9"/>
    <w:pPr>
      <w:outlineLvl w:val="2"/>
    </w:pPr>
    <w:rPr>
      <w:rFonts w:ascii="Times New Roman" w:hAnsi="Times New Roman"/>
    </w:rPr>
  </w:style>
  <w:style w:type="paragraph" w:customStyle="1" w:styleId="TL4Arial">
    <w:name w:val="TL4Arial"/>
    <w:basedOn w:val="Simple"/>
    <w:rsid w:val="002F44C9"/>
    <w:pPr>
      <w:outlineLvl w:val="3"/>
    </w:pPr>
  </w:style>
  <w:style w:type="paragraph" w:customStyle="1" w:styleId="TL4Times">
    <w:name w:val="TL4Times"/>
    <w:basedOn w:val="Simple"/>
    <w:rsid w:val="002F44C9"/>
    <w:pPr>
      <w:outlineLvl w:val="3"/>
    </w:pPr>
    <w:rPr>
      <w:rFonts w:ascii="Times New Roman" w:hAnsi="Times New Roman"/>
    </w:rPr>
  </w:style>
  <w:style w:type="character" w:styleId="Hyperlink">
    <w:name w:val="Hyperlink"/>
    <w:uiPriority w:val="99"/>
    <w:rsid w:val="002F44C9"/>
    <w:rPr>
      <w:color w:val="0000FF"/>
      <w:u w:val="single"/>
    </w:rPr>
  </w:style>
  <w:style w:type="character" w:styleId="FollowedHyperlink">
    <w:name w:val="FollowedHyperlink"/>
    <w:uiPriority w:val="99"/>
    <w:rsid w:val="002F44C9"/>
    <w:rPr>
      <w:color w:val="800080"/>
      <w:u w:val="single"/>
    </w:rPr>
  </w:style>
  <w:style w:type="paragraph" w:customStyle="1" w:styleId="StyleTableTitlePatternClear">
    <w:name w:val="Style TableTitle + Pattern: Clear"/>
    <w:basedOn w:val="Normal"/>
    <w:rsid w:val="002F44C9"/>
    <w:pPr>
      <w:keepNext/>
      <w:keepLines/>
      <w:suppressAutoHyphens w:val="0"/>
      <w:ind w:left="-113" w:right="-113"/>
      <w:jc w:val="center"/>
    </w:pPr>
    <w:rPr>
      <w:b/>
      <w:bCs/>
      <w:lang w:eastAsia="ru-RU"/>
    </w:rPr>
  </w:style>
  <w:style w:type="paragraph" w:styleId="DocumentMap">
    <w:name w:val="Document Map"/>
    <w:basedOn w:val="Normal"/>
    <w:link w:val="DocumentMapChar"/>
    <w:uiPriority w:val="99"/>
    <w:rsid w:val="002F44C9"/>
    <w:pPr>
      <w:shd w:val="clear" w:color="auto" w:fill="000080"/>
    </w:pPr>
    <w:rPr>
      <w:rFonts w:ascii="Tahoma" w:hAnsi="Tahoma" w:cs="Tahoma"/>
    </w:rPr>
  </w:style>
  <w:style w:type="character" w:customStyle="1" w:styleId="DocumentMapChar">
    <w:name w:val="Document Map Char"/>
    <w:link w:val="DocumentMap"/>
    <w:uiPriority w:val="99"/>
    <w:rsid w:val="002F44C9"/>
    <w:rPr>
      <w:rFonts w:ascii="Tahoma" w:hAnsi="Tahoma" w:cs="Tahoma"/>
      <w:spacing w:val="-5"/>
      <w:shd w:val="clear" w:color="auto" w:fill="000080"/>
      <w:lang w:eastAsia="en-US"/>
    </w:rPr>
  </w:style>
  <w:style w:type="paragraph" w:styleId="BalloonText">
    <w:name w:val="Balloon Text"/>
    <w:basedOn w:val="Normal"/>
    <w:link w:val="BalloonTextChar"/>
    <w:uiPriority w:val="99"/>
    <w:rsid w:val="002F44C9"/>
    <w:rPr>
      <w:rFonts w:ascii="Tahoma" w:hAnsi="Tahoma" w:cs="Tahoma"/>
      <w:sz w:val="16"/>
      <w:szCs w:val="16"/>
    </w:rPr>
  </w:style>
  <w:style w:type="character" w:customStyle="1" w:styleId="BalloonTextChar">
    <w:name w:val="Balloon Text Char"/>
    <w:link w:val="BalloonText"/>
    <w:uiPriority w:val="99"/>
    <w:rsid w:val="002F44C9"/>
    <w:rPr>
      <w:rFonts w:ascii="Tahoma" w:hAnsi="Tahoma" w:cs="Tahoma"/>
      <w:spacing w:val="-5"/>
      <w:sz w:val="16"/>
      <w:szCs w:val="16"/>
      <w:lang w:eastAsia="en-US"/>
    </w:rPr>
  </w:style>
  <w:style w:type="paragraph" w:customStyle="1" w:styleId="StyleTOC1Right15cm">
    <w:name w:val="Style TOC 1 + Right:  1.5 cm"/>
    <w:basedOn w:val="TOC1"/>
    <w:autoRedefine/>
    <w:qFormat/>
    <w:rsid w:val="002F44C9"/>
    <w:pPr>
      <w:ind w:right="851"/>
    </w:pPr>
  </w:style>
  <w:style w:type="paragraph" w:customStyle="1" w:styleId="Ident">
    <w:name w:val="Ident"/>
    <w:basedOn w:val="Normal"/>
    <w:qFormat/>
    <w:rsid w:val="002F44C9"/>
    <w:pPr>
      <w:ind w:left="1428"/>
    </w:pPr>
  </w:style>
  <w:style w:type="paragraph" w:styleId="BodyText">
    <w:name w:val="Body Text"/>
    <w:basedOn w:val="Normal"/>
    <w:link w:val="BodyTextChar"/>
    <w:uiPriority w:val="99"/>
    <w:rsid w:val="002F44C9"/>
    <w:pPr>
      <w:spacing w:after="120"/>
    </w:pPr>
  </w:style>
  <w:style w:type="character" w:customStyle="1" w:styleId="BodyTextChar">
    <w:name w:val="Body Text Char"/>
    <w:link w:val="BodyText"/>
    <w:uiPriority w:val="99"/>
    <w:rsid w:val="002F44C9"/>
    <w:rPr>
      <w:rFonts w:ascii="Arial" w:hAnsi="Arial"/>
      <w:spacing w:val="-5"/>
      <w:lang w:eastAsia="en-US"/>
    </w:rPr>
  </w:style>
  <w:style w:type="paragraph" w:styleId="BodyTextIndent3">
    <w:name w:val="Body Text Indent 3"/>
    <w:basedOn w:val="Normal"/>
    <w:link w:val="BodyTextIndent3Char"/>
    <w:uiPriority w:val="99"/>
    <w:rsid w:val="002F44C9"/>
  </w:style>
  <w:style w:type="character" w:customStyle="1" w:styleId="BodyTextIndent3Char">
    <w:name w:val="Body Text Indent 3 Char"/>
    <w:link w:val="BodyTextIndent3"/>
    <w:uiPriority w:val="99"/>
    <w:rsid w:val="002F44C9"/>
    <w:rPr>
      <w:rFonts w:ascii="Arial" w:hAnsi="Arial"/>
      <w:spacing w:val="-5"/>
      <w:lang w:eastAsia="en-US"/>
    </w:rPr>
  </w:style>
  <w:style w:type="character" w:styleId="Strong">
    <w:name w:val="Strong"/>
    <w:uiPriority w:val="22"/>
    <w:qFormat/>
    <w:rsid w:val="002F44C9"/>
    <w:rPr>
      <w:b/>
      <w:bCs/>
    </w:rPr>
  </w:style>
  <w:style w:type="paragraph" w:styleId="NormalWeb">
    <w:name w:val="Normal (Web)"/>
    <w:basedOn w:val="Normal"/>
    <w:uiPriority w:val="99"/>
    <w:rsid w:val="002F44C9"/>
    <w:pPr>
      <w:spacing w:before="100" w:beforeAutospacing="1" w:after="100" w:afterAutospacing="1" w:line="240" w:lineRule="auto"/>
      <w:ind w:left="0"/>
    </w:pPr>
    <w:rPr>
      <w:rFonts w:ascii="Arial Unicode MS" w:eastAsia="Arial Unicode MS" w:hAnsi="Arial Unicode MS" w:cs="Arial Unicode MS"/>
      <w:spacing w:val="0"/>
      <w:sz w:val="24"/>
      <w:szCs w:val="24"/>
    </w:rPr>
  </w:style>
  <w:style w:type="paragraph" w:styleId="CommentSubject">
    <w:name w:val="annotation subject"/>
    <w:basedOn w:val="CommentText"/>
    <w:next w:val="CommentText"/>
    <w:link w:val="CommentSubjectChar"/>
    <w:uiPriority w:val="99"/>
    <w:rsid w:val="002F44C9"/>
    <w:pPr>
      <w:keepLines w:val="0"/>
      <w:spacing w:after="240" w:line="240" w:lineRule="atLeast"/>
      <w:ind w:left="1077"/>
    </w:pPr>
    <w:rPr>
      <w:b/>
      <w:bCs/>
      <w:sz w:val="20"/>
    </w:rPr>
  </w:style>
  <w:style w:type="character" w:customStyle="1" w:styleId="CommentSubjectChar">
    <w:name w:val="Comment Subject Char"/>
    <w:link w:val="CommentSubject"/>
    <w:uiPriority w:val="99"/>
    <w:rsid w:val="002F44C9"/>
    <w:rPr>
      <w:rFonts w:ascii="Arial" w:hAnsi="Arial"/>
      <w:b/>
      <w:bCs/>
      <w:spacing w:val="-5"/>
      <w:lang w:eastAsia="en-US"/>
    </w:rPr>
  </w:style>
  <w:style w:type="table" w:styleId="TableGrid">
    <w:name w:val="Table Grid"/>
    <w:basedOn w:val="TableNormal"/>
    <w:uiPriority w:val="59"/>
    <w:rsid w:val="002F44C9"/>
    <w:pPr>
      <w:spacing w:after="240" w:line="240" w:lineRule="atLeast"/>
      <w:ind w:left="107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F44C9"/>
    <w:pPr>
      <w:spacing w:after="0" w:line="240" w:lineRule="auto"/>
      <w:ind w:left="720"/>
    </w:pPr>
    <w:rPr>
      <w:rFonts w:ascii="Calibri" w:eastAsia="Calibri" w:hAnsi="Calibri"/>
      <w:spacing w:val="0"/>
      <w:sz w:val="22"/>
      <w:szCs w:val="22"/>
      <w:lang w:eastAsia="ru-RU"/>
    </w:rPr>
  </w:style>
  <w:style w:type="paragraph" w:customStyle="1" w:styleId="Tabletitle0">
    <w:name w:val="Table title"/>
    <w:basedOn w:val="Caption"/>
    <w:rsid w:val="002F44C9"/>
    <w:pPr>
      <w:numPr>
        <w:numId w:val="0"/>
      </w:numPr>
      <w:ind w:left="1134" w:right="1134"/>
    </w:pPr>
    <w:rPr>
      <w:b/>
      <w:bCs/>
      <w:sz w:val="20"/>
    </w:rPr>
  </w:style>
  <w:style w:type="paragraph" w:customStyle="1" w:styleId="CharChar">
    <w:name w:val="Char Char"/>
    <w:basedOn w:val="Normal"/>
    <w:rsid w:val="002F44C9"/>
    <w:pPr>
      <w:spacing w:after="160" w:line="240" w:lineRule="exact"/>
      <w:ind w:left="0"/>
    </w:pPr>
    <w:rPr>
      <w:rFonts w:ascii="Verdana" w:hAnsi="Verdana"/>
      <w:spacing w:val="0"/>
    </w:rPr>
  </w:style>
  <w:style w:type="character" w:customStyle="1" w:styleId="apple-style-span">
    <w:name w:val="apple-style-span"/>
    <w:rsid w:val="002F44C9"/>
  </w:style>
  <w:style w:type="character" w:customStyle="1" w:styleId="dfn0">
    <w:name w:val="dfn"/>
    <w:rsid w:val="002F44C9"/>
    <w:rPr>
      <w:b/>
      <w:bCs/>
    </w:rPr>
  </w:style>
  <w:style w:type="paragraph" w:customStyle="1" w:styleId="ListBulletR">
    <w:name w:val="List Bullet R"/>
    <w:basedOn w:val="Normal"/>
    <w:rsid w:val="002F44C9"/>
    <w:pPr>
      <w:spacing w:before="60" w:after="120"/>
      <w:ind w:left="0"/>
    </w:pPr>
    <w:rPr>
      <w:rFonts w:ascii="Franklin Gothic Book" w:hAnsi="Franklin Gothic Book"/>
      <w:spacing w:val="0"/>
    </w:rPr>
  </w:style>
  <w:style w:type="paragraph" w:customStyle="1" w:styleId="phPictureText">
    <w:name w:val="ph_PictureText"/>
    <w:basedOn w:val="Normal"/>
    <w:next w:val="Normal"/>
    <w:rsid w:val="002F44C9"/>
    <w:pPr>
      <w:spacing w:after="0" w:line="240" w:lineRule="auto"/>
      <w:ind w:left="0"/>
      <w:jc w:val="center"/>
    </w:pPr>
    <w:rPr>
      <w:rFonts w:ascii="Times New Roman" w:hAnsi="Times New Roman"/>
      <w:b/>
      <w:spacing w:val="0"/>
      <w:sz w:val="24"/>
      <w:szCs w:val="24"/>
      <w:lang w:eastAsia="ru-RU"/>
    </w:rPr>
  </w:style>
  <w:style w:type="paragraph" w:customStyle="1" w:styleId="simple0">
    <w:name w:val="simple"/>
    <w:basedOn w:val="Normal"/>
    <w:rsid w:val="002F44C9"/>
    <w:pPr>
      <w:spacing w:after="0" w:line="240" w:lineRule="auto"/>
      <w:ind w:left="0"/>
    </w:pPr>
    <w:rPr>
      <w:rFonts w:cs="Arial"/>
      <w:lang w:eastAsia="ru-RU"/>
    </w:rPr>
  </w:style>
  <w:style w:type="paragraph" w:customStyle="1" w:styleId="SimpleHeading">
    <w:name w:val="SimpleHeading"/>
    <w:basedOn w:val="HeadingBase"/>
    <w:rsid w:val="002F44C9"/>
    <w:pPr>
      <w:spacing w:before="120" w:after="120"/>
      <w:ind w:left="0"/>
    </w:pPr>
    <w:rPr>
      <w:sz w:val="20"/>
    </w:rPr>
  </w:style>
  <w:style w:type="paragraph" w:customStyle="1" w:styleId="SimpleHeadingCentered">
    <w:name w:val="SimpleHeadingCentered"/>
    <w:basedOn w:val="SimpleHeading"/>
    <w:rsid w:val="002F44C9"/>
    <w:pPr>
      <w:jc w:val="center"/>
    </w:pPr>
    <w:rPr>
      <w:sz w:val="22"/>
    </w:rPr>
  </w:style>
  <w:style w:type="character" w:customStyle="1" w:styleId="Specify">
    <w:name w:val="Specify"/>
    <w:rsid w:val="002F44C9"/>
    <w:rPr>
      <w:color w:val="0000FF"/>
    </w:rPr>
  </w:style>
  <w:style w:type="paragraph" w:customStyle="1" w:styleId="TableBullet">
    <w:name w:val="TableBullet"/>
    <w:basedOn w:val="ListBullet"/>
    <w:rsid w:val="002F44C9"/>
    <w:pPr>
      <w:numPr>
        <w:numId w:val="8"/>
      </w:numPr>
      <w:spacing w:before="60" w:after="60" w:line="160" w:lineRule="atLeast"/>
      <w:contextualSpacing/>
    </w:pPr>
    <w:rPr>
      <w:sz w:val="18"/>
      <w:lang w:val="en-US"/>
    </w:rPr>
  </w:style>
  <w:style w:type="character" w:customStyle="1" w:styleId="TableBulletChar">
    <w:name w:val="TableBullet Char"/>
    <w:rsid w:val="002F44C9"/>
    <w:rPr>
      <w:rFonts w:ascii="Arial" w:hAnsi="Arial"/>
      <w:spacing w:val="-5"/>
      <w:sz w:val="18"/>
      <w:lang w:val="en-US" w:eastAsia="en-US" w:bidi="ar-SA"/>
    </w:rPr>
  </w:style>
  <w:style w:type="paragraph" w:customStyle="1" w:styleId="HeadingAppendix">
    <w:name w:val="Heading Appendix"/>
    <w:basedOn w:val="Heading1"/>
    <w:next w:val="Normal"/>
    <w:qFormat/>
    <w:rsid w:val="002F44C9"/>
    <w:pPr>
      <w:pageBreakBefore/>
      <w:numPr>
        <w:numId w:val="0"/>
      </w:numPr>
    </w:pPr>
  </w:style>
  <w:style w:type="paragraph" w:customStyle="1" w:styleId="HeadingContent">
    <w:name w:val="Heading Content"/>
    <w:basedOn w:val="Heading1"/>
    <w:qFormat/>
    <w:rsid w:val="002F44C9"/>
    <w:pPr>
      <w:numPr>
        <w:numId w:val="0"/>
      </w:numPr>
    </w:pPr>
  </w:style>
  <w:style w:type="character" w:customStyle="1" w:styleId="EmailStyle198">
    <w:name w:val="EmailStyle198"/>
    <w:semiHidden/>
    <w:rsid w:val="002F44C9"/>
    <w:rPr>
      <w:rFonts w:ascii="Arial" w:hAnsi="Arial" w:cs="Arial"/>
      <w:color w:val="auto"/>
      <w:sz w:val="20"/>
      <w:szCs w:val="20"/>
    </w:rPr>
  </w:style>
  <w:style w:type="character" w:customStyle="1" w:styleId="EmailStyle213">
    <w:name w:val="EmailStyle213"/>
    <w:semiHidden/>
    <w:rsid w:val="002F44C9"/>
    <w:rPr>
      <w:rFonts w:ascii="Arial" w:hAnsi="Arial" w:cs="Arial"/>
      <w:color w:val="auto"/>
      <w:sz w:val="20"/>
      <w:szCs w:val="20"/>
    </w:rPr>
  </w:style>
  <w:style w:type="character" w:customStyle="1" w:styleId="EmailStyle214">
    <w:name w:val="EmailStyle214"/>
    <w:semiHidden/>
    <w:rsid w:val="002F44C9"/>
    <w:rPr>
      <w:rFonts w:ascii="Arial" w:hAnsi="Arial" w:cs="Arial"/>
      <w:color w:val="auto"/>
      <w:sz w:val="20"/>
      <w:szCs w:val="20"/>
    </w:rPr>
  </w:style>
  <w:style w:type="character" w:customStyle="1" w:styleId="EmailStyle215">
    <w:name w:val="EmailStyle215"/>
    <w:semiHidden/>
    <w:rsid w:val="002F44C9"/>
    <w:rPr>
      <w:rFonts w:ascii="Arial" w:hAnsi="Arial" w:cs="Arial"/>
      <w:color w:val="auto"/>
      <w:sz w:val="20"/>
      <w:szCs w:val="20"/>
    </w:rPr>
  </w:style>
  <w:style w:type="character" w:customStyle="1" w:styleId="EmailStyle216">
    <w:name w:val="EmailStyle216"/>
    <w:semiHidden/>
    <w:rsid w:val="002F44C9"/>
    <w:rPr>
      <w:rFonts w:ascii="Arial" w:hAnsi="Arial" w:cs="Arial"/>
      <w:color w:val="auto"/>
      <w:sz w:val="20"/>
      <w:szCs w:val="20"/>
    </w:rPr>
  </w:style>
  <w:style w:type="character" w:customStyle="1" w:styleId="EmailStyle217">
    <w:name w:val="EmailStyle217"/>
    <w:semiHidden/>
    <w:rsid w:val="002F44C9"/>
    <w:rPr>
      <w:rFonts w:ascii="Arial" w:hAnsi="Arial" w:cs="Arial"/>
      <w:color w:val="auto"/>
      <w:sz w:val="20"/>
      <w:szCs w:val="20"/>
    </w:rPr>
  </w:style>
  <w:style w:type="paragraph" w:customStyle="1" w:styleId="CodeBlock">
    <w:name w:val="CodeBlock"/>
    <w:basedOn w:val="Normal"/>
    <w:qFormat/>
    <w:rsid w:val="002F44C9"/>
    <w:pPr>
      <w:spacing w:after="120"/>
      <w:ind w:left="1559" w:hanging="425"/>
    </w:pPr>
  </w:style>
  <w:style w:type="paragraph" w:customStyle="1" w:styleId="Headingtable">
    <w:name w:val="Heading table"/>
    <w:basedOn w:val="Caption"/>
    <w:next w:val="Normal"/>
    <w:qFormat/>
    <w:rsid w:val="002F44C9"/>
    <w:pPr>
      <w:numPr>
        <w:numId w:val="0"/>
      </w:numPr>
      <w:jc w:val="right"/>
    </w:pPr>
    <w:rPr>
      <w:sz w:val="20"/>
    </w:rPr>
  </w:style>
  <w:style w:type="character" w:customStyle="1" w:styleId="StyleCODEArial">
    <w:name w:val="Style CODE + Arial"/>
    <w:rsid w:val="002F44C9"/>
    <w:rPr>
      <w:rFonts w:ascii="Arial" w:hAnsi="Arial"/>
      <w:noProof/>
    </w:rPr>
  </w:style>
  <w:style w:type="paragraph" w:customStyle="1" w:styleId="StyleTableofFiguresBlueUnderlineLeftLeft0cmHangin">
    <w:name w:val="Style Table of Figures + Blue Underline Left Left:  0 cm Hangin..."/>
    <w:basedOn w:val="TableofFigures"/>
    <w:qFormat/>
    <w:rsid w:val="002F44C9"/>
    <w:pPr>
      <w:tabs>
        <w:tab w:val="clear" w:pos="8789"/>
        <w:tab w:val="right" w:leader="dot" w:pos="6480"/>
      </w:tabs>
      <w:suppressAutoHyphens w:val="0"/>
      <w:ind w:right="567"/>
    </w:pPr>
    <w:rPr>
      <w:color w:val="0000FF"/>
      <w:u w:val="single"/>
    </w:rPr>
  </w:style>
  <w:style w:type="character" w:customStyle="1" w:styleId="a3">
    <w:name w:val="Стиль для примеров"/>
    <w:rsid w:val="002F44C9"/>
    <w:rPr>
      <w:iCs/>
      <w:color w:val="0000FF"/>
      <w:lang w:val="ru-RU"/>
    </w:rPr>
  </w:style>
  <w:style w:type="character" w:customStyle="1" w:styleId="a4">
    <w:name w:val="Стиль для примеров жирный"/>
    <w:rsid w:val="002F44C9"/>
    <w:rPr>
      <w:b/>
      <w:iCs/>
      <w:color w:val="0000FF"/>
      <w:lang w:val="ru-RU"/>
    </w:rPr>
  </w:style>
  <w:style w:type="character" w:customStyle="1" w:styleId="EmailStyle1991">
    <w:name w:val="EmailStyle1991"/>
    <w:semiHidden/>
    <w:rsid w:val="002F44C9"/>
    <w:rPr>
      <w:rFonts w:ascii="Arial" w:hAnsi="Arial" w:cs="Arial"/>
      <w:color w:val="auto"/>
      <w:sz w:val="20"/>
      <w:szCs w:val="20"/>
    </w:rPr>
  </w:style>
  <w:style w:type="character" w:customStyle="1" w:styleId="EmailStyle2001">
    <w:name w:val="EmailStyle2001"/>
    <w:semiHidden/>
    <w:rsid w:val="002F44C9"/>
    <w:rPr>
      <w:rFonts w:ascii="Arial" w:hAnsi="Arial" w:cs="Arial"/>
      <w:color w:val="auto"/>
      <w:sz w:val="20"/>
      <w:szCs w:val="20"/>
    </w:rPr>
  </w:style>
  <w:style w:type="character" w:customStyle="1" w:styleId="EmailStyle2011">
    <w:name w:val="EmailStyle2011"/>
    <w:semiHidden/>
    <w:rsid w:val="002F44C9"/>
    <w:rPr>
      <w:rFonts w:ascii="Arial" w:hAnsi="Arial" w:cs="Arial"/>
      <w:color w:val="auto"/>
      <w:sz w:val="20"/>
      <w:szCs w:val="20"/>
    </w:rPr>
  </w:style>
  <w:style w:type="character" w:customStyle="1" w:styleId="EmailStyle2021">
    <w:name w:val="EmailStyle2021"/>
    <w:semiHidden/>
    <w:rsid w:val="002F44C9"/>
    <w:rPr>
      <w:rFonts w:ascii="Arial" w:hAnsi="Arial" w:cs="Arial"/>
      <w:color w:val="auto"/>
      <w:sz w:val="20"/>
      <w:szCs w:val="20"/>
    </w:rPr>
  </w:style>
  <w:style w:type="character" w:customStyle="1" w:styleId="EmailStyle2031">
    <w:name w:val="EmailStyle2031"/>
    <w:semiHidden/>
    <w:rsid w:val="002F44C9"/>
    <w:rPr>
      <w:rFonts w:ascii="Arial" w:hAnsi="Arial" w:cs="Arial"/>
      <w:color w:val="auto"/>
      <w:sz w:val="20"/>
      <w:szCs w:val="20"/>
    </w:rPr>
  </w:style>
  <w:style w:type="character" w:customStyle="1" w:styleId="EmailStyle2041">
    <w:name w:val="EmailStyle2041"/>
    <w:semiHidden/>
    <w:rsid w:val="002F44C9"/>
    <w:rPr>
      <w:rFonts w:ascii="Arial" w:hAnsi="Arial" w:cs="Arial"/>
      <w:color w:val="auto"/>
      <w:sz w:val="20"/>
      <w:szCs w:val="20"/>
    </w:rPr>
  </w:style>
  <w:style w:type="character" w:customStyle="1" w:styleId="EmailStyle199">
    <w:name w:val="EmailStyle199"/>
    <w:semiHidden/>
    <w:rsid w:val="002F44C9"/>
    <w:rPr>
      <w:rFonts w:ascii="Arial" w:hAnsi="Arial" w:cs="Arial"/>
      <w:color w:val="auto"/>
      <w:sz w:val="20"/>
      <w:szCs w:val="20"/>
    </w:rPr>
  </w:style>
  <w:style w:type="character" w:customStyle="1" w:styleId="EmailStyle200">
    <w:name w:val="EmailStyle200"/>
    <w:semiHidden/>
    <w:rsid w:val="002F44C9"/>
    <w:rPr>
      <w:rFonts w:ascii="Arial" w:hAnsi="Arial" w:cs="Arial"/>
      <w:color w:val="auto"/>
      <w:sz w:val="20"/>
      <w:szCs w:val="20"/>
    </w:rPr>
  </w:style>
  <w:style w:type="character" w:customStyle="1" w:styleId="EmailStyle201">
    <w:name w:val="EmailStyle201"/>
    <w:semiHidden/>
    <w:rsid w:val="002F44C9"/>
    <w:rPr>
      <w:rFonts w:ascii="Arial" w:hAnsi="Arial" w:cs="Arial"/>
      <w:color w:val="auto"/>
      <w:sz w:val="20"/>
      <w:szCs w:val="20"/>
    </w:rPr>
  </w:style>
  <w:style w:type="character" w:customStyle="1" w:styleId="EmailStyle202">
    <w:name w:val="EmailStyle202"/>
    <w:semiHidden/>
    <w:rsid w:val="002F44C9"/>
    <w:rPr>
      <w:rFonts w:ascii="Arial" w:hAnsi="Arial" w:cs="Arial"/>
      <w:color w:val="auto"/>
      <w:sz w:val="20"/>
      <w:szCs w:val="20"/>
    </w:rPr>
  </w:style>
  <w:style w:type="character" w:customStyle="1" w:styleId="EmailStyle203">
    <w:name w:val="EmailStyle203"/>
    <w:semiHidden/>
    <w:rsid w:val="002F44C9"/>
    <w:rPr>
      <w:rFonts w:ascii="Arial" w:hAnsi="Arial" w:cs="Arial"/>
      <w:color w:val="auto"/>
      <w:sz w:val="20"/>
      <w:szCs w:val="20"/>
    </w:rPr>
  </w:style>
  <w:style w:type="character" w:customStyle="1" w:styleId="EmailStyle204">
    <w:name w:val="EmailStyle204"/>
    <w:semiHidden/>
    <w:rsid w:val="002F44C9"/>
    <w:rPr>
      <w:rFonts w:ascii="Arial" w:hAnsi="Arial" w:cs="Arial"/>
      <w:color w:val="auto"/>
      <w:sz w:val="20"/>
      <w:szCs w:val="20"/>
    </w:rPr>
  </w:style>
  <w:style w:type="paragraph" w:styleId="BodyTextFirstIndent2">
    <w:name w:val="Body Text First Indent 2"/>
    <w:basedOn w:val="BodyTextIndent"/>
    <w:link w:val="BodyTextFirstIndent2Char"/>
    <w:rsid w:val="002F44C9"/>
    <w:pPr>
      <w:tabs>
        <w:tab w:val="clear" w:pos="3345"/>
      </w:tabs>
      <w:spacing w:after="120"/>
      <w:ind w:left="283" w:firstLine="210"/>
    </w:pPr>
  </w:style>
  <w:style w:type="character" w:customStyle="1" w:styleId="BodyTextFirstIndent2Char">
    <w:name w:val="Body Text First Indent 2 Char"/>
    <w:link w:val="BodyTextFirstIndent2"/>
    <w:rsid w:val="002F44C9"/>
    <w:rPr>
      <w:rFonts w:ascii="Arial" w:hAnsi="Arial"/>
      <w:spacing w:val="-5"/>
      <w:lang w:eastAsia="en-US"/>
    </w:rPr>
  </w:style>
  <w:style w:type="paragraph" w:styleId="NoteHeading">
    <w:name w:val="Note Heading"/>
    <w:basedOn w:val="Normal"/>
    <w:next w:val="Normal"/>
    <w:link w:val="NoteHeadingChar"/>
    <w:uiPriority w:val="99"/>
    <w:rsid w:val="002F44C9"/>
    <w:pPr>
      <w:widowControl w:val="0"/>
      <w:shd w:val="clear" w:color="auto" w:fill="FFFFFF"/>
      <w:suppressAutoHyphens w:val="0"/>
      <w:autoSpaceDE w:val="0"/>
      <w:autoSpaceDN w:val="0"/>
      <w:adjustRightInd w:val="0"/>
      <w:spacing w:after="0" w:line="240" w:lineRule="auto"/>
      <w:ind w:left="0"/>
      <w:outlineLvl w:val="255"/>
    </w:pPr>
    <w:rPr>
      <w:rFonts w:cs="Arial"/>
      <w:color w:val="000000"/>
      <w:spacing w:val="0"/>
      <w:u w:color="000000"/>
      <w:shd w:val="clear" w:color="auto" w:fill="FFFFFF"/>
      <w:lang w:val="en-AU" w:eastAsia="ru-RU"/>
    </w:rPr>
  </w:style>
  <w:style w:type="character" w:customStyle="1" w:styleId="NoteHeadingChar">
    <w:name w:val="Note Heading Char"/>
    <w:link w:val="NoteHeading"/>
    <w:uiPriority w:val="99"/>
    <w:rsid w:val="002F44C9"/>
    <w:rPr>
      <w:rFonts w:ascii="Arial" w:hAnsi="Arial" w:cs="Arial"/>
      <w:color w:val="000000"/>
      <w:u w:color="000000"/>
      <w:shd w:val="clear" w:color="auto" w:fill="FFFFFF"/>
      <w:lang w:val="en-AU"/>
    </w:rPr>
  </w:style>
  <w:style w:type="paragraph" w:styleId="BodyText2">
    <w:name w:val="Body Text 2"/>
    <w:basedOn w:val="Normal"/>
    <w:next w:val="Normal"/>
    <w:link w:val="BodyText2Char"/>
    <w:uiPriority w:val="99"/>
    <w:rsid w:val="002F44C9"/>
    <w:pPr>
      <w:widowControl w:val="0"/>
      <w:shd w:val="clear" w:color="auto" w:fill="FFFFFF"/>
      <w:suppressAutoHyphens w:val="0"/>
      <w:autoSpaceDE w:val="0"/>
      <w:autoSpaceDN w:val="0"/>
      <w:adjustRightInd w:val="0"/>
      <w:spacing w:after="120" w:line="480" w:lineRule="auto"/>
      <w:ind w:left="0"/>
      <w:outlineLvl w:val="255"/>
    </w:pPr>
    <w:rPr>
      <w:rFonts w:cs="Arial"/>
      <w:color w:val="000000"/>
      <w:spacing w:val="0"/>
      <w:sz w:val="18"/>
      <w:szCs w:val="18"/>
      <w:u w:color="000000"/>
      <w:shd w:val="clear" w:color="auto" w:fill="FFFFFF"/>
      <w:lang w:val="en-AU" w:eastAsia="ru-RU"/>
    </w:rPr>
  </w:style>
  <w:style w:type="character" w:customStyle="1" w:styleId="BodyText2Char">
    <w:name w:val="Body Text 2 Char"/>
    <w:link w:val="BodyText2"/>
    <w:uiPriority w:val="99"/>
    <w:rsid w:val="002F44C9"/>
    <w:rPr>
      <w:rFonts w:ascii="Arial" w:hAnsi="Arial" w:cs="Arial"/>
      <w:color w:val="000000"/>
      <w:sz w:val="18"/>
      <w:szCs w:val="18"/>
      <w:u w:color="000000"/>
      <w:shd w:val="clear" w:color="auto" w:fill="FFFFFF"/>
      <w:lang w:val="en-AU"/>
    </w:rPr>
  </w:style>
  <w:style w:type="paragraph" w:styleId="BodyText3">
    <w:name w:val="Body Text 3"/>
    <w:basedOn w:val="Normal"/>
    <w:next w:val="Normal"/>
    <w:link w:val="BodyText3Char"/>
    <w:uiPriority w:val="99"/>
    <w:rsid w:val="002F44C9"/>
    <w:pPr>
      <w:widowControl w:val="0"/>
      <w:shd w:val="clear" w:color="auto" w:fill="FFFFFF"/>
      <w:suppressAutoHyphens w:val="0"/>
      <w:autoSpaceDE w:val="0"/>
      <w:autoSpaceDN w:val="0"/>
      <w:adjustRightInd w:val="0"/>
      <w:spacing w:after="120" w:line="240" w:lineRule="auto"/>
      <w:ind w:left="0"/>
      <w:outlineLvl w:val="255"/>
    </w:pPr>
    <w:rPr>
      <w:rFonts w:cs="Arial"/>
      <w:color w:val="000000"/>
      <w:spacing w:val="0"/>
      <w:sz w:val="16"/>
      <w:szCs w:val="16"/>
      <w:u w:color="000000"/>
      <w:shd w:val="clear" w:color="auto" w:fill="FFFFFF"/>
      <w:lang w:val="en-AU" w:eastAsia="ru-RU"/>
    </w:rPr>
  </w:style>
  <w:style w:type="character" w:customStyle="1" w:styleId="BodyText3Char">
    <w:name w:val="Body Text 3 Char"/>
    <w:link w:val="BodyText3"/>
    <w:uiPriority w:val="99"/>
    <w:rsid w:val="002F44C9"/>
    <w:rPr>
      <w:rFonts w:ascii="Arial" w:hAnsi="Arial" w:cs="Arial"/>
      <w:color w:val="000000"/>
      <w:sz w:val="16"/>
      <w:szCs w:val="16"/>
      <w:u w:color="000000"/>
      <w:shd w:val="clear" w:color="auto" w:fill="FFFFFF"/>
      <w:lang w:val="en-AU"/>
    </w:rPr>
  </w:style>
  <w:style w:type="paragraph" w:styleId="PlainText">
    <w:name w:val="Plain Text"/>
    <w:basedOn w:val="Normal"/>
    <w:next w:val="Normal"/>
    <w:link w:val="PlainTextChar"/>
    <w:uiPriority w:val="99"/>
    <w:rsid w:val="002F44C9"/>
    <w:pPr>
      <w:widowControl w:val="0"/>
      <w:shd w:val="clear" w:color="auto" w:fill="FFFFFF"/>
      <w:suppressAutoHyphens w:val="0"/>
      <w:autoSpaceDE w:val="0"/>
      <w:autoSpaceDN w:val="0"/>
      <w:adjustRightInd w:val="0"/>
      <w:spacing w:after="0" w:line="240" w:lineRule="auto"/>
      <w:ind w:left="0"/>
      <w:outlineLvl w:val="255"/>
    </w:pPr>
    <w:rPr>
      <w:rFonts w:cs="Arial"/>
      <w:color w:val="000000"/>
      <w:spacing w:val="0"/>
      <w:u w:color="000000"/>
      <w:shd w:val="clear" w:color="auto" w:fill="FFFFFF"/>
      <w:lang w:val="en-AU" w:eastAsia="ru-RU"/>
    </w:rPr>
  </w:style>
  <w:style w:type="character" w:customStyle="1" w:styleId="PlainTextChar">
    <w:name w:val="Plain Text Char"/>
    <w:link w:val="PlainText"/>
    <w:uiPriority w:val="99"/>
    <w:rsid w:val="002F44C9"/>
    <w:rPr>
      <w:rFonts w:ascii="Arial" w:hAnsi="Arial" w:cs="Arial"/>
      <w:color w:val="000000"/>
      <w:u w:color="000000"/>
      <w:shd w:val="clear" w:color="auto" w:fill="FFFFFF"/>
      <w:lang w:val="en-AU"/>
    </w:rPr>
  </w:style>
  <w:style w:type="paragraph" w:styleId="HTMLPreformatted">
    <w:name w:val="HTML Preformatted"/>
    <w:basedOn w:val="Normal"/>
    <w:link w:val="HTMLPreformattedChar"/>
    <w:uiPriority w:val="99"/>
    <w:unhideWhenUsed/>
    <w:rsid w:val="002F4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pPr>
    <w:rPr>
      <w:rFonts w:ascii="Courier New" w:hAnsi="Courier New" w:cs="Courier New"/>
      <w:spacing w:val="0"/>
      <w:lang w:eastAsia="ru-RU"/>
    </w:rPr>
  </w:style>
  <w:style w:type="character" w:customStyle="1" w:styleId="HTMLPreformattedChar">
    <w:name w:val="HTML Preformatted Char"/>
    <w:link w:val="HTMLPreformatted"/>
    <w:uiPriority w:val="99"/>
    <w:rsid w:val="002F44C9"/>
    <w:rPr>
      <w:rFonts w:ascii="Courier New" w:hAnsi="Courier New" w:cs="Courier New"/>
    </w:rPr>
  </w:style>
  <w:style w:type="character" w:customStyle="1" w:styleId="bodyarticletext">
    <w:name w:val="bodyarticletext"/>
    <w:rsid w:val="002F44C9"/>
  </w:style>
  <w:style w:type="paragraph" w:customStyle="1" w:styleId="StyleNormalIndent">
    <w:name w:val="Style Normal Indent +"/>
    <w:basedOn w:val="NormalIndent"/>
    <w:qFormat/>
    <w:rsid w:val="002F44C9"/>
    <w:pPr>
      <w:ind w:left="1418"/>
    </w:pPr>
  </w:style>
  <w:style w:type="paragraph" w:customStyle="1" w:styleId="Number3">
    <w:name w:val="Number 3"/>
    <w:basedOn w:val="Normal"/>
    <w:rsid w:val="002F44C9"/>
    <w:pPr>
      <w:suppressAutoHyphens w:val="0"/>
      <w:spacing w:after="0" w:line="360" w:lineRule="auto"/>
      <w:ind w:left="1003" w:hanging="283"/>
      <w:jc w:val="both"/>
    </w:pPr>
    <w:rPr>
      <w:rFonts w:ascii="Times New Roman" w:hAnsi="Times New Roman"/>
      <w:spacing w:val="0"/>
      <w:sz w:val="26"/>
    </w:rPr>
  </w:style>
  <w:style w:type="paragraph" w:customStyle="1" w:styleId="ListNumber2a">
    <w:name w:val="List Number 2a"/>
    <w:basedOn w:val="ListNumber2"/>
    <w:qFormat/>
    <w:rsid w:val="002F44C9"/>
    <w:pPr>
      <w:numPr>
        <w:numId w:val="0"/>
      </w:numPr>
    </w:pPr>
  </w:style>
  <w:style w:type="paragraph" w:customStyle="1" w:styleId="Ident2">
    <w:name w:val="Ident 2"/>
    <w:basedOn w:val="Ident"/>
    <w:qFormat/>
    <w:rsid w:val="002F44C9"/>
    <w:pPr>
      <w:ind w:left="1985"/>
    </w:pPr>
  </w:style>
  <w:style w:type="paragraph" w:customStyle="1" w:styleId="Ident3">
    <w:name w:val="Ident 3"/>
    <w:basedOn w:val="Ident2"/>
    <w:qFormat/>
    <w:rsid w:val="002F44C9"/>
    <w:pPr>
      <w:ind w:left="2410"/>
    </w:pPr>
  </w:style>
  <w:style w:type="character" w:customStyle="1" w:styleId="Emphasis1">
    <w:name w:val="Emphasis1"/>
    <w:rsid w:val="002F44C9"/>
    <w:rPr>
      <w:i/>
      <w:spacing w:val="0"/>
    </w:rPr>
  </w:style>
  <w:style w:type="paragraph" w:customStyle="1" w:styleId="TableBullet1">
    <w:name w:val="TableBullet1"/>
    <w:basedOn w:val="TableNormal0"/>
    <w:qFormat/>
    <w:rsid w:val="002F44C9"/>
    <w:pPr>
      <w:numPr>
        <w:numId w:val="7"/>
      </w:numPr>
      <w:tabs>
        <w:tab w:val="left" w:pos="317"/>
      </w:tabs>
      <w:spacing w:before="0"/>
    </w:pPr>
  </w:style>
  <w:style w:type="paragraph" w:customStyle="1" w:styleId="ListParagraph1">
    <w:name w:val="List Paragraph1"/>
    <w:basedOn w:val="Normal"/>
    <w:uiPriority w:val="34"/>
    <w:qFormat/>
    <w:rsid w:val="002F44C9"/>
    <w:pPr>
      <w:spacing w:after="0" w:line="240" w:lineRule="auto"/>
      <w:ind w:left="720"/>
    </w:pPr>
    <w:rPr>
      <w:rFonts w:ascii="Calibri" w:eastAsia="Calibri" w:hAnsi="Calibri"/>
      <w:spacing w:val="0"/>
      <w:sz w:val="22"/>
      <w:szCs w:val="22"/>
      <w:lang w:eastAsia="ru-RU"/>
    </w:rPr>
  </w:style>
  <w:style w:type="paragraph" w:customStyle="1" w:styleId="TOCHeading1">
    <w:name w:val="TOC Heading1"/>
    <w:basedOn w:val="Heading1"/>
    <w:uiPriority w:val="39"/>
    <w:qFormat/>
    <w:rsid w:val="002F44C9"/>
    <w:pPr>
      <w:numPr>
        <w:numId w:val="0"/>
      </w:numPr>
      <w:outlineLvl w:val="9"/>
    </w:pPr>
  </w:style>
  <w:style w:type="character" w:customStyle="1" w:styleId="Emphasis2">
    <w:name w:val="Emphasis2"/>
    <w:rsid w:val="002F44C9"/>
    <w:rPr>
      <w:i/>
      <w:spacing w:val="0"/>
    </w:rPr>
  </w:style>
  <w:style w:type="paragraph" w:customStyle="1" w:styleId="TableBullet2">
    <w:name w:val="TableBullet2"/>
    <w:basedOn w:val="TableBullet"/>
    <w:qFormat/>
    <w:rsid w:val="002F44C9"/>
    <w:pPr>
      <w:numPr>
        <w:ilvl w:val="1"/>
      </w:numPr>
      <w:tabs>
        <w:tab w:val="clear" w:pos="1418"/>
        <w:tab w:val="left" w:pos="742"/>
      </w:tabs>
    </w:pPr>
  </w:style>
  <w:style w:type="paragraph" w:customStyle="1" w:styleId="TableIdent">
    <w:name w:val="TableIdent"/>
    <w:basedOn w:val="TableNormal0"/>
    <w:qFormat/>
    <w:rsid w:val="002F44C9"/>
    <w:pPr>
      <w:ind w:left="318"/>
    </w:pPr>
  </w:style>
  <w:style w:type="character" w:customStyle="1" w:styleId="FieldLabel">
    <w:name w:val="Field Label"/>
    <w:uiPriority w:val="99"/>
    <w:rsid w:val="002F44C9"/>
    <w:rPr>
      <w:i/>
      <w:iCs/>
      <w:color w:val="004080"/>
      <w:sz w:val="20"/>
      <w:szCs w:val="20"/>
      <w:shd w:val="clear" w:color="auto" w:fill="FFFFFF"/>
    </w:rPr>
  </w:style>
  <w:style w:type="character" w:customStyle="1" w:styleId="Objecttype">
    <w:name w:val="Object type"/>
    <w:uiPriority w:val="99"/>
    <w:rsid w:val="002F44C9"/>
    <w:rPr>
      <w:b/>
      <w:bCs/>
      <w:sz w:val="20"/>
      <w:szCs w:val="20"/>
      <w:u w:val="single"/>
      <w:shd w:val="clear" w:color="auto" w:fill="FFFFFF"/>
    </w:rPr>
  </w:style>
  <w:style w:type="paragraph" w:customStyle="1" w:styleId="ListHeader">
    <w:name w:val="List Header"/>
    <w:next w:val="Normal"/>
    <w:uiPriority w:val="99"/>
    <w:rsid w:val="002F44C9"/>
    <w:pPr>
      <w:widowControl w:val="0"/>
      <w:shd w:val="clear" w:color="auto" w:fill="FFFFFF"/>
      <w:autoSpaceDE w:val="0"/>
      <w:autoSpaceDN w:val="0"/>
      <w:adjustRightInd w:val="0"/>
      <w:outlineLvl w:val="255"/>
    </w:pPr>
    <w:rPr>
      <w:rFonts w:ascii="Arial" w:hAnsi="Arial" w:cs="Arial"/>
      <w:b/>
      <w:bCs/>
      <w:i/>
      <w:iCs/>
      <w:color w:val="0000A0"/>
      <w:u w:color="000000"/>
      <w:shd w:val="clear" w:color="auto" w:fill="FFFFFF"/>
      <w:lang w:val="en-AU"/>
    </w:rPr>
  </w:style>
  <w:style w:type="paragraph" w:customStyle="1" w:styleId="Code0">
    <w:name w:val="Code"/>
    <w:next w:val="Normal"/>
    <w:uiPriority w:val="99"/>
    <w:rsid w:val="002F44C9"/>
    <w:pPr>
      <w:widowControl w:val="0"/>
      <w:shd w:val="clear" w:color="auto" w:fill="FFFFFF"/>
      <w:autoSpaceDE w:val="0"/>
      <w:autoSpaceDN w:val="0"/>
      <w:adjustRightInd w:val="0"/>
      <w:outlineLvl w:val="255"/>
    </w:pPr>
    <w:rPr>
      <w:rFonts w:ascii="Arial" w:hAnsi="Arial" w:cs="Arial"/>
      <w:sz w:val="18"/>
      <w:szCs w:val="18"/>
      <w:shd w:val="clear" w:color="auto" w:fill="FFFFFF"/>
      <w:lang w:val="en-AU"/>
    </w:rPr>
  </w:style>
  <w:style w:type="paragraph" w:customStyle="1" w:styleId="NumberedList">
    <w:name w:val="Numbered List"/>
    <w:next w:val="Normal"/>
    <w:uiPriority w:val="99"/>
    <w:rsid w:val="002F44C9"/>
    <w:pPr>
      <w:widowControl w:val="0"/>
      <w:autoSpaceDE w:val="0"/>
      <w:autoSpaceDN w:val="0"/>
      <w:adjustRightInd w:val="0"/>
      <w:ind w:left="360" w:hanging="360"/>
      <w:outlineLvl w:val="255"/>
    </w:pPr>
    <w:rPr>
      <w:rFonts w:ascii="Arial" w:hAnsi="Arial" w:cs="Arial"/>
      <w:color w:val="000000"/>
      <w:shd w:val="clear" w:color="auto" w:fill="FFFFFF"/>
      <w:lang w:val="en-AU"/>
    </w:rPr>
  </w:style>
  <w:style w:type="paragraph" w:customStyle="1" w:styleId="BulletedList">
    <w:name w:val="Bulleted List"/>
    <w:next w:val="Normal"/>
    <w:uiPriority w:val="99"/>
    <w:rsid w:val="002F44C9"/>
    <w:pPr>
      <w:widowControl w:val="0"/>
      <w:autoSpaceDE w:val="0"/>
      <w:autoSpaceDN w:val="0"/>
      <w:adjustRightInd w:val="0"/>
      <w:ind w:left="360" w:hanging="360"/>
      <w:outlineLvl w:val="255"/>
    </w:pPr>
    <w:rPr>
      <w:rFonts w:ascii="Arial" w:hAnsi="Arial" w:cs="Arial"/>
      <w:color w:val="000000"/>
      <w:shd w:val="clear" w:color="auto" w:fill="FFFFFF"/>
      <w:lang w:val="en-AU"/>
    </w:rPr>
  </w:style>
  <w:style w:type="character" w:customStyle="1" w:styleId="TableHeading">
    <w:name w:val="Table Heading"/>
    <w:uiPriority w:val="99"/>
    <w:rsid w:val="002F44C9"/>
    <w:rPr>
      <w:b/>
      <w:bCs/>
      <w:color w:val="000000"/>
      <w:sz w:val="22"/>
      <w:szCs w:val="22"/>
      <w:shd w:val="clear" w:color="auto" w:fill="FFFFFF"/>
    </w:rPr>
  </w:style>
  <w:style w:type="character" w:customStyle="1" w:styleId="SSBookmark">
    <w:name w:val="SSBookmark"/>
    <w:uiPriority w:val="99"/>
    <w:rsid w:val="002F44C9"/>
    <w:rPr>
      <w:b/>
      <w:bCs/>
      <w:color w:val="000000"/>
      <w:sz w:val="16"/>
      <w:szCs w:val="16"/>
      <w:shd w:val="clear" w:color="auto" w:fill="FFFF80"/>
    </w:rPr>
  </w:style>
  <w:style w:type="paragraph" w:customStyle="1" w:styleId="NormalIndent2">
    <w:name w:val="Normal Indent 2"/>
    <w:basedOn w:val="NormalIndent"/>
    <w:qFormat/>
    <w:rsid w:val="002F44C9"/>
    <w:pPr>
      <w:ind w:left="1985"/>
    </w:pPr>
  </w:style>
  <w:style w:type="paragraph" w:customStyle="1" w:styleId="NormalIndent3">
    <w:name w:val="Normal Indent 3"/>
    <w:basedOn w:val="NormalIndent2"/>
    <w:qFormat/>
    <w:rsid w:val="002F44C9"/>
    <w:pPr>
      <w:ind w:left="2552"/>
    </w:pPr>
  </w:style>
  <w:style w:type="paragraph" w:customStyle="1" w:styleId="Annotation">
    <w:name w:val="Annotation"/>
    <w:basedOn w:val="Normal"/>
    <w:rsid w:val="002F44C9"/>
    <w:pPr>
      <w:jc w:val="right"/>
      <w:outlineLvl w:val="0"/>
    </w:pPr>
    <w:rPr>
      <w:b/>
      <w:sz w:val="40"/>
      <w:szCs w:val="40"/>
    </w:rPr>
  </w:style>
  <w:style w:type="paragraph" w:customStyle="1" w:styleId="Captiontable">
    <w:name w:val="Caption table"/>
    <w:basedOn w:val="Caption"/>
    <w:rsid w:val="002F44C9"/>
    <w:pPr>
      <w:numPr>
        <w:numId w:val="0"/>
      </w:numPr>
      <w:jc w:val="right"/>
    </w:pPr>
  </w:style>
  <w:style w:type="paragraph" w:customStyle="1" w:styleId="HeadingA">
    <w:name w:val="Heading A"/>
    <w:basedOn w:val="Heading1"/>
    <w:rsid w:val="002F44C9"/>
    <w:pPr>
      <w:numPr>
        <w:numId w:val="0"/>
      </w:numPr>
    </w:pPr>
  </w:style>
  <w:style w:type="paragraph" w:customStyle="1" w:styleId="List1">
    <w:name w:val="List 1"/>
    <w:basedOn w:val="Normal"/>
    <w:rsid w:val="002F44C9"/>
    <w:pPr>
      <w:numPr>
        <w:numId w:val="4"/>
      </w:numPr>
      <w:suppressAutoHyphens w:val="0"/>
      <w:spacing w:after="0" w:line="240" w:lineRule="auto"/>
      <w:jc w:val="both"/>
    </w:pPr>
    <w:rPr>
      <w:rFonts w:ascii="Times New Roman" w:hAnsi="Times New Roman"/>
      <w:spacing w:val="0"/>
      <w:sz w:val="24"/>
      <w:szCs w:val="24"/>
    </w:rPr>
  </w:style>
  <w:style w:type="paragraph" w:customStyle="1" w:styleId="Number1">
    <w:name w:val="Number 1"/>
    <w:basedOn w:val="Normal"/>
    <w:rsid w:val="002F44C9"/>
    <w:pPr>
      <w:numPr>
        <w:numId w:val="6"/>
      </w:numPr>
      <w:suppressAutoHyphens w:val="0"/>
      <w:spacing w:before="120" w:after="0" w:line="240" w:lineRule="auto"/>
      <w:jc w:val="both"/>
    </w:pPr>
    <w:rPr>
      <w:rFonts w:ascii="Times New Roman" w:hAnsi="Times New Roman"/>
      <w:bCs/>
      <w:spacing w:val="0"/>
      <w:sz w:val="24"/>
      <w:szCs w:val="24"/>
    </w:rPr>
  </w:style>
  <w:style w:type="character" w:customStyle="1" w:styleId="Strong10">
    <w:name w:val="Strong1"/>
    <w:rsid w:val="002F44C9"/>
    <w:rPr>
      <w:b/>
      <w:i/>
    </w:rPr>
  </w:style>
  <w:style w:type="character" w:styleId="HTMLCode">
    <w:name w:val="HTML Code"/>
    <w:basedOn w:val="DefaultParagraphFont"/>
    <w:uiPriority w:val="99"/>
    <w:unhideWhenUsed/>
    <w:rsid w:val="00015E81"/>
    <w:rPr>
      <w:rFonts w:ascii="Courier New" w:eastAsia="Times New Roman" w:hAnsi="Courier New" w:cs="Courier New"/>
      <w:sz w:val="20"/>
      <w:szCs w:val="20"/>
    </w:rPr>
  </w:style>
  <w:style w:type="character" w:styleId="HTMLTypewriter">
    <w:name w:val="HTML Typewriter"/>
    <w:basedOn w:val="DefaultParagraphFont"/>
    <w:uiPriority w:val="99"/>
    <w:unhideWhenUsed/>
    <w:rsid w:val="00015E81"/>
    <w:rPr>
      <w:rFonts w:ascii="Courier New" w:eastAsia="Times New Roman" w:hAnsi="Courier New" w:cs="Courier New"/>
      <w:sz w:val="20"/>
      <w:szCs w:val="20"/>
    </w:rPr>
  </w:style>
  <w:style w:type="character" w:customStyle="1" w:styleId="Strong2">
    <w:name w:val="Strong2"/>
    <w:rsid w:val="00DA1A73"/>
    <w:rPr>
      <w:b/>
      <w:i/>
    </w:rPr>
  </w:style>
  <w:style w:type="character" w:customStyle="1" w:styleId="Strong3">
    <w:name w:val="Strong3"/>
    <w:rsid w:val="00324DF8"/>
    <w:rPr>
      <w:b/>
      <w:i/>
    </w:rPr>
  </w:style>
  <w:style w:type="character" w:customStyle="1" w:styleId="Strong4">
    <w:name w:val="Strong4"/>
    <w:rsid w:val="0071535D"/>
    <w:rPr>
      <w:b/>
      <w:i/>
    </w:rPr>
  </w:style>
  <w:style w:type="character" w:customStyle="1" w:styleId="Strong5">
    <w:name w:val="Strong5"/>
    <w:rsid w:val="0010176F"/>
    <w:rPr>
      <w:b/>
      <w:i/>
    </w:rPr>
  </w:style>
  <w:style w:type="character" w:customStyle="1" w:styleId="Strong6">
    <w:name w:val="Strong6"/>
    <w:rsid w:val="004D32B9"/>
    <w:rPr>
      <w:b/>
      <w:i/>
    </w:rPr>
  </w:style>
  <w:style w:type="character" w:customStyle="1" w:styleId="Strong7">
    <w:name w:val="Strong7"/>
    <w:rsid w:val="002F44C9"/>
    <w:rPr>
      <w:b/>
      <w:i/>
    </w:rPr>
  </w:style>
</w:styles>
</file>

<file path=word/webSettings.xml><?xml version="1.0" encoding="utf-8"?>
<w:webSettings xmlns:r="http://schemas.openxmlformats.org/officeDocument/2006/relationships" xmlns:w="http://schemas.openxmlformats.org/wordprocessingml/2006/main">
  <w:divs>
    <w:div w:id="321082250">
      <w:bodyDiv w:val="1"/>
      <w:marLeft w:val="0"/>
      <w:marRight w:val="0"/>
      <w:marTop w:val="0"/>
      <w:marBottom w:val="0"/>
      <w:divBdr>
        <w:top w:val="none" w:sz="0" w:space="0" w:color="auto"/>
        <w:left w:val="none" w:sz="0" w:space="0" w:color="auto"/>
        <w:bottom w:val="none" w:sz="0" w:space="0" w:color="auto"/>
        <w:right w:val="none" w:sz="0" w:space="0" w:color="auto"/>
      </w:divBdr>
    </w:div>
    <w:div w:id="1604067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comments" Target="comments.xml"/><Relationship Id="rId26" Type="http://schemas.openxmlformats.org/officeDocument/2006/relationships/image" Target="media/image1.emf"/><Relationship Id="rId39" Type="http://schemas.openxmlformats.org/officeDocument/2006/relationships/oleObject" Target="embeddings/oleObject7.bin"/><Relationship Id="rId21" Type="http://schemas.openxmlformats.org/officeDocument/2006/relationships/hyperlink" Target="mailto:GKushnir@luxoft.com" TargetMode="External"/><Relationship Id="rId34" Type="http://schemas.openxmlformats.org/officeDocument/2006/relationships/image" Target="media/image5.emf"/><Relationship Id="rId42" Type="http://schemas.openxmlformats.org/officeDocument/2006/relationships/image" Target="media/image9.emf"/><Relationship Id="rId47" Type="http://schemas.openxmlformats.org/officeDocument/2006/relationships/oleObject" Target="embeddings/oleObject11.bin"/><Relationship Id="rId50" Type="http://schemas.openxmlformats.org/officeDocument/2006/relationships/image" Target="media/image13.emf"/><Relationship Id="rId55" Type="http://schemas.openxmlformats.org/officeDocument/2006/relationships/oleObject" Target="embeddings/oleObject15.bin"/><Relationship Id="rId63" Type="http://schemas.openxmlformats.org/officeDocument/2006/relationships/footer" Target="foot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mailto:OVeselov@luxoft.com" TargetMode="External"/><Relationship Id="rId32" Type="http://schemas.openxmlformats.org/officeDocument/2006/relationships/image" Target="media/image4.emf"/><Relationship Id="rId37" Type="http://schemas.openxmlformats.org/officeDocument/2006/relationships/oleObject" Target="embeddings/oleObject6.bin"/><Relationship Id="rId40" Type="http://schemas.openxmlformats.org/officeDocument/2006/relationships/image" Target="media/image8.e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17.emf"/><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mailto:otaranchenko@inttrust.ru" TargetMode="External"/><Relationship Id="rId28" Type="http://schemas.openxmlformats.org/officeDocument/2006/relationships/image" Target="media/image2.emf"/><Relationship Id="rId36" Type="http://schemas.openxmlformats.org/officeDocument/2006/relationships/image" Target="media/image6.emf"/><Relationship Id="rId49" Type="http://schemas.openxmlformats.org/officeDocument/2006/relationships/oleObject" Target="embeddings/oleObject12.bin"/><Relationship Id="rId57" Type="http://schemas.openxmlformats.org/officeDocument/2006/relationships/oleObject" Target="embeddings/oleObject16.bin"/><Relationship Id="rId61"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hyperlink" Target="mailto:panov@inttrust.ru" TargetMode="External"/><Relationship Id="rId31" Type="http://schemas.openxmlformats.org/officeDocument/2006/relationships/oleObject" Target="embeddings/oleObject3.bin"/><Relationship Id="rId44" Type="http://schemas.openxmlformats.org/officeDocument/2006/relationships/image" Target="media/image10.emf"/><Relationship Id="rId52" Type="http://schemas.openxmlformats.org/officeDocument/2006/relationships/image" Target="media/image14.emf"/><Relationship Id="rId60" Type="http://schemas.openxmlformats.org/officeDocument/2006/relationships/header" Target="header3.xm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mailto:MKravchenko@luxoft.com" TargetMode="External"/><Relationship Id="rId27" Type="http://schemas.openxmlformats.org/officeDocument/2006/relationships/oleObject" Target="embeddings/oleObject1.bin"/><Relationship Id="rId30" Type="http://schemas.openxmlformats.org/officeDocument/2006/relationships/image" Target="media/image3.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12.emf"/><Relationship Id="rId56" Type="http://schemas.openxmlformats.org/officeDocument/2006/relationships/image" Target="media/image16.emf"/><Relationship Id="rId64" Type="http://schemas.openxmlformats.org/officeDocument/2006/relationships/footer" Target="footer7.xml"/><Relationship Id="rId8" Type="http://schemas.openxmlformats.org/officeDocument/2006/relationships/settings" Target="settings.xml"/><Relationship Id="rId51" Type="http://schemas.openxmlformats.org/officeDocument/2006/relationships/oleObject" Target="embeddings/oleObject13.bin"/><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yperlink" Target="mailto:STrishina@luxoft.com" TargetMode="External"/><Relationship Id="rId33" Type="http://schemas.openxmlformats.org/officeDocument/2006/relationships/oleObject" Target="embeddings/oleObject4.bin"/><Relationship Id="rId38" Type="http://schemas.openxmlformats.org/officeDocument/2006/relationships/image" Target="media/image7.emf"/><Relationship Id="rId46" Type="http://schemas.openxmlformats.org/officeDocument/2006/relationships/image" Target="media/image11.emf"/><Relationship Id="rId59" Type="http://schemas.openxmlformats.org/officeDocument/2006/relationships/oleObject" Target="embeddings/oleObject17.bin"/><Relationship Id="rId67" Type="http://schemas.microsoft.com/office/2007/relationships/stylesWithEffects" Target="stylesWithEffects.xml"/><Relationship Id="rId20" Type="http://schemas.openxmlformats.org/officeDocument/2006/relationships/hyperlink" Target="mailto:AAfanasyev@luxoft.com" TargetMode="External"/><Relationship Id="rId41" Type="http://schemas.openxmlformats.org/officeDocument/2006/relationships/oleObject" Target="embeddings/oleObject8.bin"/><Relationship Id="rId54" Type="http://schemas.openxmlformats.org/officeDocument/2006/relationships/image" Target="media/image15.emf"/><Relationship Id="rId62"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afanasyev\Application%20Data\Microsoft\Templates\Luxoft\Report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Document" ma:contentTypeID="0x010100D1D640500764174785D8889073F40E0E0079AD030E76D2BA48BD42BFBA752290B3" ma:contentTypeVersion="18" ma:contentTypeDescription="Specific CT for publishing Luxoft Procedure Templates as Documents&#10;" ma:contentTypeScope="" ma:versionID="fc2f808df89c234b696b7ddd572fb483">
  <xsd:schema xmlns:xsd="http://www.w3.org/2001/XMLSchema" xmlns:p="http://schemas.microsoft.com/office/2006/metadata/properties" xmlns:ns1="http://schemas.microsoft.com/sharepoint/v3" xmlns:ns2="3a104952-1e17-4dec-ba63-f61d6ffef44b" xmlns:ns3="2c756c03-21f2-430e-9eec-a7a4205f2fb5" xmlns:ns4="73a149e6-a33a-4eda-addf-fc24054b8bbe" targetNamespace="http://schemas.microsoft.com/office/2006/metadata/properties" ma:root="true" ma:fieldsID="1a617254020c27b8d83b34ca816cb773" ns1:_="" ns2:_="" ns3:_="" ns4:_="">
    <xsd:import namespace="http://schemas.microsoft.com/sharepoint/v3"/>
    <xsd:import namespace="3a104952-1e17-4dec-ba63-f61d6ffef44b"/>
    <xsd:import namespace="2c756c03-21f2-430e-9eec-a7a4205f2fb5"/>
    <xsd:import namespace="73a149e6-a33a-4eda-addf-fc24054b8bbe"/>
    <xsd:element name="properties">
      <xsd:complexType>
        <xsd:sequence>
          <xsd:element name="documentManagement">
            <xsd:complexType>
              <xsd:all>
                <xsd:element ref="ns2:ProcedureArea" minOccurs="0"/>
                <xsd:element ref="ns2:ProcessArea" minOccurs="0"/>
                <xsd:element ref="ns2:PracticesAreaRef" minOccurs="0"/>
                <xsd:element ref="ns2:PolicyCode" minOccurs="0"/>
                <xsd:element ref="ns2:Annotation" minOccurs="0"/>
                <xsd:element ref="ns2:FileType1" minOccurs="0"/>
                <xsd:element ref="ns2:TemplateStatus" minOccurs="0"/>
                <xsd:element ref="ns2:TemplateVersion" minOccurs="0"/>
                <xsd:element ref="ns2:ODCMultipleRef" minOccurs="0"/>
                <xsd:element ref="ns1:Language" minOccurs="0"/>
                <xsd:element ref="ns3:URL" minOccurs="0"/>
                <xsd:element ref="ns4:BestPractices" minOccurs="0"/>
                <xsd:element ref="ns2:SiteMultipleRef"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Language" ma:index="11" nillable="true" ma:displayName="Language" ma:default="English" ma:internalName="Language">
      <xsd:simpleType>
        <xsd:union memberTypes="dms:Text">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union>
      </xsd:simpleType>
    </xsd:element>
  </xsd:schema>
  <xsd:schema xmlns:xsd="http://www.w3.org/2001/XMLSchema" xmlns:dms="http://schemas.microsoft.com/office/2006/documentManagement/types" targetNamespace="3a104952-1e17-4dec-ba63-f61d6ffef44b" elementFormDefault="qualified">
    <xsd:import namespace="http://schemas.microsoft.com/office/2006/documentManagement/types"/>
    <xsd:element name="ProcedureArea" ma:index="2" nillable="true" ma:displayName="ProcedureArea" ma:default="" ma:description="choice of procedure area for templates" ma:format="Dropdown" ma:internalName="ProcedureArea">
      <xsd:simpleType>
        <xsd:restriction base="dms:Choice">
          <xsd:enumeration value="BDM"/>
          <xsd:enumeration value="BSD"/>
          <xsd:enumeration value="COM"/>
          <xsd:enumeration value="FIN"/>
          <xsd:enumeration value="GFG"/>
          <xsd:enumeration value="GQA"/>
          <xsd:enumeration value="HRM"/>
          <xsd:enumeration value="ORG"/>
          <xsd:enumeration value="SPI"/>
          <xsd:enumeration value="HSE"/>
          <xsd:enumeration value="Order Templates"/>
        </xsd:restriction>
      </xsd:simpleType>
    </xsd:element>
    <xsd:element name="ProcessArea" ma:index="3" nillable="true" ma:displayName="ProcessArea" ma:default="" ma:description="choice of process area for templates" ma:format="Dropdown" ma:internalName="ProcessArea">
      <xsd:simpleType>
        <xsd:restriction base="dms:Choice">
          <xsd:enumeration value="(001 - 049)Project Management"/>
          <xsd:enumeration value="(050 - 199)Requirements"/>
          <xsd:enumeration value="(200 - 299)Design"/>
          <xsd:enumeration value="(300 - 399)User Documentation"/>
          <xsd:enumeration value="(400 - 499)Review Results"/>
          <xsd:enumeration value="(500 - 699)Testing"/>
          <xsd:enumeration value="(700 - 799)Implementation"/>
          <xsd:enumeration value="(900 - 999)Project Reporting"/>
        </xsd:restriction>
      </xsd:simpleType>
    </xsd:element>
    <xsd:element name="PracticesAreaRef" ma:index="4" nillable="true" ma:displayName="PracticesAreaRef" ma:list="{ec5e4ad7-6042-46f1-85ca-9f27b4aa66c9}" ma:internalName="PracticesAreaRef" ma:showField="Title" ma:web="3a104952-1e17-4dec-ba63-f61d6ffef44b">
      <xsd:complexType>
        <xsd:complexContent>
          <xsd:extension base="dms:MultiChoiceLookup">
            <xsd:sequence>
              <xsd:element name="Value" type="dms:Lookup" maxOccurs="unbounded" minOccurs="0" nillable="true"/>
            </xsd:sequence>
          </xsd:extension>
        </xsd:complexContent>
      </xsd:complexType>
    </xsd:element>
    <xsd:element name="PolicyCode" ma:index="5" nillable="true" ma:displayName="DocumentCode" ma:default="" ma:description="luxoft column, code of policy or template, e.g. FIN-02" ma:internalName="PolicyCode">
      <xsd:simpleType>
        <xsd:restriction base="dms:Text">
          <xsd:maxLength value="255"/>
        </xsd:restriction>
      </xsd:simpleType>
    </xsd:element>
    <xsd:element name="Annotation" ma:index="6" nillable="true" ma:displayName="Annotation" ma:description="short description of template purpose" ma:internalName="Annotation">
      <xsd:simpleType>
        <xsd:restriction base="dms:Note"/>
      </xsd:simpleType>
    </xsd:element>
    <xsd:element name="FileType1" ma:index="7" nillable="true" ma:displayName="FileType" ma:default="" ma:description="DOC,XLS,VSD,MPT - for compatibiliry with old versions" ma:format="Dropdown" ma:internalName="FileType1">
      <xsd:simpleType>
        <xsd:restriction base="dms:Choice">
          <xsd:enumeration value="DOC"/>
          <xsd:enumeration value="XLS"/>
          <xsd:enumeration value="VSD"/>
          <xsd:enumeration value="MPT"/>
          <xsd:enumeration value="OFT"/>
          <xsd:enumeration value="PPT"/>
        </xsd:restriction>
      </xsd:simpleType>
    </xsd:element>
    <xsd:element name="TemplateStatus" ma:index="8" nillable="true" ma:displayName="TemplateType" ma:default="Project" ma:description="template type" ma:format="Dropdown" ma:internalName="TemplateStatus">
      <xsd:simpleType>
        <xsd:restriction base="dms:Choice">
          <xsd:enumeration value="Project"/>
          <xsd:enumeration value="TrialUse"/>
        </xsd:restriction>
      </xsd:simpleType>
    </xsd:element>
    <xsd:element name="TemplateVersion" ma:index="9" nillable="true" ma:displayName="TemplateVersion" ma:internalName="TemplateVersion">
      <xsd:simpleType>
        <xsd:restriction base="dms:Text">
          <xsd:maxLength value="255"/>
        </xsd:restriction>
      </xsd:simpleType>
    </xsd:element>
    <xsd:element name="ODCMultipleRef" ma:index="10" nillable="true" ma:displayName="ODCMultipleRef" ma:description="luxoft column, reference to GlobalODCList, multiple choice" ma:list="{f94a17c0-497c-458b-bab3-d9ef1e8e675b}" ma:internalName="ODCMultipleRef" ma:showField="Title" ma:web="3a104952-1e17-4dec-ba63-f61d6ffef44b">
      <xsd:complexType>
        <xsd:complexContent>
          <xsd:extension base="dms:MultiChoiceLookup">
            <xsd:sequence>
              <xsd:element name="Value" type="dms:Lookup" maxOccurs="unbounded" minOccurs="0" nillable="true"/>
            </xsd:sequence>
          </xsd:extension>
        </xsd:complexContent>
      </xsd:complexType>
    </xsd:element>
    <xsd:element name="SiteMultipleRef" ma:index="20" nillable="true" ma:displayName="SiteMultipleRef" ma:list="{ea2713fd-6560-4e14-923b-06c895a31889}" ma:internalName="SiteMultipleRef" ma:showField="Title" ma:web="3a104952-1e17-4dec-ba63-f61d6ffef44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dms="http://schemas.microsoft.com/office/2006/documentManagement/types" targetNamespace="2c756c03-21f2-430e-9eec-a7a4205f2fb5" elementFormDefault="qualified">
    <xsd:import namespace="http://schemas.microsoft.com/office/2006/documentManagement/types"/>
    <xsd:element name="URL" ma:index="12" nillable="true" ma:displayName="URL" ma:format="Hyperlink" ma:internalName="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dms="http://schemas.microsoft.com/office/2006/documentManagement/types" targetNamespace="73a149e6-a33a-4eda-addf-fc24054b8bbe" elementFormDefault="qualified">
    <xsd:import namespace="http://schemas.microsoft.com/office/2006/documentManagement/types"/>
    <xsd:element name="BestPractices" ma:index="19" nillable="true" ma:displayName="BestPractices" ma:default="0" ma:internalName="BestPractices">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8" ma:displayName="Content Type"/>
        <xsd:element ref="dc:title" minOccurs="0" maxOccurs="1" ma:index="1" ma:displayName="Title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rocessArea xmlns="3a104952-1e17-4dec-ba63-f61d6ffef44b">(200 - 299)Design</ProcessArea>
    <Language xmlns="http://schemas.microsoft.com/sharepoint/v3">Russian (Russia)</Language>
    <SiteMultipleRef xmlns="3a104952-1e17-4dec-ba63-f61d6ffef44b"/>
    <TemplateStatus xmlns="3a104952-1e17-4dec-ba63-f61d6ffef44b">Project</TemplateStatus>
    <BestPractices xmlns="73a149e6-a33a-4eda-addf-fc24054b8bbe">true</BestPractices>
    <ProcedureArea xmlns="3a104952-1e17-4dec-ba63-f61d6ffef44b" xsi:nil="true"/>
    <URL xmlns="2c756c03-21f2-430e-9eec-a7a4205f2fb5">
      <Url>https://sepg.luxoft.com/_layouts/LinkPool/Content/private$/SDC/Practices(SPA)/QMS/ProjectPolicies/_Templates/ZZZ-210-00-(Архитектура%20Системы).doc</Url>
      <Description>https://sepg.luxoft.com/_layouts/LinkPool/Content/private$/SDC/Practices(SPA)/QMS/ProjectPolicies/_Templates/ZZZ-210-00-(Архитектура%20Системы).doc</Description>
    </URL>
    <FileType1 xmlns="3a104952-1e17-4dec-ba63-f61d6ffef44b">DOC</FileType1>
    <PolicyCode xmlns="3a104952-1e17-4dec-ba63-f61d6ffef44b">210-00</PolicyCode>
    <TemplateVersion xmlns="3a104952-1e17-4dec-ba63-f61d6ffef44b" xsi:nil="true"/>
    <PracticesAreaRef xmlns="3a104952-1e17-4dec-ba63-f61d6ffef44b">
      <Value>5</Value>
    </PracticesAreaRef>
    <ODCMultipleRef xmlns="3a104952-1e17-4dec-ba63-f61d6ffef44b">
      <Value>1</Value>
      <Value>20</Value>
    </ODCMultipleRef>
    <Annotation xmlns="3a104952-1e17-4dec-ba63-f61d6ffef44b" xsi:nil="true"/>
  </documentManagement>
</p:properties>
</file>

<file path=customXml/item4.xml><?xml version="1.0" encoding="utf-8"?>
<LongProperties xmlns="http://schemas.microsoft.com/office/2006/metadata/longProperties">
  <LongProp xmlns="" name="URL"><![CDATA[https://sepg.luxoft.com/_layouts/LinkPool/Content/private$/SDC/Practices(SPA)/QMS/ProjectPolicies/_Templates/ZZZ-210-00-(Архитектура%20Системы).doc, https://sepg.luxoft.com/_layouts/LinkPool/Content/private$/SDC/Practices(SPA)/QMS/ProjectPolicies/_Templates/ZZZ-210-00-(Архитектура%20Системы).doc]]></LongProp>
</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77F49-6288-4684-AE7B-E68138CA5A9D}">
  <ds:schemaRefs>
    <ds:schemaRef ds:uri="http://schemas.microsoft.com/sharepoint/v3/contenttype/forms"/>
  </ds:schemaRefs>
</ds:datastoreItem>
</file>

<file path=customXml/itemProps2.xml><?xml version="1.0" encoding="utf-8"?>
<ds:datastoreItem xmlns:ds="http://schemas.openxmlformats.org/officeDocument/2006/customXml" ds:itemID="{CC0961B2-6D10-417E-B25F-7F8DA2106F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a104952-1e17-4dec-ba63-f61d6ffef44b"/>
    <ds:schemaRef ds:uri="2c756c03-21f2-430e-9eec-a7a4205f2fb5"/>
    <ds:schemaRef ds:uri="73a149e6-a33a-4eda-addf-fc24054b8bbe"/>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415FBBD-8407-4C2A-B631-EDD05E7DDEE6}">
  <ds:schemaRefs>
    <ds:schemaRef ds:uri="http://schemas.microsoft.com/office/2006/metadata/properties"/>
    <ds:schemaRef ds:uri="http://schemas.microsoft.com/office/infopath/2007/PartnerControls"/>
    <ds:schemaRef ds:uri="3a104952-1e17-4dec-ba63-f61d6ffef44b"/>
    <ds:schemaRef ds:uri="http://schemas.microsoft.com/sharepoint/v3"/>
    <ds:schemaRef ds:uri="73a149e6-a33a-4eda-addf-fc24054b8bbe"/>
    <ds:schemaRef ds:uri="2c756c03-21f2-430e-9eec-a7a4205f2fb5"/>
  </ds:schemaRefs>
</ds:datastoreItem>
</file>

<file path=customXml/itemProps4.xml><?xml version="1.0" encoding="utf-8"?>
<ds:datastoreItem xmlns:ds="http://schemas.openxmlformats.org/officeDocument/2006/customXml" ds:itemID="{6968532E-071D-45AB-8835-FAC5082D59A2}">
  <ds:schemaRefs>
    <ds:schemaRef ds:uri="http://schemas.microsoft.com/office/2006/metadata/longProperties"/>
  </ds:schemaRefs>
</ds:datastoreItem>
</file>

<file path=customXml/itemProps5.xml><?xml version="1.0" encoding="utf-8"?>
<ds:datastoreItem xmlns:ds="http://schemas.openxmlformats.org/officeDocument/2006/customXml" ds:itemID="{0F001C4A-8027-40D5-8F6F-D1BDA20E9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ReportTE.dot</Template>
  <TotalTime>1</TotalTime>
  <Pages>56</Pages>
  <Words>14047</Words>
  <Characters>80074</Characters>
  <Application>Microsoft Office Word</Application>
  <DocSecurity>0</DocSecurity>
  <Lines>667</Lines>
  <Paragraphs>187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Архитектура подсистемы хранения</vt:lpstr>
      <vt:lpstr>Архитектура подсистемы хранения</vt:lpstr>
    </vt:vector>
  </TitlesOfParts>
  <Company>Люксофт</Company>
  <LinksUpToDate>false</LinksUpToDate>
  <CharactersWithSpaces>93934</CharactersWithSpaces>
  <SharedDoc>false</SharedDoc>
  <HLinks>
    <vt:vector size="306" baseType="variant">
      <vt:variant>
        <vt:i4>1507383</vt:i4>
      </vt:variant>
      <vt:variant>
        <vt:i4>314</vt:i4>
      </vt:variant>
      <vt:variant>
        <vt:i4>0</vt:i4>
      </vt:variant>
      <vt:variant>
        <vt:i4>5</vt:i4>
      </vt:variant>
      <vt:variant>
        <vt:lpwstr/>
      </vt:variant>
      <vt:variant>
        <vt:lpwstr>_Toc340051157</vt:lpwstr>
      </vt:variant>
      <vt:variant>
        <vt:i4>1507383</vt:i4>
      </vt:variant>
      <vt:variant>
        <vt:i4>308</vt:i4>
      </vt:variant>
      <vt:variant>
        <vt:i4>0</vt:i4>
      </vt:variant>
      <vt:variant>
        <vt:i4>5</vt:i4>
      </vt:variant>
      <vt:variant>
        <vt:lpwstr/>
      </vt:variant>
      <vt:variant>
        <vt:lpwstr>_Toc340051156</vt:lpwstr>
      </vt:variant>
      <vt:variant>
        <vt:i4>1507383</vt:i4>
      </vt:variant>
      <vt:variant>
        <vt:i4>302</vt:i4>
      </vt:variant>
      <vt:variant>
        <vt:i4>0</vt:i4>
      </vt:variant>
      <vt:variant>
        <vt:i4>5</vt:i4>
      </vt:variant>
      <vt:variant>
        <vt:lpwstr/>
      </vt:variant>
      <vt:variant>
        <vt:lpwstr>_Toc340051155</vt:lpwstr>
      </vt:variant>
      <vt:variant>
        <vt:i4>1507383</vt:i4>
      </vt:variant>
      <vt:variant>
        <vt:i4>296</vt:i4>
      </vt:variant>
      <vt:variant>
        <vt:i4>0</vt:i4>
      </vt:variant>
      <vt:variant>
        <vt:i4>5</vt:i4>
      </vt:variant>
      <vt:variant>
        <vt:lpwstr/>
      </vt:variant>
      <vt:variant>
        <vt:lpwstr>_Toc340051154</vt:lpwstr>
      </vt:variant>
      <vt:variant>
        <vt:i4>1507383</vt:i4>
      </vt:variant>
      <vt:variant>
        <vt:i4>290</vt:i4>
      </vt:variant>
      <vt:variant>
        <vt:i4>0</vt:i4>
      </vt:variant>
      <vt:variant>
        <vt:i4>5</vt:i4>
      </vt:variant>
      <vt:variant>
        <vt:lpwstr/>
      </vt:variant>
      <vt:variant>
        <vt:lpwstr>_Toc340051153</vt:lpwstr>
      </vt:variant>
      <vt:variant>
        <vt:i4>1507383</vt:i4>
      </vt:variant>
      <vt:variant>
        <vt:i4>284</vt:i4>
      </vt:variant>
      <vt:variant>
        <vt:i4>0</vt:i4>
      </vt:variant>
      <vt:variant>
        <vt:i4>5</vt:i4>
      </vt:variant>
      <vt:variant>
        <vt:lpwstr/>
      </vt:variant>
      <vt:variant>
        <vt:lpwstr>_Toc340051152</vt:lpwstr>
      </vt:variant>
      <vt:variant>
        <vt:i4>1507383</vt:i4>
      </vt:variant>
      <vt:variant>
        <vt:i4>278</vt:i4>
      </vt:variant>
      <vt:variant>
        <vt:i4>0</vt:i4>
      </vt:variant>
      <vt:variant>
        <vt:i4>5</vt:i4>
      </vt:variant>
      <vt:variant>
        <vt:lpwstr/>
      </vt:variant>
      <vt:variant>
        <vt:lpwstr>_Toc340051151</vt:lpwstr>
      </vt:variant>
      <vt:variant>
        <vt:i4>1507383</vt:i4>
      </vt:variant>
      <vt:variant>
        <vt:i4>272</vt:i4>
      </vt:variant>
      <vt:variant>
        <vt:i4>0</vt:i4>
      </vt:variant>
      <vt:variant>
        <vt:i4>5</vt:i4>
      </vt:variant>
      <vt:variant>
        <vt:lpwstr/>
      </vt:variant>
      <vt:variant>
        <vt:lpwstr>_Toc340051150</vt:lpwstr>
      </vt:variant>
      <vt:variant>
        <vt:i4>1441847</vt:i4>
      </vt:variant>
      <vt:variant>
        <vt:i4>266</vt:i4>
      </vt:variant>
      <vt:variant>
        <vt:i4>0</vt:i4>
      </vt:variant>
      <vt:variant>
        <vt:i4>5</vt:i4>
      </vt:variant>
      <vt:variant>
        <vt:lpwstr/>
      </vt:variant>
      <vt:variant>
        <vt:lpwstr>_Toc340051149</vt:lpwstr>
      </vt:variant>
      <vt:variant>
        <vt:i4>1441847</vt:i4>
      </vt:variant>
      <vt:variant>
        <vt:i4>260</vt:i4>
      </vt:variant>
      <vt:variant>
        <vt:i4>0</vt:i4>
      </vt:variant>
      <vt:variant>
        <vt:i4>5</vt:i4>
      </vt:variant>
      <vt:variant>
        <vt:lpwstr/>
      </vt:variant>
      <vt:variant>
        <vt:lpwstr>_Toc340051148</vt:lpwstr>
      </vt:variant>
      <vt:variant>
        <vt:i4>1441847</vt:i4>
      </vt:variant>
      <vt:variant>
        <vt:i4>254</vt:i4>
      </vt:variant>
      <vt:variant>
        <vt:i4>0</vt:i4>
      </vt:variant>
      <vt:variant>
        <vt:i4>5</vt:i4>
      </vt:variant>
      <vt:variant>
        <vt:lpwstr/>
      </vt:variant>
      <vt:variant>
        <vt:lpwstr>_Toc340051147</vt:lpwstr>
      </vt:variant>
      <vt:variant>
        <vt:i4>1441847</vt:i4>
      </vt:variant>
      <vt:variant>
        <vt:i4>248</vt:i4>
      </vt:variant>
      <vt:variant>
        <vt:i4>0</vt:i4>
      </vt:variant>
      <vt:variant>
        <vt:i4>5</vt:i4>
      </vt:variant>
      <vt:variant>
        <vt:lpwstr/>
      </vt:variant>
      <vt:variant>
        <vt:lpwstr>_Toc340051146</vt:lpwstr>
      </vt:variant>
      <vt:variant>
        <vt:i4>1441847</vt:i4>
      </vt:variant>
      <vt:variant>
        <vt:i4>242</vt:i4>
      </vt:variant>
      <vt:variant>
        <vt:i4>0</vt:i4>
      </vt:variant>
      <vt:variant>
        <vt:i4>5</vt:i4>
      </vt:variant>
      <vt:variant>
        <vt:lpwstr/>
      </vt:variant>
      <vt:variant>
        <vt:lpwstr>_Toc340051145</vt:lpwstr>
      </vt:variant>
      <vt:variant>
        <vt:i4>1441847</vt:i4>
      </vt:variant>
      <vt:variant>
        <vt:i4>236</vt:i4>
      </vt:variant>
      <vt:variant>
        <vt:i4>0</vt:i4>
      </vt:variant>
      <vt:variant>
        <vt:i4>5</vt:i4>
      </vt:variant>
      <vt:variant>
        <vt:lpwstr/>
      </vt:variant>
      <vt:variant>
        <vt:lpwstr>_Toc340051144</vt:lpwstr>
      </vt:variant>
      <vt:variant>
        <vt:i4>1441847</vt:i4>
      </vt:variant>
      <vt:variant>
        <vt:i4>230</vt:i4>
      </vt:variant>
      <vt:variant>
        <vt:i4>0</vt:i4>
      </vt:variant>
      <vt:variant>
        <vt:i4>5</vt:i4>
      </vt:variant>
      <vt:variant>
        <vt:lpwstr/>
      </vt:variant>
      <vt:variant>
        <vt:lpwstr>_Toc340051143</vt:lpwstr>
      </vt:variant>
      <vt:variant>
        <vt:i4>1441847</vt:i4>
      </vt:variant>
      <vt:variant>
        <vt:i4>224</vt:i4>
      </vt:variant>
      <vt:variant>
        <vt:i4>0</vt:i4>
      </vt:variant>
      <vt:variant>
        <vt:i4>5</vt:i4>
      </vt:variant>
      <vt:variant>
        <vt:lpwstr/>
      </vt:variant>
      <vt:variant>
        <vt:lpwstr>_Toc340051142</vt:lpwstr>
      </vt:variant>
      <vt:variant>
        <vt:i4>1441847</vt:i4>
      </vt:variant>
      <vt:variant>
        <vt:i4>218</vt:i4>
      </vt:variant>
      <vt:variant>
        <vt:i4>0</vt:i4>
      </vt:variant>
      <vt:variant>
        <vt:i4>5</vt:i4>
      </vt:variant>
      <vt:variant>
        <vt:lpwstr/>
      </vt:variant>
      <vt:variant>
        <vt:lpwstr>_Toc340051141</vt:lpwstr>
      </vt:variant>
      <vt:variant>
        <vt:i4>1441847</vt:i4>
      </vt:variant>
      <vt:variant>
        <vt:i4>212</vt:i4>
      </vt:variant>
      <vt:variant>
        <vt:i4>0</vt:i4>
      </vt:variant>
      <vt:variant>
        <vt:i4>5</vt:i4>
      </vt:variant>
      <vt:variant>
        <vt:lpwstr/>
      </vt:variant>
      <vt:variant>
        <vt:lpwstr>_Toc340051140</vt:lpwstr>
      </vt:variant>
      <vt:variant>
        <vt:i4>1114167</vt:i4>
      </vt:variant>
      <vt:variant>
        <vt:i4>206</vt:i4>
      </vt:variant>
      <vt:variant>
        <vt:i4>0</vt:i4>
      </vt:variant>
      <vt:variant>
        <vt:i4>5</vt:i4>
      </vt:variant>
      <vt:variant>
        <vt:lpwstr/>
      </vt:variant>
      <vt:variant>
        <vt:lpwstr>_Toc340051139</vt:lpwstr>
      </vt:variant>
      <vt:variant>
        <vt:i4>1114167</vt:i4>
      </vt:variant>
      <vt:variant>
        <vt:i4>200</vt:i4>
      </vt:variant>
      <vt:variant>
        <vt:i4>0</vt:i4>
      </vt:variant>
      <vt:variant>
        <vt:i4>5</vt:i4>
      </vt:variant>
      <vt:variant>
        <vt:lpwstr/>
      </vt:variant>
      <vt:variant>
        <vt:lpwstr>_Toc340051138</vt:lpwstr>
      </vt:variant>
      <vt:variant>
        <vt:i4>1114167</vt:i4>
      </vt:variant>
      <vt:variant>
        <vt:i4>194</vt:i4>
      </vt:variant>
      <vt:variant>
        <vt:i4>0</vt:i4>
      </vt:variant>
      <vt:variant>
        <vt:i4>5</vt:i4>
      </vt:variant>
      <vt:variant>
        <vt:lpwstr/>
      </vt:variant>
      <vt:variant>
        <vt:lpwstr>_Toc340051137</vt:lpwstr>
      </vt:variant>
      <vt:variant>
        <vt:i4>1114167</vt:i4>
      </vt:variant>
      <vt:variant>
        <vt:i4>188</vt:i4>
      </vt:variant>
      <vt:variant>
        <vt:i4>0</vt:i4>
      </vt:variant>
      <vt:variant>
        <vt:i4>5</vt:i4>
      </vt:variant>
      <vt:variant>
        <vt:lpwstr/>
      </vt:variant>
      <vt:variant>
        <vt:lpwstr>_Toc340051136</vt:lpwstr>
      </vt:variant>
      <vt:variant>
        <vt:i4>1114167</vt:i4>
      </vt:variant>
      <vt:variant>
        <vt:i4>182</vt:i4>
      </vt:variant>
      <vt:variant>
        <vt:i4>0</vt:i4>
      </vt:variant>
      <vt:variant>
        <vt:i4>5</vt:i4>
      </vt:variant>
      <vt:variant>
        <vt:lpwstr/>
      </vt:variant>
      <vt:variant>
        <vt:lpwstr>_Toc340051135</vt:lpwstr>
      </vt:variant>
      <vt:variant>
        <vt:i4>1114167</vt:i4>
      </vt:variant>
      <vt:variant>
        <vt:i4>176</vt:i4>
      </vt:variant>
      <vt:variant>
        <vt:i4>0</vt:i4>
      </vt:variant>
      <vt:variant>
        <vt:i4>5</vt:i4>
      </vt:variant>
      <vt:variant>
        <vt:lpwstr/>
      </vt:variant>
      <vt:variant>
        <vt:lpwstr>_Toc340051134</vt:lpwstr>
      </vt:variant>
      <vt:variant>
        <vt:i4>1114167</vt:i4>
      </vt:variant>
      <vt:variant>
        <vt:i4>170</vt:i4>
      </vt:variant>
      <vt:variant>
        <vt:i4>0</vt:i4>
      </vt:variant>
      <vt:variant>
        <vt:i4>5</vt:i4>
      </vt:variant>
      <vt:variant>
        <vt:lpwstr/>
      </vt:variant>
      <vt:variant>
        <vt:lpwstr>_Toc340051133</vt:lpwstr>
      </vt:variant>
      <vt:variant>
        <vt:i4>1114167</vt:i4>
      </vt:variant>
      <vt:variant>
        <vt:i4>164</vt:i4>
      </vt:variant>
      <vt:variant>
        <vt:i4>0</vt:i4>
      </vt:variant>
      <vt:variant>
        <vt:i4>5</vt:i4>
      </vt:variant>
      <vt:variant>
        <vt:lpwstr/>
      </vt:variant>
      <vt:variant>
        <vt:lpwstr>_Toc340051132</vt:lpwstr>
      </vt:variant>
      <vt:variant>
        <vt:i4>1114167</vt:i4>
      </vt:variant>
      <vt:variant>
        <vt:i4>158</vt:i4>
      </vt:variant>
      <vt:variant>
        <vt:i4>0</vt:i4>
      </vt:variant>
      <vt:variant>
        <vt:i4>5</vt:i4>
      </vt:variant>
      <vt:variant>
        <vt:lpwstr/>
      </vt:variant>
      <vt:variant>
        <vt:lpwstr>_Toc340051131</vt:lpwstr>
      </vt:variant>
      <vt:variant>
        <vt:i4>1114167</vt:i4>
      </vt:variant>
      <vt:variant>
        <vt:i4>152</vt:i4>
      </vt:variant>
      <vt:variant>
        <vt:i4>0</vt:i4>
      </vt:variant>
      <vt:variant>
        <vt:i4>5</vt:i4>
      </vt:variant>
      <vt:variant>
        <vt:lpwstr/>
      </vt:variant>
      <vt:variant>
        <vt:lpwstr>_Toc340051130</vt:lpwstr>
      </vt:variant>
      <vt:variant>
        <vt:i4>1048631</vt:i4>
      </vt:variant>
      <vt:variant>
        <vt:i4>146</vt:i4>
      </vt:variant>
      <vt:variant>
        <vt:i4>0</vt:i4>
      </vt:variant>
      <vt:variant>
        <vt:i4>5</vt:i4>
      </vt:variant>
      <vt:variant>
        <vt:lpwstr/>
      </vt:variant>
      <vt:variant>
        <vt:lpwstr>_Toc340051129</vt:lpwstr>
      </vt:variant>
      <vt:variant>
        <vt:i4>1048631</vt:i4>
      </vt:variant>
      <vt:variant>
        <vt:i4>140</vt:i4>
      </vt:variant>
      <vt:variant>
        <vt:i4>0</vt:i4>
      </vt:variant>
      <vt:variant>
        <vt:i4>5</vt:i4>
      </vt:variant>
      <vt:variant>
        <vt:lpwstr/>
      </vt:variant>
      <vt:variant>
        <vt:lpwstr>_Toc340051128</vt:lpwstr>
      </vt:variant>
      <vt:variant>
        <vt:i4>1048631</vt:i4>
      </vt:variant>
      <vt:variant>
        <vt:i4>134</vt:i4>
      </vt:variant>
      <vt:variant>
        <vt:i4>0</vt:i4>
      </vt:variant>
      <vt:variant>
        <vt:i4>5</vt:i4>
      </vt:variant>
      <vt:variant>
        <vt:lpwstr/>
      </vt:variant>
      <vt:variant>
        <vt:lpwstr>_Toc340051127</vt:lpwstr>
      </vt:variant>
      <vt:variant>
        <vt:i4>1048631</vt:i4>
      </vt:variant>
      <vt:variant>
        <vt:i4>128</vt:i4>
      </vt:variant>
      <vt:variant>
        <vt:i4>0</vt:i4>
      </vt:variant>
      <vt:variant>
        <vt:i4>5</vt:i4>
      </vt:variant>
      <vt:variant>
        <vt:lpwstr/>
      </vt:variant>
      <vt:variant>
        <vt:lpwstr>_Toc340051126</vt:lpwstr>
      </vt:variant>
      <vt:variant>
        <vt:i4>1048631</vt:i4>
      </vt:variant>
      <vt:variant>
        <vt:i4>122</vt:i4>
      </vt:variant>
      <vt:variant>
        <vt:i4>0</vt:i4>
      </vt:variant>
      <vt:variant>
        <vt:i4>5</vt:i4>
      </vt:variant>
      <vt:variant>
        <vt:lpwstr/>
      </vt:variant>
      <vt:variant>
        <vt:lpwstr>_Toc340051125</vt:lpwstr>
      </vt:variant>
      <vt:variant>
        <vt:i4>1048631</vt:i4>
      </vt:variant>
      <vt:variant>
        <vt:i4>116</vt:i4>
      </vt:variant>
      <vt:variant>
        <vt:i4>0</vt:i4>
      </vt:variant>
      <vt:variant>
        <vt:i4>5</vt:i4>
      </vt:variant>
      <vt:variant>
        <vt:lpwstr/>
      </vt:variant>
      <vt:variant>
        <vt:lpwstr>_Toc340051124</vt:lpwstr>
      </vt:variant>
      <vt:variant>
        <vt:i4>1048631</vt:i4>
      </vt:variant>
      <vt:variant>
        <vt:i4>110</vt:i4>
      </vt:variant>
      <vt:variant>
        <vt:i4>0</vt:i4>
      </vt:variant>
      <vt:variant>
        <vt:i4>5</vt:i4>
      </vt:variant>
      <vt:variant>
        <vt:lpwstr/>
      </vt:variant>
      <vt:variant>
        <vt:lpwstr>_Toc340051123</vt:lpwstr>
      </vt:variant>
      <vt:variant>
        <vt:i4>1048631</vt:i4>
      </vt:variant>
      <vt:variant>
        <vt:i4>104</vt:i4>
      </vt:variant>
      <vt:variant>
        <vt:i4>0</vt:i4>
      </vt:variant>
      <vt:variant>
        <vt:i4>5</vt:i4>
      </vt:variant>
      <vt:variant>
        <vt:lpwstr/>
      </vt:variant>
      <vt:variant>
        <vt:lpwstr>_Toc340051122</vt:lpwstr>
      </vt:variant>
      <vt:variant>
        <vt:i4>1048631</vt:i4>
      </vt:variant>
      <vt:variant>
        <vt:i4>98</vt:i4>
      </vt:variant>
      <vt:variant>
        <vt:i4>0</vt:i4>
      </vt:variant>
      <vt:variant>
        <vt:i4>5</vt:i4>
      </vt:variant>
      <vt:variant>
        <vt:lpwstr/>
      </vt:variant>
      <vt:variant>
        <vt:lpwstr>_Toc340051121</vt:lpwstr>
      </vt:variant>
      <vt:variant>
        <vt:i4>1048631</vt:i4>
      </vt:variant>
      <vt:variant>
        <vt:i4>92</vt:i4>
      </vt:variant>
      <vt:variant>
        <vt:i4>0</vt:i4>
      </vt:variant>
      <vt:variant>
        <vt:i4>5</vt:i4>
      </vt:variant>
      <vt:variant>
        <vt:lpwstr/>
      </vt:variant>
      <vt:variant>
        <vt:lpwstr>_Toc340051120</vt:lpwstr>
      </vt:variant>
      <vt:variant>
        <vt:i4>1245239</vt:i4>
      </vt:variant>
      <vt:variant>
        <vt:i4>86</vt:i4>
      </vt:variant>
      <vt:variant>
        <vt:i4>0</vt:i4>
      </vt:variant>
      <vt:variant>
        <vt:i4>5</vt:i4>
      </vt:variant>
      <vt:variant>
        <vt:lpwstr/>
      </vt:variant>
      <vt:variant>
        <vt:lpwstr>_Toc340051119</vt:lpwstr>
      </vt:variant>
      <vt:variant>
        <vt:i4>1245239</vt:i4>
      </vt:variant>
      <vt:variant>
        <vt:i4>80</vt:i4>
      </vt:variant>
      <vt:variant>
        <vt:i4>0</vt:i4>
      </vt:variant>
      <vt:variant>
        <vt:i4>5</vt:i4>
      </vt:variant>
      <vt:variant>
        <vt:lpwstr/>
      </vt:variant>
      <vt:variant>
        <vt:lpwstr>_Toc340051118</vt:lpwstr>
      </vt:variant>
      <vt:variant>
        <vt:i4>1245239</vt:i4>
      </vt:variant>
      <vt:variant>
        <vt:i4>74</vt:i4>
      </vt:variant>
      <vt:variant>
        <vt:i4>0</vt:i4>
      </vt:variant>
      <vt:variant>
        <vt:i4>5</vt:i4>
      </vt:variant>
      <vt:variant>
        <vt:lpwstr/>
      </vt:variant>
      <vt:variant>
        <vt:lpwstr>_Toc340051117</vt:lpwstr>
      </vt:variant>
      <vt:variant>
        <vt:i4>1245239</vt:i4>
      </vt:variant>
      <vt:variant>
        <vt:i4>68</vt:i4>
      </vt:variant>
      <vt:variant>
        <vt:i4>0</vt:i4>
      </vt:variant>
      <vt:variant>
        <vt:i4>5</vt:i4>
      </vt:variant>
      <vt:variant>
        <vt:lpwstr/>
      </vt:variant>
      <vt:variant>
        <vt:lpwstr>_Toc340051116</vt:lpwstr>
      </vt:variant>
      <vt:variant>
        <vt:i4>1245239</vt:i4>
      </vt:variant>
      <vt:variant>
        <vt:i4>62</vt:i4>
      </vt:variant>
      <vt:variant>
        <vt:i4>0</vt:i4>
      </vt:variant>
      <vt:variant>
        <vt:i4>5</vt:i4>
      </vt:variant>
      <vt:variant>
        <vt:lpwstr/>
      </vt:variant>
      <vt:variant>
        <vt:lpwstr>_Toc340051115</vt:lpwstr>
      </vt:variant>
      <vt:variant>
        <vt:i4>1245239</vt:i4>
      </vt:variant>
      <vt:variant>
        <vt:i4>56</vt:i4>
      </vt:variant>
      <vt:variant>
        <vt:i4>0</vt:i4>
      </vt:variant>
      <vt:variant>
        <vt:i4>5</vt:i4>
      </vt:variant>
      <vt:variant>
        <vt:lpwstr/>
      </vt:variant>
      <vt:variant>
        <vt:lpwstr>_Toc340051114</vt:lpwstr>
      </vt:variant>
      <vt:variant>
        <vt:i4>1245239</vt:i4>
      </vt:variant>
      <vt:variant>
        <vt:i4>50</vt:i4>
      </vt:variant>
      <vt:variant>
        <vt:i4>0</vt:i4>
      </vt:variant>
      <vt:variant>
        <vt:i4>5</vt:i4>
      </vt:variant>
      <vt:variant>
        <vt:lpwstr/>
      </vt:variant>
      <vt:variant>
        <vt:lpwstr>_Toc340051113</vt:lpwstr>
      </vt:variant>
      <vt:variant>
        <vt:i4>1245239</vt:i4>
      </vt:variant>
      <vt:variant>
        <vt:i4>44</vt:i4>
      </vt:variant>
      <vt:variant>
        <vt:i4>0</vt:i4>
      </vt:variant>
      <vt:variant>
        <vt:i4>5</vt:i4>
      </vt:variant>
      <vt:variant>
        <vt:lpwstr/>
      </vt:variant>
      <vt:variant>
        <vt:lpwstr>_Toc340051112</vt:lpwstr>
      </vt:variant>
      <vt:variant>
        <vt:i4>1245239</vt:i4>
      </vt:variant>
      <vt:variant>
        <vt:i4>38</vt:i4>
      </vt:variant>
      <vt:variant>
        <vt:i4>0</vt:i4>
      </vt:variant>
      <vt:variant>
        <vt:i4>5</vt:i4>
      </vt:variant>
      <vt:variant>
        <vt:lpwstr/>
      </vt:variant>
      <vt:variant>
        <vt:lpwstr>_Toc340051111</vt:lpwstr>
      </vt:variant>
      <vt:variant>
        <vt:i4>1245239</vt:i4>
      </vt:variant>
      <vt:variant>
        <vt:i4>32</vt:i4>
      </vt:variant>
      <vt:variant>
        <vt:i4>0</vt:i4>
      </vt:variant>
      <vt:variant>
        <vt:i4>5</vt:i4>
      </vt:variant>
      <vt:variant>
        <vt:lpwstr/>
      </vt:variant>
      <vt:variant>
        <vt:lpwstr>_Toc340051110</vt:lpwstr>
      </vt:variant>
      <vt:variant>
        <vt:i4>1179703</vt:i4>
      </vt:variant>
      <vt:variant>
        <vt:i4>26</vt:i4>
      </vt:variant>
      <vt:variant>
        <vt:i4>0</vt:i4>
      </vt:variant>
      <vt:variant>
        <vt:i4>5</vt:i4>
      </vt:variant>
      <vt:variant>
        <vt:lpwstr/>
      </vt:variant>
      <vt:variant>
        <vt:lpwstr>_Toc340051109</vt:lpwstr>
      </vt:variant>
      <vt:variant>
        <vt:i4>1179703</vt:i4>
      </vt:variant>
      <vt:variant>
        <vt:i4>20</vt:i4>
      </vt:variant>
      <vt:variant>
        <vt:i4>0</vt:i4>
      </vt:variant>
      <vt:variant>
        <vt:i4>5</vt:i4>
      </vt:variant>
      <vt:variant>
        <vt:lpwstr/>
      </vt:variant>
      <vt:variant>
        <vt:lpwstr>_Toc340051108</vt:lpwstr>
      </vt:variant>
      <vt:variant>
        <vt:i4>1179703</vt:i4>
      </vt:variant>
      <vt:variant>
        <vt:i4>14</vt:i4>
      </vt:variant>
      <vt:variant>
        <vt:i4>0</vt:i4>
      </vt:variant>
      <vt:variant>
        <vt:i4>5</vt:i4>
      </vt:variant>
      <vt:variant>
        <vt:lpwstr/>
      </vt:variant>
      <vt:variant>
        <vt:lpwstr>_Toc340051107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Архитектура подсистемы хранения</dc:title>
  <dc:subject>Архитектура системы</dc:subject>
  <dc:creator>A. Afanasiev, G. Kushnir</dc:creator>
  <cp:keywords>InterTrust_CM5-210-01</cp:keywords>
  <dc:description>Разработка системы CompanyMedia 5</dc:description>
  <cp:lastModifiedBy>Vladimir Panov</cp:lastModifiedBy>
  <cp:revision>2</cp:revision>
  <cp:lastPrinted>2012-11-19T13:40:00Z</cp:lastPrinted>
  <dcterms:created xsi:type="dcterms:W3CDTF">2012-11-22T08:06:00Z</dcterms:created>
  <dcterms:modified xsi:type="dcterms:W3CDTF">2012-11-22T08:06:00Z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Code">
    <vt:lpwstr>210-00</vt:lpwstr>
  </property>
  <property fmtid="{D5CDD505-2E9C-101B-9397-08002B2CF9AE}" pid="3" name="Order">
    <vt:lpwstr>31200.0000000000</vt:lpwstr>
  </property>
  <property fmtid="{D5CDD505-2E9C-101B-9397-08002B2CF9AE}" pid="4" name="ContentType">
    <vt:lpwstr>TemplateDocument</vt:lpwstr>
  </property>
  <property fmtid="{D5CDD505-2E9C-101B-9397-08002B2CF9AE}" pid="5" name="Subject">
    <vt:lpwstr>Архитектура системы</vt:lpwstr>
  </property>
  <property fmtid="{D5CDD505-2E9C-101B-9397-08002B2CF9AE}" pid="6" name="Keywords">
    <vt:lpwstr>CUS000-PRJ000-210-00</vt:lpwstr>
  </property>
  <property fmtid="{D5CDD505-2E9C-101B-9397-08002B2CF9AE}" pid="7" name="_Author">
    <vt:lpwstr>S.Shaburkin</vt:lpwstr>
  </property>
  <property fmtid="{D5CDD505-2E9C-101B-9397-08002B2CF9AE}" pid="8" name="_Category">
    <vt:lpwstr/>
  </property>
  <property fmtid="{D5CDD505-2E9C-101B-9397-08002B2CF9AE}" pid="9" name="Categories">
    <vt:lpwstr/>
  </property>
  <property fmtid="{D5CDD505-2E9C-101B-9397-08002B2CF9AE}" pid="10" name="Approval Level">
    <vt:lpwstr/>
  </property>
  <property fmtid="{D5CDD505-2E9C-101B-9397-08002B2CF9AE}" pid="11" name="_Comments">
    <vt:lpwstr>Название проекта</vt:lpwstr>
  </property>
  <property fmtid="{D5CDD505-2E9C-101B-9397-08002B2CF9AE}" pid="12" name="Assigned To">
    <vt:lpwstr/>
  </property>
</Properties>
</file>