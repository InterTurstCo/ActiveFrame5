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E20A91" w14:textId="77777777" w:rsidR="00C005CE" w:rsidRPr="00C84A79" w:rsidRDefault="001B19AE" w:rsidP="0031103B">
      <w:pPr>
        <w:pStyle w:val="CoverTitle1"/>
        <w:framePr w:h="10975" w:hRule="exact" w:wrap="around" w:y="187"/>
      </w:pPr>
      <w:fldSimple w:instr=" SUBJECT   \* MERGEFORMAT ">
        <w:r w:rsidR="00C005CE">
          <w:t>Платформа ECMp5</w:t>
        </w:r>
      </w:fldSimple>
    </w:p>
    <w:p w14:paraId="64BC5310" w14:textId="77777777" w:rsidR="00C005CE" w:rsidRPr="00C84A79" w:rsidRDefault="00C005CE" w:rsidP="0031103B">
      <w:pPr>
        <w:pStyle w:val="CoverSubtitle1"/>
        <w:framePr w:h="10975" w:hRule="exact" w:wrap="around" w:y="187"/>
      </w:pPr>
      <w:r>
        <w:t>Описание архитектуры</w:t>
      </w:r>
      <w:r>
        <w:br/>
      </w:r>
      <w:r w:rsidRPr="00AD770C">
        <w:rPr>
          <w:sz w:val="32"/>
        </w:rPr>
        <w:t>Software Architecture Document</w:t>
      </w:r>
    </w:p>
    <w:p w14:paraId="27CB665B" w14:textId="77777777" w:rsidR="00C005CE" w:rsidRPr="00C84A79" w:rsidRDefault="00C005CE" w:rsidP="0031103B">
      <w:pPr>
        <w:pStyle w:val="CoverSubtitle1"/>
        <w:framePr w:h="10975" w:hRule="exact" w:wrap="around" w:y="187"/>
      </w:pPr>
    </w:p>
    <w:p w14:paraId="412266DB" w14:textId="77777777" w:rsidR="00C005CE" w:rsidRPr="00C84A79" w:rsidRDefault="00C005CE" w:rsidP="0031103B">
      <w:pPr>
        <w:pStyle w:val="CoverSubtitle1"/>
        <w:framePr w:h="10975" w:hRule="exact" w:wrap="around" w:y="187"/>
      </w:pPr>
    </w:p>
    <w:p w14:paraId="5FD0C96E" w14:textId="77777777" w:rsidR="00C005CE" w:rsidRPr="00C84A79" w:rsidRDefault="00C005CE" w:rsidP="0031103B">
      <w:pPr>
        <w:pStyle w:val="CoverSubtitle1"/>
        <w:framePr w:h="10975" w:hRule="exact" w:wrap="around" w:y="187"/>
      </w:pPr>
    </w:p>
    <w:p w14:paraId="67CC740C" w14:textId="77777777" w:rsidR="00C005CE" w:rsidRPr="00C84A79" w:rsidRDefault="00C005CE" w:rsidP="0031103B">
      <w:pPr>
        <w:pStyle w:val="CoverSubtitle1"/>
        <w:framePr w:h="10975" w:hRule="exact" w:wrap="around" w:y="187"/>
        <w:rPr>
          <w:rStyle w:val="CoverAuthorChar"/>
          <w:b w:val="0"/>
        </w:rPr>
      </w:pPr>
      <w:r w:rsidRPr="00C84A79">
        <w:rPr>
          <w:rStyle w:val="CoverAuthorChar"/>
          <w:b w:val="0"/>
        </w:rPr>
        <w:t>Утверждено:</w:t>
      </w:r>
    </w:p>
    <w:p w14:paraId="298CF090" w14:textId="77777777" w:rsidR="00547427" w:rsidRPr="00C84A79" w:rsidRDefault="00547427" w:rsidP="00547427">
      <w:pPr>
        <w:pStyle w:val="CoverSubtitle1"/>
        <w:framePr w:h="10975" w:hRule="exact" w:wrap="around" w:y="187"/>
        <w:rPr>
          <w:rStyle w:val="a6"/>
          <w:rFonts w:ascii="Times New Roman" w:hAnsi="Times New Roman"/>
          <w:b w:val="0"/>
        </w:rPr>
      </w:pPr>
      <w:r>
        <w:rPr>
          <w:rStyle w:val="a6"/>
          <w:rFonts w:ascii="Times New Roman" w:hAnsi="Times New Roman"/>
          <w:b w:val="0"/>
        </w:rPr>
        <w:t>. . . . . . . . . . . . . . . . . . . . . . . . . . . . . . . . . . .</w:t>
      </w:r>
    </w:p>
    <w:p w14:paraId="1EF595FD" w14:textId="77777777" w:rsidR="00C005CE" w:rsidRPr="00C84A79" w:rsidRDefault="00C005CE" w:rsidP="00ED06F4">
      <w:pPr>
        <w:pStyle w:val="CoverSubtitle1"/>
        <w:framePr w:h="10975" w:hRule="exact" w:wrap="around" w:y="187"/>
        <w:rPr>
          <w:rStyle w:val="a6"/>
          <w:rFonts w:ascii="Times New Roman" w:hAnsi="Times New Roman"/>
          <w:b w:val="0"/>
        </w:rPr>
      </w:pPr>
    </w:p>
    <w:p w14:paraId="4E87BDF0" w14:textId="77777777" w:rsidR="00C005CE" w:rsidRPr="00C84A79" w:rsidRDefault="00C005CE" w:rsidP="0031103B">
      <w:pPr>
        <w:pStyle w:val="CoverSubtitle1"/>
        <w:framePr w:h="10975" w:hRule="exact" w:wrap="around" w:y="187"/>
        <w:rPr>
          <w:rStyle w:val="a6"/>
        </w:rPr>
      </w:pPr>
    </w:p>
    <w:p w14:paraId="488E6E6A" w14:textId="77777777" w:rsidR="00C005CE" w:rsidRPr="00C84A79" w:rsidRDefault="00C005CE" w:rsidP="0031103B">
      <w:pPr>
        <w:pStyle w:val="CoverSubtitle1"/>
        <w:framePr w:h="10975" w:hRule="exact" w:wrap="around" w:y="187"/>
        <w:rPr>
          <w:rStyle w:val="CoverAuthorChar"/>
          <w:b w:val="0"/>
        </w:rPr>
      </w:pPr>
      <w:r w:rsidRPr="00C84A79">
        <w:rPr>
          <w:rStyle w:val="CoverAuthorChar"/>
          <w:b w:val="0"/>
        </w:rPr>
        <w:t>Согласовано:</w:t>
      </w:r>
    </w:p>
    <w:p w14:paraId="1B2EA443" w14:textId="77777777" w:rsidR="00C005CE" w:rsidRPr="00C84A79" w:rsidRDefault="00547427" w:rsidP="0031103B">
      <w:pPr>
        <w:pStyle w:val="CoverSubtitle1"/>
        <w:framePr w:h="10975" w:hRule="exact" w:wrap="around" w:y="187"/>
        <w:rPr>
          <w:rStyle w:val="a6"/>
        </w:rPr>
      </w:pPr>
      <w:r>
        <w:rPr>
          <w:rStyle w:val="a6"/>
          <w:rFonts w:ascii="Times New Roman" w:hAnsi="Times New Roman"/>
          <w:b w:val="0"/>
        </w:rPr>
        <w:t>. . . . . . . . . . . . . . . . . . . . . . . .</w:t>
      </w:r>
      <w:r w:rsidRPr="00547427">
        <w:rPr>
          <w:rStyle w:val="a6"/>
          <w:rFonts w:ascii="Times New Roman" w:hAnsi="Times New Roman"/>
          <w:b w:val="0"/>
        </w:rPr>
        <w:t xml:space="preserve"> </w:t>
      </w:r>
      <w:r>
        <w:rPr>
          <w:rStyle w:val="a6"/>
          <w:rFonts w:ascii="Times New Roman" w:hAnsi="Times New Roman"/>
          <w:b w:val="0"/>
        </w:rPr>
        <w:t xml:space="preserve">. . . . . . . . . . . </w:t>
      </w:r>
    </w:p>
    <w:p w14:paraId="67606A51" w14:textId="77777777" w:rsidR="00C005CE" w:rsidRPr="00C84A79" w:rsidRDefault="00C005CE" w:rsidP="0031103B">
      <w:pPr>
        <w:pStyle w:val="CoverSubtitle1"/>
        <w:framePr w:h="10975" w:hRule="exact" w:wrap="around" w:y="187"/>
        <w:rPr>
          <w:rStyle w:val="a6"/>
        </w:rPr>
      </w:pPr>
    </w:p>
    <w:p w14:paraId="78DB864E" w14:textId="77777777" w:rsidR="00C005CE" w:rsidRPr="00C84A79" w:rsidRDefault="00C005CE" w:rsidP="0031103B">
      <w:pPr>
        <w:pStyle w:val="CoverSubtitle1"/>
        <w:framePr w:h="10975" w:hRule="exact" w:wrap="around" w:y="187"/>
        <w:rPr>
          <w:rStyle w:val="a6"/>
        </w:rPr>
      </w:pPr>
    </w:p>
    <w:p w14:paraId="18BC5939" w14:textId="77777777" w:rsidR="00C005CE" w:rsidRPr="00C84A79" w:rsidRDefault="00C005CE" w:rsidP="0031103B">
      <w:pPr>
        <w:pStyle w:val="CoverSubtitle1"/>
        <w:framePr w:h="10975" w:hRule="exact" w:wrap="around" w:y="187"/>
        <w:rPr>
          <w:rStyle w:val="CoverAuthorChar"/>
        </w:rPr>
      </w:pPr>
    </w:p>
    <w:p w14:paraId="0CB78EFE" w14:textId="77777777" w:rsidR="00C005CE" w:rsidRPr="00C84A79" w:rsidRDefault="00C005CE" w:rsidP="0031103B">
      <w:pPr>
        <w:pStyle w:val="CoverSubtitle1"/>
        <w:framePr w:h="10975" w:hRule="exact" w:wrap="around" w:y="187"/>
        <w:rPr>
          <w:rStyle w:val="CoverAuthorChar"/>
        </w:rPr>
      </w:pPr>
    </w:p>
    <w:p w14:paraId="78F54AFC" w14:textId="77777777" w:rsidR="00C005CE" w:rsidRPr="00C84A79" w:rsidRDefault="00C005CE" w:rsidP="0031103B">
      <w:pPr>
        <w:pStyle w:val="CoverSubtitle1"/>
        <w:framePr w:h="10975" w:hRule="exact" w:wrap="around" w:y="187"/>
        <w:rPr>
          <w:rStyle w:val="CoverAuthorChar"/>
        </w:rPr>
      </w:pPr>
    </w:p>
    <w:p w14:paraId="754AA5E5" w14:textId="77777777" w:rsidR="00C005CE" w:rsidRPr="00C84A79" w:rsidRDefault="00C005CE" w:rsidP="0031103B">
      <w:pPr>
        <w:pStyle w:val="CoverSubtitle1"/>
        <w:framePr w:h="10975" w:hRule="exact" w:wrap="around" w:y="187"/>
      </w:pPr>
    </w:p>
    <w:p w14:paraId="4BCB483D" w14:textId="77777777" w:rsidR="00C005CE" w:rsidRDefault="00C005CE">
      <w:pPr>
        <w:spacing w:after="0"/>
        <w:rPr>
          <w:rFonts w:ascii="Arial" w:eastAsiaTheme="majorEastAsia" w:hAnsi="Arial" w:cstheme="majorBidi"/>
          <w:b/>
          <w:color w:val="244061" w:themeColor="accent1" w:themeShade="80"/>
          <w:kern w:val="20"/>
          <w:sz w:val="40"/>
          <w:szCs w:val="40"/>
          <w:lang w:eastAsia="en-US"/>
        </w:rPr>
      </w:pPr>
      <w:r>
        <w:br w:type="page"/>
      </w:r>
    </w:p>
    <w:p w14:paraId="509F245A" w14:textId="77777777" w:rsidR="00C005CE" w:rsidRPr="00C84A79" w:rsidRDefault="00C005CE" w:rsidP="005E1922">
      <w:pPr>
        <w:pStyle w:val="SectionHeading"/>
      </w:pPr>
      <w:r w:rsidRPr="00C84A79">
        <w:lastRenderedPageBreak/>
        <w:t>Содержание</w:t>
      </w:r>
    </w:p>
    <w:p w14:paraId="04426285" w14:textId="77777777" w:rsidR="007F0CBB" w:rsidRDefault="00794BC5">
      <w:pPr>
        <w:pStyle w:val="11"/>
        <w:tabs>
          <w:tab w:val="left" w:pos="482"/>
          <w:tab w:val="right" w:leader="dot" w:pos="9344"/>
        </w:tabs>
        <w:rPr>
          <w:rFonts w:asciiTheme="minorHAnsi" w:eastAsiaTheme="minorEastAsia" w:hAnsiTheme="minorHAnsi" w:cstheme="minorBidi"/>
          <w:b w:val="0"/>
          <w:bCs w:val="0"/>
          <w:caps w:val="0"/>
          <w:noProof/>
          <w:sz w:val="22"/>
          <w:szCs w:val="22"/>
        </w:rPr>
      </w:pPr>
      <w:r>
        <w:fldChar w:fldCharType="begin"/>
      </w:r>
      <w:r w:rsidR="00C005CE">
        <w:instrText xml:space="preserve"> TOC \o "1-5" \h \z \u </w:instrText>
      </w:r>
      <w:r>
        <w:fldChar w:fldCharType="separate"/>
      </w:r>
      <w:hyperlink w:anchor="_Toc383285330" w:history="1">
        <w:r w:rsidR="007F0CBB" w:rsidRPr="00467702">
          <w:rPr>
            <w:rStyle w:val="ac"/>
            <w:noProof/>
          </w:rPr>
          <w:t>1</w:t>
        </w:r>
        <w:r w:rsidR="007F0CBB">
          <w:rPr>
            <w:rFonts w:asciiTheme="minorHAnsi" w:eastAsiaTheme="minorEastAsia" w:hAnsiTheme="minorHAnsi" w:cstheme="minorBidi"/>
            <w:b w:val="0"/>
            <w:bCs w:val="0"/>
            <w:caps w:val="0"/>
            <w:noProof/>
            <w:sz w:val="22"/>
            <w:szCs w:val="22"/>
          </w:rPr>
          <w:tab/>
        </w:r>
        <w:r w:rsidR="007F0CBB" w:rsidRPr="00467702">
          <w:rPr>
            <w:rStyle w:val="ac"/>
            <w:noProof/>
          </w:rPr>
          <w:t>Введение</w:t>
        </w:r>
        <w:r w:rsidR="007F0CBB">
          <w:rPr>
            <w:noProof/>
            <w:webHidden/>
          </w:rPr>
          <w:tab/>
        </w:r>
        <w:r w:rsidR="007F0CBB">
          <w:rPr>
            <w:noProof/>
            <w:webHidden/>
          </w:rPr>
          <w:fldChar w:fldCharType="begin"/>
        </w:r>
        <w:r w:rsidR="007F0CBB">
          <w:rPr>
            <w:noProof/>
            <w:webHidden/>
          </w:rPr>
          <w:instrText xml:space="preserve"> PAGEREF _Toc383285330 \h </w:instrText>
        </w:r>
        <w:r w:rsidR="007F0CBB">
          <w:rPr>
            <w:noProof/>
            <w:webHidden/>
          </w:rPr>
        </w:r>
        <w:r w:rsidR="007F0CBB">
          <w:rPr>
            <w:noProof/>
            <w:webHidden/>
          </w:rPr>
          <w:fldChar w:fldCharType="separate"/>
        </w:r>
        <w:r w:rsidR="007F0CBB">
          <w:rPr>
            <w:noProof/>
            <w:webHidden/>
          </w:rPr>
          <w:t>7</w:t>
        </w:r>
        <w:r w:rsidR="007F0CBB">
          <w:rPr>
            <w:noProof/>
            <w:webHidden/>
          </w:rPr>
          <w:fldChar w:fldCharType="end"/>
        </w:r>
      </w:hyperlink>
    </w:p>
    <w:p w14:paraId="01CA4949" w14:textId="77777777" w:rsidR="007F0CBB" w:rsidRDefault="001B19AE">
      <w:pPr>
        <w:pStyle w:val="21"/>
        <w:rPr>
          <w:rFonts w:asciiTheme="minorHAnsi" w:eastAsiaTheme="minorEastAsia" w:hAnsiTheme="minorHAnsi" w:cstheme="minorBidi"/>
          <w:b w:val="0"/>
          <w:bCs w:val="0"/>
          <w:noProof/>
          <w:sz w:val="22"/>
          <w:szCs w:val="22"/>
        </w:rPr>
      </w:pPr>
      <w:hyperlink w:anchor="_Toc383285331" w:history="1">
        <w:r w:rsidR="007F0CBB" w:rsidRPr="00467702">
          <w:rPr>
            <w:rStyle w:val="ac"/>
            <w:noProof/>
          </w:rPr>
          <w:t>1.1</w:t>
        </w:r>
        <w:r w:rsidR="007F0CBB">
          <w:rPr>
            <w:rFonts w:asciiTheme="minorHAnsi" w:eastAsiaTheme="minorEastAsia" w:hAnsiTheme="minorHAnsi" w:cstheme="minorBidi"/>
            <w:b w:val="0"/>
            <w:bCs w:val="0"/>
            <w:noProof/>
            <w:sz w:val="22"/>
            <w:szCs w:val="22"/>
          </w:rPr>
          <w:tab/>
        </w:r>
        <w:r w:rsidR="007F0CBB" w:rsidRPr="00467702">
          <w:rPr>
            <w:rStyle w:val="ac"/>
            <w:noProof/>
          </w:rPr>
          <w:t>Цель документа</w:t>
        </w:r>
        <w:r w:rsidR="007F0CBB">
          <w:rPr>
            <w:noProof/>
            <w:webHidden/>
          </w:rPr>
          <w:tab/>
        </w:r>
        <w:r w:rsidR="007F0CBB">
          <w:rPr>
            <w:noProof/>
            <w:webHidden/>
          </w:rPr>
          <w:fldChar w:fldCharType="begin"/>
        </w:r>
        <w:r w:rsidR="007F0CBB">
          <w:rPr>
            <w:noProof/>
            <w:webHidden/>
          </w:rPr>
          <w:instrText xml:space="preserve"> PAGEREF _Toc383285331 \h </w:instrText>
        </w:r>
        <w:r w:rsidR="007F0CBB">
          <w:rPr>
            <w:noProof/>
            <w:webHidden/>
          </w:rPr>
        </w:r>
        <w:r w:rsidR="007F0CBB">
          <w:rPr>
            <w:noProof/>
            <w:webHidden/>
          </w:rPr>
          <w:fldChar w:fldCharType="separate"/>
        </w:r>
        <w:r w:rsidR="007F0CBB">
          <w:rPr>
            <w:noProof/>
            <w:webHidden/>
          </w:rPr>
          <w:t>7</w:t>
        </w:r>
        <w:r w:rsidR="007F0CBB">
          <w:rPr>
            <w:noProof/>
            <w:webHidden/>
          </w:rPr>
          <w:fldChar w:fldCharType="end"/>
        </w:r>
      </w:hyperlink>
    </w:p>
    <w:p w14:paraId="486A1524" w14:textId="77777777" w:rsidR="007F0CBB" w:rsidRDefault="001B19AE">
      <w:pPr>
        <w:pStyle w:val="21"/>
        <w:rPr>
          <w:rFonts w:asciiTheme="minorHAnsi" w:eastAsiaTheme="minorEastAsia" w:hAnsiTheme="minorHAnsi" w:cstheme="minorBidi"/>
          <w:b w:val="0"/>
          <w:bCs w:val="0"/>
          <w:noProof/>
          <w:sz w:val="22"/>
          <w:szCs w:val="22"/>
        </w:rPr>
      </w:pPr>
      <w:hyperlink w:anchor="_Toc383285332" w:history="1">
        <w:r w:rsidR="007F0CBB" w:rsidRPr="00467702">
          <w:rPr>
            <w:rStyle w:val="ac"/>
            <w:noProof/>
          </w:rPr>
          <w:t>1.2</w:t>
        </w:r>
        <w:r w:rsidR="007F0CBB">
          <w:rPr>
            <w:rFonts w:asciiTheme="minorHAnsi" w:eastAsiaTheme="minorEastAsia" w:hAnsiTheme="minorHAnsi" w:cstheme="minorBidi"/>
            <w:b w:val="0"/>
            <w:bCs w:val="0"/>
            <w:noProof/>
            <w:sz w:val="22"/>
            <w:szCs w:val="22"/>
          </w:rPr>
          <w:tab/>
        </w:r>
        <w:r w:rsidR="007F0CBB" w:rsidRPr="00467702">
          <w:rPr>
            <w:rStyle w:val="ac"/>
            <w:noProof/>
          </w:rPr>
          <w:t>Рамки документа</w:t>
        </w:r>
        <w:r w:rsidR="007F0CBB">
          <w:rPr>
            <w:noProof/>
            <w:webHidden/>
          </w:rPr>
          <w:tab/>
        </w:r>
        <w:r w:rsidR="007F0CBB">
          <w:rPr>
            <w:noProof/>
            <w:webHidden/>
          </w:rPr>
          <w:fldChar w:fldCharType="begin"/>
        </w:r>
        <w:r w:rsidR="007F0CBB">
          <w:rPr>
            <w:noProof/>
            <w:webHidden/>
          </w:rPr>
          <w:instrText xml:space="preserve"> PAGEREF _Toc383285332 \h </w:instrText>
        </w:r>
        <w:r w:rsidR="007F0CBB">
          <w:rPr>
            <w:noProof/>
            <w:webHidden/>
          </w:rPr>
        </w:r>
        <w:r w:rsidR="007F0CBB">
          <w:rPr>
            <w:noProof/>
            <w:webHidden/>
          </w:rPr>
          <w:fldChar w:fldCharType="separate"/>
        </w:r>
        <w:r w:rsidR="007F0CBB">
          <w:rPr>
            <w:noProof/>
            <w:webHidden/>
          </w:rPr>
          <w:t>7</w:t>
        </w:r>
        <w:r w:rsidR="007F0CBB">
          <w:rPr>
            <w:noProof/>
            <w:webHidden/>
          </w:rPr>
          <w:fldChar w:fldCharType="end"/>
        </w:r>
      </w:hyperlink>
    </w:p>
    <w:p w14:paraId="28B9D296" w14:textId="77777777" w:rsidR="007F0CBB" w:rsidRDefault="001B19AE">
      <w:pPr>
        <w:pStyle w:val="21"/>
        <w:rPr>
          <w:rFonts w:asciiTheme="minorHAnsi" w:eastAsiaTheme="minorEastAsia" w:hAnsiTheme="minorHAnsi" w:cstheme="minorBidi"/>
          <w:b w:val="0"/>
          <w:bCs w:val="0"/>
          <w:noProof/>
          <w:sz w:val="22"/>
          <w:szCs w:val="22"/>
        </w:rPr>
      </w:pPr>
      <w:hyperlink w:anchor="_Toc383285333" w:history="1">
        <w:r w:rsidR="007F0CBB" w:rsidRPr="00467702">
          <w:rPr>
            <w:rStyle w:val="ac"/>
            <w:noProof/>
          </w:rPr>
          <w:t>1.3</w:t>
        </w:r>
        <w:r w:rsidR="007F0CBB">
          <w:rPr>
            <w:rFonts w:asciiTheme="minorHAnsi" w:eastAsiaTheme="minorEastAsia" w:hAnsiTheme="minorHAnsi" w:cstheme="minorBidi"/>
            <w:b w:val="0"/>
            <w:bCs w:val="0"/>
            <w:noProof/>
            <w:sz w:val="22"/>
            <w:szCs w:val="22"/>
          </w:rPr>
          <w:tab/>
        </w:r>
        <w:r w:rsidR="007F0CBB" w:rsidRPr="00467702">
          <w:rPr>
            <w:rStyle w:val="ac"/>
            <w:noProof/>
          </w:rPr>
          <w:t>Целевая аудитория документа</w:t>
        </w:r>
        <w:r w:rsidR="007F0CBB">
          <w:rPr>
            <w:noProof/>
            <w:webHidden/>
          </w:rPr>
          <w:tab/>
        </w:r>
        <w:r w:rsidR="007F0CBB">
          <w:rPr>
            <w:noProof/>
            <w:webHidden/>
          </w:rPr>
          <w:fldChar w:fldCharType="begin"/>
        </w:r>
        <w:r w:rsidR="007F0CBB">
          <w:rPr>
            <w:noProof/>
            <w:webHidden/>
          </w:rPr>
          <w:instrText xml:space="preserve"> PAGEREF _Toc383285333 \h </w:instrText>
        </w:r>
        <w:r w:rsidR="007F0CBB">
          <w:rPr>
            <w:noProof/>
            <w:webHidden/>
          </w:rPr>
        </w:r>
        <w:r w:rsidR="007F0CBB">
          <w:rPr>
            <w:noProof/>
            <w:webHidden/>
          </w:rPr>
          <w:fldChar w:fldCharType="separate"/>
        </w:r>
        <w:r w:rsidR="007F0CBB">
          <w:rPr>
            <w:noProof/>
            <w:webHidden/>
          </w:rPr>
          <w:t>7</w:t>
        </w:r>
        <w:r w:rsidR="007F0CBB">
          <w:rPr>
            <w:noProof/>
            <w:webHidden/>
          </w:rPr>
          <w:fldChar w:fldCharType="end"/>
        </w:r>
      </w:hyperlink>
    </w:p>
    <w:p w14:paraId="7BD07A10" w14:textId="77777777" w:rsidR="007F0CBB" w:rsidRDefault="001B19AE">
      <w:pPr>
        <w:pStyle w:val="21"/>
        <w:rPr>
          <w:rFonts w:asciiTheme="minorHAnsi" w:eastAsiaTheme="minorEastAsia" w:hAnsiTheme="minorHAnsi" w:cstheme="minorBidi"/>
          <w:b w:val="0"/>
          <w:bCs w:val="0"/>
          <w:noProof/>
          <w:sz w:val="22"/>
          <w:szCs w:val="22"/>
        </w:rPr>
      </w:pPr>
      <w:hyperlink w:anchor="_Toc383285334" w:history="1">
        <w:r w:rsidR="007F0CBB" w:rsidRPr="00467702">
          <w:rPr>
            <w:rStyle w:val="ac"/>
            <w:noProof/>
          </w:rPr>
          <w:t>1.4</w:t>
        </w:r>
        <w:r w:rsidR="007F0CBB">
          <w:rPr>
            <w:rFonts w:asciiTheme="minorHAnsi" w:eastAsiaTheme="minorEastAsia" w:hAnsiTheme="minorHAnsi" w:cstheme="minorBidi"/>
            <w:b w:val="0"/>
            <w:bCs w:val="0"/>
            <w:noProof/>
            <w:sz w:val="22"/>
            <w:szCs w:val="22"/>
          </w:rPr>
          <w:tab/>
        </w:r>
        <w:r w:rsidR="007F0CBB" w:rsidRPr="00467702">
          <w:rPr>
            <w:rStyle w:val="ac"/>
            <w:noProof/>
          </w:rPr>
          <w:t>Материалы</w:t>
        </w:r>
        <w:r w:rsidR="007F0CBB">
          <w:rPr>
            <w:noProof/>
            <w:webHidden/>
          </w:rPr>
          <w:tab/>
        </w:r>
        <w:r w:rsidR="007F0CBB">
          <w:rPr>
            <w:noProof/>
            <w:webHidden/>
          </w:rPr>
          <w:fldChar w:fldCharType="begin"/>
        </w:r>
        <w:r w:rsidR="007F0CBB">
          <w:rPr>
            <w:noProof/>
            <w:webHidden/>
          </w:rPr>
          <w:instrText xml:space="preserve"> PAGEREF _Toc383285334 \h </w:instrText>
        </w:r>
        <w:r w:rsidR="007F0CBB">
          <w:rPr>
            <w:noProof/>
            <w:webHidden/>
          </w:rPr>
        </w:r>
        <w:r w:rsidR="007F0CBB">
          <w:rPr>
            <w:noProof/>
            <w:webHidden/>
          </w:rPr>
          <w:fldChar w:fldCharType="separate"/>
        </w:r>
        <w:r w:rsidR="007F0CBB">
          <w:rPr>
            <w:noProof/>
            <w:webHidden/>
          </w:rPr>
          <w:t>7</w:t>
        </w:r>
        <w:r w:rsidR="007F0CBB">
          <w:rPr>
            <w:noProof/>
            <w:webHidden/>
          </w:rPr>
          <w:fldChar w:fldCharType="end"/>
        </w:r>
      </w:hyperlink>
    </w:p>
    <w:p w14:paraId="07E7B326" w14:textId="77777777" w:rsidR="007F0CBB" w:rsidRDefault="001B19AE">
      <w:pPr>
        <w:pStyle w:val="21"/>
        <w:rPr>
          <w:rFonts w:asciiTheme="minorHAnsi" w:eastAsiaTheme="minorEastAsia" w:hAnsiTheme="minorHAnsi" w:cstheme="minorBidi"/>
          <w:b w:val="0"/>
          <w:bCs w:val="0"/>
          <w:noProof/>
          <w:sz w:val="22"/>
          <w:szCs w:val="22"/>
        </w:rPr>
      </w:pPr>
      <w:hyperlink w:anchor="_Toc383285335" w:history="1">
        <w:r w:rsidR="007F0CBB" w:rsidRPr="00467702">
          <w:rPr>
            <w:rStyle w:val="ac"/>
            <w:noProof/>
          </w:rPr>
          <w:t>1.5</w:t>
        </w:r>
        <w:r w:rsidR="007F0CBB">
          <w:rPr>
            <w:rFonts w:asciiTheme="minorHAnsi" w:eastAsiaTheme="minorEastAsia" w:hAnsiTheme="minorHAnsi" w:cstheme="minorBidi"/>
            <w:b w:val="0"/>
            <w:bCs w:val="0"/>
            <w:noProof/>
            <w:sz w:val="22"/>
            <w:szCs w:val="22"/>
          </w:rPr>
          <w:tab/>
        </w:r>
        <w:r w:rsidR="007F0CBB" w:rsidRPr="00467702">
          <w:rPr>
            <w:rStyle w:val="ac"/>
            <w:noProof/>
          </w:rPr>
          <w:t>Определения и сокращения</w:t>
        </w:r>
        <w:r w:rsidR="007F0CBB">
          <w:rPr>
            <w:noProof/>
            <w:webHidden/>
          </w:rPr>
          <w:tab/>
        </w:r>
        <w:r w:rsidR="007F0CBB">
          <w:rPr>
            <w:noProof/>
            <w:webHidden/>
          </w:rPr>
          <w:fldChar w:fldCharType="begin"/>
        </w:r>
        <w:r w:rsidR="007F0CBB">
          <w:rPr>
            <w:noProof/>
            <w:webHidden/>
          </w:rPr>
          <w:instrText xml:space="preserve"> PAGEREF _Toc383285335 \h </w:instrText>
        </w:r>
        <w:r w:rsidR="007F0CBB">
          <w:rPr>
            <w:noProof/>
            <w:webHidden/>
          </w:rPr>
        </w:r>
        <w:r w:rsidR="007F0CBB">
          <w:rPr>
            <w:noProof/>
            <w:webHidden/>
          </w:rPr>
          <w:fldChar w:fldCharType="separate"/>
        </w:r>
        <w:r w:rsidR="007F0CBB">
          <w:rPr>
            <w:noProof/>
            <w:webHidden/>
          </w:rPr>
          <w:t>8</w:t>
        </w:r>
        <w:r w:rsidR="007F0CBB">
          <w:rPr>
            <w:noProof/>
            <w:webHidden/>
          </w:rPr>
          <w:fldChar w:fldCharType="end"/>
        </w:r>
      </w:hyperlink>
    </w:p>
    <w:p w14:paraId="5ED06BAE" w14:textId="77777777" w:rsidR="007F0CBB" w:rsidRDefault="001B19AE">
      <w:pPr>
        <w:pStyle w:val="21"/>
        <w:rPr>
          <w:rFonts w:asciiTheme="minorHAnsi" w:eastAsiaTheme="minorEastAsia" w:hAnsiTheme="minorHAnsi" w:cstheme="minorBidi"/>
          <w:b w:val="0"/>
          <w:bCs w:val="0"/>
          <w:noProof/>
          <w:sz w:val="22"/>
          <w:szCs w:val="22"/>
        </w:rPr>
      </w:pPr>
      <w:hyperlink w:anchor="_Toc383285336" w:history="1">
        <w:r w:rsidR="007F0CBB" w:rsidRPr="00467702">
          <w:rPr>
            <w:rStyle w:val="ac"/>
            <w:noProof/>
          </w:rPr>
          <w:t>1.6</w:t>
        </w:r>
        <w:r w:rsidR="007F0CBB">
          <w:rPr>
            <w:rFonts w:asciiTheme="minorHAnsi" w:eastAsiaTheme="minorEastAsia" w:hAnsiTheme="minorHAnsi" w:cstheme="minorBidi"/>
            <w:b w:val="0"/>
            <w:bCs w:val="0"/>
            <w:noProof/>
            <w:sz w:val="22"/>
            <w:szCs w:val="22"/>
          </w:rPr>
          <w:tab/>
        </w:r>
        <w:r w:rsidR="007F0CBB" w:rsidRPr="00467702">
          <w:rPr>
            <w:rStyle w:val="ac"/>
            <w:noProof/>
          </w:rPr>
          <w:t xml:space="preserve">Архитектура системы </w:t>
        </w:r>
        <w:r w:rsidR="007F0CBB" w:rsidRPr="00467702">
          <w:rPr>
            <w:rStyle w:val="ac"/>
            <w:noProof/>
            <w:lang w:val="en-US"/>
          </w:rPr>
          <w:t xml:space="preserve">CompanyMedia 4/5 </w:t>
        </w:r>
        <w:r w:rsidR="007F0CBB" w:rsidRPr="00467702">
          <w:rPr>
            <w:rStyle w:val="ac"/>
            <w:noProof/>
          </w:rPr>
          <w:t xml:space="preserve">на  платформе </w:t>
        </w:r>
        <w:r w:rsidR="007F0CBB" w:rsidRPr="00467702">
          <w:rPr>
            <w:rStyle w:val="ac"/>
            <w:noProof/>
            <w:lang w:val="en-US"/>
          </w:rPr>
          <w:t>ECMp5</w:t>
        </w:r>
        <w:r w:rsidR="007F0CBB" w:rsidRPr="00467702">
          <w:rPr>
            <w:rStyle w:val="ac"/>
            <w:noProof/>
          </w:rPr>
          <w:t xml:space="preserve"> в целом</w:t>
        </w:r>
        <w:r w:rsidR="007F0CBB">
          <w:rPr>
            <w:noProof/>
            <w:webHidden/>
          </w:rPr>
          <w:tab/>
        </w:r>
        <w:r w:rsidR="007F0CBB">
          <w:rPr>
            <w:noProof/>
            <w:webHidden/>
          </w:rPr>
          <w:fldChar w:fldCharType="begin"/>
        </w:r>
        <w:r w:rsidR="007F0CBB">
          <w:rPr>
            <w:noProof/>
            <w:webHidden/>
          </w:rPr>
          <w:instrText xml:space="preserve"> PAGEREF _Toc383285336 \h </w:instrText>
        </w:r>
        <w:r w:rsidR="007F0CBB">
          <w:rPr>
            <w:noProof/>
            <w:webHidden/>
          </w:rPr>
        </w:r>
        <w:r w:rsidR="007F0CBB">
          <w:rPr>
            <w:noProof/>
            <w:webHidden/>
          </w:rPr>
          <w:fldChar w:fldCharType="separate"/>
        </w:r>
        <w:r w:rsidR="007F0CBB">
          <w:rPr>
            <w:noProof/>
            <w:webHidden/>
          </w:rPr>
          <w:t>9</w:t>
        </w:r>
        <w:r w:rsidR="007F0CBB">
          <w:rPr>
            <w:noProof/>
            <w:webHidden/>
          </w:rPr>
          <w:fldChar w:fldCharType="end"/>
        </w:r>
      </w:hyperlink>
    </w:p>
    <w:p w14:paraId="7CBFD8DC" w14:textId="77777777" w:rsidR="007F0CBB" w:rsidRDefault="001B19AE">
      <w:pPr>
        <w:pStyle w:val="32"/>
        <w:rPr>
          <w:rFonts w:asciiTheme="minorHAnsi" w:eastAsiaTheme="minorEastAsia" w:hAnsiTheme="minorHAnsi" w:cstheme="minorBidi"/>
          <w:sz w:val="22"/>
          <w:szCs w:val="22"/>
        </w:rPr>
      </w:pPr>
      <w:hyperlink w:anchor="_Toc383285337" w:history="1">
        <w:r w:rsidR="007F0CBB" w:rsidRPr="00467702">
          <w:rPr>
            <w:rStyle w:val="ac"/>
          </w:rPr>
          <w:t>1.6.1</w:t>
        </w:r>
        <w:r w:rsidR="007F0CBB">
          <w:rPr>
            <w:rFonts w:asciiTheme="minorHAnsi" w:eastAsiaTheme="minorEastAsia" w:hAnsiTheme="minorHAnsi" w:cstheme="minorBidi"/>
            <w:sz w:val="22"/>
            <w:szCs w:val="22"/>
          </w:rPr>
          <w:tab/>
        </w:r>
        <w:r w:rsidR="007F0CBB" w:rsidRPr="00467702">
          <w:rPr>
            <w:rStyle w:val="ac"/>
          </w:rPr>
          <w:t>Состав системы</w:t>
        </w:r>
        <w:r w:rsidR="007F0CBB">
          <w:rPr>
            <w:webHidden/>
          </w:rPr>
          <w:tab/>
        </w:r>
        <w:r w:rsidR="007F0CBB">
          <w:rPr>
            <w:webHidden/>
          </w:rPr>
          <w:fldChar w:fldCharType="begin"/>
        </w:r>
        <w:r w:rsidR="007F0CBB">
          <w:rPr>
            <w:webHidden/>
          </w:rPr>
          <w:instrText xml:space="preserve"> PAGEREF _Toc383285337 \h </w:instrText>
        </w:r>
        <w:r w:rsidR="007F0CBB">
          <w:rPr>
            <w:webHidden/>
          </w:rPr>
        </w:r>
        <w:r w:rsidR="007F0CBB">
          <w:rPr>
            <w:webHidden/>
          </w:rPr>
          <w:fldChar w:fldCharType="separate"/>
        </w:r>
        <w:r w:rsidR="007F0CBB">
          <w:rPr>
            <w:webHidden/>
          </w:rPr>
          <w:t>10</w:t>
        </w:r>
        <w:r w:rsidR="007F0CBB">
          <w:rPr>
            <w:webHidden/>
          </w:rPr>
          <w:fldChar w:fldCharType="end"/>
        </w:r>
      </w:hyperlink>
    </w:p>
    <w:p w14:paraId="66EF6A47" w14:textId="77777777" w:rsidR="007F0CBB" w:rsidRDefault="001B19AE">
      <w:pPr>
        <w:pStyle w:val="32"/>
        <w:rPr>
          <w:rFonts w:asciiTheme="minorHAnsi" w:eastAsiaTheme="minorEastAsia" w:hAnsiTheme="minorHAnsi" w:cstheme="minorBidi"/>
          <w:sz w:val="22"/>
          <w:szCs w:val="22"/>
        </w:rPr>
      </w:pPr>
      <w:hyperlink w:anchor="_Toc383285338" w:history="1">
        <w:r w:rsidR="007F0CBB" w:rsidRPr="00467702">
          <w:rPr>
            <w:rStyle w:val="ac"/>
          </w:rPr>
          <w:t>1.6.2</w:t>
        </w:r>
        <w:r w:rsidR="007F0CBB">
          <w:rPr>
            <w:rFonts w:asciiTheme="minorHAnsi" w:eastAsiaTheme="minorEastAsia" w:hAnsiTheme="minorHAnsi" w:cstheme="minorBidi"/>
            <w:sz w:val="22"/>
            <w:szCs w:val="22"/>
          </w:rPr>
          <w:tab/>
        </w:r>
        <w:r w:rsidR="007F0CBB" w:rsidRPr="00467702">
          <w:rPr>
            <w:rStyle w:val="ac"/>
          </w:rPr>
          <w:t>Архитектура сервера</w:t>
        </w:r>
        <w:r w:rsidR="007F0CBB">
          <w:rPr>
            <w:webHidden/>
          </w:rPr>
          <w:tab/>
        </w:r>
        <w:r w:rsidR="007F0CBB">
          <w:rPr>
            <w:webHidden/>
          </w:rPr>
          <w:fldChar w:fldCharType="begin"/>
        </w:r>
        <w:r w:rsidR="007F0CBB">
          <w:rPr>
            <w:webHidden/>
          </w:rPr>
          <w:instrText xml:space="preserve"> PAGEREF _Toc383285338 \h </w:instrText>
        </w:r>
        <w:r w:rsidR="007F0CBB">
          <w:rPr>
            <w:webHidden/>
          </w:rPr>
        </w:r>
        <w:r w:rsidR="007F0CBB">
          <w:rPr>
            <w:webHidden/>
          </w:rPr>
          <w:fldChar w:fldCharType="separate"/>
        </w:r>
        <w:r w:rsidR="007F0CBB">
          <w:rPr>
            <w:webHidden/>
          </w:rPr>
          <w:t>10</w:t>
        </w:r>
        <w:r w:rsidR="007F0CBB">
          <w:rPr>
            <w:webHidden/>
          </w:rPr>
          <w:fldChar w:fldCharType="end"/>
        </w:r>
      </w:hyperlink>
    </w:p>
    <w:p w14:paraId="09CD1776"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339" w:history="1">
        <w:r w:rsidR="007F0CBB" w:rsidRPr="00467702">
          <w:rPr>
            <w:rStyle w:val="ac"/>
            <w:noProof/>
          </w:rPr>
          <w:t>2</w:t>
        </w:r>
        <w:r w:rsidR="007F0CBB">
          <w:rPr>
            <w:rFonts w:asciiTheme="minorHAnsi" w:eastAsiaTheme="minorEastAsia" w:hAnsiTheme="minorHAnsi" w:cstheme="minorBidi"/>
            <w:b w:val="0"/>
            <w:bCs w:val="0"/>
            <w:caps w:val="0"/>
            <w:noProof/>
            <w:sz w:val="22"/>
            <w:szCs w:val="22"/>
          </w:rPr>
          <w:tab/>
        </w:r>
        <w:r w:rsidR="007F0CBB" w:rsidRPr="00467702">
          <w:rPr>
            <w:rStyle w:val="ac"/>
            <w:noProof/>
          </w:rPr>
          <w:t>Архитектурные цели и ограничения</w:t>
        </w:r>
        <w:r w:rsidR="007F0CBB">
          <w:rPr>
            <w:noProof/>
            <w:webHidden/>
          </w:rPr>
          <w:tab/>
        </w:r>
        <w:r w:rsidR="007F0CBB">
          <w:rPr>
            <w:noProof/>
            <w:webHidden/>
          </w:rPr>
          <w:fldChar w:fldCharType="begin"/>
        </w:r>
        <w:r w:rsidR="007F0CBB">
          <w:rPr>
            <w:noProof/>
            <w:webHidden/>
          </w:rPr>
          <w:instrText xml:space="preserve"> PAGEREF _Toc383285339 \h </w:instrText>
        </w:r>
        <w:r w:rsidR="007F0CBB">
          <w:rPr>
            <w:noProof/>
            <w:webHidden/>
          </w:rPr>
        </w:r>
        <w:r w:rsidR="007F0CBB">
          <w:rPr>
            <w:noProof/>
            <w:webHidden/>
          </w:rPr>
          <w:fldChar w:fldCharType="separate"/>
        </w:r>
        <w:r w:rsidR="007F0CBB">
          <w:rPr>
            <w:noProof/>
            <w:webHidden/>
          </w:rPr>
          <w:t>12</w:t>
        </w:r>
        <w:r w:rsidR="007F0CBB">
          <w:rPr>
            <w:noProof/>
            <w:webHidden/>
          </w:rPr>
          <w:fldChar w:fldCharType="end"/>
        </w:r>
      </w:hyperlink>
    </w:p>
    <w:p w14:paraId="1C09D266" w14:textId="77777777" w:rsidR="007F0CBB" w:rsidRDefault="001B19AE">
      <w:pPr>
        <w:pStyle w:val="21"/>
        <w:rPr>
          <w:rFonts w:asciiTheme="minorHAnsi" w:eastAsiaTheme="minorEastAsia" w:hAnsiTheme="minorHAnsi" w:cstheme="minorBidi"/>
          <w:b w:val="0"/>
          <w:bCs w:val="0"/>
          <w:noProof/>
          <w:sz w:val="22"/>
          <w:szCs w:val="22"/>
        </w:rPr>
      </w:pPr>
      <w:hyperlink w:anchor="_Toc383285340" w:history="1">
        <w:r w:rsidR="007F0CBB" w:rsidRPr="00467702">
          <w:rPr>
            <w:rStyle w:val="ac"/>
            <w:noProof/>
          </w:rPr>
          <w:t>2.1</w:t>
        </w:r>
        <w:r w:rsidR="007F0CBB">
          <w:rPr>
            <w:rFonts w:asciiTheme="minorHAnsi" w:eastAsiaTheme="minorEastAsia" w:hAnsiTheme="minorHAnsi" w:cstheme="minorBidi"/>
            <w:b w:val="0"/>
            <w:bCs w:val="0"/>
            <w:noProof/>
            <w:sz w:val="22"/>
            <w:szCs w:val="22"/>
          </w:rPr>
          <w:tab/>
        </w:r>
        <w:r w:rsidR="007F0CBB" w:rsidRPr="00467702">
          <w:rPr>
            <w:rStyle w:val="ac"/>
            <w:noProof/>
          </w:rPr>
          <w:t>Концептуальные требования к архитектуре</w:t>
        </w:r>
        <w:r w:rsidR="007F0CBB">
          <w:rPr>
            <w:noProof/>
            <w:webHidden/>
          </w:rPr>
          <w:tab/>
        </w:r>
        <w:r w:rsidR="007F0CBB">
          <w:rPr>
            <w:noProof/>
            <w:webHidden/>
          </w:rPr>
          <w:fldChar w:fldCharType="begin"/>
        </w:r>
        <w:r w:rsidR="007F0CBB">
          <w:rPr>
            <w:noProof/>
            <w:webHidden/>
          </w:rPr>
          <w:instrText xml:space="preserve"> PAGEREF _Toc383285340 \h </w:instrText>
        </w:r>
        <w:r w:rsidR="007F0CBB">
          <w:rPr>
            <w:noProof/>
            <w:webHidden/>
          </w:rPr>
        </w:r>
        <w:r w:rsidR="007F0CBB">
          <w:rPr>
            <w:noProof/>
            <w:webHidden/>
          </w:rPr>
          <w:fldChar w:fldCharType="separate"/>
        </w:r>
        <w:r w:rsidR="007F0CBB">
          <w:rPr>
            <w:noProof/>
            <w:webHidden/>
          </w:rPr>
          <w:t>13</w:t>
        </w:r>
        <w:r w:rsidR="007F0CBB">
          <w:rPr>
            <w:noProof/>
            <w:webHidden/>
          </w:rPr>
          <w:fldChar w:fldCharType="end"/>
        </w:r>
      </w:hyperlink>
    </w:p>
    <w:p w14:paraId="3FD9664D" w14:textId="77777777" w:rsidR="007F0CBB" w:rsidRDefault="001B19AE">
      <w:pPr>
        <w:pStyle w:val="21"/>
        <w:rPr>
          <w:rFonts w:asciiTheme="minorHAnsi" w:eastAsiaTheme="minorEastAsia" w:hAnsiTheme="minorHAnsi" w:cstheme="minorBidi"/>
          <w:b w:val="0"/>
          <w:bCs w:val="0"/>
          <w:noProof/>
          <w:sz w:val="22"/>
          <w:szCs w:val="22"/>
        </w:rPr>
      </w:pPr>
      <w:hyperlink w:anchor="_Toc383285341" w:history="1">
        <w:r w:rsidR="007F0CBB" w:rsidRPr="00467702">
          <w:rPr>
            <w:rStyle w:val="ac"/>
            <w:noProof/>
          </w:rPr>
          <w:t>2.2</w:t>
        </w:r>
        <w:r w:rsidR="007F0CBB">
          <w:rPr>
            <w:rFonts w:asciiTheme="minorHAnsi" w:eastAsiaTheme="minorEastAsia" w:hAnsiTheme="minorHAnsi" w:cstheme="minorBidi"/>
            <w:b w:val="0"/>
            <w:bCs w:val="0"/>
            <w:noProof/>
            <w:sz w:val="22"/>
            <w:szCs w:val="22"/>
          </w:rPr>
          <w:tab/>
        </w:r>
        <w:r w:rsidR="007F0CBB" w:rsidRPr="00467702">
          <w:rPr>
            <w:rStyle w:val="ac"/>
            <w:noProof/>
          </w:rPr>
          <w:t>Среда исполнения и инструментарий</w:t>
        </w:r>
        <w:r w:rsidR="007F0CBB">
          <w:rPr>
            <w:noProof/>
            <w:webHidden/>
          </w:rPr>
          <w:tab/>
        </w:r>
        <w:r w:rsidR="007F0CBB">
          <w:rPr>
            <w:noProof/>
            <w:webHidden/>
          </w:rPr>
          <w:fldChar w:fldCharType="begin"/>
        </w:r>
        <w:r w:rsidR="007F0CBB">
          <w:rPr>
            <w:noProof/>
            <w:webHidden/>
          </w:rPr>
          <w:instrText xml:space="preserve"> PAGEREF _Toc383285341 \h </w:instrText>
        </w:r>
        <w:r w:rsidR="007F0CBB">
          <w:rPr>
            <w:noProof/>
            <w:webHidden/>
          </w:rPr>
        </w:r>
        <w:r w:rsidR="007F0CBB">
          <w:rPr>
            <w:noProof/>
            <w:webHidden/>
          </w:rPr>
          <w:fldChar w:fldCharType="separate"/>
        </w:r>
        <w:r w:rsidR="007F0CBB">
          <w:rPr>
            <w:noProof/>
            <w:webHidden/>
          </w:rPr>
          <w:t>14</w:t>
        </w:r>
        <w:r w:rsidR="007F0CBB">
          <w:rPr>
            <w:noProof/>
            <w:webHidden/>
          </w:rPr>
          <w:fldChar w:fldCharType="end"/>
        </w:r>
      </w:hyperlink>
    </w:p>
    <w:p w14:paraId="12366A3F" w14:textId="77777777" w:rsidR="007F0CBB" w:rsidRDefault="001B19AE">
      <w:pPr>
        <w:pStyle w:val="21"/>
        <w:rPr>
          <w:rFonts w:asciiTheme="minorHAnsi" w:eastAsiaTheme="minorEastAsia" w:hAnsiTheme="minorHAnsi" w:cstheme="minorBidi"/>
          <w:b w:val="0"/>
          <w:bCs w:val="0"/>
          <w:noProof/>
          <w:sz w:val="22"/>
          <w:szCs w:val="22"/>
        </w:rPr>
      </w:pPr>
      <w:hyperlink w:anchor="_Toc383285342" w:history="1">
        <w:r w:rsidR="007F0CBB" w:rsidRPr="00467702">
          <w:rPr>
            <w:rStyle w:val="ac"/>
            <w:noProof/>
          </w:rPr>
          <w:t>2.3</w:t>
        </w:r>
        <w:r w:rsidR="007F0CBB">
          <w:rPr>
            <w:rFonts w:asciiTheme="minorHAnsi" w:eastAsiaTheme="minorEastAsia" w:hAnsiTheme="minorHAnsi" w:cstheme="minorBidi"/>
            <w:b w:val="0"/>
            <w:bCs w:val="0"/>
            <w:noProof/>
            <w:sz w:val="22"/>
            <w:szCs w:val="22"/>
          </w:rPr>
          <w:tab/>
        </w:r>
        <w:r w:rsidR="007F0CBB" w:rsidRPr="00467702">
          <w:rPr>
            <w:rStyle w:val="ac"/>
            <w:noProof/>
          </w:rPr>
          <w:t>Масштабируемость и способность к адаптации</w:t>
        </w:r>
        <w:r w:rsidR="007F0CBB">
          <w:rPr>
            <w:noProof/>
            <w:webHidden/>
          </w:rPr>
          <w:tab/>
        </w:r>
        <w:r w:rsidR="007F0CBB">
          <w:rPr>
            <w:noProof/>
            <w:webHidden/>
          </w:rPr>
          <w:fldChar w:fldCharType="begin"/>
        </w:r>
        <w:r w:rsidR="007F0CBB">
          <w:rPr>
            <w:noProof/>
            <w:webHidden/>
          </w:rPr>
          <w:instrText xml:space="preserve"> PAGEREF _Toc383285342 \h </w:instrText>
        </w:r>
        <w:r w:rsidR="007F0CBB">
          <w:rPr>
            <w:noProof/>
            <w:webHidden/>
          </w:rPr>
        </w:r>
        <w:r w:rsidR="007F0CBB">
          <w:rPr>
            <w:noProof/>
            <w:webHidden/>
          </w:rPr>
          <w:fldChar w:fldCharType="separate"/>
        </w:r>
        <w:r w:rsidR="007F0CBB">
          <w:rPr>
            <w:noProof/>
            <w:webHidden/>
          </w:rPr>
          <w:t>14</w:t>
        </w:r>
        <w:r w:rsidR="007F0CBB">
          <w:rPr>
            <w:noProof/>
            <w:webHidden/>
          </w:rPr>
          <w:fldChar w:fldCharType="end"/>
        </w:r>
      </w:hyperlink>
    </w:p>
    <w:p w14:paraId="4C96B74C"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343" w:history="1">
        <w:r w:rsidR="007F0CBB" w:rsidRPr="00467702">
          <w:rPr>
            <w:rStyle w:val="ac"/>
            <w:noProof/>
          </w:rPr>
          <w:t>3</w:t>
        </w:r>
        <w:r w:rsidR="007F0CBB">
          <w:rPr>
            <w:rFonts w:asciiTheme="minorHAnsi" w:eastAsiaTheme="minorEastAsia" w:hAnsiTheme="minorHAnsi" w:cstheme="minorBidi"/>
            <w:b w:val="0"/>
            <w:bCs w:val="0"/>
            <w:caps w:val="0"/>
            <w:noProof/>
            <w:sz w:val="22"/>
            <w:szCs w:val="22"/>
          </w:rPr>
          <w:tab/>
        </w:r>
        <w:r w:rsidR="007F0CBB" w:rsidRPr="00467702">
          <w:rPr>
            <w:rStyle w:val="ac"/>
            <w:noProof/>
          </w:rPr>
          <w:t>Архитектурные механизмы и пакеты</w:t>
        </w:r>
        <w:r w:rsidR="007F0CBB">
          <w:rPr>
            <w:noProof/>
            <w:webHidden/>
          </w:rPr>
          <w:tab/>
        </w:r>
        <w:r w:rsidR="007F0CBB">
          <w:rPr>
            <w:noProof/>
            <w:webHidden/>
          </w:rPr>
          <w:fldChar w:fldCharType="begin"/>
        </w:r>
        <w:r w:rsidR="007F0CBB">
          <w:rPr>
            <w:noProof/>
            <w:webHidden/>
          </w:rPr>
          <w:instrText xml:space="preserve"> PAGEREF _Toc383285343 \h </w:instrText>
        </w:r>
        <w:r w:rsidR="007F0CBB">
          <w:rPr>
            <w:noProof/>
            <w:webHidden/>
          </w:rPr>
        </w:r>
        <w:r w:rsidR="007F0CBB">
          <w:rPr>
            <w:noProof/>
            <w:webHidden/>
          </w:rPr>
          <w:fldChar w:fldCharType="separate"/>
        </w:r>
        <w:r w:rsidR="007F0CBB">
          <w:rPr>
            <w:noProof/>
            <w:webHidden/>
          </w:rPr>
          <w:t>14</w:t>
        </w:r>
        <w:r w:rsidR="007F0CBB">
          <w:rPr>
            <w:noProof/>
            <w:webHidden/>
          </w:rPr>
          <w:fldChar w:fldCharType="end"/>
        </w:r>
      </w:hyperlink>
    </w:p>
    <w:p w14:paraId="4D02B23B" w14:textId="77777777" w:rsidR="007F0CBB" w:rsidRDefault="001B19AE">
      <w:pPr>
        <w:pStyle w:val="21"/>
        <w:rPr>
          <w:rFonts w:asciiTheme="minorHAnsi" w:eastAsiaTheme="minorEastAsia" w:hAnsiTheme="minorHAnsi" w:cstheme="minorBidi"/>
          <w:b w:val="0"/>
          <w:bCs w:val="0"/>
          <w:noProof/>
          <w:sz w:val="22"/>
          <w:szCs w:val="22"/>
        </w:rPr>
      </w:pPr>
      <w:hyperlink w:anchor="_Toc383285344" w:history="1">
        <w:r w:rsidR="007F0CBB" w:rsidRPr="00467702">
          <w:rPr>
            <w:rStyle w:val="ac"/>
            <w:noProof/>
          </w:rPr>
          <w:t>3.1</w:t>
        </w:r>
        <w:r w:rsidR="007F0CBB">
          <w:rPr>
            <w:rFonts w:asciiTheme="minorHAnsi" w:eastAsiaTheme="minorEastAsia" w:hAnsiTheme="minorHAnsi" w:cstheme="minorBidi"/>
            <w:b w:val="0"/>
            <w:bCs w:val="0"/>
            <w:noProof/>
            <w:sz w:val="22"/>
            <w:szCs w:val="22"/>
          </w:rPr>
          <w:tab/>
        </w:r>
        <w:r w:rsidR="007F0CBB" w:rsidRPr="00467702">
          <w:rPr>
            <w:rStyle w:val="ac"/>
            <w:noProof/>
          </w:rPr>
          <w:t>Обзор</w:t>
        </w:r>
        <w:r w:rsidR="007F0CBB">
          <w:rPr>
            <w:noProof/>
            <w:webHidden/>
          </w:rPr>
          <w:tab/>
        </w:r>
        <w:r w:rsidR="007F0CBB">
          <w:rPr>
            <w:noProof/>
            <w:webHidden/>
          </w:rPr>
          <w:fldChar w:fldCharType="begin"/>
        </w:r>
        <w:r w:rsidR="007F0CBB">
          <w:rPr>
            <w:noProof/>
            <w:webHidden/>
          </w:rPr>
          <w:instrText xml:space="preserve"> PAGEREF _Toc383285344 \h </w:instrText>
        </w:r>
        <w:r w:rsidR="007F0CBB">
          <w:rPr>
            <w:noProof/>
            <w:webHidden/>
          </w:rPr>
        </w:r>
        <w:r w:rsidR="007F0CBB">
          <w:rPr>
            <w:noProof/>
            <w:webHidden/>
          </w:rPr>
          <w:fldChar w:fldCharType="separate"/>
        </w:r>
        <w:r w:rsidR="007F0CBB">
          <w:rPr>
            <w:noProof/>
            <w:webHidden/>
          </w:rPr>
          <w:t>14</w:t>
        </w:r>
        <w:r w:rsidR="007F0CBB">
          <w:rPr>
            <w:noProof/>
            <w:webHidden/>
          </w:rPr>
          <w:fldChar w:fldCharType="end"/>
        </w:r>
      </w:hyperlink>
    </w:p>
    <w:p w14:paraId="7B7C502E" w14:textId="77777777" w:rsidR="007F0CBB" w:rsidRDefault="001B19AE">
      <w:pPr>
        <w:pStyle w:val="21"/>
        <w:rPr>
          <w:rFonts w:asciiTheme="minorHAnsi" w:eastAsiaTheme="minorEastAsia" w:hAnsiTheme="minorHAnsi" w:cstheme="minorBidi"/>
          <w:b w:val="0"/>
          <w:bCs w:val="0"/>
          <w:noProof/>
          <w:sz w:val="22"/>
          <w:szCs w:val="22"/>
        </w:rPr>
      </w:pPr>
      <w:hyperlink w:anchor="_Toc383285345" w:history="1">
        <w:r w:rsidR="007F0CBB" w:rsidRPr="00467702">
          <w:rPr>
            <w:rStyle w:val="ac"/>
            <w:noProof/>
          </w:rPr>
          <w:t>3.2</w:t>
        </w:r>
        <w:r w:rsidR="007F0CBB">
          <w:rPr>
            <w:rFonts w:asciiTheme="minorHAnsi" w:eastAsiaTheme="minorEastAsia" w:hAnsiTheme="minorHAnsi" w:cstheme="minorBidi"/>
            <w:b w:val="0"/>
            <w:bCs w:val="0"/>
            <w:noProof/>
            <w:sz w:val="22"/>
            <w:szCs w:val="22"/>
          </w:rPr>
          <w:tab/>
        </w:r>
        <w:r w:rsidR="007F0CBB" w:rsidRPr="00467702">
          <w:rPr>
            <w:rStyle w:val="ac"/>
            <w:noProof/>
          </w:rPr>
          <w:t>Иерархии доменных объектов</w:t>
        </w:r>
        <w:r w:rsidR="007F0CBB">
          <w:rPr>
            <w:noProof/>
            <w:webHidden/>
          </w:rPr>
          <w:tab/>
        </w:r>
        <w:r w:rsidR="007F0CBB">
          <w:rPr>
            <w:noProof/>
            <w:webHidden/>
          </w:rPr>
          <w:fldChar w:fldCharType="begin"/>
        </w:r>
        <w:r w:rsidR="007F0CBB">
          <w:rPr>
            <w:noProof/>
            <w:webHidden/>
          </w:rPr>
          <w:instrText xml:space="preserve"> PAGEREF _Toc383285345 \h </w:instrText>
        </w:r>
        <w:r w:rsidR="007F0CBB">
          <w:rPr>
            <w:noProof/>
            <w:webHidden/>
          </w:rPr>
        </w:r>
        <w:r w:rsidR="007F0CBB">
          <w:rPr>
            <w:noProof/>
            <w:webHidden/>
          </w:rPr>
          <w:fldChar w:fldCharType="separate"/>
        </w:r>
        <w:r w:rsidR="007F0CBB">
          <w:rPr>
            <w:noProof/>
            <w:webHidden/>
          </w:rPr>
          <w:t>15</w:t>
        </w:r>
        <w:r w:rsidR="007F0CBB">
          <w:rPr>
            <w:noProof/>
            <w:webHidden/>
          </w:rPr>
          <w:fldChar w:fldCharType="end"/>
        </w:r>
      </w:hyperlink>
    </w:p>
    <w:p w14:paraId="6B1CF13D" w14:textId="77777777" w:rsidR="007F0CBB" w:rsidRDefault="001B19AE">
      <w:pPr>
        <w:pStyle w:val="32"/>
        <w:rPr>
          <w:rFonts w:asciiTheme="minorHAnsi" w:eastAsiaTheme="minorEastAsia" w:hAnsiTheme="minorHAnsi" w:cstheme="minorBidi"/>
          <w:sz w:val="22"/>
          <w:szCs w:val="22"/>
        </w:rPr>
      </w:pPr>
      <w:hyperlink w:anchor="_Toc383285346" w:history="1">
        <w:r w:rsidR="007F0CBB" w:rsidRPr="00467702">
          <w:rPr>
            <w:rStyle w:val="ac"/>
          </w:rPr>
          <w:t>3.2.1</w:t>
        </w:r>
        <w:r w:rsidR="007F0CBB">
          <w:rPr>
            <w:rFonts w:asciiTheme="minorHAnsi" w:eastAsiaTheme="minorEastAsia" w:hAnsiTheme="minorHAnsi" w:cstheme="minorBidi"/>
            <w:sz w:val="22"/>
            <w:szCs w:val="22"/>
          </w:rPr>
          <w:tab/>
        </w:r>
        <w:r w:rsidR="007F0CBB" w:rsidRPr="00467702">
          <w:rPr>
            <w:rStyle w:val="ac"/>
          </w:rPr>
          <w:t>Модель данных</w:t>
        </w:r>
        <w:r w:rsidR="007F0CBB">
          <w:rPr>
            <w:webHidden/>
          </w:rPr>
          <w:tab/>
        </w:r>
        <w:r w:rsidR="007F0CBB">
          <w:rPr>
            <w:webHidden/>
          </w:rPr>
          <w:fldChar w:fldCharType="begin"/>
        </w:r>
        <w:r w:rsidR="007F0CBB">
          <w:rPr>
            <w:webHidden/>
          </w:rPr>
          <w:instrText xml:space="preserve"> PAGEREF _Toc383285346 \h </w:instrText>
        </w:r>
        <w:r w:rsidR="007F0CBB">
          <w:rPr>
            <w:webHidden/>
          </w:rPr>
        </w:r>
        <w:r w:rsidR="007F0CBB">
          <w:rPr>
            <w:webHidden/>
          </w:rPr>
          <w:fldChar w:fldCharType="separate"/>
        </w:r>
        <w:r w:rsidR="007F0CBB">
          <w:rPr>
            <w:webHidden/>
          </w:rPr>
          <w:t>15</w:t>
        </w:r>
        <w:r w:rsidR="007F0CBB">
          <w:rPr>
            <w:webHidden/>
          </w:rPr>
          <w:fldChar w:fldCharType="end"/>
        </w:r>
      </w:hyperlink>
    </w:p>
    <w:p w14:paraId="505FAD2A" w14:textId="77777777" w:rsidR="007F0CBB" w:rsidRDefault="001B19AE">
      <w:pPr>
        <w:pStyle w:val="32"/>
        <w:rPr>
          <w:rFonts w:asciiTheme="minorHAnsi" w:eastAsiaTheme="minorEastAsia" w:hAnsiTheme="minorHAnsi" w:cstheme="minorBidi"/>
          <w:sz w:val="22"/>
          <w:szCs w:val="22"/>
        </w:rPr>
      </w:pPr>
      <w:hyperlink w:anchor="_Toc383285347" w:history="1">
        <w:r w:rsidR="007F0CBB" w:rsidRPr="00467702">
          <w:rPr>
            <w:rStyle w:val="ac"/>
          </w:rPr>
          <w:t>3.2.2</w:t>
        </w:r>
        <w:r w:rsidR="007F0CBB">
          <w:rPr>
            <w:rFonts w:asciiTheme="minorHAnsi" w:eastAsiaTheme="minorEastAsia" w:hAnsiTheme="minorHAnsi" w:cstheme="minorBidi"/>
            <w:sz w:val="22"/>
            <w:szCs w:val="22"/>
          </w:rPr>
          <w:tab/>
        </w:r>
        <w:r w:rsidR="007F0CBB" w:rsidRPr="00467702">
          <w:rPr>
            <w:rStyle w:val="ac"/>
          </w:rPr>
          <w:t>Конфигурация</w:t>
        </w:r>
        <w:r w:rsidR="007F0CBB">
          <w:rPr>
            <w:webHidden/>
          </w:rPr>
          <w:tab/>
        </w:r>
        <w:r w:rsidR="007F0CBB">
          <w:rPr>
            <w:webHidden/>
          </w:rPr>
          <w:fldChar w:fldCharType="begin"/>
        </w:r>
        <w:r w:rsidR="007F0CBB">
          <w:rPr>
            <w:webHidden/>
          </w:rPr>
          <w:instrText xml:space="preserve"> PAGEREF _Toc383285347 \h </w:instrText>
        </w:r>
        <w:r w:rsidR="007F0CBB">
          <w:rPr>
            <w:webHidden/>
          </w:rPr>
        </w:r>
        <w:r w:rsidR="007F0CBB">
          <w:rPr>
            <w:webHidden/>
          </w:rPr>
          <w:fldChar w:fldCharType="separate"/>
        </w:r>
        <w:r w:rsidR="007F0CBB">
          <w:rPr>
            <w:webHidden/>
          </w:rPr>
          <w:t>16</w:t>
        </w:r>
        <w:r w:rsidR="007F0CBB">
          <w:rPr>
            <w:webHidden/>
          </w:rPr>
          <w:fldChar w:fldCharType="end"/>
        </w:r>
      </w:hyperlink>
    </w:p>
    <w:p w14:paraId="018315C7" w14:textId="77777777" w:rsidR="007F0CBB" w:rsidRDefault="001B19AE">
      <w:pPr>
        <w:pStyle w:val="41"/>
        <w:rPr>
          <w:rFonts w:asciiTheme="minorHAnsi" w:eastAsiaTheme="minorEastAsia" w:hAnsiTheme="minorHAnsi" w:cstheme="minorBidi"/>
          <w:sz w:val="22"/>
          <w:szCs w:val="22"/>
        </w:rPr>
      </w:pPr>
      <w:hyperlink w:anchor="_Toc383285348" w:history="1">
        <w:r w:rsidR="007F0CBB" w:rsidRPr="00467702">
          <w:rPr>
            <w:rStyle w:val="ac"/>
            <w:lang w:val="en-US"/>
          </w:rPr>
          <w:t>3.2.2.1</w:t>
        </w:r>
        <w:r w:rsidR="007F0CBB">
          <w:rPr>
            <w:rFonts w:asciiTheme="minorHAnsi" w:eastAsiaTheme="minorEastAsia" w:hAnsiTheme="minorHAnsi" w:cstheme="minorBidi"/>
            <w:sz w:val="22"/>
            <w:szCs w:val="22"/>
          </w:rPr>
          <w:tab/>
        </w:r>
        <w:r w:rsidR="007F0CBB" w:rsidRPr="00467702">
          <w:rPr>
            <w:rStyle w:val="ac"/>
          </w:rPr>
          <w:t xml:space="preserve">Тег </w:t>
        </w:r>
        <w:r w:rsidR="007F0CBB" w:rsidRPr="00467702">
          <w:rPr>
            <w:rStyle w:val="ac"/>
            <w:lang w:val="en-US"/>
          </w:rPr>
          <w:t>business</w:t>
        </w:r>
        <w:r w:rsidR="007F0CBB" w:rsidRPr="00467702">
          <w:rPr>
            <w:rStyle w:val="ac"/>
          </w:rPr>
          <w:t>-</w:t>
        </w:r>
        <w:r w:rsidR="007F0CBB" w:rsidRPr="00467702">
          <w:rPr>
            <w:rStyle w:val="ac"/>
            <w:lang w:val="en-US"/>
          </w:rPr>
          <w:t>object-type</w:t>
        </w:r>
        <w:r w:rsidR="007F0CBB">
          <w:rPr>
            <w:webHidden/>
          </w:rPr>
          <w:tab/>
        </w:r>
        <w:r w:rsidR="007F0CBB">
          <w:rPr>
            <w:webHidden/>
          </w:rPr>
          <w:fldChar w:fldCharType="begin"/>
        </w:r>
        <w:r w:rsidR="007F0CBB">
          <w:rPr>
            <w:webHidden/>
          </w:rPr>
          <w:instrText xml:space="preserve"> PAGEREF _Toc383285348 \h </w:instrText>
        </w:r>
        <w:r w:rsidR="007F0CBB">
          <w:rPr>
            <w:webHidden/>
          </w:rPr>
        </w:r>
        <w:r w:rsidR="007F0CBB">
          <w:rPr>
            <w:webHidden/>
          </w:rPr>
          <w:fldChar w:fldCharType="separate"/>
        </w:r>
        <w:r w:rsidR="007F0CBB">
          <w:rPr>
            <w:webHidden/>
          </w:rPr>
          <w:t>16</w:t>
        </w:r>
        <w:r w:rsidR="007F0CBB">
          <w:rPr>
            <w:webHidden/>
          </w:rPr>
          <w:fldChar w:fldCharType="end"/>
        </w:r>
      </w:hyperlink>
    </w:p>
    <w:p w14:paraId="1CE72DE4" w14:textId="77777777" w:rsidR="007F0CBB" w:rsidRDefault="001B19AE">
      <w:pPr>
        <w:pStyle w:val="41"/>
        <w:rPr>
          <w:rFonts w:asciiTheme="minorHAnsi" w:eastAsiaTheme="minorEastAsia" w:hAnsiTheme="minorHAnsi" w:cstheme="minorBidi"/>
          <w:sz w:val="22"/>
          <w:szCs w:val="22"/>
        </w:rPr>
      </w:pPr>
      <w:hyperlink w:anchor="_Toc383285349" w:history="1">
        <w:r w:rsidR="007F0CBB" w:rsidRPr="00467702">
          <w:rPr>
            <w:rStyle w:val="ac"/>
            <w:lang w:val="en-US"/>
          </w:rPr>
          <w:t>3.2.2.2</w:t>
        </w:r>
        <w:r w:rsidR="007F0CBB">
          <w:rPr>
            <w:rFonts w:asciiTheme="minorHAnsi" w:eastAsiaTheme="minorEastAsia" w:hAnsiTheme="minorHAnsi" w:cstheme="minorBidi"/>
            <w:sz w:val="22"/>
            <w:szCs w:val="22"/>
          </w:rPr>
          <w:tab/>
        </w:r>
        <w:r w:rsidR="007F0CBB" w:rsidRPr="00467702">
          <w:rPr>
            <w:rStyle w:val="ac"/>
          </w:rPr>
          <w:t xml:space="preserve">Тег </w:t>
        </w:r>
        <w:r w:rsidR="007F0CBB" w:rsidRPr="00467702">
          <w:rPr>
            <w:rStyle w:val="ac"/>
            <w:lang w:val="en-US"/>
          </w:rPr>
          <w:t>children</w:t>
        </w:r>
        <w:r w:rsidR="007F0CBB">
          <w:rPr>
            <w:webHidden/>
          </w:rPr>
          <w:tab/>
        </w:r>
        <w:r w:rsidR="007F0CBB">
          <w:rPr>
            <w:webHidden/>
          </w:rPr>
          <w:fldChar w:fldCharType="begin"/>
        </w:r>
        <w:r w:rsidR="007F0CBB">
          <w:rPr>
            <w:webHidden/>
          </w:rPr>
          <w:instrText xml:space="preserve"> PAGEREF _Toc383285349 \h </w:instrText>
        </w:r>
        <w:r w:rsidR="007F0CBB">
          <w:rPr>
            <w:webHidden/>
          </w:rPr>
        </w:r>
        <w:r w:rsidR="007F0CBB">
          <w:rPr>
            <w:webHidden/>
          </w:rPr>
          <w:fldChar w:fldCharType="separate"/>
        </w:r>
        <w:r w:rsidR="007F0CBB">
          <w:rPr>
            <w:webHidden/>
          </w:rPr>
          <w:t>16</w:t>
        </w:r>
        <w:r w:rsidR="007F0CBB">
          <w:rPr>
            <w:webHidden/>
          </w:rPr>
          <w:fldChar w:fldCharType="end"/>
        </w:r>
      </w:hyperlink>
    </w:p>
    <w:p w14:paraId="6BD838F3" w14:textId="77777777" w:rsidR="007F0CBB" w:rsidRDefault="001B19AE">
      <w:pPr>
        <w:pStyle w:val="41"/>
        <w:rPr>
          <w:rFonts w:asciiTheme="minorHAnsi" w:eastAsiaTheme="minorEastAsia" w:hAnsiTheme="minorHAnsi" w:cstheme="minorBidi"/>
          <w:sz w:val="22"/>
          <w:szCs w:val="22"/>
        </w:rPr>
      </w:pPr>
      <w:hyperlink w:anchor="_Toc383285350" w:history="1">
        <w:r w:rsidR="007F0CBB" w:rsidRPr="00467702">
          <w:rPr>
            <w:rStyle w:val="ac"/>
            <w:lang w:val="en-US"/>
          </w:rPr>
          <w:t>3.2.2.3</w:t>
        </w:r>
        <w:r w:rsidR="007F0CBB">
          <w:rPr>
            <w:rFonts w:asciiTheme="minorHAnsi" w:eastAsiaTheme="minorEastAsia" w:hAnsiTheme="minorHAnsi" w:cstheme="minorBidi"/>
            <w:sz w:val="22"/>
            <w:szCs w:val="22"/>
          </w:rPr>
          <w:tab/>
        </w:r>
        <w:r w:rsidR="007F0CBB" w:rsidRPr="00467702">
          <w:rPr>
            <w:rStyle w:val="ac"/>
          </w:rPr>
          <w:t xml:space="preserve">Тег </w:t>
        </w:r>
        <w:r w:rsidR="007F0CBB" w:rsidRPr="00467702">
          <w:rPr>
            <w:rStyle w:val="ac"/>
            <w:lang w:val="en-US"/>
          </w:rPr>
          <w:t>view</w:t>
        </w:r>
        <w:r w:rsidR="007F0CBB">
          <w:rPr>
            <w:webHidden/>
          </w:rPr>
          <w:tab/>
        </w:r>
        <w:r w:rsidR="007F0CBB">
          <w:rPr>
            <w:webHidden/>
          </w:rPr>
          <w:fldChar w:fldCharType="begin"/>
        </w:r>
        <w:r w:rsidR="007F0CBB">
          <w:rPr>
            <w:webHidden/>
          </w:rPr>
          <w:instrText xml:space="preserve"> PAGEREF _Toc383285350 \h </w:instrText>
        </w:r>
        <w:r w:rsidR="007F0CBB">
          <w:rPr>
            <w:webHidden/>
          </w:rPr>
        </w:r>
        <w:r w:rsidR="007F0CBB">
          <w:rPr>
            <w:webHidden/>
          </w:rPr>
          <w:fldChar w:fldCharType="separate"/>
        </w:r>
        <w:r w:rsidR="007F0CBB">
          <w:rPr>
            <w:webHidden/>
          </w:rPr>
          <w:t>16</w:t>
        </w:r>
        <w:r w:rsidR="007F0CBB">
          <w:rPr>
            <w:webHidden/>
          </w:rPr>
          <w:fldChar w:fldCharType="end"/>
        </w:r>
      </w:hyperlink>
    </w:p>
    <w:p w14:paraId="610DC5AA" w14:textId="77777777" w:rsidR="007F0CBB" w:rsidRDefault="001B19AE">
      <w:pPr>
        <w:pStyle w:val="41"/>
        <w:rPr>
          <w:rFonts w:asciiTheme="minorHAnsi" w:eastAsiaTheme="minorEastAsia" w:hAnsiTheme="minorHAnsi" w:cstheme="minorBidi"/>
          <w:sz w:val="22"/>
          <w:szCs w:val="22"/>
        </w:rPr>
      </w:pPr>
      <w:hyperlink w:anchor="_Toc383285351" w:history="1">
        <w:r w:rsidR="007F0CBB" w:rsidRPr="00467702">
          <w:rPr>
            <w:rStyle w:val="ac"/>
            <w:lang w:val="en-US"/>
          </w:rPr>
          <w:t>3.2.2.4</w:t>
        </w:r>
        <w:r w:rsidR="007F0CBB">
          <w:rPr>
            <w:rFonts w:asciiTheme="minorHAnsi" w:eastAsiaTheme="minorEastAsia" w:hAnsiTheme="minorHAnsi" w:cstheme="minorBidi"/>
            <w:sz w:val="22"/>
            <w:szCs w:val="22"/>
          </w:rPr>
          <w:tab/>
        </w:r>
        <w:r w:rsidR="007F0CBB" w:rsidRPr="00467702">
          <w:rPr>
            <w:rStyle w:val="ac"/>
          </w:rPr>
          <w:t xml:space="preserve">Тег </w:t>
        </w:r>
        <w:r w:rsidR="007F0CBB" w:rsidRPr="00467702">
          <w:rPr>
            <w:rStyle w:val="ac"/>
            <w:lang w:val="en-US"/>
          </w:rPr>
          <w:t>field</w:t>
        </w:r>
        <w:r w:rsidR="007F0CBB">
          <w:rPr>
            <w:webHidden/>
          </w:rPr>
          <w:tab/>
        </w:r>
        <w:r w:rsidR="007F0CBB">
          <w:rPr>
            <w:webHidden/>
          </w:rPr>
          <w:fldChar w:fldCharType="begin"/>
        </w:r>
        <w:r w:rsidR="007F0CBB">
          <w:rPr>
            <w:webHidden/>
          </w:rPr>
          <w:instrText xml:space="preserve"> PAGEREF _Toc383285351 \h </w:instrText>
        </w:r>
        <w:r w:rsidR="007F0CBB">
          <w:rPr>
            <w:webHidden/>
          </w:rPr>
        </w:r>
        <w:r w:rsidR="007F0CBB">
          <w:rPr>
            <w:webHidden/>
          </w:rPr>
          <w:fldChar w:fldCharType="separate"/>
        </w:r>
        <w:r w:rsidR="007F0CBB">
          <w:rPr>
            <w:webHidden/>
          </w:rPr>
          <w:t>17</w:t>
        </w:r>
        <w:r w:rsidR="007F0CBB">
          <w:rPr>
            <w:webHidden/>
          </w:rPr>
          <w:fldChar w:fldCharType="end"/>
        </w:r>
      </w:hyperlink>
    </w:p>
    <w:p w14:paraId="6864E4E5" w14:textId="77777777" w:rsidR="007F0CBB" w:rsidRDefault="001B19AE">
      <w:pPr>
        <w:pStyle w:val="32"/>
        <w:rPr>
          <w:rFonts w:asciiTheme="minorHAnsi" w:eastAsiaTheme="minorEastAsia" w:hAnsiTheme="minorHAnsi" w:cstheme="minorBidi"/>
          <w:sz w:val="22"/>
          <w:szCs w:val="22"/>
        </w:rPr>
      </w:pPr>
      <w:hyperlink w:anchor="_Toc383285352" w:history="1">
        <w:r w:rsidR="007F0CBB" w:rsidRPr="00467702">
          <w:rPr>
            <w:rStyle w:val="ac"/>
          </w:rPr>
          <w:t>3.2.3</w:t>
        </w:r>
        <w:r w:rsidR="007F0CBB">
          <w:rPr>
            <w:rFonts w:asciiTheme="minorHAnsi" w:eastAsiaTheme="minorEastAsia" w:hAnsiTheme="minorHAnsi" w:cstheme="minorBidi"/>
            <w:sz w:val="22"/>
            <w:szCs w:val="22"/>
          </w:rPr>
          <w:tab/>
        </w:r>
        <w:r w:rsidR="007F0CBB" w:rsidRPr="00467702">
          <w:rPr>
            <w:rStyle w:val="ac"/>
          </w:rPr>
          <w:t>Сервис</w:t>
        </w:r>
        <w:r w:rsidR="007F0CBB">
          <w:rPr>
            <w:webHidden/>
          </w:rPr>
          <w:tab/>
        </w:r>
        <w:r w:rsidR="007F0CBB">
          <w:rPr>
            <w:webHidden/>
          </w:rPr>
          <w:fldChar w:fldCharType="begin"/>
        </w:r>
        <w:r w:rsidR="007F0CBB">
          <w:rPr>
            <w:webHidden/>
          </w:rPr>
          <w:instrText xml:space="preserve"> PAGEREF _Toc383285352 \h </w:instrText>
        </w:r>
        <w:r w:rsidR="007F0CBB">
          <w:rPr>
            <w:webHidden/>
          </w:rPr>
        </w:r>
        <w:r w:rsidR="007F0CBB">
          <w:rPr>
            <w:webHidden/>
          </w:rPr>
          <w:fldChar w:fldCharType="separate"/>
        </w:r>
        <w:r w:rsidR="007F0CBB">
          <w:rPr>
            <w:webHidden/>
          </w:rPr>
          <w:t>17</w:t>
        </w:r>
        <w:r w:rsidR="007F0CBB">
          <w:rPr>
            <w:webHidden/>
          </w:rPr>
          <w:fldChar w:fldCharType="end"/>
        </w:r>
      </w:hyperlink>
    </w:p>
    <w:p w14:paraId="01AE12BE" w14:textId="77777777" w:rsidR="007F0CBB" w:rsidRDefault="001B19AE">
      <w:pPr>
        <w:pStyle w:val="21"/>
        <w:rPr>
          <w:rFonts w:asciiTheme="minorHAnsi" w:eastAsiaTheme="minorEastAsia" w:hAnsiTheme="minorHAnsi" w:cstheme="minorBidi"/>
          <w:b w:val="0"/>
          <w:bCs w:val="0"/>
          <w:noProof/>
          <w:sz w:val="22"/>
          <w:szCs w:val="22"/>
        </w:rPr>
      </w:pPr>
      <w:hyperlink w:anchor="_Toc383285353" w:history="1">
        <w:r w:rsidR="007F0CBB" w:rsidRPr="00467702">
          <w:rPr>
            <w:rStyle w:val="ac"/>
            <w:noProof/>
          </w:rPr>
          <w:t>3.3</w:t>
        </w:r>
        <w:r w:rsidR="007F0CBB">
          <w:rPr>
            <w:rFonts w:asciiTheme="minorHAnsi" w:eastAsiaTheme="minorEastAsia" w:hAnsiTheme="minorHAnsi" w:cstheme="minorBidi"/>
            <w:b w:val="0"/>
            <w:bCs w:val="0"/>
            <w:noProof/>
            <w:sz w:val="22"/>
            <w:szCs w:val="22"/>
          </w:rPr>
          <w:tab/>
        </w:r>
        <w:r w:rsidR="007F0CBB" w:rsidRPr="00467702">
          <w:rPr>
            <w:rStyle w:val="ac"/>
            <w:noProof/>
          </w:rPr>
          <w:t>Подсистема управления доступом</w:t>
        </w:r>
        <w:r w:rsidR="007F0CBB">
          <w:rPr>
            <w:noProof/>
            <w:webHidden/>
          </w:rPr>
          <w:tab/>
        </w:r>
        <w:r w:rsidR="007F0CBB">
          <w:rPr>
            <w:noProof/>
            <w:webHidden/>
          </w:rPr>
          <w:fldChar w:fldCharType="begin"/>
        </w:r>
        <w:r w:rsidR="007F0CBB">
          <w:rPr>
            <w:noProof/>
            <w:webHidden/>
          </w:rPr>
          <w:instrText xml:space="preserve"> PAGEREF _Toc383285353 \h </w:instrText>
        </w:r>
        <w:r w:rsidR="007F0CBB">
          <w:rPr>
            <w:noProof/>
            <w:webHidden/>
          </w:rPr>
        </w:r>
        <w:r w:rsidR="007F0CBB">
          <w:rPr>
            <w:noProof/>
            <w:webHidden/>
          </w:rPr>
          <w:fldChar w:fldCharType="separate"/>
        </w:r>
        <w:r w:rsidR="007F0CBB">
          <w:rPr>
            <w:noProof/>
            <w:webHidden/>
          </w:rPr>
          <w:t>17</w:t>
        </w:r>
        <w:r w:rsidR="007F0CBB">
          <w:rPr>
            <w:noProof/>
            <w:webHidden/>
          </w:rPr>
          <w:fldChar w:fldCharType="end"/>
        </w:r>
      </w:hyperlink>
    </w:p>
    <w:p w14:paraId="0E11A592" w14:textId="77777777" w:rsidR="007F0CBB" w:rsidRDefault="001B19AE">
      <w:pPr>
        <w:pStyle w:val="32"/>
        <w:rPr>
          <w:rFonts w:asciiTheme="minorHAnsi" w:eastAsiaTheme="minorEastAsia" w:hAnsiTheme="minorHAnsi" w:cstheme="minorBidi"/>
          <w:sz w:val="22"/>
          <w:szCs w:val="22"/>
        </w:rPr>
      </w:pPr>
      <w:hyperlink w:anchor="_Toc383285354" w:history="1">
        <w:r w:rsidR="007F0CBB" w:rsidRPr="00467702">
          <w:rPr>
            <w:rStyle w:val="ac"/>
          </w:rPr>
          <w:t>3.3.1</w:t>
        </w:r>
        <w:r w:rsidR="007F0CBB">
          <w:rPr>
            <w:rFonts w:asciiTheme="minorHAnsi" w:eastAsiaTheme="minorEastAsia" w:hAnsiTheme="minorHAnsi" w:cstheme="minorBidi"/>
            <w:sz w:val="22"/>
            <w:szCs w:val="22"/>
          </w:rPr>
          <w:tab/>
        </w:r>
        <w:r w:rsidR="007F0CBB" w:rsidRPr="00467702">
          <w:rPr>
            <w:rStyle w:val="ac"/>
          </w:rPr>
          <w:t>Примеры</w:t>
        </w:r>
        <w:r w:rsidR="007F0CBB">
          <w:rPr>
            <w:webHidden/>
          </w:rPr>
          <w:tab/>
        </w:r>
        <w:r w:rsidR="007F0CBB">
          <w:rPr>
            <w:webHidden/>
          </w:rPr>
          <w:fldChar w:fldCharType="begin"/>
        </w:r>
        <w:r w:rsidR="007F0CBB">
          <w:rPr>
            <w:webHidden/>
          </w:rPr>
          <w:instrText xml:space="preserve"> PAGEREF _Toc383285354 \h </w:instrText>
        </w:r>
        <w:r w:rsidR="007F0CBB">
          <w:rPr>
            <w:webHidden/>
          </w:rPr>
        </w:r>
        <w:r w:rsidR="007F0CBB">
          <w:rPr>
            <w:webHidden/>
          </w:rPr>
          <w:fldChar w:fldCharType="separate"/>
        </w:r>
        <w:r w:rsidR="007F0CBB">
          <w:rPr>
            <w:webHidden/>
          </w:rPr>
          <w:t>18</w:t>
        </w:r>
        <w:r w:rsidR="007F0CBB">
          <w:rPr>
            <w:webHidden/>
          </w:rPr>
          <w:fldChar w:fldCharType="end"/>
        </w:r>
      </w:hyperlink>
    </w:p>
    <w:p w14:paraId="56097B67" w14:textId="77777777" w:rsidR="007F0CBB" w:rsidRDefault="001B19AE">
      <w:pPr>
        <w:pStyle w:val="32"/>
        <w:rPr>
          <w:rFonts w:asciiTheme="minorHAnsi" w:eastAsiaTheme="minorEastAsia" w:hAnsiTheme="minorHAnsi" w:cstheme="minorBidi"/>
          <w:sz w:val="22"/>
          <w:szCs w:val="22"/>
        </w:rPr>
      </w:pPr>
      <w:hyperlink w:anchor="_Toc383285355" w:history="1">
        <w:r w:rsidR="007F0CBB" w:rsidRPr="00467702">
          <w:rPr>
            <w:rStyle w:val="ac"/>
          </w:rPr>
          <w:t>3.3.2</w:t>
        </w:r>
        <w:r w:rsidR="007F0CBB">
          <w:rPr>
            <w:rFonts w:asciiTheme="minorHAnsi" w:eastAsiaTheme="minorEastAsia" w:hAnsiTheme="minorHAnsi" w:cstheme="minorBidi"/>
            <w:sz w:val="22"/>
            <w:szCs w:val="22"/>
          </w:rPr>
          <w:tab/>
        </w:r>
        <w:r w:rsidR="007F0CBB" w:rsidRPr="00467702">
          <w:rPr>
            <w:rStyle w:val="ac"/>
          </w:rPr>
          <w:t>О типах доступа</w:t>
        </w:r>
        <w:r w:rsidR="007F0CBB">
          <w:rPr>
            <w:webHidden/>
          </w:rPr>
          <w:tab/>
        </w:r>
        <w:r w:rsidR="007F0CBB">
          <w:rPr>
            <w:webHidden/>
          </w:rPr>
          <w:fldChar w:fldCharType="begin"/>
        </w:r>
        <w:r w:rsidR="007F0CBB">
          <w:rPr>
            <w:webHidden/>
          </w:rPr>
          <w:instrText xml:space="preserve"> PAGEREF _Toc383285355 \h </w:instrText>
        </w:r>
        <w:r w:rsidR="007F0CBB">
          <w:rPr>
            <w:webHidden/>
          </w:rPr>
        </w:r>
        <w:r w:rsidR="007F0CBB">
          <w:rPr>
            <w:webHidden/>
          </w:rPr>
          <w:fldChar w:fldCharType="separate"/>
        </w:r>
        <w:r w:rsidR="007F0CBB">
          <w:rPr>
            <w:webHidden/>
          </w:rPr>
          <w:t>19</w:t>
        </w:r>
        <w:r w:rsidR="007F0CBB">
          <w:rPr>
            <w:webHidden/>
          </w:rPr>
          <w:fldChar w:fldCharType="end"/>
        </w:r>
      </w:hyperlink>
    </w:p>
    <w:p w14:paraId="44CFF316" w14:textId="77777777" w:rsidR="007F0CBB" w:rsidRDefault="001B19AE">
      <w:pPr>
        <w:pStyle w:val="32"/>
        <w:rPr>
          <w:rFonts w:asciiTheme="minorHAnsi" w:eastAsiaTheme="minorEastAsia" w:hAnsiTheme="minorHAnsi" w:cstheme="minorBidi"/>
          <w:sz w:val="22"/>
          <w:szCs w:val="22"/>
        </w:rPr>
      </w:pPr>
      <w:hyperlink w:anchor="_Toc383285356" w:history="1">
        <w:r w:rsidR="007F0CBB" w:rsidRPr="00467702">
          <w:rPr>
            <w:rStyle w:val="ac"/>
          </w:rPr>
          <w:t>3.3.3</w:t>
        </w:r>
        <w:r w:rsidR="007F0CBB">
          <w:rPr>
            <w:rFonts w:asciiTheme="minorHAnsi" w:eastAsiaTheme="minorEastAsia" w:hAnsiTheme="minorHAnsi" w:cstheme="minorBidi"/>
            <w:sz w:val="22"/>
            <w:szCs w:val="22"/>
          </w:rPr>
          <w:tab/>
        </w:r>
        <w:r w:rsidR="007F0CBB" w:rsidRPr="00467702">
          <w:rPr>
            <w:rStyle w:val="ac"/>
          </w:rPr>
          <w:t>Разница между контекстными группами и контекстными ролями</w:t>
        </w:r>
        <w:r w:rsidR="007F0CBB">
          <w:rPr>
            <w:webHidden/>
          </w:rPr>
          <w:tab/>
        </w:r>
        <w:r w:rsidR="007F0CBB">
          <w:rPr>
            <w:webHidden/>
          </w:rPr>
          <w:fldChar w:fldCharType="begin"/>
        </w:r>
        <w:r w:rsidR="007F0CBB">
          <w:rPr>
            <w:webHidden/>
          </w:rPr>
          <w:instrText xml:space="preserve"> PAGEREF _Toc383285356 \h </w:instrText>
        </w:r>
        <w:r w:rsidR="007F0CBB">
          <w:rPr>
            <w:webHidden/>
          </w:rPr>
        </w:r>
        <w:r w:rsidR="007F0CBB">
          <w:rPr>
            <w:webHidden/>
          </w:rPr>
          <w:fldChar w:fldCharType="separate"/>
        </w:r>
        <w:r w:rsidR="007F0CBB">
          <w:rPr>
            <w:webHidden/>
          </w:rPr>
          <w:t>20</w:t>
        </w:r>
        <w:r w:rsidR="007F0CBB">
          <w:rPr>
            <w:webHidden/>
          </w:rPr>
          <w:fldChar w:fldCharType="end"/>
        </w:r>
      </w:hyperlink>
    </w:p>
    <w:p w14:paraId="78AD7692" w14:textId="77777777" w:rsidR="007F0CBB" w:rsidRDefault="001B19AE">
      <w:pPr>
        <w:pStyle w:val="32"/>
        <w:rPr>
          <w:rFonts w:asciiTheme="minorHAnsi" w:eastAsiaTheme="minorEastAsia" w:hAnsiTheme="minorHAnsi" w:cstheme="minorBidi"/>
          <w:sz w:val="22"/>
          <w:szCs w:val="22"/>
        </w:rPr>
      </w:pPr>
      <w:hyperlink w:anchor="_Toc383285357" w:history="1">
        <w:r w:rsidR="007F0CBB" w:rsidRPr="00467702">
          <w:rPr>
            <w:rStyle w:val="ac"/>
          </w:rPr>
          <w:t>3.3.4</w:t>
        </w:r>
        <w:r w:rsidR="007F0CBB">
          <w:rPr>
            <w:rFonts w:asciiTheme="minorHAnsi" w:eastAsiaTheme="minorEastAsia" w:hAnsiTheme="minorHAnsi" w:cstheme="minorBidi"/>
            <w:sz w:val="22"/>
            <w:szCs w:val="22"/>
          </w:rPr>
          <w:tab/>
        </w:r>
        <w:r w:rsidR="007F0CBB" w:rsidRPr="00467702">
          <w:rPr>
            <w:rStyle w:val="ac"/>
          </w:rPr>
          <w:t>Списки доступа</w:t>
        </w:r>
        <w:r w:rsidR="007F0CBB">
          <w:rPr>
            <w:webHidden/>
          </w:rPr>
          <w:tab/>
        </w:r>
        <w:r w:rsidR="007F0CBB">
          <w:rPr>
            <w:webHidden/>
          </w:rPr>
          <w:fldChar w:fldCharType="begin"/>
        </w:r>
        <w:r w:rsidR="007F0CBB">
          <w:rPr>
            <w:webHidden/>
          </w:rPr>
          <w:instrText xml:space="preserve"> PAGEREF _Toc383285357 \h </w:instrText>
        </w:r>
        <w:r w:rsidR="007F0CBB">
          <w:rPr>
            <w:webHidden/>
          </w:rPr>
        </w:r>
        <w:r w:rsidR="007F0CBB">
          <w:rPr>
            <w:webHidden/>
          </w:rPr>
          <w:fldChar w:fldCharType="separate"/>
        </w:r>
        <w:r w:rsidR="007F0CBB">
          <w:rPr>
            <w:webHidden/>
          </w:rPr>
          <w:t>20</w:t>
        </w:r>
        <w:r w:rsidR="007F0CBB">
          <w:rPr>
            <w:webHidden/>
          </w:rPr>
          <w:fldChar w:fldCharType="end"/>
        </w:r>
      </w:hyperlink>
    </w:p>
    <w:p w14:paraId="31AAA83D" w14:textId="77777777" w:rsidR="007F0CBB" w:rsidRDefault="001B19AE">
      <w:pPr>
        <w:pStyle w:val="32"/>
        <w:rPr>
          <w:rFonts w:asciiTheme="minorHAnsi" w:eastAsiaTheme="minorEastAsia" w:hAnsiTheme="minorHAnsi" w:cstheme="minorBidi"/>
          <w:sz w:val="22"/>
          <w:szCs w:val="22"/>
        </w:rPr>
      </w:pPr>
      <w:hyperlink w:anchor="_Toc383285358" w:history="1">
        <w:r w:rsidR="007F0CBB" w:rsidRPr="00467702">
          <w:rPr>
            <w:rStyle w:val="ac"/>
          </w:rPr>
          <w:t>3.3.5</w:t>
        </w:r>
        <w:r w:rsidR="007F0CBB">
          <w:rPr>
            <w:rFonts w:asciiTheme="minorHAnsi" w:eastAsiaTheme="minorEastAsia" w:hAnsiTheme="minorHAnsi" w:cstheme="minorBidi"/>
            <w:sz w:val="22"/>
            <w:szCs w:val="22"/>
          </w:rPr>
          <w:tab/>
        </w:r>
        <w:r w:rsidR="007F0CBB" w:rsidRPr="00467702">
          <w:rPr>
            <w:rStyle w:val="ac"/>
          </w:rPr>
          <w:t>Архитектура</w:t>
        </w:r>
        <w:r w:rsidR="007F0CBB">
          <w:rPr>
            <w:webHidden/>
          </w:rPr>
          <w:tab/>
        </w:r>
        <w:r w:rsidR="007F0CBB">
          <w:rPr>
            <w:webHidden/>
          </w:rPr>
          <w:fldChar w:fldCharType="begin"/>
        </w:r>
        <w:r w:rsidR="007F0CBB">
          <w:rPr>
            <w:webHidden/>
          </w:rPr>
          <w:instrText xml:space="preserve"> PAGEREF _Toc383285358 \h </w:instrText>
        </w:r>
        <w:r w:rsidR="007F0CBB">
          <w:rPr>
            <w:webHidden/>
          </w:rPr>
        </w:r>
        <w:r w:rsidR="007F0CBB">
          <w:rPr>
            <w:webHidden/>
          </w:rPr>
          <w:fldChar w:fldCharType="separate"/>
        </w:r>
        <w:r w:rsidR="007F0CBB">
          <w:rPr>
            <w:webHidden/>
          </w:rPr>
          <w:t>21</w:t>
        </w:r>
        <w:r w:rsidR="007F0CBB">
          <w:rPr>
            <w:webHidden/>
          </w:rPr>
          <w:fldChar w:fldCharType="end"/>
        </w:r>
      </w:hyperlink>
    </w:p>
    <w:p w14:paraId="7B0506E5" w14:textId="77777777" w:rsidR="007F0CBB" w:rsidRDefault="001B19AE">
      <w:pPr>
        <w:pStyle w:val="32"/>
        <w:rPr>
          <w:rFonts w:asciiTheme="minorHAnsi" w:eastAsiaTheme="minorEastAsia" w:hAnsiTheme="minorHAnsi" w:cstheme="minorBidi"/>
          <w:sz w:val="22"/>
          <w:szCs w:val="22"/>
        </w:rPr>
      </w:pPr>
      <w:hyperlink w:anchor="_Toc383285359" w:history="1">
        <w:r w:rsidR="007F0CBB" w:rsidRPr="00467702">
          <w:rPr>
            <w:rStyle w:val="ac"/>
          </w:rPr>
          <w:t>3.3.6</w:t>
        </w:r>
        <w:r w:rsidR="007F0CBB">
          <w:rPr>
            <w:rFonts w:asciiTheme="minorHAnsi" w:eastAsiaTheme="minorEastAsia" w:hAnsiTheme="minorHAnsi" w:cstheme="minorBidi"/>
            <w:sz w:val="22"/>
            <w:szCs w:val="22"/>
          </w:rPr>
          <w:tab/>
        </w:r>
        <w:r w:rsidR="007F0CBB" w:rsidRPr="00467702">
          <w:rPr>
            <w:rStyle w:val="ac"/>
          </w:rPr>
          <w:t>Распространение прав доступа</w:t>
        </w:r>
        <w:r w:rsidR="007F0CBB">
          <w:rPr>
            <w:webHidden/>
          </w:rPr>
          <w:tab/>
        </w:r>
        <w:r w:rsidR="007F0CBB">
          <w:rPr>
            <w:webHidden/>
          </w:rPr>
          <w:fldChar w:fldCharType="begin"/>
        </w:r>
        <w:r w:rsidR="007F0CBB">
          <w:rPr>
            <w:webHidden/>
          </w:rPr>
          <w:instrText xml:space="preserve"> PAGEREF _Toc383285359 \h </w:instrText>
        </w:r>
        <w:r w:rsidR="007F0CBB">
          <w:rPr>
            <w:webHidden/>
          </w:rPr>
        </w:r>
        <w:r w:rsidR="007F0CBB">
          <w:rPr>
            <w:webHidden/>
          </w:rPr>
          <w:fldChar w:fldCharType="separate"/>
        </w:r>
        <w:r w:rsidR="007F0CBB">
          <w:rPr>
            <w:webHidden/>
          </w:rPr>
          <w:t>22</w:t>
        </w:r>
        <w:r w:rsidR="007F0CBB">
          <w:rPr>
            <w:webHidden/>
          </w:rPr>
          <w:fldChar w:fldCharType="end"/>
        </w:r>
      </w:hyperlink>
    </w:p>
    <w:p w14:paraId="0AE67E20" w14:textId="77777777" w:rsidR="007F0CBB" w:rsidRDefault="001B19AE">
      <w:pPr>
        <w:pStyle w:val="32"/>
        <w:rPr>
          <w:rFonts w:asciiTheme="minorHAnsi" w:eastAsiaTheme="minorEastAsia" w:hAnsiTheme="minorHAnsi" w:cstheme="minorBidi"/>
          <w:sz w:val="22"/>
          <w:szCs w:val="22"/>
        </w:rPr>
      </w:pPr>
      <w:hyperlink w:anchor="_Toc383285360" w:history="1">
        <w:r w:rsidR="007F0CBB" w:rsidRPr="00467702">
          <w:rPr>
            <w:rStyle w:val="ac"/>
          </w:rPr>
          <w:t>3.3.7</w:t>
        </w:r>
        <w:r w:rsidR="007F0CBB">
          <w:rPr>
            <w:rFonts w:asciiTheme="minorHAnsi" w:eastAsiaTheme="minorEastAsia" w:hAnsiTheme="minorHAnsi" w:cstheme="minorBidi"/>
            <w:sz w:val="22"/>
            <w:szCs w:val="22"/>
          </w:rPr>
          <w:tab/>
        </w:r>
        <w:r w:rsidR="007F0CBB" w:rsidRPr="00467702">
          <w:rPr>
            <w:rStyle w:val="ac"/>
          </w:rPr>
          <w:t>Доступ к полям объектов</w:t>
        </w:r>
        <w:r w:rsidR="007F0CBB">
          <w:rPr>
            <w:webHidden/>
          </w:rPr>
          <w:tab/>
        </w:r>
        <w:r w:rsidR="007F0CBB">
          <w:rPr>
            <w:webHidden/>
          </w:rPr>
          <w:fldChar w:fldCharType="begin"/>
        </w:r>
        <w:r w:rsidR="007F0CBB">
          <w:rPr>
            <w:webHidden/>
          </w:rPr>
          <w:instrText xml:space="preserve"> PAGEREF _Toc383285360 \h </w:instrText>
        </w:r>
        <w:r w:rsidR="007F0CBB">
          <w:rPr>
            <w:webHidden/>
          </w:rPr>
        </w:r>
        <w:r w:rsidR="007F0CBB">
          <w:rPr>
            <w:webHidden/>
          </w:rPr>
          <w:fldChar w:fldCharType="separate"/>
        </w:r>
        <w:r w:rsidR="007F0CBB">
          <w:rPr>
            <w:webHidden/>
          </w:rPr>
          <w:t>22</w:t>
        </w:r>
        <w:r w:rsidR="007F0CBB">
          <w:rPr>
            <w:webHidden/>
          </w:rPr>
          <w:fldChar w:fldCharType="end"/>
        </w:r>
      </w:hyperlink>
    </w:p>
    <w:p w14:paraId="478139B6" w14:textId="77777777" w:rsidR="007F0CBB" w:rsidRDefault="001B19AE">
      <w:pPr>
        <w:pStyle w:val="32"/>
        <w:rPr>
          <w:rFonts w:asciiTheme="minorHAnsi" w:eastAsiaTheme="minorEastAsia" w:hAnsiTheme="minorHAnsi" w:cstheme="minorBidi"/>
          <w:sz w:val="22"/>
          <w:szCs w:val="22"/>
        </w:rPr>
      </w:pPr>
      <w:hyperlink w:anchor="_Toc383285361" w:history="1">
        <w:r w:rsidR="007F0CBB" w:rsidRPr="00467702">
          <w:rPr>
            <w:rStyle w:val="ac"/>
          </w:rPr>
          <w:t>3.3.8</w:t>
        </w:r>
        <w:r w:rsidR="007F0CBB">
          <w:rPr>
            <w:rFonts w:asciiTheme="minorHAnsi" w:eastAsiaTheme="minorEastAsia" w:hAnsiTheme="minorHAnsi" w:cstheme="minorBidi"/>
            <w:sz w:val="22"/>
            <w:szCs w:val="22"/>
          </w:rPr>
          <w:tab/>
        </w:r>
        <w:r w:rsidR="007F0CBB" w:rsidRPr="00467702">
          <w:rPr>
            <w:rStyle w:val="ac"/>
          </w:rPr>
          <w:t>О проблеме курицы и яйца</w:t>
        </w:r>
        <w:r w:rsidR="007F0CBB">
          <w:rPr>
            <w:webHidden/>
          </w:rPr>
          <w:tab/>
        </w:r>
        <w:r w:rsidR="007F0CBB">
          <w:rPr>
            <w:webHidden/>
          </w:rPr>
          <w:fldChar w:fldCharType="begin"/>
        </w:r>
        <w:r w:rsidR="007F0CBB">
          <w:rPr>
            <w:webHidden/>
          </w:rPr>
          <w:instrText xml:space="preserve"> PAGEREF _Toc383285361 \h </w:instrText>
        </w:r>
        <w:r w:rsidR="007F0CBB">
          <w:rPr>
            <w:webHidden/>
          </w:rPr>
        </w:r>
        <w:r w:rsidR="007F0CBB">
          <w:rPr>
            <w:webHidden/>
          </w:rPr>
          <w:fldChar w:fldCharType="separate"/>
        </w:r>
        <w:r w:rsidR="007F0CBB">
          <w:rPr>
            <w:webHidden/>
          </w:rPr>
          <w:t>22</w:t>
        </w:r>
        <w:r w:rsidR="007F0CBB">
          <w:rPr>
            <w:webHidden/>
          </w:rPr>
          <w:fldChar w:fldCharType="end"/>
        </w:r>
      </w:hyperlink>
    </w:p>
    <w:p w14:paraId="438FDBC6" w14:textId="77777777" w:rsidR="007F0CBB" w:rsidRDefault="001B19AE">
      <w:pPr>
        <w:pStyle w:val="32"/>
        <w:rPr>
          <w:rFonts w:asciiTheme="minorHAnsi" w:eastAsiaTheme="minorEastAsia" w:hAnsiTheme="minorHAnsi" w:cstheme="minorBidi"/>
          <w:sz w:val="22"/>
          <w:szCs w:val="22"/>
        </w:rPr>
      </w:pPr>
      <w:hyperlink w:anchor="_Toc383285362" w:history="1">
        <w:r w:rsidR="007F0CBB" w:rsidRPr="00467702">
          <w:rPr>
            <w:rStyle w:val="ac"/>
          </w:rPr>
          <w:t>3.3.9</w:t>
        </w:r>
        <w:r w:rsidR="007F0CBB">
          <w:rPr>
            <w:rFonts w:asciiTheme="minorHAnsi" w:eastAsiaTheme="minorEastAsia" w:hAnsiTheme="minorHAnsi" w:cstheme="minorBidi"/>
            <w:sz w:val="22"/>
            <w:szCs w:val="22"/>
          </w:rPr>
          <w:tab/>
        </w:r>
        <w:r w:rsidR="007F0CBB" w:rsidRPr="00467702">
          <w:rPr>
            <w:rStyle w:val="ac"/>
          </w:rPr>
          <w:t>Дополнительные функции</w:t>
        </w:r>
        <w:r w:rsidR="007F0CBB">
          <w:rPr>
            <w:webHidden/>
          </w:rPr>
          <w:tab/>
        </w:r>
        <w:r w:rsidR="007F0CBB">
          <w:rPr>
            <w:webHidden/>
          </w:rPr>
          <w:fldChar w:fldCharType="begin"/>
        </w:r>
        <w:r w:rsidR="007F0CBB">
          <w:rPr>
            <w:webHidden/>
          </w:rPr>
          <w:instrText xml:space="preserve"> PAGEREF _Toc383285362 \h </w:instrText>
        </w:r>
        <w:r w:rsidR="007F0CBB">
          <w:rPr>
            <w:webHidden/>
          </w:rPr>
        </w:r>
        <w:r w:rsidR="007F0CBB">
          <w:rPr>
            <w:webHidden/>
          </w:rPr>
          <w:fldChar w:fldCharType="separate"/>
        </w:r>
        <w:r w:rsidR="007F0CBB">
          <w:rPr>
            <w:webHidden/>
          </w:rPr>
          <w:t>23</w:t>
        </w:r>
        <w:r w:rsidR="007F0CBB">
          <w:rPr>
            <w:webHidden/>
          </w:rPr>
          <w:fldChar w:fldCharType="end"/>
        </w:r>
      </w:hyperlink>
    </w:p>
    <w:p w14:paraId="00EF20E9" w14:textId="77777777" w:rsidR="007F0CBB" w:rsidRDefault="001B19AE">
      <w:pPr>
        <w:pStyle w:val="32"/>
        <w:rPr>
          <w:rFonts w:asciiTheme="minorHAnsi" w:eastAsiaTheme="minorEastAsia" w:hAnsiTheme="minorHAnsi" w:cstheme="minorBidi"/>
          <w:sz w:val="22"/>
          <w:szCs w:val="22"/>
        </w:rPr>
      </w:pPr>
      <w:hyperlink w:anchor="_Toc383285363" w:history="1">
        <w:r w:rsidR="007F0CBB" w:rsidRPr="00467702">
          <w:rPr>
            <w:rStyle w:val="ac"/>
          </w:rPr>
          <w:t>3.3.10</w:t>
        </w:r>
        <w:r w:rsidR="007F0CBB">
          <w:rPr>
            <w:rFonts w:asciiTheme="minorHAnsi" w:eastAsiaTheme="minorEastAsia" w:hAnsiTheme="minorHAnsi" w:cstheme="minorBidi"/>
            <w:sz w:val="22"/>
            <w:szCs w:val="22"/>
          </w:rPr>
          <w:tab/>
        </w:r>
        <w:r w:rsidR="007F0CBB" w:rsidRPr="00467702">
          <w:rPr>
            <w:rStyle w:val="ac"/>
          </w:rPr>
          <w:t>Служба контроля доступа</w:t>
        </w:r>
        <w:r w:rsidR="007F0CBB">
          <w:rPr>
            <w:webHidden/>
          </w:rPr>
          <w:tab/>
        </w:r>
        <w:r w:rsidR="007F0CBB">
          <w:rPr>
            <w:webHidden/>
          </w:rPr>
          <w:fldChar w:fldCharType="begin"/>
        </w:r>
        <w:r w:rsidR="007F0CBB">
          <w:rPr>
            <w:webHidden/>
          </w:rPr>
          <w:instrText xml:space="preserve"> PAGEREF _Toc383285363 \h </w:instrText>
        </w:r>
        <w:r w:rsidR="007F0CBB">
          <w:rPr>
            <w:webHidden/>
          </w:rPr>
        </w:r>
        <w:r w:rsidR="007F0CBB">
          <w:rPr>
            <w:webHidden/>
          </w:rPr>
          <w:fldChar w:fldCharType="separate"/>
        </w:r>
        <w:r w:rsidR="007F0CBB">
          <w:rPr>
            <w:webHidden/>
          </w:rPr>
          <w:t>23</w:t>
        </w:r>
        <w:r w:rsidR="007F0CBB">
          <w:rPr>
            <w:webHidden/>
          </w:rPr>
          <w:fldChar w:fldCharType="end"/>
        </w:r>
      </w:hyperlink>
    </w:p>
    <w:p w14:paraId="70CE4649" w14:textId="77777777" w:rsidR="007F0CBB" w:rsidRDefault="001B19AE">
      <w:pPr>
        <w:pStyle w:val="41"/>
        <w:rPr>
          <w:rFonts w:asciiTheme="minorHAnsi" w:eastAsiaTheme="minorEastAsia" w:hAnsiTheme="minorHAnsi" w:cstheme="minorBidi"/>
          <w:sz w:val="22"/>
          <w:szCs w:val="22"/>
        </w:rPr>
      </w:pPr>
      <w:hyperlink w:anchor="_Toc383285364" w:history="1">
        <w:r w:rsidR="007F0CBB" w:rsidRPr="00467702">
          <w:rPr>
            <w:rStyle w:val="ac"/>
          </w:rPr>
          <w:t>3.3.10.1</w:t>
        </w:r>
        <w:r w:rsidR="007F0CBB">
          <w:rPr>
            <w:rFonts w:asciiTheme="minorHAnsi" w:eastAsiaTheme="minorEastAsia" w:hAnsiTheme="minorHAnsi" w:cstheme="minorBidi"/>
            <w:sz w:val="22"/>
            <w:szCs w:val="22"/>
          </w:rPr>
          <w:tab/>
        </w:r>
        <w:r w:rsidR="007F0CBB" w:rsidRPr="00467702">
          <w:rPr>
            <w:rStyle w:val="ac"/>
          </w:rPr>
          <w:t>Оптимизация производительности</w:t>
        </w:r>
        <w:r w:rsidR="007F0CBB">
          <w:rPr>
            <w:webHidden/>
          </w:rPr>
          <w:tab/>
        </w:r>
        <w:r w:rsidR="007F0CBB">
          <w:rPr>
            <w:webHidden/>
          </w:rPr>
          <w:fldChar w:fldCharType="begin"/>
        </w:r>
        <w:r w:rsidR="007F0CBB">
          <w:rPr>
            <w:webHidden/>
          </w:rPr>
          <w:instrText xml:space="preserve"> PAGEREF _Toc383285364 \h </w:instrText>
        </w:r>
        <w:r w:rsidR="007F0CBB">
          <w:rPr>
            <w:webHidden/>
          </w:rPr>
        </w:r>
        <w:r w:rsidR="007F0CBB">
          <w:rPr>
            <w:webHidden/>
          </w:rPr>
          <w:fldChar w:fldCharType="separate"/>
        </w:r>
        <w:r w:rsidR="007F0CBB">
          <w:rPr>
            <w:webHidden/>
          </w:rPr>
          <w:t>24</w:t>
        </w:r>
        <w:r w:rsidR="007F0CBB">
          <w:rPr>
            <w:webHidden/>
          </w:rPr>
          <w:fldChar w:fldCharType="end"/>
        </w:r>
      </w:hyperlink>
    </w:p>
    <w:p w14:paraId="346B4ED7" w14:textId="77777777" w:rsidR="007F0CBB" w:rsidRDefault="001B19AE">
      <w:pPr>
        <w:pStyle w:val="41"/>
        <w:rPr>
          <w:rFonts w:asciiTheme="minorHAnsi" w:eastAsiaTheme="minorEastAsia" w:hAnsiTheme="minorHAnsi" w:cstheme="minorBidi"/>
          <w:sz w:val="22"/>
          <w:szCs w:val="22"/>
        </w:rPr>
      </w:pPr>
      <w:hyperlink w:anchor="_Toc383285365" w:history="1">
        <w:r w:rsidR="007F0CBB" w:rsidRPr="00467702">
          <w:rPr>
            <w:rStyle w:val="ac"/>
          </w:rPr>
          <w:t>3.3.10.2</w:t>
        </w:r>
        <w:r w:rsidR="007F0CBB">
          <w:rPr>
            <w:rFonts w:asciiTheme="minorHAnsi" w:eastAsiaTheme="minorEastAsia" w:hAnsiTheme="minorHAnsi" w:cstheme="minorBidi"/>
            <w:sz w:val="22"/>
            <w:szCs w:val="22"/>
          </w:rPr>
          <w:tab/>
        </w:r>
        <w:r w:rsidR="007F0CBB" w:rsidRPr="00467702">
          <w:rPr>
            <w:rStyle w:val="ac"/>
          </w:rPr>
          <w:t>Посмотрим на примерах</w:t>
        </w:r>
        <w:r w:rsidR="007F0CBB">
          <w:rPr>
            <w:webHidden/>
          </w:rPr>
          <w:tab/>
        </w:r>
        <w:r w:rsidR="007F0CBB">
          <w:rPr>
            <w:webHidden/>
          </w:rPr>
          <w:fldChar w:fldCharType="begin"/>
        </w:r>
        <w:r w:rsidR="007F0CBB">
          <w:rPr>
            <w:webHidden/>
          </w:rPr>
          <w:instrText xml:space="preserve"> PAGEREF _Toc383285365 \h </w:instrText>
        </w:r>
        <w:r w:rsidR="007F0CBB">
          <w:rPr>
            <w:webHidden/>
          </w:rPr>
        </w:r>
        <w:r w:rsidR="007F0CBB">
          <w:rPr>
            <w:webHidden/>
          </w:rPr>
          <w:fldChar w:fldCharType="separate"/>
        </w:r>
        <w:r w:rsidR="007F0CBB">
          <w:rPr>
            <w:webHidden/>
          </w:rPr>
          <w:t>24</w:t>
        </w:r>
        <w:r w:rsidR="007F0CBB">
          <w:rPr>
            <w:webHidden/>
          </w:rPr>
          <w:fldChar w:fldCharType="end"/>
        </w:r>
      </w:hyperlink>
    </w:p>
    <w:p w14:paraId="13BC57EA" w14:textId="77777777" w:rsidR="007F0CBB" w:rsidRDefault="001B19AE">
      <w:pPr>
        <w:pStyle w:val="41"/>
        <w:rPr>
          <w:rFonts w:asciiTheme="minorHAnsi" w:eastAsiaTheme="minorEastAsia" w:hAnsiTheme="minorHAnsi" w:cstheme="minorBidi"/>
          <w:sz w:val="22"/>
          <w:szCs w:val="22"/>
        </w:rPr>
      </w:pPr>
      <w:hyperlink w:anchor="_Toc383285366" w:history="1">
        <w:r w:rsidR="007F0CBB" w:rsidRPr="00467702">
          <w:rPr>
            <w:rStyle w:val="ac"/>
          </w:rPr>
          <w:t>3.3.10.3</w:t>
        </w:r>
        <w:r w:rsidR="007F0CBB">
          <w:rPr>
            <w:rFonts w:asciiTheme="minorHAnsi" w:eastAsiaTheme="minorEastAsia" w:hAnsiTheme="minorHAnsi" w:cstheme="minorBidi"/>
            <w:sz w:val="22"/>
            <w:szCs w:val="22"/>
          </w:rPr>
          <w:tab/>
        </w:r>
        <w:r w:rsidR="007F0CBB" w:rsidRPr="00467702">
          <w:rPr>
            <w:rStyle w:val="ac"/>
          </w:rPr>
          <w:t>А теперь – слайды!</w:t>
        </w:r>
        <w:r w:rsidR="007F0CBB">
          <w:rPr>
            <w:webHidden/>
          </w:rPr>
          <w:tab/>
        </w:r>
        <w:r w:rsidR="007F0CBB">
          <w:rPr>
            <w:webHidden/>
          </w:rPr>
          <w:fldChar w:fldCharType="begin"/>
        </w:r>
        <w:r w:rsidR="007F0CBB">
          <w:rPr>
            <w:webHidden/>
          </w:rPr>
          <w:instrText xml:space="preserve"> PAGEREF _Toc383285366 \h </w:instrText>
        </w:r>
        <w:r w:rsidR="007F0CBB">
          <w:rPr>
            <w:webHidden/>
          </w:rPr>
        </w:r>
        <w:r w:rsidR="007F0CBB">
          <w:rPr>
            <w:webHidden/>
          </w:rPr>
          <w:fldChar w:fldCharType="separate"/>
        </w:r>
        <w:r w:rsidR="007F0CBB">
          <w:rPr>
            <w:webHidden/>
          </w:rPr>
          <w:t>25</w:t>
        </w:r>
        <w:r w:rsidR="007F0CBB">
          <w:rPr>
            <w:webHidden/>
          </w:rPr>
          <w:fldChar w:fldCharType="end"/>
        </w:r>
      </w:hyperlink>
    </w:p>
    <w:p w14:paraId="3B855C43" w14:textId="77777777" w:rsidR="007F0CBB" w:rsidRDefault="001B19AE">
      <w:pPr>
        <w:pStyle w:val="32"/>
        <w:rPr>
          <w:rFonts w:asciiTheme="minorHAnsi" w:eastAsiaTheme="minorEastAsia" w:hAnsiTheme="minorHAnsi" w:cstheme="minorBidi"/>
          <w:sz w:val="22"/>
          <w:szCs w:val="22"/>
        </w:rPr>
      </w:pPr>
      <w:hyperlink w:anchor="_Toc383285367" w:history="1">
        <w:r w:rsidR="007F0CBB" w:rsidRPr="00467702">
          <w:rPr>
            <w:rStyle w:val="ac"/>
          </w:rPr>
          <w:t>3.3.11</w:t>
        </w:r>
        <w:r w:rsidR="007F0CBB">
          <w:rPr>
            <w:rFonts w:asciiTheme="minorHAnsi" w:eastAsiaTheme="minorEastAsia" w:hAnsiTheme="minorHAnsi" w:cstheme="minorBidi"/>
            <w:sz w:val="22"/>
            <w:szCs w:val="22"/>
          </w:rPr>
          <w:tab/>
        </w:r>
        <w:r w:rsidR="007F0CBB" w:rsidRPr="00467702">
          <w:rPr>
            <w:rStyle w:val="ac"/>
          </w:rPr>
          <w:t>Вхождение группы в группу</w:t>
        </w:r>
        <w:r w:rsidR="007F0CBB">
          <w:rPr>
            <w:webHidden/>
          </w:rPr>
          <w:tab/>
        </w:r>
        <w:r w:rsidR="007F0CBB">
          <w:rPr>
            <w:webHidden/>
          </w:rPr>
          <w:fldChar w:fldCharType="begin"/>
        </w:r>
        <w:r w:rsidR="007F0CBB">
          <w:rPr>
            <w:webHidden/>
          </w:rPr>
          <w:instrText xml:space="preserve"> PAGEREF _Toc383285367 \h </w:instrText>
        </w:r>
        <w:r w:rsidR="007F0CBB">
          <w:rPr>
            <w:webHidden/>
          </w:rPr>
        </w:r>
        <w:r w:rsidR="007F0CBB">
          <w:rPr>
            <w:webHidden/>
          </w:rPr>
          <w:fldChar w:fldCharType="separate"/>
        </w:r>
        <w:r w:rsidR="007F0CBB">
          <w:rPr>
            <w:webHidden/>
          </w:rPr>
          <w:t>26</w:t>
        </w:r>
        <w:r w:rsidR="007F0CBB">
          <w:rPr>
            <w:webHidden/>
          </w:rPr>
          <w:fldChar w:fldCharType="end"/>
        </w:r>
      </w:hyperlink>
    </w:p>
    <w:p w14:paraId="06314F49" w14:textId="77777777" w:rsidR="007F0CBB" w:rsidRDefault="001B19AE">
      <w:pPr>
        <w:pStyle w:val="41"/>
        <w:rPr>
          <w:rFonts w:asciiTheme="minorHAnsi" w:eastAsiaTheme="minorEastAsia" w:hAnsiTheme="minorHAnsi" w:cstheme="minorBidi"/>
          <w:sz w:val="22"/>
          <w:szCs w:val="22"/>
        </w:rPr>
      </w:pPr>
      <w:hyperlink w:anchor="_Toc383285368" w:history="1">
        <w:r w:rsidR="007F0CBB" w:rsidRPr="00467702">
          <w:rPr>
            <w:rStyle w:val="ac"/>
          </w:rPr>
          <w:t>3.3.11.1</w:t>
        </w:r>
        <w:r w:rsidR="007F0CBB">
          <w:rPr>
            <w:rFonts w:asciiTheme="minorHAnsi" w:eastAsiaTheme="minorEastAsia" w:hAnsiTheme="minorHAnsi" w:cstheme="minorBidi"/>
            <w:sz w:val="22"/>
            <w:szCs w:val="22"/>
          </w:rPr>
          <w:tab/>
        </w:r>
        <w:r w:rsidR="007F0CBB" w:rsidRPr="00467702">
          <w:rPr>
            <w:rStyle w:val="ac"/>
          </w:rPr>
          <w:t>Техническое решение</w:t>
        </w:r>
        <w:r w:rsidR="007F0CBB">
          <w:rPr>
            <w:webHidden/>
          </w:rPr>
          <w:tab/>
        </w:r>
        <w:r w:rsidR="007F0CBB">
          <w:rPr>
            <w:webHidden/>
          </w:rPr>
          <w:fldChar w:fldCharType="begin"/>
        </w:r>
        <w:r w:rsidR="007F0CBB">
          <w:rPr>
            <w:webHidden/>
          </w:rPr>
          <w:instrText xml:space="preserve"> PAGEREF _Toc383285368 \h </w:instrText>
        </w:r>
        <w:r w:rsidR="007F0CBB">
          <w:rPr>
            <w:webHidden/>
          </w:rPr>
        </w:r>
        <w:r w:rsidR="007F0CBB">
          <w:rPr>
            <w:webHidden/>
          </w:rPr>
          <w:fldChar w:fldCharType="separate"/>
        </w:r>
        <w:r w:rsidR="007F0CBB">
          <w:rPr>
            <w:webHidden/>
          </w:rPr>
          <w:t>26</w:t>
        </w:r>
        <w:r w:rsidR="007F0CBB">
          <w:rPr>
            <w:webHidden/>
          </w:rPr>
          <w:fldChar w:fldCharType="end"/>
        </w:r>
      </w:hyperlink>
    </w:p>
    <w:p w14:paraId="2CBB47F0" w14:textId="77777777" w:rsidR="007F0CBB" w:rsidRDefault="001B19AE">
      <w:pPr>
        <w:pStyle w:val="41"/>
        <w:rPr>
          <w:rFonts w:asciiTheme="minorHAnsi" w:eastAsiaTheme="minorEastAsia" w:hAnsiTheme="minorHAnsi" w:cstheme="minorBidi"/>
          <w:sz w:val="22"/>
          <w:szCs w:val="22"/>
        </w:rPr>
      </w:pPr>
      <w:hyperlink w:anchor="_Toc383285369" w:history="1">
        <w:r w:rsidR="007F0CBB" w:rsidRPr="00467702">
          <w:rPr>
            <w:rStyle w:val="ac"/>
          </w:rPr>
          <w:t>3.3.11.2</w:t>
        </w:r>
        <w:r w:rsidR="007F0CBB">
          <w:rPr>
            <w:rFonts w:asciiTheme="minorHAnsi" w:eastAsiaTheme="minorEastAsia" w:hAnsiTheme="minorHAnsi" w:cstheme="minorBidi"/>
            <w:sz w:val="22"/>
            <w:szCs w:val="22"/>
          </w:rPr>
          <w:tab/>
        </w:r>
        <w:r w:rsidR="007F0CBB" w:rsidRPr="00467702">
          <w:rPr>
            <w:rStyle w:val="ac"/>
          </w:rPr>
          <w:t>Описание алгоритма работы</w:t>
        </w:r>
        <w:r w:rsidR="007F0CBB">
          <w:rPr>
            <w:webHidden/>
          </w:rPr>
          <w:tab/>
        </w:r>
        <w:r w:rsidR="007F0CBB">
          <w:rPr>
            <w:webHidden/>
          </w:rPr>
          <w:fldChar w:fldCharType="begin"/>
        </w:r>
        <w:r w:rsidR="007F0CBB">
          <w:rPr>
            <w:webHidden/>
          </w:rPr>
          <w:instrText xml:space="preserve"> PAGEREF _Toc383285369 \h </w:instrText>
        </w:r>
        <w:r w:rsidR="007F0CBB">
          <w:rPr>
            <w:webHidden/>
          </w:rPr>
        </w:r>
        <w:r w:rsidR="007F0CBB">
          <w:rPr>
            <w:webHidden/>
          </w:rPr>
          <w:fldChar w:fldCharType="separate"/>
        </w:r>
        <w:r w:rsidR="007F0CBB">
          <w:rPr>
            <w:webHidden/>
          </w:rPr>
          <w:t>27</w:t>
        </w:r>
        <w:r w:rsidR="007F0CBB">
          <w:rPr>
            <w:webHidden/>
          </w:rPr>
          <w:fldChar w:fldCharType="end"/>
        </w:r>
      </w:hyperlink>
    </w:p>
    <w:p w14:paraId="27C3804E" w14:textId="77777777" w:rsidR="007F0CBB" w:rsidRDefault="001B19AE">
      <w:pPr>
        <w:pStyle w:val="32"/>
        <w:rPr>
          <w:rFonts w:asciiTheme="minorHAnsi" w:eastAsiaTheme="minorEastAsia" w:hAnsiTheme="minorHAnsi" w:cstheme="minorBidi"/>
          <w:sz w:val="22"/>
          <w:szCs w:val="22"/>
        </w:rPr>
      </w:pPr>
      <w:hyperlink w:anchor="_Toc383285370" w:history="1">
        <w:r w:rsidR="007F0CBB" w:rsidRPr="00467702">
          <w:rPr>
            <w:rStyle w:val="ac"/>
          </w:rPr>
          <w:t>3.3.12</w:t>
        </w:r>
        <w:r w:rsidR="007F0CBB">
          <w:rPr>
            <w:rFonts w:asciiTheme="minorHAnsi" w:eastAsiaTheme="minorEastAsia" w:hAnsiTheme="minorHAnsi" w:cstheme="minorBidi"/>
            <w:sz w:val="22"/>
            <w:szCs w:val="22"/>
          </w:rPr>
          <w:tab/>
        </w:r>
        <w:r w:rsidR="007F0CBB" w:rsidRPr="00467702">
          <w:rPr>
            <w:rStyle w:val="ac"/>
          </w:rPr>
          <w:t>Сервис управления пользователями и группами</w:t>
        </w:r>
        <w:r w:rsidR="007F0CBB">
          <w:rPr>
            <w:webHidden/>
          </w:rPr>
          <w:tab/>
        </w:r>
        <w:r w:rsidR="007F0CBB">
          <w:rPr>
            <w:webHidden/>
          </w:rPr>
          <w:fldChar w:fldCharType="begin"/>
        </w:r>
        <w:r w:rsidR="007F0CBB">
          <w:rPr>
            <w:webHidden/>
          </w:rPr>
          <w:instrText xml:space="preserve"> PAGEREF _Toc383285370 \h </w:instrText>
        </w:r>
        <w:r w:rsidR="007F0CBB">
          <w:rPr>
            <w:webHidden/>
          </w:rPr>
        </w:r>
        <w:r w:rsidR="007F0CBB">
          <w:rPr>
            <w:webHidden/>
          </w:rPr>
          <w:fldChar w:fldCharType="separate"/>
        </w:r>
        <w:r w:rsidR="007F0CBB">
          <w:rPr>
            <w:webHidden/>
          </w:rPr>
          <w:t>28</w:t>
        </w:r>
        <w:r w:rsidR="007F0CBB">
          <w:rPr>
            <w:webHidden/>
          </w:rPr>
          <w:fldChar w:fldCharType="end"/>
        </w:r>
      </w:hyperlink>
    </w:p>
    <w:p w14:paraId="121DFA12" w14:textId="77777777" w:rsidR="007F0CBB" w:rsidRDefault="001B19AE">
      <w:pPr>
        <w:pStyle w:val="51"/>
        <w:tabs>
          <w:tab w:val="left" w:pos="1750"/>
          <w:tab w:val="right" w:leader="dot" w:pos="9344"/>
        </w:tabs>
        <w:rPr>
          <w:rFonts w:asciiTheme="minorHAnsi" w:eastAsiaTheme="minorEastAsia" w:hAnsiTheme="minorHAnsi" w:cstheme="minorBidi"/>
          <w:noProof/>
          <w:sz w:val="22"/>
          <w:szCs w:val="22"/>
        </w:rPr>
      </w:pPr>
      <w:hyperlink w:anchor="_Toc383285371" w:history="1">
        <w:r w:rsidR="007F0CBB" w:rsidRPr="00467702">
          <w:rPr>
            <w:rStyle w:val="ac"/>
            <w:noProof/>
          </w:rPr>
          <w:t>3.3.12.1.1</w:t>
        </w:r>
        <w:r w:rsidR="007F0CBB">
          <w:rPr>
            <w:rFonts w:asciiTheme="minorHAnsi" w:eastAsiaTheme="minorEastAsia" w:hAnsiTheme="minorHAnsi" w:cstheme="minorBidi"/>
            <w:noProof/>
            <w:sz w:val="22"/>
            <w:szCs w:val="22"/>
          </w:rPr>
          <w:tab/>
        </w:r>
        <w:r w:rsidR="007F0CBB" w:rsidRPr="00467702">
          <w:rPr>
            <w:rStyle w:val="ac"/>
            <w:noProof/>
          </w:rPr>
          <w:t>Method Summary</w:t>
        </w:r>
        <w:r w:rsidR="007F0CBB">
          <w:rPr>
            <w:noProof/>
            <w:webHidden/>
          </w:rPr>
          <w:tab/>
        </w:r>
        <w:r w:rsidR="007F0CBB">
          <w:rPr>
            <w:noProof/>
            <w:webHidden/>
          </w:rPr>
          <w:fldChar w:fldCharType="begin"/>
        </w:r>
        <w:r w:rsidR="007F0CBB">
          <w:rPr>
            <w:noProof/>
            <w:webHidden/>
          </w:rPr>
          <w:instrText xml:space="preserve"> PAGEREF _Toc383285371 \h </w:instrText>
        </w:r>
        <w:r w:rsidR="007F0CBB">
          <w:rPr>
            <w:noProof/>
            <w:webHidden/>
          </w:rPr>
        </w:r>
        <w:r w:rsidR="007F0CBB">
          <w:rPr>
            <w:noProof/>
            <w:webHidden/>
          </w:rPr>
          <w:fldChar w:fldCharType="separate"/>
        </w:r>
        <w:r w:rsidR="007F0CBB">
          <w:rPr>
            <w:noProof/>
            <w:webHidden/>
          </w:rPr>
          <w:t>28</w:t>
        </w:r>
        <w:r w:rsidR="007F0CBB">
          <w:rPr>
            <w:noProof/>
            <w:webHidden/>
          </w:rPr>
          <w:fldChar w:fldCharType="end"/>
        </w:r>
      </w:hyperlink>
    </w:p>
    <w:p w14:paraId="230F2DD4" w14:textId="77777777" w:rsidR="007F0CBB" w:rsidRDefault="001B19AE">
      <w:pPr>
        <w:pStyle w:val="21"/>
        <w:rPr>
          <w:rFonts w:asciiTheme="minorHAnsi" w:eastAsiaTheme="minorEastAsia" w:hAnsiTheme="minorHAnsi" w:cstheme="minorBidi"/>
          <w:b w:val="0"/>
          <w:bCs w:val="0"/>
          <w:noProof/>
          <w:sz w:val="22"/>
          <w:szCs w:val="22"/>
        </w:rPr>
      </w:pPr>
      <w:hyperlink w:anchor="_Toc383285372" w:history="1">
        <w:r w:rsidR="007F0CBB" w:rsidRPr="00467702">
          <w:rPr>
            <w:rStyle w:val="ac"/>
            <w:noProof/>
          </w:rPr>
          <w:t>3.4</w:t>
        </w:r>
        <w:r w:rsidR="007F0CBB">
          <w:rPr>
            <w:rFonts w:asciiTheme="minorHAnsi" w:eastAsiaTheme="minorEastAsia" w:hAnsiTheme="minorHAnsi" w:cstheme="minorBidi"/>
            <w:b w:val="0"/>
            <w:bCs w:val="0"/>
            <w:noProof/>
            <w:sz w:val="22"/>
            <w:szCs w:val="22"/>
          </w:rPr>
          <w:tab/>
        </w:r>
        <w:r w:rsidR="007F0CBB" w:rsidRPr="00467702">
          <w:rPr>
            <w:rStyle w:val="ac"/>
            <w:noProof/>
          </w:rPr>
          <w:t>Работа с вложениями</w:t>
        </w:r>
        <w:r w:rsidR="007F0CBB">
          <w:rPr>
            <w:noProof/>
            <w:webHidden/>
          </w:rPr>
          <w:tab/>
        </w:r>
        <w:r w:rsidR="007F0CBB">
          <w:rPr>
            <w:noProof/>
            <w:webHidden/>
          </w:rPr>
          <w:fldChar w:fldCharType="begin"/>
        </w:r>
        <w:r w:rsidR="007F0CBB">
          <w:rPr>
            <w:noProof/>
            <w:webHidden/>
          </w:rPr>
          <w:instrText xml:space="preserve"> PAGEREF _Toc383285372 \h </w:instrText>
        </w:r>
        <w:r w:rsidR="007F0CBB">
          <w:rPr>
            <w:noProof/>
            <w:webHidden/>
          </w:rPr>
        </w:r>
        <w:r w:rsidR="007F0CBB">
          <w:rPr>
            <w:noProof/>
            <w:webHidden/>
          </w:rPr>
          <w:fldChar w:fldCharType="separate"/>
        </w:r>
        <w:r w:rsidR="007F0CBB">
          <w:rPr>
            <w:noProof/>
            <w:webHidden/>
          </w:rPr>
          <w:t>29</w:t>
        </w:r>
        <w:r w:rsidR="007F0CBB">
          <w:rPr>
            <w:noProof/>
            <w:webHidden/>
          </w:rPr>
          <w:fldChar w:fldCharType="end"/>
        </w:r>
      </w:hyperlink>
    </w:p>
    <w:p w14:paraId="185DD4B7" w14:textId="77777777" w:rsidR="007F0CBB" w:rsidRDefault="001B19AE">
      <w:pPr>
        <w:pStyle w:val="32"/>
        <w:rPr>
          <w:rFonts w:asciiTheme="minorHAnsi" w:eastAsiaTheme="minorEastAsia" w:hAnsiTheme="minorHAnsi" w:cstheme="minorBidi"/>
          <w:sz w:val="22"/>
          <w:szCs w:val="22"/>
        </w:rPr>
      </w:pPr>
      <w:hyperlink w:anchor="_Toc383285373" w:history="1">
        <w:r w:rsidR="007F0CBB" w:rsidRPr="00467702">
          <w:rPr>
            <w:rStyle w:val="ac"/>
          </w:rPr>
          <w:t>3.4.1</w:t>
        </w:r>
        <w:r w:rsidR="007F0CBB">
          <w:rPr>
            <w:rFonts w:asciiTheme="minorHAnsi" w:eastAsiaTheme="minorEastAsia" w:hAnsiTheme="minorHAnsi" w:cstheme="minorBidi"/>
            <w:sz w:val="22"/>
            <w:szCs w:val="22"/>
          </w:rPr>
          <w:tab/>
        </w:r>
        <w:r w:rsidR="007F0CBB" w:rsidRPr="00467702">
          <w:rPr>
            <w:rStyle w:val="ac"/>
          </w:rPr>
          <w:t>Общие положения</w:t>
        </w:r>
        <w:r w:rsidR="007F0CBB">
          <w:rPr>
            <w:webHidden/>
          </w:rPr>
          <w:tab/>
        </w:r>
        <w:r w:rsidR="007F0CBB">
          <w:rPr>
            <w:webHidden/>
          </w:rPr>
          <w:fldChar w:fldCharType="begin"/>
        </w:r>
        <w:r w:rsidR="007F0CBB">
          <w:rPr>
            <w:webHidden/>
          </w:rPr>
          <w:instrText xml:space="preserve"> PAGEREF _Toc383285373 \h </w:instrText>
        </w:r>
        <w:r w:rsidR="007F0CBB">
          <w:rPr>
            <w:webHidden/>
          </w:rPr>
        </w:r>
        <w:r w:rsidR="007F0CBB">
          <w:rPr>
            <w:webHidden/>
          </w:rPr>
          <w:fldChar w:fldCharType="separate"/>
        </w:r>
        <w:r w:rsidR="007F0CBB">
          <w:rPr>
            <w:webHidden/>
          </w:rPr>
          <w:t>29</w:t>
        </w:r>
        <w:r w:rsidR="007F0CBB">
          <w:rPr>
            <w:webHidden/>
          </w:rPr>
          <w:fldChar w:fldCharType="end"/>
        </w:r>
      </w:hyperlink>
    </w:p>
    <w:p w14:paraId="62B63AE2" w14:textId="77777777" w:rsidR="007F0CBB" w:rsidRDefault="001B19AE">
      <w:pPr>
        <w:pStyle w:val="32"/>
        <w:rPr>
          <w:rFonts w:asciiTheme="minorHAnsi" w:eastAsiaTheme="minorEastAsia" w:hAnsiTheme="minorHAnsi" w:cstheme="minorBidi"/>
          <w:sz w:val="22"/>
          <w:szCs w:val="22"/>
        </w:rPr>
      </w:pPr>
      <w:hyperlink w:anchor="_Toc383285374" w:history="1">
        <w:r w:rsidR="007F0CBB" w:rsidRPr="00467702">
          <w:rPr>
            <w:rStyle w:val="ac"/>
          </w:rPr>
          <w:t>3.4.2</w:t>
        </w:r>
        <w:r w:rsidR="007F0CBB">
          <w:rPr>
            <w:rFonts w:asciiTheme="minorHAnsi" w:eastAsiaTheme="minorEastAsia" w:hAnsiTheme="minorHAnsi" w:cstheme="minorBidi"/>
            <w:sz w:val="22"/>
            <w:szCs w:val="22"/>
          </w:rPr>
          <w:tab/>
        </w:r>
        <w:r w:rsidR="007F0CBB" w:rsidRPr="00467702">
          <w:rPr>
            <w:rStyle w:val="ac"/>
          </w:rPr>
          <w:t>Хранение вложений</w:t>
        </w:r>
        <w:r w:rsidR="007F0CBB">
          <w:rPr>
            <w:webHidden/>
          </w:rPr>
          <w:tab/>
        </w:r>
        <w:r w:rsidR="007F0CBB">
          <w:rPr>
            <w:webHidden/>
          </w:rPr>
          <w:fldChar w:fldCharType="begin"/>
        </w:r>
        <w:r w:rsidR="007F0CBB">
          <w:rPr>
            <w:webHidden/>
          </w:rPr>
          <w:instrText xml:space="preserve"> PAGEREF _Toc383285374 \h </w:instrText>
        </w:r>
        <w:r w:rsidR="007F0CBB">
          <w:rPr>
            <w:webHidden/>
          </w:rPr>
        </w:r>
        <w:r w:rsidR="007F0CBB">
          <w:rPr>
            <w:webHidden/>
          </w:rPr>
          <w:fldChar w:fldCharType="separate"/>
        </w:r>
        <w:r w:rsidR="007F0CBB">
          <w:rPr>
            <w:webHidden/>
          </w:rPr>
          <w:t>30</w:t>
        </w:r>
        <w:r w:rsidR="007F0CBB">
          <w:rPr>
            <w:webHidden/>
          </w:rPr>
          <w:fldChar w:fldCharType="end"/>
        </w:r>
      </w:hyperlink>
    </w:p>
    <w:p w14:paraId="03FDD81B" w14:textId="77777777" w:rsidR="007F0CBB" w:rsidRDefault="001B19AE">
      <w:pPr>
        <w:pStyle w:val="32"/>
        <w:rPr>
          <w:rFonts w:asciiTheme="minorHAnsi" w:eastAsiaTheme="minorEastAsia" w:hAnsiTheme="minorHAnsi" w:cstheme="minorBidi"/>
          <w:sz w:val="22"/>
          <w:szCs w:val="22"/>
        </w:rPr>
      </w:pPr>
      <w:hyperlink w:anchor="_Toc383285375" w:history="1">
        <w:r w:rsidR="007F0CBB" w:rsidRPr="00467702">
          <w:rPr>
            <w:rStyle w:val="ac"/>
          </w:rPr>
          <w:t>3.4.3</w:t>
        </w:r>
        <w:r w:rsidR="007F0CBB">
          <w:rPr>
            <w:rFonts w:asciiTheme="minorHAnsi" w:eastAsiaTheme="minorEastAsia" w:hAnsiTheme="minorHAnsi" w:cstheme="minorBidi"/>
            <w:sz w:val="22"/>
            <w:szCs w:val="22"/>
          </w:rPr>
          <w:tab/>
        </w:r>
        <w:r w:rsidR="007F0CBB" w:rsidRPr="00467702">
          <w:rPr>
            <w:rStyle w:val="ac"/>
          </w:rPr>
          <w:t>Сервисы</w:t>
        </w:r>
        <w:r w:rsidR="007F0CBB">
          <w:rPr>
            <w:webHidden/>
          </w:rPr>
          <w:tab/>
        </w:r>
        <w:r w:rsidR="007F0CBB">
          <w:rPr>
            <w:webHidden/>
          </w:rPr>
          <w:fldChar w:fldCharType="begin"/>
        </w:r>
        <w:r w:rsidR="007F0CBB">
          <w:rPr>
            <w:webHidden/>
          </w:rPr>
          <w:instrText xml:space="preserve"> PAGEREF _Toc383285375 \h </w:instrText>
        </w:r>
        <w:r w:rsidR="007F0CBB">
          <w:rPr>
            <w:webHidden/>
          </w:rPr>
        </w:r>
        <w:r w:rsidR="007F0CBB">
          <w:rPr>
            <w:webHidden/>
          </w:rPr>
          <w:fldChar w:fldCharType="separate"/>
        </w:r>
        <w:r w:rsidR="007F0CBB">
          <w:rPr>
            <w:webHidden/>
          </w:rPr>
          <w:t>30</w:t>
        </w:r>
        <w:r w:rsidR="007F0CBB">
          <w:rPr>
            <w:webHidden/>
          </w:rPr>
          <w:fldChar w:fldCharType="end"/>
        </w:r>
      </w:hyperlink>
    </w:p>
    <w:p w14:paraId="3C583BC8" w14:textId="77777777" w:rsidR="007F0CBB" w:rsidRDefault="001B19AE">
      <w:pPr>
        <w:pStyle w:val="32"/>
        <w:rPr>
          <w:rFonts w:asciiTheme="minorHAnsi" w:eastAsiaTheme="minorEastAsia" w:hAnsiTheme="minorHAnsi" w:cstheme="minorBidi"/>
          <w:sz w:val="22"/>
          <w:szCs w:val="22"/>
        </w:rPr>
      </w:pPr>
      <w:hyperlink w:anchor="_Toc383285376" w:history="1">
        <w:r w:rsidR="007F0CBB" w:rsidRPr="00467702">
          <w:rPr>
            <w:rStyle w:val="ac"/>
          </w:rPr>
          <w:t>3.4.4</w:t>
        </w:r>
        <w:r w:rsidR="007F0CBB">
          <w:rPr>
            <w:rFonts w:asciiTheme="minorHAnsi" w:eastAsiaTheme="minorEastAsia" w:hAnsiTheme="minorHAnsi" w:cstheme="minorBidi"/>
            <w:sz w:val="22"/>
            <w:szCs w:val="22"/>
          </w:rPr>
          <w:tab/>
        </w:r>
        <w:r w:rsidR="007F0CBB" w:rsidRPr="00467702">
          <w:rPr>
            <w:rStyle w:val="ac"/>
          </w:rPr>
          <w:t>Реализация сервиса</w:t>
        </w:r>
        <w:r w:rsidR="007F0CBB">
          <w:rPr>
            <w:webHidden/>
          </w:rPr>
          <w:tab/>
        </w:r>
        <w:r w:rsidR="007F0CBB">
          <w:rPr>
            <w:webHidden/>
          </w:rPr>
          <w:fldChar w:fldCharType="begin"/>
        </w:r>
        <w:r w:rsidR="007F0CBB">
          <w:rPr>
            <w:webHidden/>
          </w:rPr>
          <w:instrText xml:space="preserve"> PAGEREF _Toc383285376 \h </w:instrText>
        </w:r>
        <w:r w:rsidR="007F0CBB">
          <w:rPr>
            <w:webHidden/>
          </w:rPr>
        </w:r>
        <w:r w:rsidR="007F0CBB">
          <w:rPr>
            <w:webHidden/>
          </w:rPr>
          <w:fldChar w:fldCharType="separate"/>
        </w:r>
        <w:r w:rsidR="007F0CBB">
          <w:rPr>
            <w:webHidden/>
          </w:rPr>
          <w:t>32</w:t>
        </w:r>
        <w:r w:rsidR="007F0CBB">
          <w:rPr>
            <w:webHidden/>
          </w:rPr>
          <w:fldChar w:fldCharType="end"/>
        </w:r>
      </w:hyperlink>
    </w:p>
    <w:p w14:paraId="1FFA356F" w14:textId="77777777" w:rsidR="007F0CBB" w:rsidRDefault="001B19AE">
      <w:pPr>
        <w:pStyle w:val="21"/>
        <w:rPr>
          <w:rFonts w:asciiTheme="minorHAnsi" w:eastAsiaTheme="minorEastAsia" w:hAnsiTheme="minorHAnsi" w:cstheme="minorBidi"/>
          <w:b w:val="0"/>
          <w:bCs w:val="0"/>
          <w:noProof/>
          <w:sz w:val="22"/>
          <w:szCs w:val="22"/>
        </w:rPr>
      </w:pPr>
      <w:hyperlink w:anchor="_Toc383285377" w:history="1">
        <w:r w:rsidR="007F0CBB" w:rsidRPr="00467702">
          <w:rPr>
            <w:rStyle w:val="ac"/>
            <w:noProof/>
          </w:rPr>
          <w:t>3.5</w:t>
        </w:r>
        <w:r w:rsidR="007F0CBB">
          <w:rPr>
            <w:rFonts w:asciiTheme="minorHAnsi" w:eastAsiaTheme="minorEastAsia" w:hAnsiTheme="minorHAnsi" w:cstheme="minorBidi"/>
            <w:b w:val="0"/>
            <w:bCs w:val="0"/>
            <w:noProof/>
            <w:sz w:val="22"/>
            <w:szCs w:val="22"/>
          </w:rPr>
          <w:tab/>
        </w:r>
        <w:r w:rsidR="007F0CBB" w:rsidRPr="00467702">
          <w:rPr>
            <w:rStyle w:val="ac"/>
            <w:noProof/>
          </w:rPr>
          <w:t>Подсистема поиска</w:t>
        </w:r>
        <w:r w:rsidR="007F0CBB">
          <w:rPr>
            <w:noProof/>
            <w:webHidden/>
          </w:rPr>
          <w:tab/>
        </w:r>
        <w:r w:rsidR="007F0CBB">
          <w:rPr>
            <w:noProof/>
            <w:webHidden/>
          </w:rPr>
          <w:fldChar w:fldCharType="begin"/>
        </w:r>
        <w:r w:rsidR="007F0CBB">
          <w:rPr>
            <w:noProof/>
            <w:webHidden/>
          </w:rPr>
          <w:instrText xml:space="preserve"> PAGEREF _Toc383285377 \h </w:instrText>
        </w:r>
        <w:r w:rsidR="007F0CBB">
          <w:rPr>
            <w:noProof/>
            <w:webHidden/>
          </w:rPr>
        </w:r>
        <w:r w:rsidR="007F0CBB">
          <w:rPr>
            <w:noProof/>
            <w:webHidden/>
          </w:rPr>
          <w:fldChar w:fldCharType="separate"/>
        </w:r>
        <w:r w:rsidR="007F0CBB">
          <w:rPr>
            <w:noProof/>
            <w:webHidden/>
          </w:rPr>
          <w:t>33</w:t>
        </w:r>
        <w:r w:rsidR="007F0CBB">
          <w:rPr>
            <w:noProof/>
            <w:webHidden/>
          </w:rPr>
          <w:fldChar w:fldCharType="end"/>
        </w:r>
      </w:hyperlink>
    </w:p>
    <w:p w14:paraId="5CE0ABA1" w14:textId="77777777" w:rsidR="007F0CBB" w:rsidRDefault="001B19AE">
      <w:pPr>
        <w:pStyle w:val="32"/>
        <w:rPr>
          <w:rFonts w:asciiTheme="minorHAnsi" w:eastAsiaTheme="minorEastAsia" w:hAnsiTheme="minorHAnsi" w:cstheme="minorBidi"/>
          <w:sz w:val="22"/>
          <w:szCs w:val="22"/>
        </w:rPr>
      </w:pPr>
      <w:hyperlink w:anchor="_Toc383285378" w:history="1">
        <w:r w:rsidR="007F0CBB" w:rsidRPr="00467702">
          <w:rPr>
            <w:rStyle w:val="ac"/>
          </w:rPr>
          <w:t>3.5.1</w:t>
        </w:r>
        <w:r w:rsidR="007F0CBB">
          <w:rPr>
            <w:rFonts w:asciiTheme="minorHAnsi" w:eastAsiaTheme="minorEastAsia" w:hAnsiTheme="minorHAnsi" w:cstheme="minorBidi"/>
            <w:sz w:val="22"/>
            <w:szCs w:val="22"/>
          </w:rPr>
          <w:tab/>
        </w:r>
        <w:r w:rsidR="007F0CBB" w:rsidRPr="00467702">
          <w:rPr>
            <w:rStyle w:val="ac"/>
          </w:rPr>
          <w:t>Область применения</w:t>
        </w:r>
        <w:r w:rsidR="007F0CBB">
          <w:rPr>
            <w:webHidden/>
          </w:rPr>
          <w:tab/>
        </w:r>
        <w:r w:rsidR="007F0CBB">
          <w:rPr>
            <w:webHidden/>
          </w:rPr>
          <w:fldChar w:fldCharType="begin"/>
        </w:r>
        <w:r w:rsidR="007F0CBB">
          <w:rPr>
            <w:webHidden/>
          </w:rPr>
          <w:instrText xml:space="preserve"> PAGEREF _Toc383285378 \h </w:instrText>
        </w:r>
        <w:r w:rsidR="007F0CBB">
          <w:rPr>
            <w:webHidden/>
          </w:rPr>
        </w:r>
        <w:r w:rsidR="007F0CBB">
          <w:rPr>
            <w:webHidden/>
          </w:rPr>
          <w:fldChar w:fldCharType="separate"/>
        </w:r>
        <w:r w:rsidR="007F0CBB">
          <w:rPr>
            <w:webHidden/>
          </w:rPr>
          <w:t>33</w:t>
        </w:r>
        <w:r w:rsidR="007F0CBB">
          <w:rPr>
            <w:webHidden/>
          </w:rPr>
          <w:fldChar w:fldCharType="end"/>
        </w:r>
      </w:hyperlink>
    </w:p>
    <w:p w14:paraId="32252431" w14:textId="77777777" w:rsidR="007F0CBB" w:rsidRDefault="001B19AE">
      <w:pPr>
        <w:pStyle w:val="41"/>
        <w:rPr>
          <w:rFonts w:asciiTheme="minorHAnsi" w:eastAsiaTheme="minorEastAsia" w:hAnsiTheme="minorHAnsi" w:cstheme="minorBidi"/>
          <w:sz w:val="22"/>
          <w:szCs w:val="22"/>
        </w:rPr>
      </w:pPr>
      <w:hyperlink w:anchor="_Toc383285379" w:history="1">
        <w:r w:rsidR="007F0CBB" w:rsidRPr="00467702">
          <w:rPr>
            <w:rStyle w:val="ac"/>
          </w:rPr>
          <w:t>3.5.1.1</w:t>
        </w:r>
        <w:r w:rsidR="007F0CBB">
          <w:rPr>
            <w:rFonts w:asciiTheme="minorHAnsi" w:eastAsiaTheme="minorEastAsia" w:hAnsiTheme="minorHAnsi" w:cstheme="minorBidi"/>
            <w:sz w:val="22"/>
            <w:szCs w:val="22"/>
          </w:rPr>
          <w:tab/>
        </w:r>
        <w:r w:rsidR="007F0CBB" w:rsidRPr="00467702">
          <w:rPr>
            <w:rStyle w:val="ac"/>
          </w:rPr>
          <w:t>Поиск по полю в списке</w:t>
        </w:r>
        <w:r w:rsidR="007F0CBB">
          <w:rPr>
            <w:webHidden/>
          </w:rPr>
          <w:tab/>
        </w:r>
        <w:r w:rsidR="007F0CBB">
          <w:rPr>
            <w:webHidden/>
          </w:rPr>
          <w:fldChar w:fldCharType="begin"/>
        </w:r>
        <w:r w:rsidR="007F0CBB">
          <w:rPr>
            <w:webHidden/>
          </w:rPr>
          <w:instrText xml:space="preserve"> PAGEREF _Toc383285379 \h </w:instrText>
        </w:r>
        <w:r w:rsidR="007F0CBB">
          <w:rPr>
            <w:webHidden/>
          </w:rPr>
        </w:r>
        <w:r w:rsidR="007F0CBB">
          <w:rPr>
            <w:webHidden/>
          </w:rPr>
          <w:fldChar w:fldCharType="separate"/>
        </w:r>
        <w:r w:rsidR="007F0CBB">
          <w:rPr>
            <w:webHidden/>
          </w:rPr>
          <w:t>33</w:t>
        </w:r>
        <w:r w:rsidR="007F0CBB">
          <w:rPr>
            <w:webHidden/>
          </w:rPr>
          <w:fldChar w:fldCharType="end"/>
        </w:r>
      </w:hyperlink>
    </w:p>
    <w:p w14:paraId="55EA4A6F" w14:textId="77777777" w:rsidR="007F0CBB" w:rsidRDefault="001B19AE">
      <w:pPr>
        <w:pStyle w:val="41"/>
        <w:rPr>
          <w:rFonts w:asciiTheme="minorHAnsi" w:eastAsiaTheme="minorEastAsia" w:hAnsiTheme="minorHAnsi" w:cstheme="minorBidi"/>
          <w:sz w:val="22"/>
          <w:szCs w:val="22"/>
        </w:rPr>
      </w:pPr>
      <w:hyperlink w:anchor="_Toc383285380" w:history="1">
        <w:r w:rsidR="007F0CBB" w:rsidRPr="00467702">
          <w:rPr>
            <w:rStyle w:val="ac"/>
          </w:rPr>
          <w:t>3.5.1.2</w:t>
        </w:r>
        <w:r w:rsidR="007F0CBB">
          <w:rPr>
            <w:rFonts w:asciiTheme="minorHAnsi" w:eastAsiaTheme="minorEastAsia" w:hAnsiTheme="minorHAnsi" w:cstheme="minorBidi"/>
            <w:sz w:val="22"/>
            <w:szCs w:val="22"/>
          </w:rPr>
          <w:tab/>
        </w:r>
        <w:r w:rsidR="007F0CBB" w:rsidRPr="00467702">
          <w:rPr>
            <w:rStyle w:val="ac"/>
          </w:rPr>
          <w:t>Простой поиск</w:t>
        </w:r>
        <w:r w:rsidR="007F0CBB">
          <w:rPr>
            <w:webHidden/>
          </w:rPr>
          <w:tab/>
        </w:r>
        <w:r w:rsidR="007F0CBB">
          <w:rPr>
            <w:webHidden/>
          </w:rPr>
          <w:fldChar w:fldCharType="begin"/>
        </w:r>
        <w:r w:rsidR="007F0CBB">
          <w:rPr>
            <w:webHidden/>
          </w:rPr>
          <w:instrText xml:space="preserve"> PAGEREF _Toc383285380 \h </w:instrText>
        </w:r>
        <w:r w:rsidR="007F0CBB">
          <w:rPr>
            <w:webHidden/>
          </w:rPr>
        </w:r>
        <w:r w:rsidR="007F0CBB">
          <w:rPr>
            <w:webHidden/>
          </w:rPr>
          <w:fldChar w:fldCharType="separate"/>
        </w:r>
        <w:r w:rsidR="007F0CBB">
          <w:rPr>
            <w:webHidden/>
          </w:rPr>
          <w:t>34</w:t>
        </w:r>
        <w:r w:rsidR="007F0CBB">
          <w:rPr>
            <w:webHidden/>
          </w:rPr>
          <w:fldChar w:fldCharType="end"/>
        </w:r>
      </w:hyperlink>
    </w:p>
    <w:p w14:paraId="18366DFA" w14:textId="77777777" w:rsidR="007F0CBB" w:rsidRDefault="001B19AE">
      <w:pPr>
        <w:pStyle w:val="41"/>
        <w:rPr>
          <w:rFonts w:asciiTheme="minorHAnsi" w:eastAsiaTheme="minorEastAsia" w:hAnsiTheme="minorHAnsi" w:cstheme="minorBidi"/>
          <w:sz w:val="22"/>
          <w:szCs w:val="22"/>
        </w:rPr>
      </w:pPr>
      <w:hyperlink w:anchor="_Toc383285381" w:history="1">
        <w:r w:rsidR="007F0CBB" w:rsidRPr="00467702">
          <w:rPr>
            <w:rStyle w:val="ac"/>
          </w:rPr>
          <w:t>3.5.1.3</w:t>
        </w:r>
        <w:r w:rsidR="007F0CBB">
          <w:rPr>
            <w:rFonts w:asciiTheme="minorHAnsi" w:eastAsiaTheme="minorEastAsia" w:hAnsiTheme="minorHAnsi" w:cstheme="minorBidi"/>
            <w:sz w:val="22"/>
            <w:szCs w:val="22"/>
          </w:rPr>
          <w:tab/>
        </w:r>
        <w:r w:rsidR="007F0CBB" w:rsidRPr="00467702">
          <w:rPr>
            <w:rStyle w:val="ac"/>
          </w:rPr>
          <w:t>Расширенный поиск</w:t>
        </w:r>
        <w:r w:rsidR="007F0CBB">
          <w:rPr>
            <w:webHidden/>
          </w:rPr>
          <w:tab/>
        </w:r>
        <w:r w:rsidR="007F0CBB">
          <w:rPr>
            <w:webHidden/>
          </w:rPr>
          <w:fldChar w:fldCharType="begin"/>
        </w:r>
        <w:r w:rsidR="007F0CBB">
          <w:rPr>
            <w:webHidden/>
          </w:rPr>
          <w:instrText xml:space="preserve"> PAGEREF _Toc383285381 \h </w:instrText>
        </w:r>
        <w:r w:rsidR="007F0CBB">
          <w:rPr>
            <w:webHidden/>
          </w:rPr>
        </w:r>
        <w:r w:rsidR="007F0CBB">
          <w:rPr>
            <w:webHidden/>
          </w:rPr>
          <w:fldChar w:fldCharType="separate"/>
        </w:r>
        <w:r w:rsidR="007F0CBB">
          <w:rPr>
            <w:webHidden/>
          </w:rPr>
          <w:t>34</w:t>
        </w:r>
        <w:r w:rsidR="007F0CBB">
          <w:rPr>
            <w:webHidden/>
          </w:rPr>
          <w:fldChar w:fldCharType="end"/>
        </w:r>
      </w:hyperlink>
    </w:p>
    <w:p w14:paraId="7B25C7A3" w14:textId="77777777" w:rsidR="007F0CBB" w:rsidRDefault="001B19AE">
      <w:pPr>
        <w:pStyle w:val="41"/>
        <w:rPr>
          <w:rFonts w:asciiTheme="minorHAnsi" w:eastAsiaTheme="minorEastAsia" w:hAnsiTheme="minorHAnsi" w:cstheme="minorBidi"/>
          <w:sz w:val="22"/>
          <w:szCs w:val="22"/>
        </w:rPr>
      </w:pPr>
      <w:hyperlink w:anchor="_Toc383285382" w:history="1">
        <w:r w:rsidR="007F0CBB" w:rsidRPr="00467702">
          <w:rPr>
            <w:rStyle w:val="ac"/>
          </w:rPr>
          <w:t>3.5.1.4</w:t>
        </w:r>
        <w:r w:rsidR="007F0CBB">
          <w:rPr>
            <w:rFonts w:asciiTheme="minorHAnsi" w:eastAsiaTheme="minorEastAsia" w:hAnsiTheme="minorHAnsi" w:cstheme="minorBidi"/>
            <w:sz w:val="22"/>
            <w:szCs w:val="22"/>
          </w:rPr>
          <w:tab/>
        </w:r>
        <w:r w:rsidR="007F0CBB" w:rsidRPr="00467702">
          <w:rPr>
            <w:rStyle w:val="ac"/>
          </w:rPr>
          <w:t>Области поиска</w:t>
        </w:r>
        <w:r w:rsidR="007F0CBB">
          <w:rPr>
            <w:webHidden/>
          </w:rPr>
          <w:tab/>
        </w:r>
        <w:r w:rsidR="007F0CBB">
          <w:rPr>
            <w:webHidden/>
          </w:rPr>
          <w:fldChar w:fldCharType="begin"/>
        </w:r>
        <w:r w:rsidR="007F0CBB">
          <w:rPr>
            <w:webHidden/>
          </w:rPr>
          <w:instrText xml:space="preserve"> PAGEREF _Toc383285382 \h </w:instrText>
        </w:r>
        <w:r w:rsidR="007F0CBB">
          <w:rPr>
            <w:webHidden/>
          </w:rPr>
        </w:r>
        <w:r w:rsidR="007F0CBB">
          <w:rPr>
            <w:webHidden/>
          </w:rPr>
          <w:fldChar w:fldCharType="separate"/>
        </w:r>
        <w:r w:rsidR="007F0CBB">
          <w:rPr>
            <w:webHidden/>
          </w:rPr>
          <w:t>35</w:t>
        </w:r>
        <w:r w:rsidR="007F0CBB">
          <w:rPr>
            <w:webHidden/>
          </w:rPr>
          <w:fldChar w:fldCharType="end"/>
        </w:r>
      </w:hyperlink>
    </w:p>
    <w:p w14:paraId="7368C4C7" w14:textId="77777777" w:rsidR="007F0CBB" w:rsidRDefault="001B19AE">
      <w:pPr>
        <w:pStyle w:val="32"/>
        <w:rPr>
          <w:rFonts w:asciiTheme="minorHAnsi" w:eastAsiaTheme="minorEastAsia" w:hAnsiTheme="minorHAnsi" w:cstheme="minorBidi"/>
          <w:sz w:val="22"/>
          <w:szCs w:val="22"/>
        </w:rPr>
      </w:pPr>
      <w:hyperlink w:anchor="_Toc383285383" w:history="1">
        <w:r w:rsidR="007F0CBB" w:rsidRPr="00467702">
          <w:rPr>
            <w:rStyle w:val="ac"/>
          </w:rPr>
          <w:t>3.5.2</w:t>
        </w:r>
        <w:r w:rsidR="007F0CBB">
          <w:rPr>
            <w:rFonts w:asciiTheme="minorHAnsi" w:eastAsiaTheme="minorEastAsia" w:hAnsiTheme="minorHAnsi" w:cstheme="minorBidi"/>
            <w:sz w:val="22"/>
            <w:szCs w:val="22"/>
          </w:rPr>
          <w:tab/>
        </w:r>
        <w:r w:rsidR="007F0CBB" w:rsidRPr="00467702">
          <w:rPr>
            <w:rStyle w:val="ac"/>
          </w:rPr>
          <w:t>Архитектура</w:t>
        </w:r>
        <w:r w:rsidR="007F0CBB">
          <w:rPr>
            <w:webHidden/>
          </w:rPr>
          <w:tab/>
        </w:r>
        <w:r w:rsidR="007F0CBB">
          <w:rPr>
            <w:webHidden/>
          </w:rPr>
          <w:fldChar w:fldCharType="begin"/>
        </w:r>
        <w:r w:rsidR="007F0CBB">
          <w:rPr>
            <w:webHidden/>
          </w:rPr>
          <w:instrText xml:space="preserve"> PAGEREF _Toc383285383 \h </w:instrText>
        </w:r>
        <w:r w:rsidR="007F0CBB">
          <w:rPr>
            <w:webHidden/>
          </w:rPr>
        </w:r>
        <w:r w:rsidR="007F0CBB">
          <w:rPr>
            <w:webHidden/>
          </w:rPr>
          <w:fldChar w:fldCharType="separate"/>
        </w:r>
        <w:r w:rsidR="007F0CBB">
          <w:rPr>
            <w:webHidden/>
          </w:rPr>
          <w:t>35</w:t>
        </w:r>
        <w:r w:rsidR="007F0CBB">
          <w:rPr>
            <w:webHidden/>
          </w:rPr>
          <w:fldChar w:fldCharType="end"/>
        </w:r>
      </w:hyperlink>
    </w:p>
    <w:p w14:paraId="1551FD35" w14:textId="77777777" w:rsidR="007F0CBB" w:rsidRDefault="001B19AE">
      <w:pPr>
        <w:pStyle w:val="41"/>
        <w:rPr>
          <w:rFonts w:asciiTheme="minorHAnsi" w:eastAsiaTheme="minorEastAsia" w:hAnsiTheme="minorHAnsi" w:cstheme="minorBidi"/>
          <w:sz w:val="22"/>
          <w:szCs w:val="22"/>
        </w:rPr>
      </w:pPr>
      <w:hyperlink w:anchor="_Toc383285384" w:history="1">
        <w:r w:rsidR="007F0CBB" w:rsidRPr="00467702">
          <w:rPr>
            <w:rStyle w:val="ac"/>
          </w:rPr>
          <w:t>3.5.2.1</w:t>
        </w:r>
        <w:r w:rsidR="007F0CBB">
          <w:rPr>
            <w:rFonts w:asciiTheme="minorHAnsi" w:eastAsiaTheme="minorEastAsia" w:hAnsiTheme="minorHAnsi" w:cstheme="minorBidi"/>
            <w:sz w:val="22"/>
            <w:szCs w:val="22"/>
          </w:rPr>
          <w:tab/>
        </w:r>
        <w:r w:rsidR="007F0CBB" w:rsidRPr="00467702">
          <w:rPr>
            <w:rStyle w:val="ac"/>
            <w:lang w:val="en-US"/>
          </w:rPr>
          <w:t>Apache</w:t>
        </w:r>
        <w:r w:rsidR="007F0CBB" w:rsidRPr="00467702">
          <w:rPr>
            <w:rStyle w:val="ac"/>
          </w:rPr>
          <w:t xml:space="preserve"> </w:t>
        </w:r>
        <w:r w:rsidR="007F0CBB" w:rsidRPr="00467702">
          <w:rPr>
            <w:rStyle w:val="ac"/>
            <w:lang w:val="en-US"/>
          </w:rPr>
          <w:t>Solr</w:t>
        </w:r>
        <w:r w:rsidR="007F0CBB">
          <w:rPr>
            <w:webHidden/>
          </w:rPr>
          <w:tab/>
        </w:r>
        <w:r w:rsidR="007F0CBB">
          <w:rPr>
            <w:webHidden/>
          </w:rPr>
          <w:fldChar w:fldCharType="begin"/>
        </w:r>
        <w:r w:rsidR="007F0CBB">
          <w:rPr>
            <w:webHidden/>
          </w:rPr>
          <w:instrText xml:space="preserve"> PAGEREF _Toc383285384 \h </w:instrText>
        </w:r>
        <w:r w:rsidR="007F0CBB">
          <w:rPr>
            <w:webHidden/>
          </w:rPr>
        </w:r>
        <w:r w:rsidR="007F0CBB">
          <w:rPr>
            <w:webHidden/>
          </w:rPr>
          <w:fldChar w:fldCharType="separate"/>
        </w:r>
        <w:r w:rsidR="007F0CBB">
          <w:rPr>
            <w:webHidden/>
          </w:rPr>
          <w:t>35</w:t>
        </w:r>
        <w:r w:rsidR="007F0CBB">
          <w:rPr>
            <w:webHidden/>
          </w:rPr>
          <w:fldChar w:fldCharType="end"/>
        </w:r>
      </w:hyperlink>
    </w:p>
    <w:p w14:paraId="056B97EC" w14:textId="77777777" w:rsidR="007F0CBB" w:rsidRDefault="001B19AE">
      <w:pPr>
        <w:pStyle w:val="41"/>
        <w:rPr>
          <w:rFonts w:asciiTheme="minorHAnsi" w:eastAsiaTheme="minorEastAsia" w:hAnsiTheme="minorHAnsi" w:cstheme="minorBidi"/>
          <w:sz w:val="22"/>
          <w:szCs w:val="22"/>
        </w:rPr>
      </w:pPr>
      <w:hyperlink w:anchor="_Toc383285385" w:history="1">
        <w:r w:rsidR="007F0CBB" w:rsidRPr="00467702">
          <w:rPr>
            <w:rStyle w:val="ac"/>
          </w:rPr>
          <w:t>3.5.2.2</w:t>
        </w:r>
        <w:r w:rsidR="007F0CBB">
          <w:rPr>
            <w:rFonts w:asciiTheme="minorHAnsi" w:eastAsiaTheme="minorEastAsia" w:hAnsiTheme="minorHAnsi" w:cstheme="minorBidi"/>
            <w:sz w:val="22"/>
            <w:szCs w:val="22"/>
          </w:rPr>
          <w:tab/>
        </w:r>
        <w:r w:rsidR="007F0CBB" w:rsidRPr="00467702">
          <w:rPr>
            <w:rStyle w:val="ac"/>
          </w:rPr>
          <w:t>Организация поисковых индексов</w:t>
        </w:r>
        <w:r w:rsidR="007F0CBB">
          <w:rPr>
            <w:webHidden/>
          </w:rPr>
          <w:tab/>
        </w:r>
        <w:r w:rsidR="007F0CBB">
          <w:rPr>
            <w:webHidden/>
          </w:rPr>
          <w:fldChar w:fldCharType="begin"/>
        </w:r>
        <w:r w:rsidR="007F0CBB">
          <w:rPr>
            <w:webHidden/>
          </w:rPr>
          <w:instrText xml:space="preserve"> PAGEREF _Toc383285385 \h </w:instrText>
        </w:r>
        <w:r w:rsidR="007F0CBB">
          <w:rPr>
            <w:webHidden/>
          </w:rPr>
        </w:r>
        <w:r w:rsidR="007F0CBB">
          <w:rPr>
            <w:webHidden/>
          </w:rPr>
          <w:fldChar w:fldCharType="separate"/>
        </w:r>
        <w:r w:rsidR="007F0CBB">
          <w:rPr>
            <w:webHidden/>
          </w:rPr>
          <w:t>35</w:t>
        </w:r>
        <w:r w:rsidR="007F0CBB">
          <w:rPr>
            <w:webHidden/>
          </w:rPr>
          <w:fldChar w:fldCharType="end"/>
        </w:r>
      </w:hyperlink>
    </w:p>
    <w:p w14:paraId="0BAFFF05" w14:textId="77777777" w:rsidR="007F0CBB" w:rsidRDefault="001B19AE">
      <w:pPr>
        <w:pStyle w:val="41"/>
        <w:rPr>
          <w:rFonts w:asciiTheme="minorHAnsi" w:eastAsiaTheme="minorEastAsia" w:hAnsiTheme="minorHAnsi" w:cstheme="minorBidi"/>
          <w:sz w:val="22"/>
          <w:szCs w:val="22"/>
        </w:rPr>
      </w:pPr>
      <w:hyperlink w:anchor="_Toc383285386" w:history="1">
        <w:r w:rsidR="007F0CBB" w:rsidRPr="00467702">
          <w:rPr>
            <w:rStyle w:val="ac"/>
          </w:rPr>
          <w:t>3.5.2.3</w:t>
        </w:r>
        <w:r w:rsidR="007F0CBB">
          <w:rPr>
            <w:rFonts w:asciiTheme="minorHAnsi" w:eastAsiaTheme="minorEastAsia" w:hAnsiTheme="minorHAnsi" w:cstheme="minorBidi"/>
            <w:sz w:val="22"/>
            <w:szCs w:val="22"/>
          </w:rPr>
          <w:tab/>
        </w:r>
        <w:r w:rsidR="007F0CBB" w:rsidRPr="00467702">
          <w:rPr>
            <w:rStyle w:val="ac"/>
          </w:rPr>
          <w:t>Конфигурация</w:t>
        </w:r>
        <w:r w:rsidR="007F0CBB">
          <w:rPr>
            <w:webHidden/>
          </w:rPr>
          <w:tab/>
        </w:r>
        <w:r w:rsidR="007F0CBB">
          <w:rPr>
            <w:webHidden/>
          </w:rPr>
          <w:fldChar w:fldCharType="begin"/>
        </w:r>
        <w:r w:rsidR="007F0CBB">
          <w:rPr>
            <w:webHidden/>
          </w:rPr>
          <w:instrText xml:space="preserve"> PAGEREF _Toc383285386 \h </w:instrText>
        </w:r>
        <w:r w:rsidR="007F0CBB">
          <w:rPr>
            <w:webHidden/>
          </w:rPr>
        </w:r>
        <w:r w:rsidR="007F0CBB">
          <w:rPr>
            <w:webHidden/>
          </w:rPr>
          <w:fldChar w:fldCharType="separate"/>
        </w:r>
        <w:r w:rsidR="007F0CBB">
          <w:rPr>
            <w:webHidden/>
          </w:rPr>
          <w:t>36</w:t>
        </w:r>
        <w:r w:rsidR="007F0CBB">
          <w:rPr>
            <w:webHidden/>
          </w:rPr>
          <w:fldChar w:fldCharType="end"/>
        </w:r>
      </w:hyperlink>
    </w:p>
    <w:p w14:paraId="79D724D3" w14:textId="77777777" w:rsidR="007F0CBB" w:rsidRDefault="001B19AE">
      <w:pPr>
        <w:pStyle w:val="41"/>
        <w:rPr>
          <w:rFonts w:asciiTheme="minorHAnsi" w:eastAsiaTheme="minorEastAsia" w:hAnsiTheme="minorHAnsi" w:cstheme="minorBidi"/>
          <w:sz w:val="22"/>
          <w:szCs w:val="22"/>
        </w:rPr>
      </w:pPr>
      <w:hyperlink w:anchor="_Toc383285387" w:history="1">
        <w:r w:rsidR="007F0CBB" w:rsidRPr="00467702">
          <w:rPr>
            <w:rStyle w:val="ac"/>
          </w:rPr>
          <w:t>3.5.2.4</w:t>
        </w:r>
        <w:r w:rsidR="007F0CBB">
          <w:rPr>
            <w:rFonts w:asciiTheme="minorHAnsi" w:eastAsiaTheme="minorEastAsia" w:hAnsiTheme="minorHAnsi" w:cstheme="minorBidi"/>
            <w:sz w:val="22"/>
            <w:szCs w:val="22"/>
          </w:rPr>
          <w:tab/>
        </w:r>
        <w:r w:rsidR="007F0CBB" w:rsidRPr="00467702">
          <w:rPr>
            <w:rStyle w:val="ac"/>
          </w:rPr>
          <w:t>Графический интерфейс пользователя</w:t>
        </w:r>
        <w:r w:rsidR="007F0CBB">
          <w:rPr>
            <w:webHidden/>
          </w:rPr>
          <w:tab/>
        </w:r>
        <w:r w:rsidR="007F0CBB">
          <w:rPr>
            <w:webHidden/>
          </w:rPr>
          <w:fldChar w:fldCharType="begin"/>
        </w:r>
        <w:r w:rsidR="007F0CBB">
          <w:rPr>
            <w:webHidden/>
          </w:rPr>
          <w:instrText xml:space="preserve"> PAGEREF _Toc383285387 \h </w:instrText>
        </w:r>
        <w:r w:rsidR="007F0CBB">
          <w:rPr>
            <w:webHidden/>
          </w:rPr>
        </w:r>
        <w:r w:rsidR="007F0CBB">
          <w:rPr>
            <w:webHidden/>
          </w:rPr>
          <w:fldChar w:fldCharType="separate"/>
        </w:r>
        <w:r w:rsidR="007F0CBB">
          <w:rPr>
            <w:webHidden/>
          </w:rPr>
          <w:t>36</w:t>
        </w:r>
        <w:r w:rsidR="007F0CBB">
          <w:rPr>
            <w:webHidden/>
          </w:rPr>
          <w:fldChar w:fldCharType="end"/>
        </w:r>
      </w:hyperlink>
    </w:p>
    <w:p w14:paraId="4DACB3D4" w14:textId="77777777" w:rsidR="007F0CBB" w:rsidRDefault="001B19AE">
      <w:pPr>
        <w:pStyle w:val="32"/>
        <w:rPr>
          <w:rFonts w:asciiTheme="minorHAnsi" w:eastAsiaTheme="minorEastAsia" w:hAnsiTheme="minorHAnsi" w:cstheme="minorBidi"/>
          <w:sz w:val="22"/>
          <w:szCs w:val="22"/>
        </w:rPr>
      </w:pPr>
      <w:hyperlink w:anchor="_Toc383285388" w:history="1">
        <w:r w:rsidR="007F0CBB" w:rsidRPr="00467702">
          <w:rPr>
            <w:rStyle w:val="ac"/>
          </w:rPr>
          <w:t>3.5.3</w:t>
        </w:r>
        <w:r w:rsidR="007F0CBB">
          <w:rPr>
            <w:rFonts w:asciiTheme="minorHAnsi" w:eastAsiaTheme="minorEastAsia" w:hAnsiTheme="minorHAnsi" w:cstheme="minorBidi"/>
            <w:sz w:val="22"/>
            <w:szCs w:val="22"/>
          </w:rPr>
          <w:tab/>
        </w:r>
        <w:r w:rsidR="007F0CBB" w:rsidRPr="00467702">
          <w:rPr>
            <w:rStyle w:val="ac"/>
          </w:rPr>
          <w:t>Компоненты</w:t>
        </w:r>
        <w:r w:rsidR="007F0CBB">
          <w:rPr>
            <w:webHidden/>
          </w:rPr>
          <w:tab/>
        </w:r>
        <w:r w:rsidR="007F0CBB">
          <w:rPr>
            <w:webHidden/>
          </w:rPr>
          <w:fldChar w:fldCharType="begin"/>
        </w:r>
        <w:r w:rsidR="007F0CBB">
          <w:rPr>
            <w:webHidden/>
          </w:rPr>
          <w:instrText xml:space="preserve"> PAGEREF _Toc383285388 \h </w:instrText>
        </w:r>
        <w:r w:rsidR="007F0CBB">
          <w:rPr>
            <w:webHidden/>
          </w:rPr>
        </w:r>
        <w:r w:rsidR="007F0CBB">
          <w:rPr>
            <w:webHidden/>
          </w:rPr>
          <w:fldChar w:fldCharType="separate"/>
        </w:r>
        <w:r w:rsidR="007F0CBB">
          <w:rPr>
            <w:webHidden/>
          </w:rPr>
          <w:t>36</w:t>
        </w:r>
        <w:r w:rsidR="007F0CBB">
          <w:rPr>
            <w:webHidden/>
          </w:rPr>
          <w:fldChar w:fldCharType="end"/>
        </w:r>
      </w:hyperlink>
    </w:p>
    <w:p w14:paraId="757BAB8C" w14:textId="77777777" w:rsidR="007F0CBB" w:rsidRDefault="001B19AE">
      <w:pPr>
        <w:pStyle w:val="41"/>
        <w:rPr>
          <w:rFonts w:asciiTheme="minorHAnsi" w:eastAsiaTheme="minorEastAsia" w:hAnsiTheme="minorHAnsi" w:cstheme="minorBidi"/>
          <w:sz w:val="22"/>
          <w:szCs w:val="22"/>
        </w:rPr>
      </w:pPr>
      <w:hyperlink w:anchor="_Toc383285389" w:history="1">
        <w:r w:rsidR="007F0CBB" w:rsidRPr="00467702">
          <w:rPr>
            <w:rStyle w:val="ac"/>
          </w:rPr>
          <w:t>3.5.3.1</w:t>
        </w:r>
        <w:r w:rsidR="007F0CBB">
          <w:rPr>
            <w:rFonts w:asciiTheme="minorHAnsi" w:eastAsiaTheme="minorEastAsia" w:hAnsiTheme="minorHAnsi" w:cstheme="minorBidi"/>
            <w:sz w:val="22"/>
            <w:szCs w:val="22"/>
          </w:rPr>
          <w:tab/>
        </w:r>
        <w:r w:rsidR="007F0CBB" w:rsidRPr="00467702">
          <w:rPr>
            <w:rStyle w:val="ac"/>
          </w:rPr>
          <w:t>Сервис поиска</w:t>
        </w:r>
        <w:r w:rsidR="007F0CBB">
          <w:rPr>
            <w:webHidden/>
          </w:rPr>
          <w:tab/>
        </w:r>
        <w:r w:rsidR="007F0CBB">
          <w:rPr>
            <w:webHidden/>
          </w:rPr>
          <w:fldChar w:fldCharType="begin"/>
        </w:r>
        <w:r w:rsidR="007F0CBB">
          <w:rPr>
            <w:webHidden/>
          </w:rPr>
          <w:instrText xml:space="preserve"> PAGEREF _Toc383285389 \h </w:instrText>
        </w:r>
        <w:r w:rsidR="007F0CBB">
          <w:rPr>
            <w:webHidden/>
          </w:rPr>
        </w:r>
        <w:r w:rsidR="007F0CBB">
          <w:rPr>
            <w:webHidden/>
          </w:rPr>
          <w:fldChar w:fldCharType="separate"/>
        </w:r>
        <w:r w:rsidR="007F0CBB">
          <w:rPr>
            <w:webHidden/>
          </w:rPr>
          <w:t>36</w:t>
        </w:r>
        <w:r w:rsidR="007F0CBB">
          <w:rPr>
            <w:webHidden/>
          </w:rPr>
          <w:fldChar w:fldCharType="end"/>
        </w:r>
      </w:hyperlink>
    </w:p>
    <w:p w14:paraId="24710A67" w14:textId="77777777" w:rsidR="007F0CBB" w:rsidRDefault="001B19AE">
      <w:pPr>
        <w:pStyle w:val="41"/>
        <w:rPr>
          <w:rFonts w:asciiTheme="minorHAnsi" w:eastAsiaTheme="minorEastAsia" w:hAnsiTheme="minorHAnsi" w:cstheme="minorBidi"/>
          <w:sz w:val="22"/>
          <w:szCs w:val="22"/>
        </w:rPr>
      </w:pPr>
      <w:hyperlink w:anchor="_Toc383285390" w:history="1">
        <w:r w:rsidR="007F0CBB" w:rsidRPr="00467702">
          <w:rPr>
            <w:rStyle w:val="ac"/>
          </w:rPr>
          <w:t>3.5.3.2</w:t>
        </w:r>
        <w:r w:rsidR="007F0CBB">
          <w:rPr>
            <w:rFonts w:asciiTheme="minorHAnsi" w:eastAsiaTheme="minorEastAsia" w:hAnsiTheme="minorHAnsi" w:cstheme="minorBidi"/>
            <w:sz w:val="22"/>
            <w:szCs w:val="22"/>
          </w:rPr>
          <w:tab/>
        </w:r>
        <w:r w:rsidR="007F0CBB" w:rsidRPr="00467702">
          <w:rPr>
            <w:rStyle w:val="ac"/>
          </w:rPr>
          <w:t>Агент обновления поисковых индексов</w:t>
        </w:r>
        <w:r w:rsidR="007F0CBB">
          <w:rPr>
            <w:webHidden/>
          </w:rPr>
          <w:tab/>
        </w:r>
        <w:r w:rsidR="007F0CBB">
          <w:rPr>
            <w:webHidden/>
          </w:rPr>
          <w:fldChar w:fldCharType="begin"/>
        </w:r>
        <w:r w:rsidR="007F0CBB">
          <w:rPr>
            <w:webHidden/>
          </w:rPr>
          <w:instrText xml:space="preserve"> PAGEREF _Toc383285390 \h </w:instrText>
        </w:r>
        <w:r w:rsidR="007F0CBB">
          <w:rPr>
            <w:webHidden/>
          </w:rPr>
        </w:r>
        <w:r w:rsidR="007F0CBB">
          <w:rPr>
            <w:webHidden/>
          </w:rPr>
          <w:fldChar w:fldCharType="separate"/>
        </w:r>
        <w:r w:rsidR="007F0CBB">
          <w:rPr>
            <w:webHidden/>
          </w:rPr>
          <w:t>37</w:t>
        </w:r>
        <w:r w:rsidR="007F0CBB">
          <w:rPr>
            <w:webHidden/>
          </w:rPr>
          <w:fldChar w:fldCharType="end"/>
        </w:r>
      </w:hyperlink>
    </w:p>
    <w:p w14:paraId="1FA8E4AA" w14:textId="77777777" w:rsidR="007F0CBB" w:rsidRDefault="001B19AE">
      <w:pPr>
        <w:pStyle w:val="41"/>
        <w:rPr>
          <w:rFonts w:asciiTheme="minorHAnsi" w:eastAsiaTheme="minorEastAsia" w:hAnsiTheme="minorHAnsi" w:cstheme="minorBidi"/>
          <w:sz w:val="22"/>
          <w:szCs w:val="22"/>
        </w:rPr>
      </w:pPr>
      <w:hyperlink w:anchor="_Toc383285391" w:history="1">
        <w:r w:rsidR="007F0CBB" w:rsidRPr="00467702">
          <w:rPr>
            <w:rStyle w:val="ac"/>
          </w:rPr>
          <w:t>3.5.3.3</w:t>
        </w:r>
        <w:r w:rsidR="007F0CBB">
          <w:rPr>
            <w:rFonts w:asciiTheme="minorHAnsi" w:eastAsiaTheme="minorEastAsia" w:hAnsiTheme="minorHAnsi" w:cstheme="minorBidi"/>
            <w:sz w:val="22"/>
            <w:szCs w:val="22"/>
          </w:rPr>
          <w:tab/>
        </w:r>
        <w:r w:rsidR="007F0CBB" w:rsidRPr="00467702">
          <w:rPr>
            <w:rStyle w:val="ac"/>
          </w:rPr>
          <w:t>Процесс переиндексации</w:t>
        </w:r>
        <w:r w:rsidR="007F0CBB">
          <w:rPr>
            <w:webHidden/>
          </w:rPr>
          <w:tab/>
        </w:r>
        <w:r w:rsidR="007F0CBB">
          <w:rPr>
            <w:webHidden/>
          </w:rPr>
          <w:fldChar w:fldCharType="begin"/>
        </w:r>
        <w:r w:rsidR="007F0CBB">
          <w:rPr>
            <w:webHidden/>
          </w:rPr>
          <w:instrText xml:space="preserve"> PAGEREF _Toc383285391 \h </w:instrText>
        </w:r>
        <w:r w:rsidR="007F0CBB">
          <w:rPr>
            <w:webHidden/>
          </w:rPr>
        </w:r>
        <w:r w:rsidR="007F0CBB">
          <w:rPr>
            <w:webHidden/>
          </w:rPr>
          <w:fldChar w:fldCharType="separate"/>
        </w:r>
        <w:r w:rsidR="007F0CBB">
          <w:rPr>
            <w:webHidden/>
          </w:rPr>
          <w:t>37</w:t>
        </w:r>
        <w:r w:rsidR="007F0CBB">
          <w:rPr>
            <w:webHidden/>
          </w:rPr>
          <w:fldChar w:fldCharType="end"/>
        </w:r>
      </w:hyperlink>
    </w:p>
    <w:p w14:paraId="2D592008" w14:textId="77777777" w:rsidR="007F0CBB" w:rsidRDefault="001B19AE">
      <w:pPr>
        <w:pStyle w:val="21"/>
        <w:rPr>
          <w:rFonts w:asciiTheme="minorHAnsi" w:eastAsiaTheme="minorEastAsia" w:hAnsiTheme="minorHAnsi" w:cstheme="minorBidi"/>
          <w:b w:val="0"/>
          <w:bCs w:val="0"/>
          <w:noProof/>
          <w:sz w:val="22"/>
          <w:szCs w:val="22"/>
        </w:rPr>
      </w:pPr>
      <w:hyperlink w:anchor="_Toc383285392" w:history="1">
        <w:r w:rsidR="007F0CBB" w:rsidRPr="00467702">
          <w:rPr>
            <w:rStyle w:val="ac"/>
            <w:noProof/>
          </w:rPr>
          <w:t>3.6</w:t>
        </w:r>
        <w:r w:rsidR="007F0CBB">
          <w:rPr>
            <w:rFonts w:asciiTheme="minorHAnsi" w:eastAsiaTheme="minorEastAsia" w:hAnsiTheme="minorHAnsi" w:cstheme="minorBidi"/>
            <w:b w:val="0"/>
            <w:bCs w:val="0"/>
            <w:noProof/>
            <w:sz w:val="22"/>
            <w:szCs w:val="22"/>
          </w:rPr>
          <w:tab/>
        </w:r>
        <w:r w:rsidR="007F0CBB" w:rsidRPr="00467702">
          <w:rPr>
            <w:rStyle w:val="ac"/>
            <w:noProof/>
          </w:rPr>
          <w:t>Взаимодействие с Activiti</w:t>
        </w:r>
        <w:r w:rsidR="007F0CBB">
          <w:rPr>
            <w:noProof/>
            <w:webHidden/>
          </w:rPr>
          <w:tab/>
        </w:r>
        <w:r w:rsidR="007F0CBB">
          <w:rPr>
            <w:noProof/>
            <w:webHidden/>
          </w:rPr>
          <w:fldChar w:fldCharType="begin"/>
        </w:r>
        <w:r w:rsidR="007F0CBB">
          <w:rPr>
            <w:noProof/>
            <w:webHidden/>
          </w:rPr>
          <w:instrText xml:space="preserve"> PAGEREF _Toc383285392 \h </w:instrText>
        </w:r>
        <w:r w:rsidR="007F0CBB">
          <w:rPr>
            <w:noProof/>
            <w:webHidden/>
          </w:rPr>
        </w:r>
        <w:r w:rsidR="007F0CBB">
          <w:rPr>
            <w:noProof/>
            <w:webHidden/>
          </w:rPr>
          <w:fldChar w:fldCharType="separate"/>
        </w:r>
        <w:r w:rsidR="007F0CBB">
          <w:rPr>
            <w:noProof/>
            <w:webHidden/>
          </w:rPr>
          <w:t>37</w:t>
        </w:r>
        <w:r w:rsidR="007F0CBB">
          <w:rPr>
            <w:noProof/>
            <w:webHidden/>
          </w:rPr>
          <w:fldChar w:fldCharType="end"/>
        </w:r>
      </w:hyperlink>
    </w:p>
    <w:p w14:paraId="4F2E9751" w14:textId="77777777" w:rsidR="007F0CBB" w:rsidRDefault="001B19AE">
      <w:pPr>
        <w:pStyle w:val="32"/>
        <w:rPr>
          <w:rFonts w:asciiTheme="minorHAnsi" w:eastAsiaTheme="minorEastAsia" w:hAnsiTheme="minorHAnsi" w:cstheme="minorBidi"/>
          <w:sz w:val="22"/>
          <w:szCs w:val="22"/>
        </w:rPr>
      </w:pPr>
      <w:hyperlink w:anchor="_Toc383285393" w:history="1">
        <w:r w:rsidR="007F0CBB" w:rsidRPr="00467702">
          <w:rPr>
            <w:rStyle w:val="ac"/>
          </w:rPr>
          <w:t>3.6.1</w:t>
        </w:r>
        <w:r w:rsidR="007F0CBB">
          <w:rPr>
            <w:rFonts w:asciiTheme="minorHAnsi" w:eastAsiaTheme="minorEastAsia" w:hAnsiTheme="minorHAnsi" w:cstheme="minorBidi"/>
            <w:sz w:val="22"/>
            <w:szCs w:val="22"/>
          </w:rPr>
          <w:tab/>
        </w:r>
        <w:r w:rsidR="007F0CBB" w:rsidRPr="00467702">
          <w:rPr>
            <w:rStyle w:val="ac"/>
          </w:rPr>
          <w:t>Технические аспекты</w:t>
        </w:r>
        <w:r w:rsidR="007F0CBB">
          <w:rPr>
            <w:webHidden/>
          </w:rPr>
          <w:tab/>
        </w:r>
        <w:r w:rsidR="007F0CBB">
          <w:rPr>
            <w:webHidden/>
          </w:rPr>
          <w:fldChar w:fldCharType="begin"/>
        </w:r>
        <w:r w:rsidR="007F0CBB">
          <w:rPr>
            <w:webHidden/>
          </w:rPr>
          <w:instrText xml:space="preserve"> PAGEREF _Toc383285393 \h </w:instrText>
        </w:r>
        <w:r w:rsidR="007F0CBB">
          <w:rPr>
            <w:webHidden/>
          </w:rPr>
        </w:r>
        <w:r w:rsidR="007F0CBB">
          <w:rPr>
            <w:webHidden/>
          </w:rPr>
          <w:fldChar w:fldCharType="separate"/>
        </w:r>
        <w:r w:rsidR="007F0CBB">
          <w:rPr>
            <w:webHidden/>
          </w:rPr>
          <w:t>38</w:t>
        </w:r>
        <w:r w:rsidR="007F0CBB">
          <w:rPr>
            <w:webHidden/>
          </w:rPr>
          <w:fldChar w:fldCharType="end"/>
        </w:r>
      </w:hyperlink>
    </w:p>
    <w:p w14:paraId="496FD20C" w14:textId="77777777" w:rsidR="007F0CBB" w:rsidRDefault="001B19AE">
      <w:pPr>
        <w:pStyle w:val="32"/>
        <w:rPr>
          <w:rFonts w:asciiTheme="minorHAnsi" w:eastAsiaTheme="minorEastAsia" w:hAnsiTheme="minorHAnsi" w:cstheme="minorBidi"/>
          <w:sz w:val="22"/>
          <w:szCs w:val="22"/>
        </w:rPr>
      </w:pPr>
      <w:hyperlink w:anchor="_Toc383285394" w:history="1">
        <w:r w:rsidR="007F0CBB" w:rsidRPr="00467702">
          <w:rPr>
            <w:rStyle w:val="ac"/>
          </w:rPr>
          <w:t>3.6.2</w:t>
        </w:r>
        <w:r w:rsidR="007F0CBB">
          <w:rPr>
            <w:rFonts w:asciiTheme="minorHAnsi" w:eastAsiaTheme="minorEastAsia" w:hAnsiTheme="minorHAnsi" w:cstheme="minorBidi"/>
            <w:sz w:val="22"/>
            <w:szCs w:val="22"/>
          </w:rPr>
          <w:tab/>
        </w:r>
        <w:r w:rsidR="007F0CBB" w:rsidRPr="00467702">
          <w:rPr>
            <w:rStyle w:val="ac"/>
          </w:rPr>
          <w:t>Процессы для обеспечения ЖЦ внутреннего документа</w:t>
        </w:r>
        <w:r w:rsidR="007F0CBB">
          <w:rPr>
            <w:webHidden/>
          </w:rPr>
          <w:tab/>
        </w:r>
        <w:r w:rsidR="007F0CBB">
          <w:rPr>
            <w:webHidden/>
          </w:rPr>
          <w:fldChar w:fldCharType="begin"/>
        </w:r>
        <w:r w:rsidR="007F0CBB">
          <w:rPr>
            <w:webHidden/>
          </w:rPr>
          <w:instrText xml:space="preserve"> PAGEREF _Toc383285394 \h </w:instrText>
        </w:r>
        <w:r w:rsidR="007F0CBB">
          <w:rPr>
            <w:webHidden/>
          </w:rPr>
        </w:r>
        <w:r w:rsidR="007F0CBB">
          <w:rPr>
            <w:webHidden/>
          </w:rPr>
          <w:fldChar w:fldCharType="separate"/>
        </w:r>
        <w:r w:rsidR="007F0CBB">
          <w:rPr>
            <w:webHidden/>
          </w:rPr>
          <w:t>39</w:t>
        </w:r>
        <w:r w:rsidR="007F0CBB">
          <w:rPr>
            <w:webHidden/>
          </w:rPr>
          <w:fldChar w:fldCharType="end"/>
        </w:r>
      </w:hyperlink>
    </w:p>
    <w:p w14:paraId="61D9E51B" w14:textId="77777777" w:rsidR="007F0CBB" w:rsidRDefault="001B19AE">
      <w:pPr>
        <w:pStyle w:val="32"/>
        <w:rPr>
          <w:rFonts w:asciiTheme="minorHAnsi" w:eastAsiaTheme="minorEastAsia" w:hAnsiTheme="minorHAnsi" w:cstheme="minorBidi"/>
          <w:sz w:val="22"/>
          <w:szCs w:val="22"/>
        </w:rPr>
      </w:pPr>
      <w:hyperlink w:anchor="_Toc383285395" w:history="1">
        <w:r w:rsidR="007F0CBB" w:rsidRPr="00467702">
          <w:rPr>
            <w:rStyle w:val="ac"/>
          </w:rPr>
          <w:t>3.6.3</w:t>
        </w:r>
        <w:r w:rsidR="007F0CBB">
          <w:rPr>
            <w:rFonts w:asciiTheme="minorHAnsi" w:eastAsiaTheme="minorEastAsia" w:hAnsiTheme="minorHAnsi" w:cstheme="minorBidi"/>
            <w:sz w:val="22"/>
            <w:szCs w:val="22"/>
          </w:rPr>
          <w:tab/>
        </w:r>
        <w:r w:rsidR="007F0CBB" w:rsidRPr="00467702">
          <w:rPr>
            <w:rStyle w:val="ac"/>
          </w:rPr>
          <w:t>О карточках и статусах</w:t>
        </w:r>
        <w:r w:rsidR="007F0CBB">
          <w:rPr>
            <w:webHidden/>
          </w:rPr>
          <w:tab/>
        </w:r>
        <w:r w:rsidR="007F0CBB">
          <w:rPr>
            <w:webHidden/>
          </w:rPr>
          <w:fldChar w:fldCharType="begin"/>
        </w:r>
        <w:r w:rsidR="007F0CBB">
          <w:rPr>
            <w:webHidden/>
          </w:rPr>
          <w:instrText xml:space="preserve"> PAGEREF _Toc383285395 \h </w:instrText>
        </w:r>
        <w:r w:rsidR="007F0CBB">
          <w:rPr>
            <w:webHidden/>
          </w:rPr>
        </w:r>
        <w:r w:rsidR="007F0CBB">
          <w:rPr>
            <w:webHidden/>
          </w:rPr>
          <w:fldChar w:fldCharType="separate"/>
        </w:r>
        <w:r w:rsidR="007F0CBB">
          <w:rPr>
            <w:webHidden/>
          </w:rPr>
          <w:t>40</w:t>
        </w:r>
        <w:r w:rsidR="007F0CBB">
          <w:rPr>
            <w:webHidden/>
          </w:rPr>
          <w:fldChar w:fldCharType="end"/>
        </w:r>
      </w:hyperlink>
    </w:p>
    <w:p w14:paraId="7F373956" w14:textId="77777777" w:rsidR="007F0CBB" w:rsidRDefault="001B19AE">
      <w:pPr>
        <w:pStyle w:val="32"/>
        <w:rPr>
          <w:rFonts w:asciiTheme="minorHAnsi" w:eastAsiaTheme="minorEastAsia" w:hAnsiTheme="minorHAnsi" w:cstheme="minorBidi"/>
          <w:sz w:val="22"/>
          <w:szCs w:val="22"/>
        </w:rPr>
      </w:pPr>
      <w:hyperlink w:anchor="_Toc383285396" w:history="1">
        <w:r w:rsidR="007F0CBB" w:rsidRPr="00467702">
          <w:rPr>
            <w:rStyle w:val="ac"/>
          </w:rPr>
          <w:t>3.6.4</w:t>
        </w:r>
        <w:r w:rsidR="007F0CBB">
          <w:rPr>
            <w:rFonts w:asciiTheme="minorHAnsi" w:eastAsiaTheme="minorEastAsia" w:hAnsiTheme="minorHAnsi" w:cstheme="minorBidi"/>
            <w:sz w:val="22"/>
            <w:szCs w:val="22"/>
          </w:rPr>
          <w:tab/>
        </w:r>
        <w:r w:rsidR="007F0CBB" w:rsidRPr="00467702">
          <w:rPr>
            <w:rStyle w:val="ac"/>
          </w:rPr>
          <w:t xml:space="preserve">Концепция использования </w:t>
        </w:r>
        <w:r w:rsidR="007F0CBB" w:rsidRPr="00467702">
          <w:rPr>
            <w:rStyle w:val="ac"/>
            <w:lang w:val="en-US"/>
          </w:rPr>
          <w:t>Activiti</w:t>
        </w:r>
        <w:r w:rsidR="007F0CBB" w:rsidRPr="00467702">
          <w:rPr>
            <w:rStyle w:val="ac"/>
          </w:rPr>
          <w:t xml:space="preserve"> в </w:t>
        </w:r>
        <w:r w:rsidR="007F0CBB" w:rsidRPr="00467702">
          <w:rPr>
            <w:rStyle w:val="ac"/>
            <w:lang w:val="en-US"/>
          </w:rPr>
          <w:t>CM</w:t>
        </w:r>
        <w:r w:rsidR="007F0CBB" w:rsidRPr="00467702">
          <w:rPr>
            <w:rStyle w:val="ac"/>
          </w:rPr>
          <w:t>5</w:t>
        </w:r>
        <w:r w:rsidR="007F0CBB">
          <w:rPr>
            <w:webHidden/>
          </w:rPr>
          <w:tab/>
        </w:r>
        <w:r w:rsidR="007F0CBB">
          <w:rPr>
            <w:webHidden/>
          </w:rPr>
          <w:fldChar w:fldCharType="begin"/>
        </w:r>
        <w:r w:rsidR="007F0CBB">
          <w:rPr>
            <w:webHidden/>
          </w:rPr>
          <w:instrText xml:space="preserve"> PAGEREF _Toc383285396 \h </w:instrText>
        </w:r>
        <w:r w:rsidR="007F0CBB">
          <w:rPr>
            <w:webHidden/>
          </w:rPr>
        </w:r>
        <w:r w:rsidR="007F0CBB">
          <w:rPr>
            <w:webHidden/>
          </w:rPr>
          <w:fldChar w:fldCharType="separate"/>
        </w:r>
        <w:r w:rsidR="007F0CBB">
          <w:rPr>
            <w:webHidden/>
          </w:rPr>
          <w:t>40</w:t>
        </w:r>
        <w:r w:rsidR="007F0CBB">
          <w:rPr>
            <w:webHidden/>
          </w:rPr>
          <w:fldChar w:fldCharType="end"/>
        </w:r>
      </w:hyperlink>
    </w:p>
    <w:p w14:paraId="049F941A" w14:textId="77777777" w:rsidR="007F0CBB" w:rsidRDefault="001B19AE">
      <w:pPr>
        <w:pStyle w:val="32"/>
        <w:rPr>
          <w:rFonts w:asciiTheme="minorHAnsi" w:eastAsiaTheme="minorEastAsia" w:hAnsiTheme="minorHAnsi" w:cstheme="minorBidi"/>
          <w:sz w:val="22"/>
          <w:szCs w:val="22"/>
        </w:rPr>
      </w:pPr>
      <w:hyperlink w:anchor="_Toc383285397" w:history="1">
        <w:r w:rsidR="007F0CBB" w:rsidRPr="00467702">
          <w:rPr>
            <w:rStyle w:val="ac"/>
          </w:rPr>
          <w:t>3.6.5</w:t>
        </w:r>
        <w:r w:rsidR="007F0CBB">
          <w:rPr>
            <w:rFonts w:asciiTheme="minorHAnsi" w:eastAsiaTheme="minorEastAsia" w:hAnsiTheme="minorHAnsi" w:cstheme="minorBidi"/>
            <w:sz w:val="22"/>
            <w:szCs w:val="22"/>
          </w:rPr>
          <w:tab/>
        </w:r>
        <w:r w:rsidR="007F0CBB" w:rsidRPr="00467702">
          <w:rPr>
            <w:rStyle w:val="ac"/>
          </w:rPr>
          <w:t>Общеиспользуемые классы, реализующие общие операции в автоматических активностях</w:t>
        </w:r>
        <w:r w:rsidR="007F0CBB">
          <w:rPr>
            <w:webHidden/>
          </w:rPr>
          <w:tab/>
        </w:r>
        <w:r w:rsidR="007F0CBB">
          <w:rPr>
            <w:webHidden/>
          </w:rPr>
          <w:fldChar w:fldCharType="begin"/>
        </w:r>
        <w:r w:rsidR="007F0CBB">
          <w:rPr>
            <w:webHidden/>
          </w:rPr>
          <w:instrText xml:space="preserve"> PAGEREF _Toc383285397 \h </w:instrText>
        </w:r>
        <w:r w:rsidR="007F0CBB">
          <w:rPr>
            <w:webHidden/>
          </w:rPr>
        </w:r>
        <w:r w:rsidR="007F0CBB">
          <w:rPr>
            <w:webHidden/>
          </w:rPr>
          <w:fldChar w:fldCharType="separate"/>
        </w:r>
        <w:r w:rsidR="007F0CBB">
          <w:rPr>
            <w:webHidden/>
          </w:rPr>
          <w:t>42</w:t>
        </w:r>
        <w:r w:rsidR="007F0CBB">
          <w:rPr>
            <w:webHidden/>
          </w:rPr>
          <w:fldChar w:fldCharType="end"/>
        </w:r>
      </w:hyperlink>
    </w:p>
    <w:p w14:paraId="790166A9" w14:textId="77777777" w:rsidR="007F0CBB" w:rsidRDefault="001B19AE">
      <w:pPr>
        <w:pStyle w:val="32"/>
        <w:rPr>
          <w:rFonts w:asciiTheme="minorHAnsi" w:eastAsiaTheme="minorEastAsia" w:hAnsiTheme="minorHAnsi" w:cstheme="minorBidi"/>
          <w:sz w:val="22"/>
          <w:szCs w:val="22"/>
        </w:rPr>
      </w:pPr>
      <w:hyperlink w:anchor="_Toc383285398" w:history="1">
        <w:r w:rsidR="007F0CBB" w:rsidRPr="00467702">
          <w:rPr>
            <w:rStyle w:val="ac"/>
          </w:rPr>
          <w:t>3.6.6</w:t>
        </w:r>
        <w:r w:rsidR="007F0CBB">
          <w:rPr>
            <w:rFonts w:asciiTheme="minorHAnsi" w:eastAsiaTheme="minorEastAsia" w:hAnsiTheme="minorHAnsi" w:cstheme="minorBidi"/>
            <w:sz w:val="22"/>
            <w:szCs w:val="22"/>
          </w:rPr>
          <w:tab/>
        </w:r>
        <w:r w:rsidR="007F0CBB" w:rsidRPr="00467702">
          <w:rPr>
            <w:rStyle w:val="ac"/>
          </w:rPr>
          <w:t xml:space="preserve">Этапы интеграции движка </w:t>
        </w:r>
        <w:r w:rsidR="007F0CBB" w:rsidRPr="00467702">
          <w:rPr>
            <w:rStyle w:val="ac"/>
            <w:lang w:val="en-US"/>
          </w:rPr>
          <w:t>Activiti</w:t>
        </w:r>
        <w:r w:rsidR="007F0CBB" w:rsidRPr="00467702">
          <w:rPr>
            <w:rStyle w:val="ac"/>
          </w:rPr>
          <w:t xml:space="preserve"> в платформу </w:t>
        </w:r>
        <w:r w:rsidR="007F0CBB" w:rsidRPr="00467702">
          <w:rPr>
            <w:rStyle w:val="ac"/>
            <w:lang w:val="en-US"/>
          </w:rPr>
          <w:t>CM</w:t>
        </w:r>
        <w:r w:rsidR="007F0CBB" w:rsidRPr="00467702">
          <w:rPr>
            <w:rStyle w:val="ac"/>
          </w:rPr>
          <w:t>4.5</w:t>
        </w:r>
        <w:r w:rsidR="007F0CBB">
          <w:rPr>
            <w:webHidden/>
          </w:rPr>
          <w:tab/>
        </w:r>
        <w:r w:rsidR="007F0CBB">
          <w:rPr>
            <w:webHidden/>
          </w:rPr>
          <w:fldChar w:fldCharType="begin"/>
        </w:r>
        <w:r w:rsidR="007F0CBB">
          <w:rPr>
            <w:webHidden/>
          </w:rPr>
          <w:instrText xml:space="preserve"> PAGEREF _Toc383285398 \h </w:instrText>
        </w:r>
        <w:r w:rsidR="007F0CBB">
          <w:rPr>
            <w:webHidden/>
          </w:rPr>
        </w:r>
        <w:r w:rsidR="007F0CBB">
          <w:rPr>
            <w:webHidden/>
          </w:rPr>
          <w:fldChar w:fldCharType="separate"/>
        </w:r>
        <w:r w:rsidR="007F0CBB">
          <w:rPr>
            <w:webHidden/>
          </w:rPr>
          <w:t>42</w:t>
        </w:r>
        <w:r w:rsidR="007F0CBB">
          <w:rPr>
            <w:webHidden/>
          </w:rPr>
          <w:fldChar w:fldCharType="end"/>
        </w:r>
      </w:hyperlink>
    </w:p>
    <w:p w14:paraId="45CC4A98" w14:textId="77777777" w:rsidR="007F0CBB" w:rsidRDefault="001B19AE">
      <w:pPr>
        <w:pStyle w:val="41"/>
        <w:rPr>
          <w:rFonts w:asciiTheme="minorHAnsi" w:eastAsiaTheme="minorEastAsia" w:hAnsiTheme="minorHAnsi" w:cstheme="minorBidi"/>
          <w:sz w:val="22"/>
          <w:szCs w:val="22"/>
        </w:rPr>
      </w:pPr>
      <w:hyperlink w:anchor="_Toc383285399" w:history="1">
        <w:r w:rsidR="007F0CBB" w:rsidRPr="00467702">
          <w:rPr>
            <w:rStyle w:val="ac"/>
            <w:bCs/>
          </w:rPr>
          <w:t>3.6.6.1</w:t>
        </w:r>
        <w:r w:rsidR="007F0CBB">
          <w:rPr>
            <w:rFonts w:asciiTheme="minorHAnsi" w:eastAsiaTheme="minorEastAsia" w:hAnsiTheme="minorHAnsi" w:cstheme="minorBidi"/>
            <w:sz w:val="22"/>
            <w:szCs w:val="22"/>
          </w:rPr>
          <w:tab/>
        </w:r>
        <w:r w:rsidR="007F0CBB" w:rsidRPr="00467702">
          <w:rPr>
            <w:rStyle w:val="ac"/>
            <w:bCs/>
          </w:rPr>
          <w:t>Этап 1. Глубокое изучения движка</w:t>
        </w:r>
        <w:r w:rsidR="007F0CBB">
          <w:rPr>
            <w:webHidden/>
          </w:rPr>
          <w:tab/>
        </w:r>
        <w:r w:rsidR="007F0CBB">
          <w:rPr>
            <w:webHidden/>
          </w:rPr>
          <w:fldChar w:fldCharType="begin"/>
        </w:r>
        <w:r w:rsidR="007F0CBB">
          <w:rPr>
            <w:webHidden/>
          </w:rPr>
          <w:instrText xml:space="preserve"> PAGEREF _Toc383285399 \h </w:instrText>
        </w:r>
        <w:r w:rsidR="007F0CBB">
          <w:rPr>
            <w:webHidden/>
          </w:rPr>
        </w:r>
        <w:r w:rsidR="007F0CBB">
          <w:rPr>
            <w:webHidden/>
          </w:rPr>
          <w:fldChar w:fldCharType="separate"/>
        </w:r>
        <w:r w:rsidR="007F0CBB">
          <w:rPr>
            <w:webHidden/>
          </w:rPr>
          <w:t>42</w:t>
        </w:r>
        <w:r w:rsidR="007F0CBB">
          <w:rPr>
            <w:webHidden/>
          </w:rPr>
          <w:fldChar w:fldCharType="end"/>
        </w:r>
      </w:hyperlink>
    </w:p>
    <w:p w14:paraId="495683F5" w14:textId="77777777" w:rsidR="007F0CBB" w:rsidRDefault="001B19AE">
      <w:pPr>
        <w:pStyle w:val="41"/>
        <w:rPr>
          <w:rFonts w:asciiTheme="minorHAnsi" w:eastAsiaTheme="minorEastAsia" w:hAnsiTheme="minorHAnsi" w:cstheme="minorBidi"/>
          <w:sz w:val="22"/>
          <w:szCs w:val="22"/>
        </w:rPr>
      </w:pPr>
      <w:hyperlink w:anchor="_Toc383285400" w:history="1">
        <w:r w:rsidR="007F0CBB" w:rsidRPr="00467702">
          <w:rPr>
            <w:rStyle w:val="ac"/>
          </w:rPr>
          <w:t>3.6.6.2</w:t>
        </w:r>
        <w:r w:rsidR="007F0CBB">
          <w:rPr>
            <w:rFonts w:asciiTheme="minorHAnsi" w:eastAsiaTheme="minorEastAsia" w:hAnsiTheme="minorHAnsi" w:cstheme="minorBidi"/>
            <w:sz w:val="22"/>
            <w:szCs w:val="22"/>
          </w:rPr>
          <w:tab/>
        </w:r>
        <w:r w:rsidR="007F0CBB" w:rsidRPr="00467702">
          <w:rPr>
            <w:rStyle w:val="ac"/>
          </w:rPr>
          <w:t>Этап 2. Доводка движка до стадии полноценного инструмента.</w:t>
        </w:r>
        <w:r w:rsidR="007F0CBB">
          <w:rPr>
            <w:webHidden/>
          </w:rPr>
          <w:tab/>
        </w:r>
        <w:r w:rsidR="007F0CBB">
          <w:rPr>
            <w:webHidden/>
          </w:rPr>
          <w:fldChar w:fldCharType="begin"/>
        </w:r>
        <w:r w:rsidR="007F0CBB">
          <w:rPr>
            <w:webHidden/>
          </w:rPr>
          <w:instrText xml:space="preserve"> PAGEREF _Toc383285400 \h </w:instrText>
        </w:r>
        <w:r w:rsidR="007F0CBB">
          <w:rPr>
            <w:webHidden/>
          </w:rPr>
        </w:r>
        <w:r w:rsidR="007F0CBB">
          <w:rPr>
            <w:webHidden/>
          </w:rPr>
          <w:fldChar w:fldCharType="separate"/>
        </w:r>
        <w:r w:rsidR="007F0CBB">
          <w:rPr>
            <w:webHidden/>
          </w:rPr>
          <w:t>43</w:t>
        </w:r>
        <w:r w:rsidR="007F0CBB">
          <w:rPr>
            <w:webHidden/>
          </w:rPr>
          <w:fldChar w:fldCharType="end"/>
        </w:r>
      </w:hyperlink>
    </w:p>
    <w:p w14:paraId="17112692" w14:textId="77777777" w:rsidR="007F0CBB" w:rsidRDefault="001B19AE">
      <w:pPr>
        <w:pStyle w:val="32"/>
        <w:rPr>
          <w:rFonts w:asciiTheme="minorHAnsi" w:eastAsiaTheme="minorEastAsia" w:hAnsiTheme="minorHAnsi" w:cstheme="minorBidi"/>
          <w:sz w:val="22"/>
          <w:szCs w:val="22"/>
        </w:rPr>
      </w:pPr>
      <w:hyperlink w:anchor="_Toc383285401" w:history="1">
        <w:r w:rsidR="007F0CBB" w:rsidRPr="00467702">
          <w:rPr>
            <w:rStyle w:val="ac"/>
            <w:lang w:val="en-US"/>
          </w:rPr>
          <w:t>3.6.7</w:t>
        </w:r>
        <w:r w:rsidR="007F0CBB">
          <w:rPr>
            <w:rFonts w:asciiTheme="minorHAnsi" w:eastAsiaTheme="minorEastAsia" w:hAnsiTheme="minorHAnsi" w:cstheme="minorBidi"/>
            <w:sz w:val="22"/>
            <w:szCs w:val="22"/>
          </w:rPr>
          <w:tab/>
        </w:r>
        <w:r w:rsidR="007F0CBB" w:rsidRPr="00467702">
          <w:rPr>
            <w:rStyle w:val="ac"/>
          </w:rPr>
          <w:t xml:space="preserve">Вопросы, по использованию </w:t>
        </w:r>
        <w:r w:rsidR="007F0CBB" w:rsidRPr="00467702">
          <w:rPr>
            <w:rStyle w:val="ac"/>
            <w:lang w:val="en-US"/>
          </w:rPr>
          <w:t>Activiti</w:t>
        </w:r>
        <w:r w:rsidR="007F0CBB">
          <w:rPr>
            <w:webHidden/>
          </w:rPr>
          <w:tab/>
        </w:r>
        <w:r w:rsidR="007F0CBB">
          <w:rPr>
            <w:webHidden/>
          </w:rPr>
          <w:fldChar w:fldCharType="begin"/>
        </w:r>
        <w:r w:rsidR="007F0CBB">
          <w:rPr>
            <w:webHidden/>
          </w:rPr>
          <w:instrText xml:space="preserve"> PAGEREF _Toc383285401 \h </w:instrText>
        </w:r>
        <w:r w:rsidR="007F0CBB">
          <w:rPr>
            <w:webHidden/>
          </w:rPr>
        </w:r>
        <w:r w:rsidR="007F0CBB">
          <w:rPr>
            <w:webHidden/>
          </w:rPr>
          <w:fldChar w:fldCharType="separate"/>
        </w:r>
        <w:r w:rsidR="007F0CBB">
          <w:rPr>
            <w:webHidden/>
          </w:rPr>
          <w:t>43</w:t>
        </w:r>
        <w:r w:rsidR="007F0CBB">
          <w:rPr>
            <w:webHidden/>
          </w:rPr>
          <w:fldChar w:fldCharType="end"/>
        </w:r>
      </w:hyperlink>
    </w:p>
    <w:p w14:paraId="08017D58" w14:textId="77777777" w:rsidR="007F0CBB" w:rsidRDefault="001B19AE">
      <w:pPr>
        <w:pStyle w:val="32"/>
        <w:rPr>
          <w:rFonts w:asciiTheme="minorHAnsi" w:eastAsiaTheme="minorEastAsia" w:hAnsiTheme="minorHAnsi" w:cstheme="minorBidi"/>
          <w:sz w:val="22"/>
          <w:szCs w:val="22"/>
        </w:rPr>
      </w:pPr>
      <w:hyperlink w:anchor="_Toc383285402" w:history="1">
        <w:r w:rsidR="007F0CBB" w:rsidRPr="00467702">
          <w:rPr>
            <w:rStyle w:val="ac"/>
          </w:rPr>
          <w:t>3.6.8</w:t>
        </w:r>
        <w:r w:rsidR="007F0CBB">
          <w:rPr>
            <w:rFonts w:asciiTheme="minorHAnsi" w:eastAsiaTheme="minorEastAsia" w:hAnsiTheme="minorHAnsi" w:cstheme="minorBidi"/>
            <w:sz w:val="22"/>
            <w:szCs w:val="22"/>
          </w:rPr>
          <w:tab/>
        </w:r>
        <w:r w:rsidR="007F0CBB" w:rsidRPr="00467702">
          <w:rPr>
            <w:rStyle w:val="ac"/>
          </w:rPr>
          <w:t>Описание интеграции Activiti в ядро.</w:t>
        </w:r>
        <w:r w:rsidR="007F0CBB">
          <w:rPr>
            <w:webHidden/>
          </w:rPr>
          <w:tab/>
        </w:r>
        <w:r w:rsidR="007F0CBB">
          <w:rPr>
            <w:webHidden/>
          </w:rPr>
          <w:fldChar w:fldCharType="begin"/>
        </w:r>
        <w:r w:rsidR="007F0CBB">
          <w:rPr>
            <w:webHidden/>
          </w:rPr>
          <w:instrText xml:space="preserve"> PAGEREF _Toc383285402 \h </w:instrText>
        </w:r>
        <w:r w:rsidR="007F0CBB">
          <w:rPr>
            <w:webHidden/>
          </w:rPr>
        </w:r>
        <w:r w:rsidR="007F0CBB">
          <w:rPr>
            <w:webHidden/>
          </w:rPr>
          <w:fldChar w:fldCharType="separate"/>
        </w:r>
        <w:r w:rsidR="007F0CBB">
          <w:rPr>
            <w:webHidden/>
          </w:rPr>
          <w:t>45</w:t>
        </w:r>
        <w:r w:rsidR="007F0CBB">
          <w:rPr>
            <w:webHidden/>
          </w:rPr>
          <w:fldChar w:fldCharType="end"/>
        </w:r>
      </w:hyperlink>
    </w:p>
    <w:p w14:paraId="3C324554" w14:textId="77777777" w:rsidR="007F0CBB" w:rsidRDefault="001B19AE">
      <w:pPr>
        <w:pStyle w:val="32"/>
        <w:rPr>
          <w:rFonts w:asciiTheme="minorHAnsi" w:eastAsiaTheme="minorEastAsia" w:hAnsiTheme="minorHAnsi" w:cstheme="minorBidi"/>
          <w:sz w:val="22"/>
          <w:szCs w:val="22"/>
        </w:rPr>
      </w:pPr>
      <w:hyperlink w:anchor="_Toc383285403" w:history="1">
        <w:r w:rsidR="007F0CBB" w:rsidRPr="00467702">
          <w:rPr>
            <w:rStyle w:val="ac"/>
          </w:rPr>
          <w:t>3.6.9</w:t>
        </w:r>
        <w:r w:rsidR="007F0CBB">
          <w:rPr>
            <w:rFonts w:asciiTheme="minorHAnsi" w:eastAsiaTheme="minorEastAsia" w:hAnsiTheme="minorHAnsi" w:cstheme="minorBidi"/>
            <w:sz w:val="22"/>
            <w:szCs w:val="22"/>
          </w:rPr>
          <w:tab/>
        </w:r>
        <w:r w:rsidR="007F0CBB" w:rsidRPr="00467702">
          <w:rPr>
            <w:rStyle w:val="ac"/>
          </w:rPr>
          <w:t>Описание интеграции Activiti-explorer в ядро.</w:t>
        </w:r>
        <w:r w:rsidR="007F0CBB">
          <w:rPr>
            <w:webHidden/>
          </w:rPr>
          <w:tab/>
        </w:r>
        <w:r w:rsidR="007F0CBB">
          <w:rPr>
            <w:webHidden/>
          </w:rPr>
          <w:fldChar w:fldCharType="begin"/>
        </w:r>
        <w:r w:rsidR="007F0CBB">
          <w:rPr>
            <w:webHidden/>
          </w:rPr>
          <w:instrText xml:space="preserve"> PAGEREF _Toc383285403 \h </w:instrText>
        </w:r>
        <w:r w:rsidR="007F0CBB">
          <w:rPr>
            <w:webHidden/>
          </w:rPr>
        </w:r>
        <w:r w:rsidR="007F0CBB">
          <w:rPr>
            <w:webHidden/>
          </w:rPr>
          <w:fldChar w:fldCharType="separate"/>
        </w:r>
        <w:r w:rsidR="007F0CBB">
          <w:rPr>
            <w:webHidden/>
          </w:rPr>
          <w:t>47</w:t>
        </w:r>
        <w:r w:rsidR="007F0CBB">
          <w:rPr>
            <w:webHidden/>
          </w:rPr>
          <w:fldChar w:fldCharType="end"/>
        </w:r>
      </w:hyperlink>
    </w:p>
    <w:p w14:paraId="6F9A6F5F" w14:textId="77777777" w:rsidR="007F0CBB" w:rsidRDefault="001B19AE">
      <w:pPr>
        <w:pStyle w:val="21"/>
        <w:rPr>
          <w:rFonts w:asciiTheme="minorHAnsi" w:eastAsiaTheme="minorEastAsia" w:hAnsiTheme="minorHAnsi" w:cstheme="minorBidi"/>
          <w:b w:val="0"/>
          <w:bCs w:val="0"/>
          <w:noProof/>
          <w:sz w:val="22"/>
          <w:szCs w:val="22"/>
        </w:rPr>
      </w:pPr>
      <w:hyperlink w:anchor="_Toc383285404" w:history="1">
        <w:r w:rsidR="007F0CBB" w:rsidRPr="00467702">
          <w:rPr>
            <w:rStyle w:val="ac"/>
            <w:noProof/>
          </w:rPr>
          <w:t>3.7</w:t>
        </w:r>
        <w:r w:rsidR="007F0CBB">
          <w:rPr>
            <w:rFonts w:asciiTheme="minorHAnsi" w:eastAsiaTheme="minorEastAsia" w:hAnsiTheme="minorHAnsi" w:cstheme="minorBidi"/>
            <w:b w:val="0"/>
            <w:bCs w:val="0"/>
            <w:noProof/>
            <w:sz w:val="22"/>
            <w:szCs w:val="22"/>
          </w:rPr>
          <w:tab/>
        </w:r>
        <w:r w:rsidR="007F0CBB" w:rsidRPr="00467702">
          <w:rPr>
            <w:rStyle w:val="ac"/>
            <w:noProof/>
          </w:rPr>
          <w:t>Уведомления</w:t>
        </w:r>
        <w:r w:rsidR="007F0CBB">
          <w:rPr>
            <w:noProof/>
            <w:webHidden/>
          </w:rPr>
          <w:tab/>
        </w:r>
        <w:r w:rsidR="007F0CBB">
          <w:rPr>
            <w:noProof/>
            <w:webHidden/>
          </w:rPr>
          <w:fldChar w:fldCharType="begin"/>
        </w:r>
        <w:r w:rsidR="007F0CBB">
          <w:rPr>
            <w:noProof/>
            <w:webHidden/>
          </w:rPr>
          <w:instrText xml:space="preserve"> PAGEREF _Toc383285404 \h </w:instrText>
        </w:r>
        <w:r w:rsidR="007F0CBB">
          <w:rPr>
            <w:noProof/>
            <w:webHidden/>
          </w:rPr>
        </w:r>
        <w:r w:rsidR="007F0CBB">
          <w:rPr>
            <w:noProof/>
            <w:webHidden/>
          </w:rPr>
          <w:fldChar w:fldCharType="separate"/>
        </w:r>
        <w:r w:rsidR="007F0CBB">
          <w:rPr>
            <w:noProof/>
            <w:webHidden/>
          </w:rPr>
          <w:t>47</w:t>
        </w:r>
        <w:r w:rsidR="007F0CBB">
          <w:rPr>
            <w:noProof/>
            <w:webHidden/>
          </w:rPr>
          <w:fldChar w:fldCharType="end"/>
        </w:r>
      </w:hyperlink>
    </w:p>
    <w:p w14:paraId="12AF70C6" w14:textId="77777777" w:rsidR="007F0CBB" w:rsidRDefault="001B19AE">
      <w:pPr>
        <w:pStyle w:val="32"/>
        <w:rPr>
          <w:rFonts w:asciiTheme="minorHAnsi" w:eastAsiaTheme="minorEastAsia" w:hAnsiTheme="minorHAnsi" w:cstheme="minorBidi"/>
          <w:sz w:val="22"/>
          <w:szCs w:val="22"/>
        </w:rPr>
      </w:pPr>
      <w:hyperlink w:anchor="_Toc383285405" w:history="1">
        <w:r w:rsidR="007F0CBB" w:rsidRPr="00467702">
          <w:rPr>
            <w:rStyle w:val="ac"/>
          </w:rPr>
          <w:t>3.7.1</w:t>
        </w:r>
        <w:r w:rsidR="007F0CBB">
          <w:rPr>
            <w:rFonts w:asciiTheme="minorHAnsi" w:eastAsiaTheme="minorEastAsia" w:hAnsiTheme="minorHAnsi" w:cstheme="minorBidi"/>
            <w:sz w:val="22"/>
            <w:szCs w:val="22"/>
          </w:rPr>
          <w:tab/>
        </w:r>
        <w:r w:rsidR="007F0CBB" w:rsidRPr="00467702">
          <w:rPr>
            <w:rStyle w:val="ac"/>
          </w:rPr>
          <w:t>Важные аспекты уведомлений</w:t>
        </w:r>
        <w:r w:rsidR="007F0CBB">
          <w:rPr>
            <w:webHidden/>
          </w:rPr>
          <w:tab/>
        </w:r>
        <w:r w:rsidR="007F0CBB">
          <w:rPr>
            <w:webHidden/>
          </w:rPr>
          <w:fldChar w:fldCharType="begin"/>
        </w:r>
        <w:r w:rsidR="007F0CBB">
          <w:rPr>
            <w:webHidden/>
          </w:rPr>
          <w:instrText xml:space="preserve"> PAGEREF _Toc383285405 \h </w:instrText>
        </w:r>
        <w:r w:rsidR="007F0CBB">
          <w:rPr>
            <w:webHidden/>
          </w:rPr>
        </w:r>
        <w:r w:rsidR="007F0CBB">
          <w:rPr>
            <w:webHidden/>
          </w:rPr>
          <w:fldChar w:fldCharType="separate"/>
        </w:r>
        <w:r w:rsidR="007F0CBB">
          <w:rPr>
            <w:webHidden/>
          </w:rPr>
          <w:t>48</w:t>
        </w:r>
        <w:r w:rsidR="007F0CBB">
          <w:rPr>
            <w:webHidden/>
          </w:rPr>
          <w:fldChar w:fldCharType="end"/>
        </w:r>
      </w:hyperlink>
    </w:p>
    <w:p w14:paraId="6F8606B6" w14:textId="77777777" w:rsidR="007F0CBB" w:rsidRDefault="001B19AE">
      <w:pPr>
        <w:pStyle w:val="41"/>
        <w:rPr>
          <w:rFonts w:asciiTheme="minorHAnsi" w:eastAsiaTheme="minorEastAsia" w:hAnsiTheme="minorHAnsi" w:cstheme="minorBidi"/>
          <w:sz w:val="22"/>
          <w:szCs w:val="22"/>
        </w:rPr>
      </w:pPr>
      <w:hyperlink w:anchor="_Toc383285406" w:history="1">
        <w:r w:rsidR="007F0CBB" w:rsidRPr="00467702">
          <w:rPr>
            <w:rStyle w:val="ac"/>
          </w:rPr>
          <w:t>3.7.1.1</w:t>
        </w:r>
        <w:r w:rsidR="007F0CBB">
          <w:rPr>
            <w:rFonts w:asciiTheme="minorHAnsi" w:eastAsiaTheme="minorEastAsia" w:hAnsiTheme="minorHAnsi" w:cstheme="minorBidi"/>
            <w:sz w:val="22"/>
            <w:szCs w:val="22"/>
          </w:rPr>
          <w:tab/>
        </w:r>
        <w:r w:rsidR="007F0CBB" w:rsidRPr="00467702">
          <w:rPr>
            <w:rStyle w:val="ac"/>
          </w:rPr>
          <w:t>Каналы доставки</w:t>
        </w:r>
        <w:r w:rsidR="007F0CBB">
          <w:rPr>
            <w:webHidden/>
          </w:rPr>
          <w:tab/>
        </w:r>
        <w:r w:rsidR="007F0CBB">
          <w:rPr>
            <w:webHidden/>
          </w:rPr>
          <w:fldChar w:fldCharType="begin"/>
        </w:r>
        <w:r w:rsidR="007F0CBB">
          <w:rPr>
            <w:webHidden/>
          </w:rPr>
          <w:instrText xml:space="preserve"> PAGEREF _Toc383285406 \h </w:instrText>
        </w:r>
        <w:r w:rsidR="007F0CBB">
          <w:rPr>
            <w:webHidden/>
          </w:rPr>
        </w:r>
        <w:r w:rsidR="007F0CBB">
          <w:rPr>
            <w:webHidden/>
          </w:rPr>
          <w:fldChar w:fldCharType="separate"/>
        </w:r>
        <w:r w:rsidR="007F0CBB">
          <w:rPr>
            <w:webHidden/>
          </w:rPr>
          <w:t>48</w:t>
        </w:r>
        <w:r w:rsidR="007F0CBB">
          <w:rPr>
            <w:webHidden/>
          </w:rPr>
          <w:fldChar w:fldCharType="end"/>
        </w:r>
      </w:hyperlink>
    </w:p>
    <w:p w14:paraId="03BC6975" w14:textId="77777777" w:rsidR="007F0CBB" w:rsidRDefault="001B19AE">
      <w:pPr>
        <w:pStyle w:val="41"/>
        <w:rPr>
          <w:rFonts w:asciiTheme="minorHAnsi" w:eastAsiaTheme="minorEastAsia" w:hAnsiTheme="minorHAnsi" w:cstheme="minorBidi"/>
          <w:sz w:val="22"/>
          <w:szCs w:val="22"/>
        </w:rPr>
      </w:pPr>
      <w:hyperlink w:anchor="_Toc383285407" w:history="1">
        <w:r w:rsidR="007F0CBB" w:rsidRPr="00467702">
          <w:rPr>
            <w:rStyle w:val="ac"/>
          </w:rPr>
          <w:t>3.7.1.2</w:t>
        </w:r>
        <w:r w:rsidR="007F0CBB">
          <w:rPr>
            <w:rFonts w:asciiTheme="minorHAnsi" w:eastAsiaTheme="minorEastAsia" w:hAnsiTheme="minorHAnsi" w:cstheme="minorBidi"/>
            <w:sz w:val="22"/>
            <w:szCs w:val="22"/>
          </w:rPr>
          <w:tab/>
        </w:r>
        <w:r w:rsidR="007F0CBB" w:rsidRPr="00467702">
          <w:rPr>
            <w:rStyle w:val="ac"/>
          </w:rPr>
          <w:t>Управление доставкой</w:t>
        </w:r>
        <w:r w:rsidR="007F0CBB">
          <w:rPr>
            <w:webHidden/>
          </w:rPr>
          <w:tab/>
        </w:r>
        <w:r w:rsidR="007F0CBB">
          <w:rPr>
            <w:webHidden/>
          </w:rPr>
          <w:fldChar w:fldCharType="begin"/>
        </w:r>
        <w:r w:rsidR="007F0CBB">
          <w:rPr>
            <w:webHidden/>
          </w:rPr>
          <w:instrText xml:space="preserve"> PAGEREF _Toc383285407 \h </w:instrText>
        </w:r>
        <w:r w:rsidR="007F0CBB">
          <w:rPr>
            <w:webHidden/>
          </w:rPr>
        </w:r>
        <w:r w:rsidR="007F0CBB">
          <w:rPr>
            <w:webHidden/>
          </w:rPr>
          <w:fldChar w:fldCharType="separate"/>
        </w:r>
        <w:r w:rsidR="007F0CBB">
          <w:rPr>
            <w:webHidden/>
          </w:rPr>
          <w:t>48</w:t>
        </w:r>
        <w:r w:rsidR="007F0CBB">
          <w:rPr>
            <w:webHidden/>
          </w:rPr>
          <w:fldChar w:fldCharType="end"/>
        </w:r>
      </w:hyperlink>
    </w:p>
    <w:p w14:paraId="6E26725C" w14:textId="77777777" w:rsidR="007F0CBB" w:rsidRDefault="001B19AE">
      <w:pPr>
        <w:pStyle w:val="41"/>
        <w:rPr>
          <w:rFonts w:asciiTheme="minorHAnsi" w:eastAsiaTheme="minorEastAsia" w:hAnsiTheme="minorHAnsi" w:cstheme="minorBidi"/>
          <w:sz w:val="22"/>
          <w:szCs w:val="22"/>
        </w:rPr>
      </w:pPr>
      <w:hyperlink w:anchor="_Toc383285408" w:history="1">
        <w:r w:rsidR="007F0CBB" w:rsidRPr="00467702">
          <w:rPr>
            <w:rStyle w:val="ac"/>
          </w:rPr>
          <w:t>3.7.1.3</w:t>
        </w:r>
        <w:r w:rsidR="007F0CBB">
          <w:rPr>
            <w:rFonts w:asciiTheme="minorHAnsi" w:eastAsiaTheme="minorEastAsia" w:hAnsiTheme="minorHAnsi" w:cstheme="minorBidi"/>
            <w:sz w:val="22"/>
            <w:szCs w:val="22"/>
          </w:rPr>
          <w:tab/>
        </w:r>
        <w:r w:rsidR="007F0CBB" w:rsidRPr="00467702">
          <w:rPr>
            <w:rStyle w:val="ac"/>
          </w:rPr>
          <w:t>События</w:t>
        </w:r>
        <w:r w:rsidR="007F0CBB">
          <w:rPr>
            <w:webHidden/>
          </w:rPr>
          <w:tab/>
        </w:r>
        <w:r w:rsidR="007F0CBB">
          <w:rPr>
            <w:webHidden/>
          </w:rPr>
          <w:fldChar w:fldCharType="begin"/>
        </w:r>
        <w:r w:rsidR="007F0CBB">
          <w:rPr>
            <w:webHidden/>
          </w:rPr>
          <w:instrText xml:space="preserve"> PAGEREF _Toc383285408 \h </w:instrText>
        </w:r>
        <w:r w:rsidR="007F0CBB">
          <w:rPr>
            <w:webHidden/>
          </w:rPr>
        </w:r>
        <w:r w:rsidR="007F0CBB">
          <w:rPr>
            <w:webHidden/>
          </w:rPr>
          <w:fldChar w:fldCharType="separate"/>
        </w:r>
        <w:r w:rsidR="007F0CBB">
          <w:rPr>
            <w:webHidden/>
          </w:rPr>
          <w:t>49</w:t>
        </w:r>
        <w:r w:rsidR="007F0CBB">
          <w:rPr>
            <w:webHidden/>
          </w:rPr>
          <w:fldChar w:fldCharType="end"/>
        </w:r>
      </w:hyperlink>
    </w:p>
    <w:p w14:paraId="53FE30DA" w14:textId="77777777" w:rsidR="007F0CBB" w:rsidRDefault="001B19AE">
      <w:pPr>
        <w:pStyle w:val="41"/>
        <w:rPr>
          <w:rFonts w:asciiTheme="minorHAnsi" w:eastAsiaTheme="minorEastAsia" w:hAnsiTheme="minorHAnsi" w:cstheme="minorBidi"/>
          <w:sz w:val="22"/>
          <w:szCs w:val="22"/>
        </w:rPr>
      </w:pPr>
      <w:hyperlink w:anchor="_Toc383285409" w:history="1">
        <w:r w:rsidR="007F0CBB" w:rsidRPr="00467702">
          <w:rPr>
            <w:rStyle w:val="ac"/>
          </w:rPr>
          <w:t>3.7.1.4</w:t>
        </w:r>
        <w:r w:rsidR="007F0CBB">
          <w:rPr>
            <w:rFonts w:asciiTheme="minorHAnsi" w:eastAsiaTheme="minorEastAsia" w:hAnsiTheme="minorHAnsi" w:cstheme="minorBidi"/>
            <w:sz w:val="22"/>
            <w:szCs w:val="22"/>
          </w:rPr>
          <w:tab/>
        </w:r>
        <w:r w:rsidR="007F0CBB" w:rsidRPr="00467702">
          <w:rPr>
            <w:rStyle w:val="ac"/>
          </w:rPr>
          <w:t>Содержание</w:t>
        </w:r>
        <w:r w:rsidR="007F0CBB">
          <w:rPr>
            <w:webHidden/>
          </w:rPr>
          <w:tab/>
        </w:r>
        <w:r w:rsidR="007F0CBB">
          <w:rPr>
            <w:webHidden/>
          </w:rPr>
          <w:fldChar w:fldCharType="begin"/>
        </w:r>
        <w:r w:rsidR="007F0CBB">
          <w:rPr>
            <w:webHidden/>
          </w:rPr>
          <w:instrText xml:space="preserve"> PAGEREF _Toc383285409 \h </w:instrText>
        </w:r>
        <w:r w:rsidR="007F0CBB">
          <w:rPr>
            <w:webHidden/>
          </w:rPr>
        </w:r>
        <w:r w:rsidR="007F0CBB">
          <w:rPr>
            <w:webHidden/>
          </w:rPr>
          <w:fldChar w:fldCharType="separate"/>
        </w:r>
        <w:r w:rsidR="007F0CBB">
          <w:rPr>
            <w:webHidden/>
          </w:rPr>
          <w:t>49</w:t>
        </w:r>
        <w:r w:rsidR="007F0CBB">
          <w:rPr>
            <w:webHidden/>
          </w:rPr>
          <w:fldChar w:fldCharType="end"/>
        </w:r>
      </w:hyperlink>
    </w:p>
    <w:p w14:paraId="59A4F7BB" w14:textId="77777777" w:rsidR="007F0CBB" w:rsidRDefault="001B19AE">
      <w:pPr>
        <w:pStyle w:val="41"/>
        <w:rPr>
          <w:rFonts w:asciiTheme="minorHAnsi" w:eastAsiaTheme="minorEastAsia" w:hAnsiTheme="minorHAnsi" w:cstheme="minorBidi"/>
          <w:sz w:val="22"/>
          <w:szCs w:val="22"/>
        </w:rPr>
      </w:pPr>
      <w:hyperlink w:anchor="_Toc383285410" w:history="1">
        <w:r w:rsidR="007F0CBB" w:rsidRPr="00467702">
          <w:rPr>
            <w:rStyle w:val="ac"/>
          </w:rPr>
          <w:t>3.7.1.5</w:t>
        </w:r>
        <w:r w:rsidR="007F0CBB">
          <w:rPr>
            <w:rFonts w:asciiTheme="minorHAnsi" w:eastAsiaTheme="minorEastAsia" w:hAnsiTheme="minorHAnsi" w:cstheme="minorBidi"/>
            <w:sz w:val="22"/>
            <w:szCs w:val="22"/>
          </w:rPr>
          <w:tab/>
        </w:r>
        <w:r w:rsidR="007F0CBB" w:rsidRPr="00467702">
          <w:rPr>
            <w:rStyle w:val="ac"/>
          </w:rPr>
          <w:t>Внешние адресаты</w:t>
        </w:r>
        <w:r w:rsidR="007F0CBB">
          <w:rPr>
            <w:webHidden/>
          </w:rPr>
          <w:tab/>
        </w:r>
        <w:r w:rsidR="007F0CBB">
          <w:rPr>
            <w:webHidden/>
          </w:rPr>
          <w:fldChar w:fldCharType="begin"/>
        </w:r>
        <w:r w:rsidR="007F0CBB">
          <w:rPr>
            <w:webHidden/>
          </w:rPr>
          <w:instrText xml:space="preserve"> PAGEREF _Toc383285410 \h </w:instrText>
        </w:r>
        <w:r w:rsidR="007F0CBB">
          <w:rPr>
            <w:webHidden/>
          </w:rPr>
        </w:r>
        <w:r w:rsidR="007F0CBB">
          <w:rPr>
            <w:webHidden/>
          </w:rPr>
          <w:fldChar w:fldCharType="separate"/>
        </w:r>
        <w:r w:rsidR="007F0CBB">
          <w:rPr>
            <w:webHidden/>
          </w:rPr>
          <w:t>49</w:t>
        </w:r>
        <w:r w:rsidR="007F0CBB">
          <w:rPr>
            <w:webHidden/>
          </w:rPr>
          <w:fldChar w:fldCharType="end"/>
        </w:r>
      </w:hyperlink>
    </w:p>
    <w:p w14:paraId="28C0A74A" w14:textId="77777777" w:rsidR="007F0CBB" w:rsidRDefault="001B19AE">
      <w:pPr>
        <w:pStyle w:val="32"/>
        <w:rPr>
          <w:rFonts w:asciiTheme="minorHAnsi" w:eastAsiaTheme="minorEastAsia" w:hAnsiTheme="minorHAnsi" w:cstheme="minorBidi"/>
          <w:sz w:val="22"/>
          <w:szCs w:val="22"/>
        </w:rPr>
      </w:pPr>
      <w:hyperlink w:anchor="_Toc383285411" w:history="1">
        <w:r w:rsidR="007F0CBB" w:rsidRPr="00467702">
          <w:rPr>
            <w:rStyle w:val="ac"/>
          </w:rPr>
          <w:t>3.7.2</w:t>
        </w:r>
        <w:r w:rsidR="007F0CBB">
          <w:rPr>
            <w:rFonts w:asciiTheme="minorHAnsi" w:eastAsiaTheme="minorEastAsia" w:hAnsiTheme="minorHAnsi" w:cstheme="minorBidi"/>
            <w:sz w:val="22"/>
            <w:szCs w:val="22"/>
          </w:rPr>
          <w:tab/>
        </w:r>
        <w:r w:rsidR="007F0CBB" w:rsidRPr="00467702">
          <w:rPr>
            <w:rStyle w:val="ac"/>
          </w:rPr>
          <w:t>Компоненты подсистемы уведомлений</w:t>
        </w:r>
        <w:r w:rsidR="007F0CBB">
          <w:rPr>
            <w:webHidden/>
          </w:rPr>
          <w:tab/>
        </w:r>
        <w:r w:rsidR="007F0CBB">
          <w:rPr>
            <w:webHidden/>
          </w:rPr>
          <w:fldChar w:fldCharType="begin"/>
        </w:r>
        <w:r w:rsidR="007F0CBB">
          <w:rPr>
            <w:webHidden/>
          </w:rPr>
          <w:instrText xml:space="preserve"> PAGEREF _Toc383285411 \h </w:instrText>
        </w:r>
        <w:r w:rsidR="007F0CBB">
          <w:rPr>
            <w:webHidden/>
          </w:rPr>
        </w:r>
        <w:r w:rsidR="007F0CBB">
          <w:rPr>
            <w:webHidden/>
          </w:rPr>
          <w:fldChar w:fldCharType="separate"/>
        </w:r>
        <w:r w:rsidR="007F0CBB">
          <w:rPr>
            <w:webHidden/>
          </w:rPr>
          <w:t>50</w:t>
        </w:r>
        <w:r w:rsidR="007F0CBB">
          <w:rPr>
            <w:webHidden/>
          </w:rPr>
          <w:fldChar w:fldCharType="end"/>
        </w:r>
      </w:hyperlink>
    </w:p>
    <w:p w14:paraId="01DE7A02" w14:textId="77777777" w:rsidR="007F0CBB" w:rsidRDefault="001B19AE">
      <w:pPr>
        <w:pStyle w:val="41"/>
        <w:rPr>
          <w:rFonts w:asciiTheme="minorHAnsi" w:eastAsiaTheme="minorEastAsia" w:hAnsiTheme="minorHAnsi" w:cstheme="minorBidi"/>
          <w:sz w:val="22"/>
          <w:szCs w:val="22"/>
        </w:rPr>
      </w:pPr>
      <w:hyperlink w:anchor="_Toc383285412" w:history="1">
        <w:r w:rsidR="007F0CBB" w:rsidRPr="00467702">
          <w:rPr>
            <w:rStyle w:val="ac"/>
          </w:rPr>
          <w:t>3.7.2.1</w:t>
        </w:r>
        <w:r w:rsidR="007F0CBB">
          <w:rPr>
            <w:rFonts w:asciiTheme="minorHAnsi" w:eastAsiaTheme="minorEastAsia" w:hAnsiTheme="minorHAnsi" w:cstheme="minorBidi"/>
            <w:sz w:val="22"/>
            <w:szCs w:val="22"/>
          </w:rPr>
          <w:tab/>
        </w:r>
        <w:r w:rsidR="007F0CBB" w:rsidRPr="00467702">
          <w:rPr>
            <w:rStyle w:val="ac"/>
          </w:rPr>
          <w:t>Служба уведомлений</w:t>
        </w:r>
        <w:r w:rsidR="007F0CBB">
          <w:rPr>
            <w:webHidden/>
          </w:rPr>
          <w:tab/>
        </w:r>
        <w:r w:rsidR="007F0CBB">
          <w:rPr>
            <w:webHidden/>
          </w:rPr>
          <w:fldChar w:fldCharType="begin"/>
        </w:r>
        <w:r w:rsidR="007F0CBB">
          <w:rPr>
            <w:webHidden/>
          </w:rPr>
          <w:instrText xml:space="preserve"> PAGEREF _Toc383285412 \h </w:instrText>
        </w:r>
        <w:r w:rsidR="007F0CBB">
          <w:rPr>
            <w:webHidden/>
          </w:rPr>
        </w:r>
        <w:r w:rsidR="007F0CBB">
          <w:rPr>
            <w:webHidden/>
          </w:rPr>
          <w:fldChar w:fldCharType="separate"/>
        </w:r>
        <w:r w:rsidR="007F0CBB">
          <w:rPr>
            <w:webHidden/>
          </w:rPr>
          <w:t>50</w:t>
        </w:r>
        <w:r w:rsidR="007F0CBB">
          <w:rPr>
            <w:webHidden/>
          </w:rPr>
          <w:fldChar w:fldCharType="end"/>
        </w:r>
      </w:hyperlink>
    </w:p>
    <w:p w14:paraId="4EFB5413" w14:textId="77777777" w:rsidR="007F0CBB" w:rsidRDefault="001B19AE">
      <w:pPr>
        <w:pStyle w:val="41"/>
        <w:rPr>
          <w:rFonts w:asciiTheme="minorHAnsi" w:eastAsiaTheme="minorEastAsia" w:hAnsiTheme="minorHAnsi" w:cstheme="minorBidi"/>
          <w:sz w:val="22"/>
          <w:szCs w:val="22"/>
        </w:rPr>
      </w:pPr>
      <w:hyperlink w:anchor="_Toc383285413" w:history="1">
        <w:r w:rsidR="007F0CBB" w:rsidRPr="00467702">
          <w:rPr>
            <w:rStyle w:val="ac"/>
          </w:rPr>
          <w:t>3.7.2.2</w:t>
        </w:r>
        <w:r w:rsidR="007F0CBB">
          <w:rPr>
            <w:rFonts w:asciiTheme="minorHAnsi" w:eastAsiaTheme="minorEastAsia" w:hAnsiTheme="minorHAnsi" w:cstheme="minorBidi"/>
            <w:sz w:val="22"/>
            <w:szCs w:val="22"/>
          </w:rPr>
          <w:tab/>
        </w:r>
        <w:r w:rsidR="007F0CBB" w:rsidRPr="00467702">
          <w:rPr>
            <w:rStyle w:val="ac"/>
          </w:rPr>
          <w:t>Каналы доставки</w:t>
        </w:r>
        <w:r w:rsidR="007F0CBB">
          <w:rPr>
            <w:webHidden/>
          </w:rPr>
          <w:tab/>
        </w:r>
        <w:r w:rsidR="007F0CBB">
          <w:rPr>
            <w:webHidden/>
          </w:rPr>
          <w:fldChar w:fldCharType="begin"/>
        </w:r>
        <w:r w:rsidR="007F0CBB">
          <w:rPr>
            <w:webHidden/>
          </w:rPr>
          <w:instrText xml:space="preserve"> PAGEREF _Toc383285413 \h </w:instrText>
        </w:r>
        <w:r w:rsidR="007F0CBB">
          <w:rPr>
            <w:webHidden/>
          </w:rPr>
        </w:r>
        <w:r w:rsidR="007F0CBB">
          <w:rPr>
            <w:webHidden/>
          </w:rPr>
          <w:fldChar w:fldCharType="separate"/>
        </w:r>
        <w:r w:rsidR="007F0CBB">
          <w:rPr>
            <w:webHidden/>
          </w:rPr>
          <w:t>50</w:t>
        </w:r>
        <w:r w:rsidR="007F0CBB">
          <w:rPr>
            <w:webHidden/>
          </w:rPr>
          <w:fldChar w:fldCharType="end"/>
        </w:r>
      </w:hyperlink>
    </w:p>
    <w:p w14:paraId="1AD54356"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14" w:history="1">
        <w:r w:rsidR="007F0CBB" w:rsidRPr="00467702">
          <w:rPr>
            <w:rStyle w:val="ac"/>
            <w:noProof/>
          </w:rPr>
          <w:t>3.7.2.2.1</w:t>
        </w:r>
        <w:r w:rsidR="007F0CBB">
          <w:rPr>
            <w:rFonts w:asciiTheme="minorHAnsi" w:eastAsiaTheme="minorEastAsia" w:hAnsiTheme="minorHAnsi" w:cstheme="minorBidi"/>
            <w:noProof/>
            <w:sz w:val="22"/>
            <w:szCs w:val="22"/>
          </w:rPr>
          <w:tab/>
        </w:r>
        <w:r w:rsidR="007F0CBB" w:rsidRPr="00467702">
          <w:rPr>
            <w:rStyle w:val="ac"/>
            <w:noProof/>
            <w:lang w:val="en-US"/>
          </w:rPr>
          <w:t>E</w:t>
        </w:r>
        <w:r w:rsidR="007F0CBB" w:rsidRPr="00467702">
          <w:rPr>
            <w:rStyle w:val="ac"/>
            <w:noProof/>
          </w:rPr>
          <w:t>-</w:t>
        </w:r>
        <w:r w:rsidR="007F0CBB" w:rsidRPr="00467702">
          <w:rPr>
            <w:rStyle w:val="ac"/>
            <w:noProof/>
            <w:lang w:val="en-US"/>
          </w:rPr>
          <w:t>mail</w:t>
        </w:r>
        <w:r w:rsidR="007F0CBB">
          <w:rPr>
            <w:noProof/>
            <w:webHidden/>
          </w:rPr>
          <w:tab/>
        </w:r>
        <w:r w:rsidR="007F0CBB">
          <w:rPr>
            <w:noProof/>
            <w:webHidden/>
          </w:rPr>
          <w:fldChar w:fldCharType="begin"/>
        </w:r>
        <w:r w:rsidR="007F0CBB">
          <w:rPr>
            <w:noProof/>
            <w:webHidden/>
          </w:rPr>
          <w:instrText xml:space="preserve"> PAGEREF _Toc383285414 \h </w:instrText>
        </w:r>
        <w:r w:rsidR="007F0CBB">
          <w:rPr>
            <w:noProof/>
            <w:webHidden/>
          </w:rPr>
        </w:r>
        <w:r w:rsidR="007F0CBB">
          <w:rPr>
            <w:noProof/>
            <w:webHidden/>
          </w:rPr>
          <w:fldChar w:fldCharType="separate"/>
        </w:r>
        <w:r w:rsidR="007F0CBB">
          <w:rPr>
            <w:noProof/>
            <w:webHidden/>
          </w:rPr>
          <w:t>50</w:t>
        </w:r>
        <w:r w:rsidR="007F0CBB">
          <w:rPr>
            <w:noProof/>
            <w:webHidden/>
          </w:rPr>
          <w:fldChar w:fldCharType="end"/>
        </w:r>
      </w:hyperlink>
    </w:p>
    <w:p w14:paraId="0284E9FA"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15" w:history="1">
        <w:r w:rsidR="007F0CBB" w:rsidRPr="00467702">
          <w:rPr>
            <w:rStyle w:val="ac"/>
            <w:noProof/>
          </w:rPr>
          <w:t>3.7.2.2.2</w:t>
        </w:r>
        <w:r w:rsidR="007F0CBB">
          <w:rPr>
            <w:rFonts w:asciiTheme="minorHAnsi" w:eastAsiaTheme="minorEastAsia" w:hAnsiTheme="minorHAnsi" w:cstheme="minorBidi"/>
            <w:noProof/>
            <w:sz w:val="22"/>
            <w:szCs w:val="22"/>
          </w:rPr>
          <w:tab/>
        </w:r>
        <w:r w:rsidR="007F0CBB" w:rsidRPr="00467702">
          <w:rPr>
            <w:rStyle w:val="ac"/>
            <w:noProof/>
          </w:rPr>
          <w:t xml:space="preserve">Генератор задач </w:t>
        </w:r>
        <w:r w:rsidR="007F0CBB" w:rsidRPr="00467702">
          <w:rPr>
            <w:rStyle w:val="ac"/>
            <w:noProof/>
            <w:lang w:val="en-US"/>
          </w:rPr>
          <w:t>CMJ</w:t>
        </w:r>
        <w:r w:rsidR="007F0CBB">
          <w:rPr>
            <w:noProof/>
            <w:webHidden/>
          </w:rPr>
          <w:tab/>
        </w:r>
        <w:r w:rsidR="007F0CBB">
          <w:rPr>
            <w:noProof/>
            <w:webHidden/>
          </w:rPr>
          <w:fldChar w:fldCharType="begin"/>
        </w:r>
        <w:r w:rsidR="007F0CBB">
          <w:rPr>
            <w:noProof/>
            <w:webHidden/>
          </w:rPr>
          <w:instrText xml:space="preserve"> PAGEREF _Toc383285415 \h </w:instrText>
        </w:r>
        <w:r w:rsidR="007F0CBB">
          <w:rPr>
            <w:noProof/>
            <w:webHidden/>
          </w:rPr>
        </w:r>
        <w:r w:rsidR="007F0CBB">
          <w:rPr>
            <w:noProof/>
            <w:webHidden/>
          </w:rPr>
          <w:fldChar w:fldCharType="separate"/>
        </w:r>
        <w:r w:rsidR="007F0CBB">
          <w:rPr>
            <w:noProof/>
            <w:webHidden/>
          </w:rPr>
          <w:t>50</w:t>
        </w:r>
        <w:r w:rsidR="007F0CBB">
          <w:rPr>
            <w:noProof/>
            <w:webHidden/>
          </w:rPr>
          <w:fldChar w:fldCharType="end"/>
        </w:r>
      </w:hyperlink>
    </w:p>
    <w:p w14:paraId="4010C3FB"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16" w:history="1">
        <w:r w:rsidR="007F0CBB" w:rsidRPr="00467702">
          <w:rPr>
            <w:rStyle w:val="ac"/>
            <w:noProof/>
          </w:rPr>
          <w:t>3.7.2.2.3</w:t>
        </w:r>
        <w:r w:rsidR="007F0CBB">
          <w:rPr>
            <w:rFonts w:asciiTheme="minorHAnsi" w:eastAsiaTheme="minorEastAsia" w:hAnsiTheme="minorHAnsi" w:cstheme="minorBidi"/>
            <w:noProof/>
            <w:sz w:val="22"/>
            <w:szCs w:val="22"/>
          </w:rPr>
          <w:tab/>
        </w:r>
        <w:r w:rsidR="007F0CBB" w:rsidRPr="00467702">
          <w:rPr>
            <w:rStyle w:val="ac"/>
            <w:noProof/>
          </w:rPr>
          <w:t xml:space="preserve">Агрегирующий </w:t>
        </w:r>
        <w:r w:rsidR="007F0CBB" w:rsidRPr="00467702">
          <w:rPr>
            <w:rStyle w:val="ac"/>
            <w:noProof/>
            <w:lang w:val="en-US"/>
          </w:rPr>
          <w:t>e</w:t>
        </w:r>
        <w:r w:rsidR="007F0CBB" w:rsidRPr="00467702">
          <w:rPr>
            <w:rStyle w:val="ac"/>
            <w:noProof/>
          </w:rPr>
          <w:t>-</w:t>
        </w:r>
        <w:r w:rsidR="007F0CBB" w:rsidRPr="00467702">
          <w:rPr>
            <w:rStyle w:val="ac"/>
            <w:noProof/>
            <w:lang w:val="en-US"/>
          </w:rPr>
          <w:t>mail</w:t>
        </w:r>
        <w:r w:rsidR="007F0CBB">
          <w:rPr>
            <w:noProof/>
            <w:webHidden/>
          </w:rPr>
          <w:tab/>
        </w:r>
        <w:r w:rsidR="007F0CBB">
          <w:rPr>
            <w:noProof/>
            <w:webHidden/>
          </w:rPr>
          <w:fldChar w:fldCharType="begin"/>
        </w:r>
        <w:r w:rsidR="007F0CBB">
          <w:rPr>
            <w:noProof/>
            <w:webHidden/>
          </w:rPr>
          <w:instrText xml:space="preserve"> PAGEREF _Toc383285416 \h </w:instrText>
        </w:r>
        <w:r w:rsidR="007F0CBB">
          <w:rPr>
            <w:noProof/>
            <w:webHidden/>
          </w:rPr>
        </w:r>
        <w:r w:rsidR="007F0CBB">
          <w:rPr>
            <w:noProof/>
            <w:webHidden/>
          </w:rPr>
          <w:fldChar w:fldCharType="separate"/>
        </w:r>
        <w:r w:rsidR="007F0CBB">
          <w:rPr>
            <w:noProof/>
            <w:webHidden/>
          </w:rPr>
          <w:t>51</w:t>
        </w:r>
        <w:r w:rsidR="007F0CBB">
          <w:rPr>
            <w:noProof/>
            <w:webHidden/>
          </w:rPr>
          <w:fldChar w:fldCharType="end"/>
        </w:r>
      </w:hyperlink>
    </w:p>
    <w:p w14:paraId="5E3B5BCF" w14:textId="77777777" w:rsidR="007F0CBB" w:rsidRDefault="001B19AE">
      <w:pPr>
        <w:pStyle w:val="41"/>
        <w:rPr>
          <w:rFonts w:asciiTheme="minorHAnsi" w:eastAsiaTheme="minorEastAsia" w:hAnsiTheme="minorHAnsi" w:cstheme="minorBidi"/>
          <w:sz w:val="22"/>
          <w:szCs w:val="22"/>
        </w:rPr>
      </w:pPr>
      <w:hyperlink w:anchor="_Toc383285417" w:history="1">
        <w:r w:rsidR="007F0CBB" w:rsidRPr="00467702">
          <w:rPr>
            <w:rStyle w:val="ac"/>
          </w:rPr>
          <w:t>3.7.2.3</w:t>
        </w:r>
        <w:r w:rsidR="007F0CBB">
          <w:rPr>
            <w:rFonts w:asciiTheme="minorHAnsi" w:eastAsiaTheme="minorEastAsia" w:hAnsiTheme="minorHAnsi" w:cstheme="minorBidi"/>
            <w:sz w:val="22"/>
            <w:szCs w:val="22"/>
          </w:rPr>
          <w:tab/>
        </w:r>
        <w:r w:rsidR="007F0CBB" w:rsidRPr="00467702">
          <w:rPr>
            <w:rStyle w:val="ac"/>
          </w:rPr>
          <w:t>Компонент раскрытия шаблонов</w:t>
        </w:r>
        <w:r w:rsidR="007F0CBB">
          <w:rPr>
            <w:webHidden/>
          </w:rPr>
          <w:tab/>
        </w:r>
        <w:r w:rsidR="007F0CBB">
          <w:rPr>
            <w:webHidden/>
          </w:rPr>
          <w:fldChar w:fldCharType="begin"/>
        </w:r>
        <w:r w:rsidR="007F0CBB">
          <w:rPr>
            <w:webHidden/>
          </w:rPr>
          <w:instrText xml:space="preserve"> PAGEREF _Toc383285417 \h </w:instrText>
        </w:r>
        <w:r w:rsidR="007F0CBB">
          <w:rPr>
            <w:webHidden/>
          </w:rPr>
        </w:r>
        <w:r w:rsidR="007F0CBB">
          <w:rPr>
            <w:webHidden/>
          </w:rPr>
          <w:fldChar w:fldCharType="separate"/>
        </w:r>
        <w:r w:rsidR="007F0CBB">
          <w:rPr>
            <w:webHidden/>
          </w:rPr>
          <w:t>51</w:t>
        </w:r>
        <w:r w:rsidR="007F0CBB">
          <w:rPr>
            <w:webHidden/>
          </w:rPr>
          <w:fldChar w:fldCharType="end"/>
        </w:r>
      </w:hyperlink>
    </w:p>
    <w:p w14:paraId="263E0D0F"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18" w:history="1">
        <w:r w:rsidR="007F0CBB" w:rsidRPr="00467702">
          <w:rPr>
            <w:rStyle w:val="ac"/>
            <w:noProof/>
          </w:rPr>
          <w:t>3.7.2.3.1</w:t>
        </w:r>
        <w:r w:rsidR="007F0CBB">
          <w:rPr>
            <w:rFonts w:asciiTheme="minorHAnsi" w:eastAsiaTheme="minorEastAsia" w:hAnsiTheme="minorHAnsi" w:cstheme="minorBidi"/>
            <w:noProof/>
            <w:sz w:val="22"/>
            <w:szCs w:val="22"/>
          </w:rPr>
          <w:tab/>
        </w:r>
        <w:r w:rsidR="007F0CBB" w:rsidRPr="00467702">
          <w:rPr>
            <w:rStyle w:val="ac"/>
            <w:noProof/>
          </w:rPr>
          <w:t>Формирование ссылок</w:t>
        </w:r>
        <w:r w:rsidR="007F0CBB">
          <w:rPr>
            <w:noProof/>
            <w:webHidden/>
          </w:rPr>
          <w:tab/>
        </w:r>
        <w:r w:rsidR="007F0CBB">
          <w:rPr>
            <w:noProof/>
            <w:webHidden/>
          </w:rPr>
          <w:fldChar w:fldCharType="begin"/>
        </w:r>
        <w:r w:rsidR="007F0CBB">
          <w:rPr>
            <w:noProof/>
            <w:webHidden/>
          </w:rPr>
          <w:instrText xml:space="preserve"> PAGEREF _Toc383285418 \h </w:instrText>
        </w:r>
        <w:r w:rsidR="007F0CBB">
          <w:rPr>
            <w:noProof/>
            <w:webHidden/>
          </w:rPr>
        </w:r>
        <w:r w:rsidR="007F0CBB">
          <w:rPr>
            <w:noProof/>
            <w:webHidden/>
          </w:rPr>
          <w:fldChar w:fldCharType="separate"/>
        </w:r>
        <w:r w:rsidR="007F0CBB">
          <w:rPr>
            <w:noProof/>
            <w:webHidden/>
          </w:rPr>
          <w:t>51</w:t>
        </w:r>
        <w:r w:rsidR="007F0CBB">
          <w:rPr>
            <w:noProof/>
            <w:webHidden/>
          </w:rPr>
          <w:fldChar w:fldCharType="end"/>
        </w:r>
      </w:hyperlink>
    </w:p>
    <w:p w14:paraId="3587D1C4" w14:textId="77777777" w:rsidR="007F0CBB" w:rsidRDefault="001B19AE">
      <w:pPr>
        <w:pStyle w:val="41"/>
        <w:rPr>
          <w:rFonts w:asciiTheme="minorHAnsi" w:eastAsiaTheme="minorEastAsia" w:hAnsiTheme="minorHAnsi" w:cstheme="minorBidi"/>
          <w:sz w:val="22"/>
          <w:szCs w:val="22"/>
        </w:rPr>
      </w:pPr>
      <w:hyperlink w:anchor="_Toc383285419" w:history="1">
        <w:r w:rsidR="007F0CBB" w:rsidRPr="00467702">
          <w:rPr>
            <w:rStyle w:val="ac"/>
          </w:rPr>
          <w:t>3.7.2.4</w:t>
        </w:r>
        <w:r w:rsidR="007F0CBB">
          <w:rPr>
            <w:rFonts w:asciiTheme="minorHAnsi" w:eastAsiaTheme="minorEastAsia" w:hAnsiTheme="minorHAnsi" w:cstheme="minorBidi"/>
            <w:sz w:val="22"/>
            <w:szCs w:val="22"/>
          </w:rPr>
          <w:tab/>
        </w:r>
        <w:r w:rsidR="007F0CBB" w:rsidRPr="00467702">
          <w:rPr>
            <w:rStyle w:val="ac"/>
          </w:rPr>
          <w:t>Генератор уведомлений</w:t>
        </w:r>
        <w:r w:rsidR="007F0CBB">
          <w:rPr>
            <w:webHidden/>
          </w:rPr>
          <w:tab/>
        </w:r>
        <w:r w:rsidR="007F0CBB">
          <w:rPr>
            <w:webHidden/>
          </w:rPr>
          <w:fldChar w:fldCharType="begin"/>
        </w:r>
        <w:r w:rsidR="007F0CBB">
          <w:rPr>
            <w:webHidden/>
          </w:rPr>
          <w:instrText xml:space="preserve"> PAGEREF _Toc383285419 \h </w:instrText>
        </w:r>
        <w:r w:rsidR="007F0CBB">
          <w:rPr>
            <w:webHidden/>
          </w:rPr>
        </w:r>
        <w:r w:rsidR="007F0CBB">
          <w:rPr>
            <w:webHidden/>
          </w:rPr>
          <w:fldChar w:fldCharType="separate"/>
        </w:r>
        <w:r w:rsidR="007F0CBB">
          <w:rPr>
            <w:webHidden/>
          </w:rPr>
          <w:t>52</w:t>
        </w:r>
        <w:r w:rsidR="007F0CBB">
          <w:rPr>
            <w:webHidden/>
          </w:rPr>
          <w:fldChar w:fldCharType="end"/>
        </w:r>
      </w:hyperlink>
    </w:p>
    <w:p w14:paraId="36871376"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20" w:history="1">
        <w:r w:rsidR="007F0CBB" w:rsidRPr="00467702">
          <w:rPr>
            <w:rStyle w:val="ac"/>
            <w:noProof/>
          </w:rPr>
          <w:t>3.7.2.4.1</w:t>
        </w:r>
        <w:r w:rsidR="007F0CBB">
          <w:rPr>
            <w:rFonts w:asciiTheme="minorHAnsi" w:eastAsiaTheme="minorEastAsia" w:hAnsiTheme="minorHAnsi" w:cstheme="minorBidi"/>
            <w:noProof/>
            <w:sz w:val="22"/>
            <w:szCs w:val="22"/>
          </w:rPr>
          <w:tab/>
        </w:r>
        <w:r w:rsidR="007F0CBB" w:rsidRPr="00467702">
          <w:rPr>
            <w:rStyle w:val="ac"/>
            <w:noProof/>
          </w:rPr>
          <w:t>Уведомления по событиям</w:t>
        </w:r>
        <w:r w:rsidR="007F0CBB">
          <w:rPr>
            <w:noProof/>
            <w:webHidden/>
          </w:rPr>
          <w:tab/>
        </w:r>
        <w:r w:rsidR="007F0CBB">
          <w:rPr>
            <w:noProof/>
            <w:webHidden/>
          </w:rPr>
          <w:fldChar w:fldCharType="begin"/>
        </w:r>
        <w:r w:rsidR="007F0CBB">
          <w:rPr>
            <w:noProof/>
            <w:webHidden/>
          </w:rPr>
          <w:instrText xml:space="preserve"> PAGEREF _Toc383285420 \h </w:instrText>
        </w:r>
        <w:r w:rsidR="007F0CBB">
          <w:rPr>
            <w:noProof/>
            <w:webHidden/>
          </w:rPr>
        </w:r>
        <w:r w:rsidR="007F0CBB">
          <w:rPr>
            <w:noProof/>
            <w:webHidden/>
          </w:rPr>
          <w:fldChar w:fldCharType="separate"/>
        </w:r>
        <w:r w:rsidR="007F0CBB">
          <w:rPr>
            <w:noProof/>
            <w:webHidden/>
          </w:rPr>
          <w:t>52</w:t>
        </w:r>
        <w:r w:rsidR="007F0CBB">
          <w:rPr>
            <w:noProof/>
            <w:webHidden/>
          </w:rPr>
          <w:fldChar w:fldCharType="end"/>
        </w:r>
      </w:hyperlink>
    </w:p>
    <w:p w14:paraId="770265BD"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21" w:history="1">
        <w:r w:rsidR="007F0CBB" w:rsidRPr="00467702">
          <w:rPr>
            <w:rStyle w:val="ac"/>
            <w:noProof/>
          </w:rPr>
          <w:t>3.7.2.4.2</w:t>
        </w:r>
        <w:r w:rsidR="007F0CBB">
          <w:rPr>
            <w:rFonts w:asciiTheme="minorHAnsi" w:eastAsiaTheme="minorEastAsia" w:hAnsiTheme="minorHAnsi" w:cstheme="minorBidi"/>
            <w:noProof/>
            <w:sz w:val="22"/>
            <w:szCs w:val="22"/>
          </w:rPr>
          <w:tab/>
        </w:r>
        <w:r w:rsidR="007F0CBB" w:rsidRPr="00467702">
          <w:rPr>
            <w:rStyle w:val="ac"/>
            <w:noProof/>
          </w:rPr>
          <w:t>Напоминания</w:t>
        </w:r>
        <w:r w:rsidR="007F0CBB">
          <w:rPr>
            <w:noProof/>
            <w:webHidden/>
          </w:rPr>
          <w:tab/>
        </w:r>
        <w:r w:rsidR="007F0CBB">
          <w:rPr>
            <w:noProof/>
            <w:webHidden/>
          </w:rPr>
          <w:fldChar w:fldCharType="begin"/>
        </w:r>
        <w:r w:rsidR="007F0CBB">
          <w:rPr>
            <w:noProof/>
            <w:webHidden/>
          </w:rPr>
          <w:instrText xml:space="preserve"> PAGEREF _Toc383285421 \h </w:instrText>
        </w:r>
        <w:r w:rsidR="007F0CBB">
          <w:rPr>
            <w:noProof/>
            <w:webHidden/>
          </w:rPr>
        </w:r>
        <w:r w:rsidR="007F0CBB">
          <w:rPr>
            <w:noProof/>
            <w:webHidden/>
          </w:rPr>
          <w:fldChar w:fldCharType="separate"/>
        </w:r>
        <w:r w:rsidR="007F0CBB">
          <w:rPr>
            <w:noProof/>
            <w:webHidden/>
          </w:rPr>
          <w:t>52</w:t>
        </w:r>
        <w:r w:rsidR="007F0CBB">
          <w:rPr>
            <w:noProof/>
            <w:webHidden/>
          </w:rPr>
          <w:fldChar w:fldCharType="end"/>
        </w:r>
      </w:hyperlink>
    </w:p>
    <w:p w14:paraId="3205F5A1" w14:textId="77777777" w:rsidR="007F0CBB" w:rsidRDefault="001B19AE">
      <w:pPr>
        <w:pStyle w:val="41"/>
        <w:rPr>
          <w:rFonts w:asciiTheme="minorHAnsi" w:eastAsiaTheme="minorEastAsia" w:hAnsiTheme="minorHAnsi" w:cstheme="minorBidi"/>
          <w:sz w:val="22"/>
          <w:szCs w:val="22"/>
        </w:rPr>
      </w:pPr>
      <w:hyperlink w:anchor="_Toc383285422" w:history="1">
        <w:r w:rsidR="007F0CBB" w:rsidRPr="00467702">
          <w:rPr>
            <w:rStyle w:val="ac"/>
            <w:lang w:val="en-US"/>
          </w:rPr>
          <w:t>3.7.2.5</w:t>
        </w:r>
        <w:r w:rsidR="007F0CBB">
          <w:rPr>
            <w:rFonts w:asciiTheme="minorHAnsi" w:eastAsiaTheme="minorEastAsia" w:hAnsiTheme="minorHAnsi" w:cstheme="minorBidi"/>
            <w:sz w:val="22"/>
            <w:szCs w:val="22"/>
          </w:rPr>
          <w:tab/>
        </w:r>
        <w:r w:rsidR="007F0CBB" w:rsidRPr="00467702">
          <w:rPr>
            <w:rStyle w:val="ac"/>
            <w:lang w:val="en-US"/>
          </w:rPr>
          <w:t>BPMN</w:t>
        </w:r>
        <w:r w:rsidR="007F0CBB" w:rsidRPr="00467702">
          <w:rPr>
            <w:rStyle w:val="ac"/>
          </w:rPr>
          <w:t xml:space="preserve"> </w:t>
        </w:r>
        <w:r w:rsidR="007F0CBB" w:rsidRPr="00467702">
          <w:rPr>
            <w:rStyle w:val="ac"/>
            <w:lang w:val="en-US"/>
          </w:rPr>
          <w:t>task</w:t>
        </w:r>
        <w:r w:rsidR="007F0CBB">
          <w:rPr>
            <w:webHidden/>
          </w:rPr>
          <w:tab/>
        </w:r>
        <w:r w:rsidR="007F0CBB">
          <w:rPr>
            <w:webHidden/>
          </w:rPr>
          <w:fldChar w:fldCharType="begin"/>
        </w:r>
        <w:r w:rsidR="007F0CBB">
          <w:rPr>
            <w:webHidden/>
          </w:rPr>
          <w:instrText xml:space="preserve"> PAGEREF _Toc383285422 \h </w:instrText>
        </w:r>
        <w:r w:rsidR="007F0CBB">
          <w:rPr>
            <w:webHidden/>
          </w:rPr>
        </w:r>
        <w:r w:rsidR="007F0CBB">
          <w:rPr>
            <w:webHidden/>
          </w:rPr>
          <w:fldChar w:fldCharType="separate"/>
        </w:r>
        <w:r w:rsidR="007F0CBB">
          <w:rPr>
            <w:webHidden/>
          </w:rPr>
          <w:t>53</w:t>
        </w:r>
        <w:r w:rsidR="007F0CBB">
          <w:rPr>
            <w:webHidden/>
          </w:rPr>
          <w:fldChar w:fldCharType="end"/>
        </w:r>
      </w:hyperlink>
    </w:p>
    <w:p w14:paraId="29ACDF9B" w14:textId="77777777" w:rsidR="007F0CBB" w:rsidRDefault="001B19AE">
      <w:pPr>
        <w:pStyle w:val="32"/>
        <w:rPr>
          <w:rFonts w:asciiTheme="minorHAnsi" w:eastAsiaTheme="minorEastAsia" w:hAnsiTheme="minorHAnsi" w:cstheme="minorBidi"/>
          <w:sz w:val="22"/>
          <w:szCs w:val="22"/>
        </w:rPr>
      </w:pPr>
      <w:hyperlink w:anchor="_Toc383285423" w:history="1">
        <w:r w:rsidR="007F0CBB" w:rsidRPr="00467702">
          <w:rPr>
            <w:rStyle w:val="ac"/>
          </w:rPr>
          <w:t>3.7.3</w:t>
        </w:r>
        <w:r w:rsidR="007F0CBB">
          <w:rPr>
            <w:rFonts w:asciiTheme="minorHAnsi" w:eastAsiaTheme="minorEastAsia" w:hAnsiTheme="minorHAnsi" w:cstheme="minorBidi"/>
            <w:sz w:val="22"/>
            <w:szCs w:val="22"/>
          </w:rPr>
          <w:tab/>
        </w:r>
        <w:r w:rsidR="007F0CBB" w:rsidRPr="00467702">
          <w:rPr>
            <w:rStyle w:val="ac"/>
            <w:lang w:val="en-US"/>
          </w:rPr>
          <w:t>Р</w:t>
        </w:r>
        <w:r w:rsidR="007F0CBB" w:rsidRPr="00467702">
          <w:rPr>
            <w:rStyle w:val="ac"/>
          </w:rPr>
          <w:t>еализация подсистемы уведомлений</w:t>
        </w:r>
        <w:r w:rsidR="007F0CBB">
          <w:rPr>
            <w:webHidden/>
          </w:rPr>
          <w:tab/>
        </w:r>
        <w:r w:rsidR="007F0CBB">
          <w:rPr>
            <w:webHidden/>
          </w:rPr>
          <w:fldChar w:fldCharType="begin"/>
        </w:r>
        <w:r w:rsidR="007F0CBB">
          <w:rPr>
            <w:webHidden/>
          </w:rPr>
          <w:instrText xml:space="preserve"> PAGEREF _Toc383285423 \h </w:instrText>
        </w:r>
        <w:r w:rsidR="007F0CBB">
          <w:rPr>
            <w:webHidden/>
          </w:rPr>
        </w:r>
        <w:r w:rsidR="007F0CBB">
          <w:rPr>
            <w:webHidden/>
          </w:rPr>
          <w:fldChar w:fldCharType="separate"/>
        </w:r>
        <w:r w:rsidR="007F0CBB">
          <w:rPr>
            <w:webHidden/>
          </w:rPr>
          <w:t>53</w:t>
        </w:r>
        <w:r w:rsidR="007F0CBB">
          <w:rPr>
            <w:webHidden/>
          </w:rPr>
          <w:fldChar w:fldCharType="end"/>
        </w:r>
      </w:hyperlink>
    </w:p>
    <w:p w14:paraId="680B0709" w14:textId="77777777" w:rsidR="007F0CBB" w:rsidRDefault="001B19AE">
      <w:pPr>
        <w:pStyle w:val="41"/>
        <w:rPr>
          <w:rFonts w:asciiTheme="minorHAnsi" w:eastAsiaTheme="minorEastAsia" w:hAnsiTheme="minorHAnsi" w:cstheme="minorBidi"/>
          <w:sz w:val="22"/>
          <w:szCs w:val="22"/>
        </w:rPr>
      </w:pPr>
      <w:hyperlink w:anchor="_Toc383285424" w:history="1">
        <w:r w:rsidR="007F0CBB" w:rsidRPr="00467702">
          <w:rPr>
            <w:rStyle w:val="ac"/>
          </w:rPr>
          <w:t>3.7.3.1</w:t>
        </w:r>
        <w:r w:rsidR="007F0CBB">
          <w:rPr>
            <w:rFonts w:asciiTheme="minorHAnsi" w:eastAsiaTheme="minorEastAsia" w:hAnsiTheme="minorHAnsi" w:cstheme="minorBidi"/>
            <w:sz w:val="22"/>
            <w:szCs w:val="22"/>
          </w:rPr>
          <w:tab/>
        </w:r>
        <w:r w:rsidR="007F0CBB" w:rsidRPr="00467702">
          <w:rPr>
            <w:rStyle w:val="ac"/>
          </w:rPr>
          <w:t>Общие положения</w:t>
        </w:r>
        <w:r w:rsidR="007F0CBB">
          <w:rPr>
            <w:webHidden/>
          </w:rPr>
          <w:tab/>
        </w:r>
        <w:r w:rsidR="007F0CBB">
          <w:rPr>
            <w:webHidden/>
          </w:rPr>
          <w:fldChar w:fldCharType="begin"/>
        </w:r>
        <w:r w:rsidR="007F0CBB">
          <w:rPr>
            <w:webHidden/>
          </w:rPr>
          <w:instrText xml:space="preserve"> PAGEREF _Toc383285424 \h </w:instrText>
        </w:r>
        <w:r w:rsidR="007F0CBB">
          <w:rPr>
            <w:webHidden/>
          </w:rPr>
        </w:r>
        <w:r w:rsidR="007F0CBB">
          <w:rPr>
            <w:webHidden/>
          </w:rPr>
          <w:fldChar w:fldCharType="separate"/>
        </w:r>
        <w:r w:rsidR="007F0CBB">
          <w:rPr>
            <w:webHidden/>
          </w:rPr>
          <w:t>53</w:t>
        </w:r>
        <w:r w:rsidR="007F0CBB">
          <w:rPr>
            <w:webHidden/>
          </w:rPr>
          <w:fldChar w:fldCharType="end"/>
        </w:r>
      </w:hyperlink>
    </w:p>
    <w:p w14:paraId="0A19DA49" w14:textId="77777777" w:rsidR="007F0CBB" w:rsidRDefault="001B19AE">
      <w:pPr>
        <w:pStyle w:val="41"/>
        <w:rPr>
          <w:rFonts w:asciiTheme="minorHAnsi" w:eastAsiaTheme="minorEastAsia" w:hAnsiTheme="minorHAnsi" w:cstheme="minorBidi"/>
          <w:sz w:val="22"/>
          <w:szCs w:val="22"/>
        </w:rPr>
      </w:pPr>
      <w:hyperlink w:anchor="_Toc383285425" w:history="1">
        <w:r w:rsidR="007F0CBB" w:rsidRPr="00467702">
          <w:rPr>
            <w:rStyle w:val="ac"/>
          </w:rPr>
          <w:t>3.7.3.2</w:t>
        </w:r>
        <w:r w:rsidR="007F0CBB">
          <w:rPr>
            <w:rFonts w:asciiTheme="minorHAnsi" w:eastAsiaTheme="minorEastAsia" w:hAnsiTheme="minorHAnsi" w:cstheme="minorBidi"/>
            <w:sz w:val="22"/>
            <w:szCs w:val="22"/>
          </w:rPr>
          <w:tab/>
        </w:r>
        <w:r w:rsidR="007F0CBB" w:rsidRPr="00467702">
          <w:rPr>
            <w:rStyle w:val="ac"/>
          </w:rPr>
          <w:t>Сервис уведомлений</w:t>
        </w:r>
        <w:r w:rsidR="007F0CBB">
          <w:rPr>
            <w:webHidden/>
          </w:rPr>
          <w:tab/>
        </w:r>
        <w:r w:rsidR="007F0CBB">
          <w:rPr>
            <w:webHidden/>
          </w:rPr>
          <w:fldChar w:fldCharType="begin"/>
        </w:r>
        <w:r w:rsidR="007F0CBB">
          <w:rPr>
            <w:webHidden/>
          </w:rPr>
          <w:instrText xml:space="preserve"> PAGEREF _Toc383285425 \h </w:instrText>
        </w:r>
        <w:r w:rsidR="007F0CBB">
          <w:rPr>
            <w:webHidden/>
          </w:rPr>
        </w:r>
        <w:r w:rsidR="007F0CBB">
          <w:rPr>
            <w:webHidden/>
          </w:rPr>
          <w:fldChar w:fldCharType="separate"/>
        </w:r>
        <w:r w:rsidR="007F0CBB">
          <w:rPr>
            <w:webHidden/>
          </w:rPr>
          <w:t>54</w:t>
        </w:r>
        <w:r w:rsidR="007F0CBB">
          <w:rPr>
            <w:webHidden/>
          </w:rPr>
          <w:fldChar w:fldCharType="end"/>
        </w:r>
      </w:hyperlink>
    </w:p>
    <w:p w14:paraId="1CD7D938"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26" w:history="1">
        <w:r w:rsidR="007F0CBB" w:rsidRPr="00467702">
          <w:rPr>
            <w:rStyle w:val="ac"/>
            <w:noProof/>
          </w:rPr>
          <w:t>3.7.3.2.1</w:t>
        </w:r>
        <w:r w:rsidR="007F0CBB">
          <w:rPr>
            <w:rFonts w:asciiTheme="minorHAnsi" w:eastAsiaTheme="minorEastAsia" w:hAnsiTheme="minorHAnsi" w:cstheme="minorBidi"/>
            <w:noProof/>
            <w:sz w:val="22"/>
            <w:szCs w:val="22"/>
          </w:rPr>
          <w:tab/>
        </w:r>
        <w:r w:rsidR="007F0CBB" w:rsidRPr="00467702">
          <w:rPr>
            <w:rStyle w:val="ac"/>
            <w:noProof/>
          </w:rPr>
          <w:t>Профили системы и пользователей</w:t>
        </w:r>
        <w:r w:rsidR="007F0CBB">
          <w:rPr>
            <w:noProof/>
            <w:webHidden/>
          </w:rPr>
          <w:tab/>
        </w:r>
        <w:r w:rsidR="007F0CBB">
          <w:rPr>
            <w:noProof/>
            <w:webHidden/>
          </w:rPr>
          <w:fldChar w:fldCharType="begin"/>
        </w:r>
        <w:r w:rsidR="007F0CBB">
          <w:rPr>
            <w:noProof/>
            <w:webHidden/>
          </w:rPr>
          <w:instrText xml:space="preserve"> PAGEREF _Toc383285426 \h </w:instrText>
        </w:r>
        <w:r w:rsidR="007F0CBB">
          <w:rPr>
            <w:noProof/>
            <w:webHidden/>
          </w:rPr>
        </w:r>
        <w:r w:rsidR="007F0CBB">
          <w:rPr>
            <w:noProof/>
            <w:webHidden/>
          </w:rPr>
          <w:fldChar w:fldCharType="separate"/>
        </w:r>
        <w:r w:rsidR="007F0CBB">
          <w:rPr>
            <w:noProof/>
            <w:webHidden/>
          </w:rPr>
          <w:t>57</w:t>
        </w:r>
        <w:r w:rsidR="007F0CBB">
          <w:rPr>
            <w:noProof/>
            <w:webHidden/>
          </w:rPr>
          <w:fldChar w:fldCharType="end"/>
        </w:r>
      </w:hyperlink>
    </w:p>
    <w:p w14:paraId="1FB503C0" w14:textId="77777777" w:rsidR="007F0CBB" w:rsidRDefault="001B19AE">
      <w:pPr>
        <w:pStyle w:val="41"/>
        <w:rPr>
          <w:rFonts w:asciiTheme="minorHAnsi" w:eastAsiaTheme="minorEastAsia" w:hAnsiTheme="minorHAnsi" w:cstheme="minorBidi"/>
          <w:sz w:val="22"/>
          <w:szCs w:val="22"/>
        </w:rPr>
      </w:pPr>
      <w:hyperlink w:anchor="_Toc383285427" w:history="1">
        <w:r w:rsidR="007F0CBB" w:rsidRPr="00467702">
          <w:rPr>
            <w:rStyle w:val="ac"/>
            <w:rFonts w:eastAsiaTheme="minorHAnsi"/>
            <w:bCs/>
          </w:rPr>
          <w:t>3.7.3.3</w:t>
        </w:r>
        <w:r w:rsidR="007F0CBB">
          <w:rPr>
            <w:rFonts w:asciiTheme="minorHAnsi" w:eastAsiaTheme="minorEastAsia" w:hAnsiTheme="minorHAnsi" w:cstheme="minorBidi"/>
            <w:sz w:val="22"/>
            <w:szCs w:val="22"/>
          </w:rPr>
          <w:tab/>
        </w:r>
        <w:r w:rsidR="007F0CBB" w:rsidRPr="00467702">
          <w:rPr>
            <w:rStyle w:val="ac"/>
            <w:rFonts w:eastAsiaTheme="minorHAnsi"/>
            <w:lang w:val="en-US"/>
          </w:rPr>
          <w:t>profile</w:t>
        </w:r>
        <w:r w:rsidR="007F0CBB" w:rsidRPr="00467702">
          <w:rPr>
            <w:rStyle w:val="ac"/>
            <w:rFonts w:eastAsiaTheme="minorHAnsi"/>
          </w:rPr>
          <w:t>_</w:t>
        </w:r>
        <w:r w:rsidR="007F0CBB" w:rsidRPr="00467702">
          <w:rPr>
            <w:rStyle w:val="ac"/>
            <w:rFonts w:eastAsiaTheme="minorHAnsi"/>
            <w:lang w:val="en-US"/>
          </w:rPr>
          <w:t>value</w:t>
        </w:r>
        <w:r w:rsidR="007F0CBB" w:rsidRPr="00467702">
          <w:rPr>
            <w:rStyle w:val="ac"/>
            <w:rFonts w:eastAsiaTheme="minorHAnsi"/>
          </w:rPr>
          <w:t xml:space="preserve"> - базовый тип для хранения одного значения профиля</w:t>
        </w:r>
        <w:r w:rsidR="007F0CBB">
          <w:rPr>
            <w:webHidden/>
          </w:rPr>
          <w:tab/>
        </w:r>
        <w:r w:rsidR="007F0CBB">
          <w:rPr>
            <w:webHidden/>
          </w:rPr>
          <w:fldChar w:fldCharType="begin"/>
        </w:r>
        <w:r w:rsidR="007F0CBB">
          <w:rPr>
            <w:webHidden/>
          </w:rPr>
          <w:instrText xml:space="preserve"> PAGEREF _Toc383285427 \h </w:instrText>
        </w:r>
        <w:r w:rsidR="007F0CBB">
          <w:rPr>
            <w:webHidden/>
          </w:rPr>
        </w:r>
        <w:r w:rsidR="007F0CBB">
          <w:rPr>
            <w:webHidden/>
          </w:rPr>
          <w:fldChar w:fldCharType="separate"/>
        </w:r>
        <w:r w:rsidR="007F0CBB">
          <w:rPr>
            <w:webHidden/>
          </w:rPr>
          <w:t>59</w:t>
        </w:r>
        <w:r w:rsidR="007F0CBB">
          <w:rPr>
            <w:webHidden/>
          </w:rPr>
          <w:fldChar w:fldCharType="end"/>
        </w:r>
      </w:hyperlink>
    </w:p>
    <w:p w14:paraId="7E5D9E62" w14:textId="77777777" w:rsidR="007F0CBB" w:rsidRDefault="001B19AE">
      <w:pPr>
        <w:pStyle w:val="41"/>
        <w:rPr>
          <w:rFonts w:asciiTheme="minorHAnsi" w:eastAsiaTheme="minorEastAsia" w:hAnsiTheme="minorHAnsi" w:cstheme="minorBidi"/>
          <w:sz w:val="22"/>
          <w:szCs w:val="22"/>
        </w:rPr>
      </w:pPr>
      <w:hyperlink w:anchor="_Toc383285428" w:history="1">
        <w:r w:rsidR="007F0CBB" w:rsidRPr="00467702">
          <w:rPr>
            <w:rStyle w:val="ac"/>
          </w:rPr>
          <w:t>3.7.3.4</w:t>
        </w:r>
        <w:r w:rsidR="007F0CBB">
          <w:rPr>
            <w:rFonts w:asciiTheme="minorHAnsi" w:eastAsiaTheme="minorEastAsia" w:hAnsiTheme="minorHAnsi" w:cstheme="minorBidi"/>
            <w:sz w:val="22"/>
            <w:szCs w:val="22"/>
          </w:rPr>
          <w:tab/>
        </w:r>
        <w:r w:rsidR="007F0CBB" w:rsidRPr="00467702">
          <w:rPr>
            <w:rStyle w:val="ac"/>
          </w:rPr>
          <w:t>Сервис получения каналов доставки использующий подсистему профилей</w:t>
        </w:r>
        <w:r w:rsidR="007F0CBB">
          <w:rPr>
            <w:webHidden/>
          </w:rPr>
          <w:tab/>
        </w:r>
        <w:r w:rsidR="007F0CBB">
          <w:rPr>
            <w:webHidden/>
          </w:rPr>
          <w:fldChar w:fldCharType="begin"/>
        </w:r>
        <w:r w:rsidR="007F0CBB">
          <w:rPr>
            <w:webHidden/>
          </w:rPr>
          <w:instrText xml:space="preserve"> PAGEREF _Toc383285428 \h </w:instrText>
        </w:r>
        <w:r w:rsidR="007F0CBB">
          <w:rPr>
            <w:webHidden/>
          </w:rPr>
        </w:r>
        <w:r w:rsidR="007F0CBB">
          <w:rPr>
            <w:webHidden/>
          </w:rPr>
          <w:fldChar w:fldCharType="separate"/>
        </w:r>
        <w:r w:rsidR="007F0CBB">
          <w:rPr>
            <w:webHidden/>
          </w:rPr>
          <w:t>61</w:t>
        </w:r>
        <w:r w:rsidR="007F0CBB">
          <w:rPr>
            <w:webHidden/>
          </w:rPr>
          <w:fldChar w:fldCharType="end"/>
        </w:r>
      </w:hyperlink>
    </w:p>
    <w:p w14:paraId="68921A4C" w14:textId="77777777" w:rsidR="007F0CBB" w:rsidRDefault="001B19AE">
      <w:pPr>
        <w:pStyle w:val="41"/>
        <w:rPr>
          <w:rFonts w:asciiTheme="minorHAnsi" w:eastAsiaTheme="minorEastAsia" w:hAnsiTheme="minorHAnsi" w:cstheme="minorBidi"/>
          <w:sz w:val="22"/>
          <w:szCs w:val="22"/>
        </w:rPr>
      </w:pPr>
      <w:hyperlink w:anchor="_Toc383285429" w:history="1">
        <w:r w:rsidR="007F0CBB" w:rsidRPr="00467702">
          <w:rPr>
            <w:rStyle w:val="ac"/>
          </w:rPr>
          <w:t>3.7.3.5</w:t>
        </w:r>
        <w:r w:rsidR="007F0CBB">
          <w:rPr>
            <w:rFonts w:asciiTheme="minorHAnsi" w:eastAsiaTheme="minorEastAsia" w:hAnsiTheme="minorHAnsi" w:cstheme="minorBidi"/>
            <w:sz w:val="22"/>
            <w:szCs w:val="22"/>
          </w:rPr>
          <w:tab/>
        </w:r>
        <w:r w:rsidR="007F0CBB" w:rsidRPr="00467702">
          <w:rPr>
            <w:rStyle w:val="ac"/>
          </w:rPr>
          <w:t>Набор каналов доставки</w:t>
        </w:r>
        <w:r w:rsidR="007F0CBB">
          <w:rPr>
            <w:webHidden/>
          </w:rPr>
          <w:tab/>
        </w:r>
        <w:r w:rsidR="007F0CBB">
          <w:rPr>
            <w:webHidden/>
          </w:rPr>
          <w:fldChar w:fldCharType="begin"/>
        </w:r>
        <w:r w:rsidR="007F0CBB">
          <w:rPr>
            <w:webHidden/>
          </w:rPr>
          <w:instrText xml:space="preserve"> PAGEREF _Toc383285429 \h </w:instrText>
        </w:r>
        <w:r w:rsidR="007F0CBB">
          <w:rPr>
            <w:webHidden/>
          </w:rPr>
        </w:r>
        <w:r w:rsidR="007F0CBB">
          <w:rPr>
            <w:webHidden/>
          </w:rPr>
          <w:fldChar w:fldCharType="separate"/>
        </w:r>
        <w:r w:rsidR="007F0CBB">
          <w:rPr>
            <w:webHidden/>
          </w:rPr>
          <w:t>62</w:t>
        </w:r>
        <w:r w:rsidR="007F0CBB">
          <w:rPr>
            <w:webHidden/>
          </w:rPr>
          <w:fldChar w:fldCharType="end"/>
        </w:r>
      </w:hyperlink>
    </w:p>
    <w:p w14:paraId="4807C9D3"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30" w:history="1">
        <w:r w:rsidR="007F0CBB" w:rsidRPr="00467702">
          <w:rPr>
            <w:rStyle w:val="ac"/>
            <w:noProof/>
          </w:rPr>
          <w:t>3.7.3.5.1</w:t>
        </w:r>
        <w:r w:rsidR="007F0CBB">
          <w:rPr>
            <w:rFonts w:asciiTheme="minorHAnsi" w:eastAsiaTheme="minorEastAsia" w:hAnsiTheme="minorHAnsi" w:cstheme="minorBidi"/>
            <w:noProof/>
            <w:sz w:val="22"/>
            <w:szCs w:val="22"/>
          </w:rPr>
          <w:tab/>
        </w:r>
        <w:r w:rsidR="007F0CBB" w:rsidRPr="00467702">
          <w:rPr>
            <w:rStyle w:val="ac"/>
            <w:noProof/>
          </w:rPr>
          <w:t>Канал отправки уведомления по электронной почте</w:t>
        </w:r>
        <w:r w:rsidR="007F0CBB">
          <w:rPr>
            <w:noProof/>
            <w:webHidden/>
          </w:rPr>
          <w:tab/>
        </w:r>
        <w:r w:rsidR="007F0CBB">
          <w:rPr>
            <w:noProof/>
            <w:webHidden/>
          </w:rPr>
          <w:fldChar w:fldCharType="begin"/>
        </w:r>
        <w:r w:rsidR="007F0CBB">
          <w:rPr>
            <w:noProof/>
            <w:webHidden/>
          </w:rPr>
          <w:instrText xml:space="preserve"> PAGEREF _Toc383285430 \h </w:instrText>
        </w:r>
        <w:r w:rsidR="007F0CBB">
          <w:rPr>
            <w:noProof/>
            <w:webHidden/>
          </w:rPr>
        </w:r>
        <w:r w:rsidR="007F0CBB">
          <w:rPr>
            <w:noProof/>
            <w:webHidden/>
          </w:rPr>
          <w:fldChar w:fldCharType="separate"/>
        </w:r>
        <w:r w:rsidR="007F0CBB">
          <w:rPr>
            <w:noProof/>
            <w:webHidden/>
          </w:rPr>
          <w:t>63</w:t>
        </w:r>
        <w:r w:rsidR="007F0CBB">
          <w:rPr>
            <w:noProof/>
            <w:webHidden/>
          </w:rPr>
          <w:fldChar w:fldCharType="end"/>
        </w:r>
      </w:hyperlink>
    </w:p>
    <w:p w14:paraId="6DD672ED" w14:textId="77777777" w:rsidR="007F0CBB" w:rsidRDefault="001B19AE">
      <w:pPr>
        <w:pStyle w:val="51"/>
        <w:tabs>
          <w:tab w:val="left" w:pos="1680"/>
          <w:tab w:val="right" w:leader="dot" w:pos="9344"/>
        </w:tabs>
        <w:rPr>
          <w:rFonts w:asciiTheme="minorHAnsi" w:eastAsiaTheme="minorEastAsia" w:hAnsiTheme="minorHAnsi" w:cstheme="minorBidi"/>
          <w:noProof/>
          <w:sz w:val="22"/>
          <w:szCs w:val="22"/>
        </w:rPr>
      </w:pPr>
      <w:hyperlink w:anchor="_Toc383285431" w:history="1">
        <w:r w:rsidR="007F0CBB" w:rsidRPr="00467702">
          <w:rPr>
            <w:rStyle w:val="ac"/>
            <w:noProof/>
          </w:rPr>
          <w:t>3.7.3.5.2</w:t>
        </w:r>
        <w:r w:rsidR="007F0CBB">
          <w:rPr>
            <w:rFonts w:asciiTheme="minorHAnsi" w:eastAsiaTheme="minorEastAsia" w:hAnsiTheme="minorHAnsi" w:cstheme="minorBidi"/>
            <w:noProof/>
            <w:sz w:val="22"/>
            <w:szCs w:val="22"/>
          </w:rPr>
          <w:tab/>
        </w:r>
        <w:r w:rsidR="007F0CBB" w:rsidRPr="00467702">
          <w:rPr>
            <w:rStyle w:val="ac"/>
            <w:noProof/>
          </w:rPr>
          <w:t>Канал отправки уведомления в папку «Входящие уведомления»</w:t>
        </w:r>
        <w:r w:rsidR="007F0CBB">
          <w:rPr>
            <w:noProof/>
            <w:webHidden/>
          </w:rPr>
          <w:tab/>
        </w:r>
        <w:r w:rsidR="007F0CBB">
          <w:rPr>
            <w:noProof/>
            <w:webHidden/>
          </w:rPr>
          <w:fldChar w:fldCharType="begin"/>
        </w:r>
        <w:r w:rsidR="007F0CBB">
          <w:rPr>
            <w:noProof/>
            <w:webHidden/>
          </w:rPr>
          <w:instrText xml:space="preserve"> PAGEREF _Toc383285431 \h </w:instrText>
        </w:r>
        <w:r w:rsidR="007F0CBB">
          <w:rPr>
            <w:noProof/>
            <w:webHidden/>
          </w:rPr>
        </w:r>
        <w:r w:rsidR="007F0CBB">
          <w:rPr>
            <w:noProof/>
            <w:webHidden/>
          </w:rPr>
          <w:fldChar w:fldCharType="separate"/>
        </w:r>
        <w:r w:rsidR="007F0CBB">
          <w:rPr>
            <w:noProof/>
            <w:webHidden/>
          </w:rPr>
          <w:t>64</w:t>
        </w:r>
        <w:r w:rsidR="007F0CBB">
          <w:rPr>
            <w:noProof/>
            <w:webHidden/>
          </w:rPr>
          <w:fldChar w:fldCharType="end"/>
        </w:r>
      </w:hyperlink>
    </w:p>
    <w:p w14:paraId="5703CEAE" w14:textId="77777777" w:rsidR="007F0CBB" w:rsidRDefault="001B19AE">
      <w:pPr>
        <w:pStyle w:val="41"/>
        <w:rPr>
          <w:rFonts w:asciiTheme="minorHAnsi" w:eastAsiaTheme="minorEastAsia" w:hAnsiTheme="minorHAnsi" w:cstheme="minorBidi"/>
          <w:sz w:val="22"/>
          <w:szCs w:val="22"/>
        </w:rPr>
      </w:pPr>
      <w:hyperlink w:anchor="_Toc383285432" w:history="1">
        <w:r w:rsidR="007F0CBB" w:rsidRPr="00467702">
          <w:rPr>
            <w:rStyle w:val="ac"/>
          </w:rPr>
          <w:t>3.7.3.6</w:t>
        </w:r>
        <w:r w:rsidR="007F0CBB">
          <w:rPr>
            <w:rFonts w:asciiTheme="minorHAnsi" w:eastAsiaTheme="minorEastAsia" w:hAnsiTheme="minorHAnsi" w:cstheme="minorBidi"/>
            <w:sz w:val="22"/>
            <w:szCs w:val="22"/>
          </w:rPr>
          <w:tab/>
        </w:r>
        <w:r w:rsidR="007F0CBB" w:rsidRPr="00467702">
          <w:rPr>
            <w:rStyle w:val="ac"/>
          </w:rPr>
          <w:t>Сервис формирования текста сообщения</w:t>
        </w:r>
        <w:r w:rsidR="007F0CBB">
          <w:rPr>
            <w:webHidden/>
          </w:rPr>
          <w:tab/>
        </w:r>
        <w:r w:rsidR="007F0CBB">
          <w:rPr>
            <w:webHidden/>
          </w:rPr>
          <w:fldChar w:fldCharType="begin"/>
        </w:r>
        <w:r w:rsidR="007F0CBB">
          <w:rPr>
            <w:webHidden/>
          </w:rPr>
          <w:instrText xml:space="preserve"> PAGEREF _Toc383285432 \h </w:instrText>
        </w:r>
        <w:r w:rsidR="007F0CBB">
          <w:rPr>
            <w:webHidden/>
          </w:rPr>
        </w:r>
        <w:r w:rsidR="007F0CBB">
          <w:rPr>
            <w:webHidden/>
          </w:rPr>
          <w:fldChar w:fldCharType="separate"/>
        </w:r>
        <w:r w:rsidR="007F0CBB">
          <w:rPr>
            <w:webHidden/>
          </w:rPr>
          <w:t>64</w:t>
        </w:r>
        <w:r w:rsidR="007F0CBB">
          <w:rPr>
            <w:webHidden/>
          </w:rPr>
          <w:fldChar w:fldCharType="end"/>
        </w:r>
      </w:hyperlink>
    </w:p>
    <w:p w14:paraId="481CC84B" w14:textId="77777777" w:rsidR="007F0CBB" w:rsidRDefault="001B19AE">
      <w:pPr>
        <w:pStyle w:val="41"/>
        <w:rPr>
          <w:rFonts w:asciiTheme="minorHAnsi" w:eastAsiaTheme="minorEastAsia" w:hAnsiTheme="minorHAnsi" w:cstheme="minorBidi"/>
          <w:sz w:val="22"/>
          <w:szCs w:val="22"/>
        </w:rPr>
      </w:pPr>
      <w:hyperlink w:anchor="_Toc383285433" w:history="1">
        <w:r w:rsidR="007F0CBB" w:rsidRPr="00467702">
          <w:rPr>
            <w:rStyle w:val="ac"/>
          </w:rPr>
          <w:t>3.7.3.7</w:t>
        </w:r>
        <w:r w:rsidR="007F0CBB">
          <w:rPr>
            <w:rFonts w:asciiTheme="minorHAnsi" w:eastAsiaTheme="minorEastAsia" w:hAnsiTheme="minorHAnsi" w:cstheme="minorBidi"/>
            <w:sz w:val="22"/>
            <w:szCs w:val="22"/>
          </w:rPr>
          <w:tab/>
        </w:r>
        <w:r w:rsidR="007F0CBB" w:rsidRPr="00467702">
          <w:rPr>
            <w:rStyle w:val="ac"/>
          </w:rPr>
          <w:t>Сервис формирования ссылки</w:t>
        </w:r>
        <w:r w:rsidR="007F0CBB">
          <w:rPr>
            <w:webHidden/>
          </w:rPr>
          <w:tab/>
        </w:r>
        <w:r w:rsidR="007F0CBB">
          <w:rPr>
            <w:webHidden/>
          </w:rPr>
          <w:fldChar w:fldCharType="begin"/>
        </w:r>
        <w:r w:rsidR="007F0CBB">
          <w:rPr>
            <w:webHidden/>
          </w:rPr>
          <w:instrText xml:space="preserve"> PAGEREF _Toc383285433 \h </w:instrText>
        </w:r>
        <w:r w:rsidR="007F0CBB">
          <w:rPr>
            <w:webHidden/>
          </w:rPr>
        </w:r>
        <w:r w:rsidR="007F0CBB">
          <w:rPr>
            <w:webHidden/>
          </w:rPr>
          <w:fldChar w:fldCharType="separate"/>
        </w:r>
        <w:r w:rsidR="007F0CBB">
          <w:rPr>
            <w:webHidden/>
          </w:rPr>
          <w:t>66</w:t>
        </w:r>
        <w:r w:rsidR="007F0CBB">
          <w:rPr>
            <w:webHidden/>
          </w:rPr>
          <w:fldChar w:fldCharType="end"/>
        </w:r>
      </w:hyperlink>
    </w:p>
    <w:p w14:paraId="133CD258" w14:textId="77777777" w:rsidR="007F0CBB" w:rsidRDefault="001B19AE">
      <w:pPr>
        <w:pStyle w:val="41"/>
        <w:rPr>
          <w:rFonts w:asciiTheme="minorHAnsi" w:eastAsiaTheme="minorEastAsia" w:hAnsiTheme="minorHAnsi" w:cstheme="minorBidi"/>
          <w:sz w:val="22"/>
          <w:szCs w:val="22"/>
        </w:rPr>
      </w:pPr>
      <w:hyperlink w:anchor="_Toc383285434" w:history="1">
        <w:r w:rsidR="007F0CBB" w:rsidRPr="00467702">
          <w:rPr>
            <w:rStyle w:val="ac"/>
          </w:rPr>
          <w:t>3.7.3.8</w:t>
        </w:r>
        <w:r w:rsidR="007F0CBB">
          <w:rPr>
            <w:rFonts w:asciiTheme="minorHAnsi" w:eastAsiaTheme="minorEastAsia" w:hAnsiTheme="minorHAnsi" w:cstheme="minorBidi"/>
            <w:sz w:val="22"/>
            <w:szCs w:val="22"/>
          </w:rPr>
          <w:tab/>
        </w:r>
        <w:r w:rsidR="007F0CBB" w:rsidRPr="00467702">
          <w:rPr>
            <w:rStyle w:val="ac"/>
          </w:rPr>
          <w:t>Подсистема формирования уведомлений по событиям</w:t>
        </w:r>
        <w:r w:rsidR="007F0CBB">
          <w:rPr>
            <w:webHidden/>
          </w:rPr>
          <w:tab/>
        </w:r>
        <w:r w:rsidR="007F0CBB">
          <w:rPr>
            <w:webHidden/>
          </w:rPr>
          <w:fldChar w:fldCharType="begin"/>
        </w:r>
        <w:r w:rsidR="007F0CBB">
          <w:rPr>
            <w:webHidden/>
          </w:rPr>
          <w:instrText xml:space="preserve"> PAGEREF _Toc383285434 \h </w:instrText>
        </w:r>
        <w:r w:rsidR="007F0CBB">
          <w:rPr>
            <w:webHidden/>
          </w:rPr>
        </w:r>
        <w:r w:rsidR="007F0CBB">
          <w:rPr>
            <w:webHidden/>
          </w:rPr>
          <w:fldChar w:fldCharType="separate"/>
        </w:r>
        <w:r w:rsidR="007F0CBB">
          <w:rPr>
            <w:webHidden/>
          </w:rPr>
          <w:t>66</w:t>
        </w:r>
        <w:r w:rsidR="007F0CBB">
          <w:rPr>
            <w:webHidden/>
          </w:rPr>
          <w:fldChar w:fldCharType="end"/>
        </w:r>
      </w:hyperlink>
    </w:p>
    <w:p w14:paraId="1F5E3F6E" w14:textId="77777777" w:rsidR="007F0CBB" w:rsidRDefault="001B19AE">
      <w:pPr>
        <w:pStyle w:val="41"/>
        <w:rPr>
          <w:rFonts w:asciiTheme="minorHAnsi" w:eastAsiaTheme="minorEastAsia" w:hAnsiTheme="minorHAnsi" w:cstheme="minorBidi"/>
          <w:sz w:val="22"/>
          <w:szCs w:val="22"/>
        </w:rPr>
      </w:pPr>
      <w:hyperlink w:anchor="_Toc383285435" w:history="1">
        <w:r w:rsidR="007F0CBB" w:rsidRPr="00467702">
          <w:rPr>
            <w:rStyle w:val="ac"/>
          </w:rPr>
          <w:t>3.7.3.9</w:t>
        </w:r>
        <w:r w:rsidR="007F0CBB">
          <w:rPr>
            <w:rFonts w:asciiTheme="minorHAnsi" w:eastAsiaTheme="minorEastAsia" w:hAnsiTheme="minorHAnsi" w:cstheme="minorBidi"/>
            <w:sz w:val="22"/>
            <w:szCs w:val="22"/>
          </w:rPr>
          <w:tab/>
        </w:r>
        <w:r w:rsidR="007F0CBB" w:rsidRPr="00467702">
          <w:rPr>
            <w:rStyle w:val="ac"/>
          </w:rPr>
          <w:t>Периодическое задание, формирующее уведомления по расписанию</w:t>
        </w:r>
        <w:r w:rsidR="007F0CBB">
          <w:rPr>
            <w:webHidden/>
          </w:rPr>
          <w:tab/>
        </w:r>
        <w:r w:rsidR="007F0CBB">
          <w:rPr>
            <w:webHidden/>
          </w:rPr>
          <w:fldChar w:fldCharType="begin"/>
        </w:r>
        <w:r w:rsidR="007F0CBB">
          <w:rPr>
            <w:webHidden/>
          </w:rPr>
          <w:instrText xml:space="preserve"> PAGEREF _Toc383285435 \h </w:instrText>
        </w:r>
        <w:r w:rsidR="007F0CBB">
          <w:rPr>
            <w:webHidden/>
          </w:rPr>
        </w:r>
        <w:r w:rsidR="007F0CBB">
          <w:rPr>
            <w:webHidden/>
          </w:rPr>
          <w:fldChar w:fldCharType="separate"/>
        </w:r>
        <w:r w:rsidR="007F0CBB">
          <w:rPr>
            <w:webHidden/>
          </w:rPr>
          <w:t>71</w:t>
        </w:r>
        <w:r w:rsidR="007F0CBB">
          <w:rPr>
            <w:webHidden/>
          </w:rPr>
          <w:fldChar w:fldCharType="end"/>
        </w:r>
      </w:hyperlink>
    </w:p>
    <w:p w14:paraId="7DB4210B" w14:textId="77777777" w:rsidR="007F0CBB" w:rsidRDefault="001B19AE">
      <w:pPr>
        <w:pStyle w:val="41"/>
        <w:rPr>
          <w:rFonts w:asciiTheme="minorHAnsi" w:eastAsiaTheme="minorEastAsia" w:hAnsiTheme="minorHAnsi" w:cstheme="minorBidi"/>
          <w:sz w:val="22"/>
          <w:szCs w:val="22"/>
        </w:rPr>
      </w:pPr>
      <w:hyperlink w:anchor="_Toc383285436" w:history="1">
        <w:r w:rsidR="007F0CBB" w:rsidRPr="00467702">
          <w:rPr>
            <w:rStyle w:val="ac"/>
          </w:rPr>
          <w:t>3.7.3.10</w:t>
        </w:r>
        <w:r w:rsidR="007F0CBB">
          <w:rPr>
            <w:rFonts w:asciiTheme="minorHAnsi" w:eastAsiaTheme="minorEastAsia" w:hAnsiTheme="minorHAnsi" w:cstheme="minorBidi"/>
            <w:sz w:val="22"/>
            <w:szCs w:val="22"/>
          </w:rPr>
          <w:tab/>
        </w:r>
        <w:r w:rsidR="007F0CBB" w:rsidRPr="00467702">
          <w:rPr>
            <w:rStyle w:val="ac"/>
          </w:rPr>
          <w:t xml:space="preserve">Задача подсистемы </w:t>
        </w:r>
        <w:r w:rsidR="007F0CBB" w:rsidRPr="00467702">
          <w:rPr>
            <w:rStyle w:val="ac"/>
            <w:lang w:val="en-US"/>
          </w:rPr>
          <w:t>workflow</w:t>
        </w:r>
        <w:r w:rsidR="007F0CBB" w:rsidRPr="00467702">
          <w:rPr>
            <w:rStyle w:val="ac"/>
          </w:rPr>
          <w:t xml:space="preserve"> для формирования уведомлений</w:t>
        </w:r>
        <w:r w:rsidR="007F0CBB">
          <w:rPr>
            <w:webHidden/>
          </w:rPr>
          <w:tab/>
        </w:r>
        <w:r w:rsidR="007F0CBB">
          <w:rPr>
            <w:webHidden/>
          </w:rPr>
          <w:fldChar w:fldCharType="begin"/>
        </w:r>
        <w:r w:rsidR="007F0CBB">
          <w:rPr>
            <w:webHidden/>
          </w:rPr>
          <w:instrText xml:space="preserve"> PAGEREF _Toc383285436 \h </w:instrText>
        </w:r>
        <w:r w:rsidR="007F0CBB">
          <w:rPr>
            <w:webHidden/>
          </w:rPr>
        </w:r>
        <w:r w:rsidR="007F0CBB">
          <w:rPr>
            <w:webHidden/>
          </w:rPr>
          <w:fldChar w:fldCharType="separate"/>
        </w:r>
        <w:r w:rsidR="007F0CBB">
          <w:rPr>
            <w:webHidden/>
          </w:rPr>
          <w:t>73</w:t>
        </w:r>
        <w:r w:rsidR="007F0CBB">
          <w:rPr>
            <w:webHidden/>
          </w:rPr>
          <w:fldChar w:fldCharType="end"/>
        </w:r>
      </w:hyperlink>
    </w:p>
    <w:p w14:paraId="0264AB25" w14:textId="77777777" w:rsidR="007F0CBB" w:rsidRDefault="001B19AE">
      <w:pPr>
        <w:pStyle w:val="41"/>
        <w:rPr>
          <w:rFonts w:asciiTheme="minorHAnsi" w:eastAsiaTheme="minorEastAsia" w:hAnsiTheme="minorHAnsi" w:cstheme="minorBidi"/>
          <w:sz w:val="22"/>
          <w:szCs w:val="22"/>
        </w:rPr>
      </w:pPr>
      <w:hyperlink w:anchor="_Toc383285437" w:history="1">
        <w:r w:rsidR="007F0CBB" w:rsidRPr="00467702">
          <w:rPr>
            <w:rStyle w:val="ac"/>
          </w:rPr>
          <w:t>3.7.3.11</w:t>
        </w:r>
        <w:r w:rsidR="007F0CBB">
          <w:rPr>
            <w:rFonts w:asciiTheme="minorHAnsi" w:eastAsiaTheme="minorEastAsia" w:hAnsiTheme="minorHAnsi" w:cstheme="minorBidi"/>
            <w:sz w:val="22"/>
            <w:szCs w:val="22"/>
          </w:rPr>
          <w:tab/>
        </w:r>
        <w:r w:rsidR="007F0CBB" w:rsidRPr="00467702">
          <w:rPr>
            <w:rStyle w:val="ac"/>
          </w:rPr>
          <w:t>Доработка сервисов динамических групп и контекстных ролей</w:t>
        </w:r>
        <w:r w:rsidR="007F0CBB">
          <w:rPr>
            <w:webHidden/>
          </w:rPr>
          <w:tab/>
        </w:r>
        <w:r w:rsidR="007F0CBB">
          <w:rPr>
            <w:webHidden/>
          </w:rPr>
          <w:fldChar w:fldCharType="begin"/>
        </w:r>
        <w:r w:rsidR="007F0CBB">
          <w:rPr>
            <w:webHidden/>
          </w:rPr>
          <w:instrText xml:space="preserve"> PAGEREF _Toc383285437 \h </w:instrText>
        </w:r>
        <w:r w:rsidR="007F0CBB">
          <w:rPr>
            <w:webHidden/>
          </w:rPr>
        </w:r>
        <w:r w:rsidR="007F0CBB">
          <w:rPr>
            <w:webHidden/>
          </w:rPr>
          <w:fldChar w:fldCharType="separate"/>
        </w:r>
        <w:r w:rsidR="007F0CBB">
          <w:rPr>
            <w:webHidden/>
          </w:rPr>
          <w:t>73</w:t>
        </w:r>
        <w:r w:rsidR="007F0CBB">
          <w:rPr>
            <w:webHidden/>
          </w:rPr>
          <w:fldChar w:fldCharType="end"/>
        </w:r>
      </w:hyperlink>
    </w:p>
    <w:p w14:paraId="6B065F90" w14:textId="77777777" w:rsidR="007F0CBB" w:rsidRDefault="001B19AE">
      <w:pPr>
        <w:pStyle w:val="41"/>
        <w:rPr>
          <w:rFonts w:asciiTheme="minorHAnsi" w:eastAsiaTheme="minorEastAsia" w:hAnsiTheme="minorHAnsi" w:cstheme="minorBidi"/>
          <w:sz w:val="22"/>
          <w:szCs w:val="22"/>
        </w:rPr>
      </w:pPr>
      <w:hyperlink w:anchor="_Toc383285438" w:history="1">
        <w:r w:rsidR="007F0CBB" w:rsidRPr="00467702">
          <w:rPr>
            <w:rStyle w:val="ac"/>
          </w:rPr>
          <w:t>3.7.3.12</w:t>
        </w:r>
        <w:r w:rsidR="007F0CBB">
          <w:rPr>
            <w:rFonts w:asciiTheme="minorHAnsi" w:eastAsiaTheme="minorEastAsia" w:hAnsiTheme="minorHAnsi" w:cstheme="minorBidi"/>
            <w:sz w:val="22"/>
            <w:szCs w:val="22"/>
          </w:rPr>
          <w:tab/>
        </w:r>
        <w:r w:rsidR="007F0CBB" w:rsidRPr="00467702">
          <w:rPr>
            <w:rStyle w:val="ac"/>
          </w:rPr>
          <w:t xml:space="preserve">Сервис поиска доменных объектов с помощью </w:t>
        </w:r>
        <w:r w:rsidR="007F0CBB" w:rsidRPr="00467702">
          <w:rPr>
            <w:rStyle w:val="ac"/>
            <w:lang w:val="en-US"/>
          </w:rPr>
          <w:t>DOEL</w:t>
        </w:r>
        <w:r w:rsidR="007F0CBB" w:rsidRPr="00467702">
          <w:rPr>
            <w:rStyle w:val="ac"/>
          </w:rPr>
          <w:t>, запроса или класса</w:t>
        </w:r>
        <w:r w:rsidR="007F0CBB">
          <w:rPr>
            <w:webHidden/>
          </w:rPr>
          <w:tab/>
        </w:r>
        <w:r w:rsidR="007F0CBB">
          <w:rPr>
            <w:webHidden/>
          </w:rPr>
          <w:fldChar w:fldCharType="begin"/>
        </w:r>
        <w:r w:rsidR="007F0CBB">
          <w:rPr>
            <w:webHidden/>
          </w:rPr>
          <w:instrText xml:space="preserve"> PAGEREF _Toc383285438 \h </w:instrText>
        </w:r>
        <w:r w:rsidR="007F0CBB">
          <w:rPr>
            <w:webHidden/>
          </w:rPr>
        </w:r>
        <w:r w:rsidR="007F0CBB">
          <w:rPr>
            <w:webHidden/>
          </w:rPr>
          <w:fldChar w:fldCharType="separate"/>
        </w:r>
        <w:r w:rsidR="007F0CBB">
          <w:rPr>
            <w:webHidden/>
          </w:rPr>
          <w:t>74</w:t>
        </w:r>
        <w:r w:rsidR="007F0CBB">
          <w:rPr>
            <w:webHidden/>
          </w:rPr>
          <w:fldChar w:fldCharType="end"/>
        </w:r>
      </w:hyperlink>
    </w:p>
    <w:p w14:paraId="6E8D0F33" w14:textId="77777777" w:rsidR="007F0CBB" w:rsidRDefault="001B19AE">
      <w:pPr>
        <w:pStyle w:val="21"/>
        <w:rPr>
          <w:rFonts w:asciiTheme="minorHAnsi" w:eastAsiaTheme="minorEastAsia" w:hAnsiTheme="minorHAnsi" w:cstheme="minorBidi"/>
          <w:b w:val="0"/>
          <w:bCs w:val="0"/>
          <w:noProof/>
          <w:sz w:val="22"/>
          <w:szCs w:val="22"/>
        </w:rPr>
      </w:pPr>
      <w:hyperlink w:anchor="_Toc383285439" w:history="1">
        <w:r w:rsidR="007F0CBB" w:rsidRPr="00467702">
          <w:rPr>
            <w:rStyle w:val="ac"/>
            <w:noProof/>
          </w:rPr>
          <w:t>3.8</w:t>
        </w:r>
        <w:r w:rsidR="007F0CBB">
          <w:rPr>
            <w:rFonts w:asciiTheme="minorHAnsi" w:eastAsiaTheme="minorEastAsia" w:hAnsiTheme="minorHAnsi" w:cstheme="minorBidi"/>
            <w:b w:val="0"/>
            <w:bCs w:val="0"/>
            <w:noProof/>
            <w:sz w:val="22"/>
            <w:szCs w:val="22"/>
          </w:rPr>
          <w:tab/>
        </w:r>
        <w:r w:rsidR="007F0CBB" w:rsidRPr="00467702">
          <w:rPr>
            <w:rStyle w:val="ac"/>
            <w:noProof/>
          </w:rPr>
          <w:t>Интеграция с JasperReports</w:t>
        </w:r>
        <w:r w:rsidR="007F0CBB">
          <w:rPr>
            <w:noProof/>
            <w:webHidden/>
          </w:rPr>
          <w:tab/>
        </w:r>
        <w:r w:rsidR="007F0CBB">
          <w:rPr>
            <w:noProof/>
            <w:webHidden/>
          </w:rPr>
          <w:fldChar w:fldCharType="begin"/>
        </w:r>
        <w:r w:rsidR="007F0CBB">
          <w:rPr>
            <w:noProof/>
            <w:webHidden/>
          </w:rPr>
          <w:instrText xml:space="preserve"> PAGEREF _Toc383285439 \h </w:instrText>
        </w:r>
        <w:r w:rsidR="007F0CBB">
          <w:rPr>
            <w:noProof/>
            <w:webHidden/>
          </w:rPr>
        </w:r>
        <w:r w:rsidR="007F0CBB">
          <w:rPr>
            <w:noProof/>
            <w:webHidden/>
          </w:rPr>
          <w:fldChar w:fldCharType="separate"/>
        </w:r>
        <w:r w:rsidR="007F0CBB">
          <w:rPr>
            <w:noProof/>
            <w:webHidden/>
          </w:rPr>
          <w:t>75</w:t>
        </w:r>
        <w:r w:rsidR="007F0CBB">
          <w:rPr>
            <w:noProof/>
            <w:webHidden/>
          </w:rPr>
          <w:fldChar w:fldCharType="end"/>
        </w:r>
      </w:hyperlink>
    </w:p>
    <w:p w14:paraId="348CFA0F" w14:textId="77777777" w:rsidR="007F0CBB" w:rsidRDefault="001B19AE">
      <w:pPr>
        <w:pStyle w:val="32"/>
        <w:rPr>
          <w:rFonts w:asciiTheme="minorHAnsi" w:eastAsiaTheme="minorEastAsia" w:hAnsiTheme="minorHAnsi" w:cstheme="minorBidi"/>
          <w:sz w:val="22"/>
          <w:szCs w:val="22"/>
        </w:rPr>
      </w:pPr>
      <w:hyperlink w:anchor="_Toc383285440" w:history="1">
        <w:r w:rsidR="007F0CBB" w:rsidRPr="00467702">
          <w:rPr>
            <w:rStyle w:val="ac"/>
          </w:rPr>
          <w:t>3.8.1</w:t>
        </w:r>
        <w:r w:rsidR="007F0CBB">
          <w:rPr>
            <w:rFonts w:asciiTheme="minorHAnsi" w:eastAsiaTheme="minorEastAsia" w:hAnsiTheme="minorHAnsi" w:cstheme="minorBidi"/>
            <w:sz w:val="22"/>
            <w:szCs w:val="22"/>
          </w:rPr>
          <w:tab/>
        </w:r>
        <w:r w:rsidR="007F0CBB" w:rsidRPr="00467702">
          <w:rPr>
            <w:rStyle w:val="ac"/>
          </w:rPr>
          <w:t>Основные положения</w:t>
        </w:r>
        <w:r w:rsidR="007F0CBB">
          <w:rPr>
            <w:webHidden/>
          </w:rPr>
          <w:tab/>
        </w:r>
        <w:r w:rsidR="007F0CBB">
          <w:rPr>
            <w:webHidden/>
          </w:rPr>
          <w:fldChar w:fldCharType="begin"/>
        </w:r>
        <w:r w:rsidR="007F0CBB">
          <w:rPr>
            <w:webHidden/>
          </w:rPr>
          <w:instrText xml:space="preserve"> PAGEREF _Toc383285440 \h </w:instrText>
        </w:r>
        <w:r w:rsidR="007F0CBB">
          <w:rPr>
            <w:webHidden/>
          </w:rPr>
        </w:r>
        <w:r w:rsidR="007F0CBB">
          <w:rPr>
            <w:webHidden/>
          </w:rPr>
          <w:fldChar w:fldCharType="separate"/>
        </w:r>
        <w:r w:rsidR="007F0CBB">
          <w:rPr>
            <w:webHidden/>
          </w:rPr>
          <w:t>75</w:t>
        </w:r>
        <w:r w:rsidR="007F0CBB">
          <w:rPr>
            <w:webHidden/>
          </w:rPr>
          <w:fldChar w:fldCharType="end"/>
        </w:r>
      </w:hyperlink>
    </w:p>
    <w:p w14:paraId="1F61E5E5" w14:textId="77777777" w:rsidR="007F0CBB" w:rsidRDefault="001B19AE">
      <w:pPr>
        <w:pStyle w:val="32"/>
        <w:rPr>
          <w:rFonts w:asciiTheme="minorHAnsi" w:eastAsiaTheme="minorEastAsia" w:hAnsiTheme="minorHAnsi" w:cstheme="minorBidi"/>
          <w:sz w:val="22"/>
          <w:szCs w:val="22"/>
        </w:rPr>
      </w:pPr>
      <w:hyperlink w:anchor="_Toc383285441" w:history="1">
        <w:r w:rsidR="007F0CBB" w:rsidRPr="00467702">
          <w:rPr>
            <w:rStyle w:val="ac"/>
          </w:rPr>
          <w:t>3.8.2</w:t>
        </w:r>
        <w:r w:rsidR="007F0CBB">
          <w:rPr>
            <w:rFonts w:asciiTheme="minorHAnsi" w:eastAsiaTheme="minorEastAsia" w:hAnsiTheme="minorHAnsi" w:cstheme="minorBidi"/>
            <w:sz w:val="22"/>
            <w:szCs w:val="22"/>
          </w:rPr>
          <w:tab/>
        </w:r>
        <w:r w:rsidR="007F0CBB" w:rsidRPr="00467702">
          <w:rPr>
            <w:rStyle w:val="ac"/>
          </w:rPr>
          <w:t>Способ интеграции</w:t>
        </w:r>
        <w:r w:rsidR="007F0CBB">
          <w:rPr>
            <w:webHidden/>
          </w:rPr>
          <w:tab/>
        </w:r>
        <w:r w:rsidR="007F0CBB">
          <w:rPr>
            <w:webHidden/>
          </w:rPr>
          <w:fldChar w:fldCharType="begin"/>
        </w:r>
        <w:r w:rsidR="007F0CBB">
          <w:rPr>
            <w:webHidden/>
          </w:rPr>
          <w:instrText xml:space="preserve"> PAGEREF _Toc383285441 \h </w:instrText>
        </w:r>
        <w:r w:rsidR="007F0CBB">
          <w:rPr>
            <w:webHidden/>
          </w:rPr>
        </w:r>
        <w:r w:rsidR="007F0CBB">
          <w:rPr>
            <w:webHidden/>
          </w:rPr>
          <w:fldChar w:fldCharType="separate"/>
        </w:r>
        <w:r w:rsidR="007F0CBB">
          <w:rPr>
            <w:webHidden/>
          </w:rPr>
          <w:t>75</w:t>
        </w:r>
        <w:r w:rsidR="007F0CBB">
          <w:rPr>
            <w:webHidden/>
          </w:rPr>
          <w:fldChar w:fldCharType="end"/>
        </w:r>
      </w:hyperlink>
    </w:p>
    <w:p w14:paraId="09BD50DF" w14:textId="77777777" w:rsidR="007F0CBB" w:rsidRDefault="001B19AE">
      <w:pPr>
        <w:pStyle w:val="32"/>
        <w:rPr>
          <w:rFonts w:asciiTheme="minorHAnsi" w:eastAsiaTheme="minorEastAsia" w:hAnsiTheme="minorHAnsi" w:cstheme="minorBidi"/>
          <w:sz w:val="22"/>
          <w:szCs w:val="22"/>
        </w:rPr>
      </w:pPr>
      <w:hyperlink w:anchor="_Toc383285442" w:history="1">
        <w:r w:rsidR="007F0CBB" w:rsidRPr="00467702">
          <w:rPr>
            <w:rStyle w:val="ac"/>
          </w:rPr>
          <w:t>3.8.3</w:t>
        </w:r>
        <w:r w:rsidR="007F0CBB">
          <w:rPr>
            <w:rFonts w:asciiTheme="minorHAnsi" w:eastAsiaTheme="minorEastAsia" w:hAnsiTheme="minorHAnsi" w:cstheme="minorBidi"/>
            <w:sz w:val="22"/>
            <w:szCs w:val="22"/>
          </w:rPr>
          <w:tab/>
        </w:r>
        <w:r w:rsidR="007F0CBB" w:rsidRPr="00467702">
          <w:rPr>
            <w:rStyle w:val="ac"/>
          </w:rPr>
          <w:t>JDBC драйвер</w:t>
        </w:r>
        <w:r w:rsidR="007F0CBB">
          <w:rPr>
            <w:webHidden/>
          </w:rPr>
          <w:tab/>
        </w:r>
        <w:r w:rsidR="007F0CBB">
          <w:rPr>
            <w:webHidden/>
          </w:rPr>
          <w:fldChar w:fldCharType="begin"/>
        </w:r>
        <w:r w:rsidR="007F0CBB">
          <w:rPr>
            <w:webHidden/>
          </w:rPr>
          <w:instrText xml:space="preserve"> PAGEREF _Toc383285442 \h </w:instrText>
        </w:r>
        <w:r w:rsidR="007F0CBB">
          <w:rPr>
            <w:webHidden/>
          </w:rPr>
        </w:r>
        <w:r w:rsidR="007F0CBB">
          <w:rPr>
            <w:webHidden/>
          </w:rPr>
          <w:fldChar w:fldCharType="separate"/>
        </w:r>
        <w:r w:rsidR="007F0CBB">
          <w:rPr>
            <w:webHidden/>
          </w:rPr>
          <w:t>76</w:t>
        </w:r>
        <w:r w:rsidR="007F0CBB">
          <w:rPr>
            <w:webHidden/>
          </w:rPr>
          <w:fldChar w:fldCharType="end"/>
        </w:r>
      </w:hyperlink>
    </w:p>
    <w:p w14:paraId="3ED423D9" w14:textId="77777777" w:rsidR="007F0CBB" w:rsidRDefault="001B19AE">
      <w:pPr>
        <w:pStyle w:val="32"/>
        <w:rPr>
          <w:rFonts w:asciiTheme="minorHAnsi" w:eastAsiaTheme="minorEastAsia" w:hAnsiTheme="minorHAnsi" w:cstheme="minorBidi"/>
          <w:sz w:val="22"/>
          <w:szCs w:val="22"/>
        </w:rPr>
      </w:pPr>
      <w:hyperlink w:anchor="_Toc383285443" w:history="1">
        <w:r w:rsidR="007F0CBB" w:rsidRPr="00467702">
          <w:rPr>
            <w:rStyle w:val="ac"/>
          </w:rPr>
          <w:t>3.8.4</w:t>
        </w:r>
        <w:r w:rsidR="007F0CBB">
          <w:rPr>
            <w:rFonts w:asciiTheme="minorHAnsi" w:eastAsiaTheme="minorEastAsia" w:hAnsiTheme="minorHAnsi" w:cstheme="minorBidi"/>
            <w:sz w:val="22"/>
            <w:szCs w:val="22"/>
          </w:rPr>
          <w:tab/>
        </w:r>
        <w:r w:rsidR="007F0CBB" w:rsidRPr="00467702">
          <w:rPr>
            <w:rStyle w:val="ac"/>
          </w:rPr>
          <w:t>Описание сущностей</w:t>
        </w:r>
        <w:r w:rsidR="007F0CBB">
          <w:rPr>
            <w:webHidden/>
          </w:rPr>
          <w:tab/>
        </w:r>
        <w:r w:rsidR="007F0CBB">
          <w:rPr>
            <w:webHidden/>
          </w:rPr>
          <w:fldChar w:fldCharType="begin"/>
        </w:r>
        <w:r w:rsidR="007F0CBB">
          <w:rPr>
            <w:webHidden/>
          </w:rPr>
          <w:instrText xml:space="preserve"> PAGEREF _Toc383285443 \h </w:instrText>
        </w:r>
        <w:r w:rsidR="007F0CBB">
          <w:rPr>
            <w:webHidden/>
          </w:rPr>
        </w:r>
        <w:r w:rsidR="007F0CBB">
          <w:rPr>
            <w:webHidden/>
          </w:rPr>
          <w:fldChar w:fldCharType="separate"/>
        </w:r>
        <w:r w:rsidR="007F0CBB">
          <w:rPr>
            <w:webHidden/>
          </w:rPr>
          <w:t>76</w:t>
        </w:r>
        <w:r w:rsidR="007F0CBB">
          <w:rPr>
            <w:webHidden/>
          </w:rPr>
          <w:fldChar w:fldCharType="end"/>
        </w:r>
      </w:hyperlink>
    </w:p>
    <w:p w14:paraId="6B701572" w14:textId="77777777" w:rsidR="007F0CBB" w:rsidRDefault="001B19AE">
      <w:pPr>
        <w:pStyle w:val="32"/>
        <w:rPr>
          <w:rFonts w:asciiTheme="minorHAnsi" w:eastAsiaTheme="minorEastAsia" w:hAnsiTheme="minorHAnsi" w:cstheme="minorBidi"/>
          <w:sz w:val="22"/>
          <w:szCs w:val="22"/>
        </w:rPr>
      </w:pPr>
      <w:hyperlink w:anchor="_Toc383285444" w:history="1">
        <w:r w:rsidR="007F0CBB" w:rsidRPr="00467702">
          <w:rPr>
            <w:rStyle w:val="ac"/>
          </w:rPr>
          <w:t>3.8.5</w:t>
        </w:r>
        <w:r w:rsidR="007F0CBB">
          <w:rPr>
            <w:rFonts w:asciiTheme="minorHAnsi" w:eastAsiaTheme="minorEastAsia" w:hAnsiTheme="minorHAnsi" w:cstheme="minorBidi"/>
            <w:sz w:val="22"/>
            <w:szCs w:val="22"/>
          </w:rPr>
          <w:tab/>
        </w:r>
        <w:r w:rsidR="007F0CBB" w:rsidRPr="00467702">
          <w:rPr>
            <w:rStyle w:val="ac"/>
          </w:rPr>
          <w:t xml:space="preserve">Настройка подключения программ используя </w:t>
        </w:r>
        <w:r w:rsidR="007F0CBB" w:rsidRPr="00467702">
          <w:rPr>
            <w:rStyle w:val="ac"/>
            <w:lang w:val="en-US"/>
          </w:rPr>
          <w:t>JDBC</w:t>
        </w:r>
        <w:r w:rsidR="007F0CBB" w:rsidRPr="00467702">
          <w:rPr>
            <w:rStyle w:val="ac"/>
          </w:rPr>
          <w:t xml:space="preserve"> драйвер</w:t>
        </w:r>
        <w:r w:rsidR="007F0CBB">
          <w:rPr>
            <w:webHidden/>
          </w:rPr>
          <w:tab/>
        </w:r>
        <w:r w:rsidR="007F0CBB">
          <w:rPr>
            <w:webHidden/>
          </w:rPr>
          <w:fldChar w:fldCharType="begin"/>
        </w:r>
        <w:r w:rsidR="007F0CBB">
          <w:rPr>
            <w:webHidden/>
          </w:rPr>
          <w:instrText xml:space="preserve"> PAGEREF _Toc383285444 \h </w:instrText>
        </w:r>
        <w:r w:rsidR="007F0CBB">
          <w:rPr>
            <w:webHidden/>
          </w:rPr>
        </w:r>
        <w:r w:rsidR="007F0CBB">
          <w:rPr>
            <w:webHidden/>
          </w:rPr>
          <w:fldChar w:fldCharType="separate"/>
        </w:r>
        <w:r w:rsidR="007F0CBB">
          <w:rPr>
            <w:webHidden/>
          </w:rPr>
          <w:t>79</w:t>
        </w:r>
        <w:r w:rsidR="007F0CBB">
          <w:rPr>
            <w:webHidden/>
          </w:rPr>
          <w:fldChar w:fldCharType="end"/>
        </w:r>
      </w:hyperlink>
    </w:p>
    <w:p w14:paraId="45F3998B" w14:textId="77777777" w:rsidR="007F0CBB" w:rsidRDefault="001B19AE">
      <w:pPr>
        <w:pStyle w:val="41"/>
        <w:rPr>
          <w:rFonts w:asciiTheme="minorHAnsi" w:eastAsiaTheme="minorEastAsia" w:hAnsiTheme="minorHAnsi" w:cstheme="minorBidi"/>
          <w:sz w:val="22"/>
          <w:szCs w:val="22"/>
        </w:rPr>
      </w:pPr>
      <w:hyperlink w:anchor="_Toc383285445" w:history="1">
        <w:r w:rsidR="007F0CBB" w:rsidRPr="00467702">
          <w:rPr>
            <w:rStyle w:val="ac"/>
          </w:rPr>
          <w:t>3.8.5.1</w:t>
        </w:r>
        <w:r w:rsidR="007F0CBB">
          <w:rPr>
            <w:rFonts w:asciiTheme="minorHAnsi" w:eastAsiaTheme="minorEastAsia" w:hAnsiTheme="minorHAnsi" w:cstheme="minorBidi"/>
            <w:sz w:val="22"/>
            <w:szCs w:val="22"/>
          </w:rPr>
          <w:tab/>
        </w:r>
        <w:r w:rsidR="007F0CBB" w:rsidRPr="00467702">
          <w:rPr>
            <w:rStyle w:val="ac"/>
          </w:rPr>
          <w:t>SQuirreL SQL Client</w:t>
        </w:r>
        <w:r w:rsidR="007F0CBB">
          <w:rPr>
            <w:webHidden/>
          </w:rPr>
          <w:tab/>
        </w:r>
        <w:r w:rsidR="007F0CBB">
          <w:rPr>
            <w:webHidden/>
          </w:rPr>
          <w:fldChar w:fldCharType="begin"/>
        </w:r>
        <w:r w:rsidR="007F0CBB">
          <w:rPr>
            <w:webHidden/>
          </w:rPr>
          <w:instrText xml:space="preserve"> PAGEREF _Toc383285445 \h </w:instrText>
        </w:r>
        <w:r w:rsidR="007F0CBB">
          <w:rPr>
            <w:webHidden/>
          </w:rPr>
        </w:r>
        <w:r w:rsidR="007F0CBB">
          <w:rPr>
            <w:webHidden/>
          </w:rPr>
          <w:fldChar w:fldCharType="separate"/>
        </w:r>
        <w:r w:rsidR="007F0CBB">
          <w:rPr>
            <w:webHidden/>
          </w:rPr>
          <w:t>79</w:t>
        </w:r>
        <w:r w:rsidR="007F0CBB">
          <w:rPr>
            <w:webHidden/>
          </w:rPr>
          <w:fldChar w:fldCharType="end"/>
        </w:r>
      </w:hyperlink>
    </w:p>
    <w:p w14:paraId="2D564F53" w14:textId="77777777" w:rsidR="007F0CBB" w:rsidRDefault="001B19AE">
      <w:pPr>
        <w:pStyle w:val="41"/>
        <w:rPr>
          <w:rFonts w:asciiTheme="minorHAnsi" w:eastAsiaTheme="minorEastAsia" w:hAnsiTheme="minorHAnsi" w:cstheme="minorBidi"/>
          <w:sz w:val="22"/>
          <w:szCs w:val="22"/>
        </w:rPr>
      </w:pPr>
      <w:hyperlink w:anchor="_Toc383285446" w:history="1">
        <w:r w:rsidR="007F0CBB" w:rsidRPr="00467702">
          <w:rPr>
            <w:rStyle w:val="ac"/>
            <w:lang w:val="en-US"/>
          </w:rPr>
          <w:t>3.8.5.2</w:t>
        </w:r>
        <w:r w:rsidR="007F0CBB">
          <w:rPr>
            <w:rFonts w:asciiTheme="minorHAnsi" w:eastAsiaTheme="minorEastAsia" w:hAnsiTheme="minorHAnsi" w:cstheme="minorBidi"/>
            <w:sz w:val="22"/>
            <w:szCs w:val="22"/>
          </w:rPr>
          <w:tab/>
        </w:r>
        <w:r w:rsidR="007F0CBB" w:rsidRPr="00467702">
          <w:rPr>
            <w:rStyle w:val="ac"/>
            <w:lang w:val="en-US"/>
          </w:rPr>
          <w:t>JasperReport Studio</w:t>
        </w:r>
        <w:r w:rsidR="007F0CBB">
          <w:rPr>
            <w:webHidden/>
          </w:rPr>
          <w:tab/>
        </w:r>
        <w:r w:rsidR="007F0CBB">
          <w:rPr>
            <w:webHidden/>
          </w:rPr>
          <w:fldChar w:fldCharType="begin"/>
        </w:r>
        <w:r w:rsidR="007F0CBB">
          <w:rPr>
            <w:webHidden/>
          </w:rPr>
          <w:instrText xml:space="preserve"> PAGEREF _Toc383285446 \h </w:instrText>
        </w:r>
        <w:r w:rsidR="007F0CBB">
          <w:rPr>
            <w:webHidden/>
          </w:rPr>
        </w:r>
        <w:r w:rsidR="007F0CBB">
          <w:rPr>
            <w:webHidden/>
          </w:rPr>
          <w:fldChar w:fldCharType="separate"/>
        </w:r>
        <w:r w:rsidR="007F0CBB">
          <w:rPr>
            <w:webHidden/>
          </w:rPr>
          <w:t>81</w:t>
        </w:r>
        <w:r w:rsidR="007F0CBB">
          <w:rPr>
            <w:webHidden/>
          </w:rPr>
          <w:fldChar w:fldCharType="end"/>
        </w:r>
      </w:hyperlink>
    </w:p>
    <w:p w14:paraId="632DF738" w14:textId="77777777" w:rsidR="007F0CBB" w:rsidRDefault="001B19AE">
      <w:pPr>
        <w:pStyle w:val="21"/>
        <w:rPr>
          <w:rFonts w:asciiTheme="minorHAnsi" w:eastAsiaTheme="minorEastAsia" w:hAnsiTheme="minorHAnsi" w:cstheme="minorBidi"/>
          <w:b w:val="0"/>
          <w:bCs w:val="0"/>
          <w:noProof/>
          <w:sz w:val="22"/>
          <w:szCs w:val="22"/>
        </w:rPr>
      </w:pPr>
      <w:hyperlink w:anchor="_Toc383285447" w:history="1">
        <w:r w:rsidR="007F0CBB" w:rsidRPr="00467702">
          <w:rPr>
            <w:rStyle w:val="ac"/>
            <w:noProof/>
          </w:rPr>
          <w:t>3.9</w:t>
        </w:r>
        <w:r w:rsidR="007F0CBB">
          <w:rPr>
            <w:rFonts w:asciiTheme="minorHAnsi" w:eastAsiaTheme="minorEastAsia" w:hAnsiTheme="minorHAnsi" w:cstheme="minorBidi"/>
            <w:b w:val="0"/>
            <w:bCs w:val="0"/>
            <w:noProof/>
            <w:sz w:val="22"/>
            <w:szCs w:val="22"/>
          </w:rPr>
          <w:tab/>
        </w:r>
        <w:r w:rsidR="007F0CBB" w:rsidRPr="00467702">
          <w:rPr>
            <w:rStyle w:val="ac"/>
            <w:noProof/>
          </w:rPr>
          <w:t>Подсистема импорта данных из CSV-файла</w:t>
        </w:r>
        <w:r w:rsidR="007F0CBB">
          <w:rPr>
            <w:noProof/>
            <w:webHidden/>
          </w:rPr>
          <w:tab/>
        </w:r>
        <w:r w:rsidR="007F0CBB">
          <w:rPr>
            <w:noProof/>
            <w:webHidden/>
          </w:rPr>
          <w:fldChar w:fldCharType="begin"/>
        </w:r>
        <w:r w:rsidR="007F0CBB">
          <w:rPr>
            <w:noProof/>
            <w:webHidden/>
          </w:rPr>
          <w:instrText xml:space="preserve"> PAGEREF _Toc383285447 \h </w:instrText>
        </w:r>
        <w:r w:rsidR="007F0CBB">
          <w:rPr>
            <w:noProof/>
            <w:webHidden/>
          </w:rPr>
        </w:r>
        <w:r w:rsidR="007F0CBB">
          <w:rPr>
            <w:noProof/>
            <w:webHidden/>
          </w:rPr>
          <w:fldChar w:fldCharType="separate"/>
        </w:r>
        <w:r w:rsidR="007F0CBB">
          <w:rPr>
            <w:noProof/>
            <w:webHidden/>
          </w:rPr>
          <w:t>82</w:t>
        </w:r>
        <w:r w:rsidR="007F0CBB">
          <w:rPr>
            <w:noProof/>
            <w:webHidden/>
          </w:rPr>
          <w:fldChar w:fldCharType="end"/>
        </w:r>
      </w:hyperlink>
    </w:p>
    <w:p w14:paraId="757217E7" w14:textId="77777777" w:rsidR="007F0CBB" w:rsidRDefault="001B19AE">
      <w:pPr>
        <w:pStyle w:val="32"/>
        <w:rPr>
          <w:rFonts w:asciiTheme="minorHAnsi" w:eastAsiaTheme="minorEastAsia" w:hAnsiTheme="minorHAnsi" w:cstheme="minorBidi"/>
          <w:sz w:val="22"/>
          <w:szCs w:val="22"/>
        </w:rPr>
      </w:pPr>
      <w:hyperlink w:anchor="_Toc383285448" w:history="1">
        <w:r w:rsidR="007F0CBB" w:rsidRPr="00467702">
          <w:rPr>
            <w:rStyle w:val="ac"/>
          </w:rPr>
          <w:t>3.9.1</w:t>
        </w:r>
        <w:r w:rsidR="007F0CBB">
          <w:rPr>
            <w:rFonts w:asciiTheme="minorHAnsi" w:eastAsiaTheme="minorEastAsia" w:hAnsiTheme="minorHAnsi" w:cstheme="minorBidi"/>
            <w:sz w:val="22"/>
            <w:szCs w:val="22"/>
          </w:rPr>
          <w:tab/>
        </w:r>
        <w:r w:rsidR="007F0CBB" w:rsidRPr="00467702">
          <w:rPr>
            <w:rStyle w:val="ac"/>
          </w:rPr>
          <w:t xml:space="preserve">Загрузка данных с помощью </w:t>
        </w:r>
        <w:r w:rsidR="007F0CBB" w:rsidRPr="00467702">
          <w:rPr>
            <w:rStyle w:val="ac"/>
            <w:lang w:val="en-US"/>
          </w:rPr>
          <w:t>remote</w:t>
        </w:r>
        <w:r w:rsidR="007F0CBB" w:rsidRPr="00467702">
          <w:rPr>
            <w:rStyle w:val="ac"/>
          </w:rPr>
          <w:t xml:space="preserve"> вызова метода сервиса ImportDataService.</w:t>
        </w:r>
        <w:r w:rsidR="007F0CBB">
          <w:rPr>
            <w:webHidden/>
          </w:rPr>
          <w:tab/>
        </w:r>
        <w:r w:rsidR="007F0CBB">
          <w:rPr>
            <w:webHidden/>
          </w:rPr>
          <w:fldChar w:fldCharType="begin"/>
        </w:r>
        <w:r w:rsidR="007F0CBB">
          <w:rPr>
            <w:webHidden/>
          </w:rPr>
          <w:instrText xml:space="preserve"> PAGEREF _Toc383285448 \h </w:instrText>
        </w:r>
        <w:r w:rsidR="007F0CBB">
          <w:rPr>
            <w:webHidden/>
          </w:rPr>
        </w:r>
        <w:r w:rsidR="007F0CBB">
          <w:rPr>
            <w:webHidden/>
          </w:rPr>
          <w:fldChar w:fldCharType="separate"/>
        </w:r>
        <w:r w:rsidR="007F0CBB">
          <w:rPr>
            <w:webHidden/>
          </w:rPr>
          <w:t>82</w:t>
        </w:r>
        <w:r w:rsidR="007F0CBB">
          <w:rPr>
            <w:webHidden/>
          </w:rPr>
          <w:fldChar w:fldCharType="end"/>
        </w:r>
      </w:hyperlink>
    </w:p>
    <w:p w14:paraId="350BDCB9" w14:textId="77777777" w:rsidR="007F0CBB" w:rsidRDefault="001B19AE">
      <w:pPr>
        <w:pStyle w:val="32"/>
        <w:rPr>
          <w:rFonts w:asciiTheme="minorHAnsi" w:eastAsiaTheme="minorEastAsia" w:hAnsiTheme="minorHAnsi" w:cstheme="minorBidi"/>
          <w:sz w:val="22"/>
          <w:szCs w:val="22"/>
        </w:rPr>
      </w:pPr>
      <w:hyperlink w:anchor="_Toc383285449" w:history="1">
        <w:r w:rsidR="007F0CBB" w:rsidRPr="00467702">
          <w:rPr>
            <w:rStyle w:val="ac"/>
          </w:rPr>
          <w:t>3.9.2</w:t>
        </w:r>
        <w:r w:rsidR="007F0CBB">
          <w:rPr>
            <w:rFonts w:asciiTheme="minorHAnsi" w:eastAsiaTheme="minorEastAsia" w:hAnsiTheme="minorHAnsi" w:cstheme="minorBidi"/>
            <w:sz w:val="22"/>
            <w:szCs w:val="22"/>
          </w:rPr>
          <w:tab/>
        </w:r>
        <w:r w:rsidR="007F0CBB" w:rsidRPr="00467702">
          <w:rPr>
            <w:rStyle w:val="ac"/>
          </w:rPr>
          <w:t>Автоматическая загрузка данных при старте сервера</w:t>
        </w:r>
        <w:r w:rsidR="007F0CBB">
          <w:rPr>
            <w:webHidden/>
          </w:rPr>
          <w:tab/>
        </w:r>
        <w:r w:rsidR="007F0CBB">
          <w:rPr>
            <w:webHidden/>
          </w:rPr>
          <w:fldChar w:fldCharType="begin"/>
        </w:r>
        <w:r w:rsidR="007F0CBB">
          <w:rPr>
            <w:webHidden/>
          </w:rPr>
          <w:instrText xml:space="preserve"> PAGEREF _Toc383285449 \h </w:instrText>
        </w:r>
        <w:r w:rsidR="007F0CBB">
          <w:rPr>
            <w:webHidden/>
          </w:rPr>
        </w:r>
        <w:r w:rsidR="007F0CBB">
          <w:rPr>
            <w:webHidden/>
          </w:rPr>
          <w:fldChar w:fldCharType="separate"/>
        </w:r>
        <w:r w:rsidR="007F0CBB">
          <w:rPr>
            <w:webHidden/>
          </w:rPr>
          <w:t>83</w:t>
        </w:r>
        <w:r w:rsidR="007F0CBB">
          <w:rPr>
            <w:webHidden/>
          </w:rPr>
          <w:fldChar w:fldCharType="end"/>
        </w:r>
      </w:hyperlink>
    </w:p>
    <w:p w14:paraId="231F7CF3" w14:textId="77777777" w:rsidR="007F0CBB" w:rsidRDefault="001B19AE">
      <w:pPr>
        <w:pStyle w:val="32"/>
        <w:rPr>
          <w:rFonts w:asciiTheme="minorHAnsi" w:eastAsiaTheme="minorEastAsia" w:hAnsiTheme="minorHAnsi" w:cstheme="minorBidi"/>
          <w:sz w:val="22"/>
          <w:szCs w:val="22"/>
        </w:rPr>
      </w:pPr>
      <w:hyperlink w:anchor="_Toc383285450" w:history="1">
        <w:r w:rsidR="007F0CBB" w:rsidRPr="00467702">
          <w:rPr>
            <w:rStyle w:val="ac"/>
            <w:lang w:val="en-US"/>
          </w:rPr>
          <w:t>3.9.3</w:t>
        </w:r>
        <w:r w:rsidR="007F0CBB">
          <w:rPr>
            <w:rFonts w:asciiTheme="minorHAnsi" w:eastAsiaTheme="minorEastAsia" w:hAnsiTheme="minorHAnsi" w:cstheme="minorBidi"/>
            <w:sz w:val="22"/>
            <w:szCs w:val="22"/>
          </w:rPr>
          <w:tab/>
        </w:r>
        <w:r w:rsidR="007F0CBB" w:rsidRPr="00467702">
          <w:rPr>
            <w:rStyle w:val="ac"/>
          </w:rPr>
          <w:t>Формат</w:t>
        </w:r>
        <w:r w:rsidR="007F0CBB" w:rsidRPr="00467702">
          <w:rPr>
            <w:rStyle w:val="ac"/>
            <w:lang w:val="en-US"/>
          </w:rPr>
          <w:t xml:space="preserve"> </w:t>
        </w:r>
        <w:r w:rsidR="007F0CBB" w:rsidRPr="00467702">
          <w:rPr>
            <w:rStyle w:val="ac"/>
          </w:rPr>
          <w:t>файла</w:t>
        </w:r>
        <w:r w:rsidR="007F0CBB" w:rsidRPr="00467702">
          <w:rPr>
            <w:rStyle w:val="ac"/>
            <w:lang w:val="en-US"/>
          </w:rPr>
          <w:t xml:space="preserve"> </w:t>
        </w:r>
        <w:r w:rsidR="007F0CBB" w:rsidRPr="00467702">
          <w:rPr>
            <w:rStyle w:val="ac"/>
          </w:rPr>
          <w:t>импорта</w:t>
        </w:r>
        <w:r w:rsidR="007F0CBB" w:rsidRPr="00467702">
          <w:rPr>
            <w:rStyle w:val="ac"/>
            <w:lang w:val="en-US"/>
          </w:rPr>
          <w:t xml:space="preserve"> </w:t>
        </w:r>
        <w:r w:rsidR="007F0CBB" w:rsidRPr="00467702">
          <w:rPr>
            <w:rStyle w:val="ac"/>
          </w:rPr>
          <w:t>данных</w:t>
        </w:r>
        <w:r w:rsidR="007F0CBB">
          <w:rPr>
            <w:webHidden/>
          </w:rPr>
          <w:tab/>
        </w:r>
        <w:r w:rsidR="007F0CBB">
          <w:rPr>
            <w:webHidden/>
          </w:rPr>
          <w:fldChar w:fldCharType="begin"/>
        </w:r>
        <w:r w:rsidR="007F0CBB">
          <w:rPr>
            <w:webHidden/>
          </w:rPr>
          <w:instrText xml:space="preserve"> PAGEREF _Toc383285450 \h </w:instrText>
        </w:r>
        <w:r w:rsidR="007F0CBB">
          <w:rPr>
            <w:webHidden/>
          </w:rPr>
        </w:r>
        <w:r w:rsidR="007F0CBB">
          <w:rPr>
            <w:webHidden/>
          </w:rPr>
          <w:fldChar w:fldCharType="separate"/>
        </w:r>
        <w:r w:rsidR="007F0CBB">
          <w:rPr>
            <w:webHidden/>
          </w:rPr>
          <w:t>83</w:t>
        </w:r>
        <w:r w:rsidR="007F0CBB">
          <w:rPr>
            <w:webHidden/>
          </w:rPr>
          <w:fldChar w:fldCharType="end"/>
        </w:r>
      </w:hyperlink>
    </w:p>
    <w:p w14:paraId="0A0944A8" w14:textId="77777777" w:rsidR="007F0CBB" w:rsidRDefault="001B19AE">
      <w:pPr>
        <w:pStyle w:val="21"/>
        <w:rPr>
          <w:rFonts w:asciiTheme="minorHAnsi" w:eastAsiaTheme="minorEastAsia" w:hAnsiTheme="minorHAnsi" w:cstheme="minorBidi"/>
          <w:b w:val="0"/>
          <w:bCs w:val="0"/>
          <w:noProof/>
          <w:sz w:val="22"/>
          <w:szCs w:val="22"/>
        </w:rPr>
      </w:pPr>
      <w:hyperlink w:anchor="_Toc383285451" w:history="1">
        <w:r w:rsidR="007F0CBB" w:rsidRPr="00467702">
          <w:rPr>
            <w:rStyle w:val="ac"/>
            <w:noProof/>
          </w:rPr>
          <w:t>3.10</w:t>
        </w:r>
        <w:r w:rsidR="007F0CBB">
          <w:rPr>
            <w:rFonts w:asciiTheme="minorHAnsi" w:eastAsiaTheme="minorEastAsia" w:hAnsiTheme="minorHAnsi" w:cstheme="minorBidi"/>
            <w:b w:val="0"/>
            <w:bCs w:val="0"/>
            <w:noProof/>
            <w:sz w:val="22"/>
            <w:szCs w:val="22"/>
          </w:rPr>
          <w:tab/>
        </w:r>
        <w:r w:rsidR="007F0CBB" w:rsidRPr="00467702">
          <w:rPr>
            <w:rStyle w:val="ac"/>
            <w:noProof/>
          </w:rPr>
          <w:t>Подсистема периодических заданий</w:t>
        </w:r>
        <w:r w:rsidR="007F0CBB">
          <w:rPr>
            <w:noProof/>
            <w:webHidden/>
          </w:rPr>
          <w:tab/>
        </w:r>
        <w:r w:rsidR="007F0CBB">
          <w:rPr>
            <w:noProof/>
            <w:webHidden/>
          </w:rPr>
          <w:fldChar w:fldCharType="begin"/>
        </w:r>
        <w:r w:rsidR="007F0CBB">
          <w:rPr>
            <w:noProof/>
            <w:webHidden/>
          </w:rPr>
          <w:instrText xml:space="preserve"> PAGEREF _Toc383285451 \h </w:instrText>
        </w:r>
        <w:r w:rsidR="007F0CBB">
          <w:rPr>
            <w:noProof/>
            <w:webHidden/>
          </w:rPr>
        </w:r>
        <w:r w:rsidR="007F0CBB">
          <w:rPr>
            <w:noProof/>
            <w:webHidden/>
          </w:rPr>
          <w:fldChar w:fldCharType="separate"/>
        </w:r>
        <w:r w:rsidR="007F0CBB">
          <w:rPr>
            <w:noProof/>
            <w:webHidden/>
          </w:rPr>
          <w:t>84</w:t>
        </w:r>
        <w:r w:rsidR="007F0CBB">
          <w:rPr>
            <w:noProof/>
            <w:webHidden/>
          </w:rPr>
          <w:fldChar w:fldCharType="end"/>
        </w:r>
      </w:hyperlink>
    </w:p>
    <w:p w14:paraId="209B945C" w14:textId="77777777" w:rsidR="007F0CBB" w:rsidRDefault="001B19AE">
      <w:pPr>
        <w:pStyle w:val="32"/>
        <w:rPr>
          <w:rFonts w:asciiTheme="minorHAnsi" w:eastAsiaTheme="minorEastAsia" w:hAnsiTheme="minorHAnsi" w:cstheme="minorBidi"/>
          <w:sz w:val="22"/>
          <w:szCs w:val="22"/>
        </w:rPr>
      </w:pPr>
      <w:hyperlink w:anchor="_Toc383285452" w:history="1">
        <w:r w:rsidR="007F0CBB" w:rsidRPr="00467702">
          <w:rPr>
            <w:rStyle w:val="ac"/>
          </w:rPr>
          <w:t>3.10.1</w:t>
        </w:r>
        <w:r w:rsidR="007F0CBB">
          <w:rPr>
            <w:rFonts w:asciiTheme="minorHAnsi" w:eastAsiaTheme="minorEastAsia" w:hAnsiTheme="minorHAnsi" w:cstheme="minorBidi"/>
            <w:sz w:val="22"/>
            <w:szCs w:val="22"/>
          </w:rPr>
          <w:tab/>
        </w:r>
        <w:r w:rsidR="007F0CBB" w:rsidRPr="00467702">
          <w:rPr>
            <w:rStyle w:val="ac"/>
          </w:rPr>
          <w:t>Основные положения</w:t>
        </w:r>
        <w:r w:rsidR="007F0CBB">
          <w:rPr>
            <w:webHidden/>
          </w:rPr>
          <w:tab/>
        </w:r>
        <w:r w:rsidR="007F0CBB">
          <w:rPr>
            <w:webHidden/>
          </w:rPr>
          <w:fldChar w:fldCharType="begin"/>
        </w:r>
        <w:r w:rsidR="007F0CBB">
          <w:rPr>
            <w:webHidden/>
          </w:rPr>
          <w:instrText xml:space="preserve"> PAGEREF _Toc383285452 \h </w:instrText>
        </w:r>
        <w:r w:rsidR="007F0CBB">
          <w:rPr>
            <w:webHidden/>
          </w:rPr>
        </w:r>
        <w:r w:rsidR="007F0CBB">
          <w:rPr>
            <w:webHidden/>
          </w:rPr>
          <w:fldChar w:fldCharType="separate"/>
        </w:r>
        <w:r w:rsidR="007F0CBB">
          <w:rPr>
            <w:webHidden/>
          </w:rPr>
          <w:t>84</w:t>
        </w:r>
        <w:r w:rsidR="007F0CBB">
          <w:rPr>
            <w:webHidden/>
          </w:rPr>
          <w:fldChar w:fldCharType="end"/>
        </w:r>
      </w:hyperlink>
    </w:p>
    <w:p w14:paraId="0B975129" w14:textId="77777777" w:rsidR="007F0CBB" w:rsidRDefault="001B19AE">
      <w:pPr>
        <w:pStyle w:val="32"/>
        <w:rPr>
          <w:rFonts w:asciiTheme="minorHAnsi" w:eastAsiaTheme="minorEastAsia" w:hAnsiTheme="minorHAnsi" w:cstheme="minorBidi"/>
          <w:sz w:val="22"/>
          <w:szCs w:val="22"/>
        </w:rPr>
      </w:pPr>
      <w:hyperlink w:anchor="_Toc383285453" w:history="1">
        <w:r w:rsidR="007F0CBB" w:rsidRPr="00467702">
          <w:rPr>
            <w:rStyle w:val="ac"/>
          </w:rPr>
          <w:t>3.10.2</w:t>
        </w:r>
        <w:r w:rsidR="007F0CBB">
          <w:rPr>
            <w:rFonts w:asciiTheme="minorHAnsi" w:eastAsiaTheme="minorEastAsia" w:hAnsiTheme="minorHAnsi" w:cstheme="minorBidi"/>
            <w:sz w:val="22"/>
            <w:szCs w:val="22"/>
          </w:rPr>
          <w:tab/>
        </w:r>
        <w:r w:rsidR="007F0CBB" w:rsidRPr="00467702">
          <w:rPr>
            <w:rStyle w:val="ac"/>
          </w:rPr>
          <w:t>Реализация</w:t>
        </w:r>
        <w:r w:rsidR="007F0CBB">
          <w:rPr>
            <w:webHidden/>
          </w:rPr>
          <w:tab/>
        </w:r>
        <w:r w:rsidR="007F0CBB">
          <w:rPr>
            <w:webHidden/>
          </w:rPr>
          <w:fldChar w:fldCharType="begin"/>
        </w:r>
        <w:r w:rsidR="007F0CBB">
          <w:rPr>
            <w:webHidden/>
          </w:rPr>
          <w:instrText xml:space="preserve"> PAGEREF _Toc383285453 \h </w:instrText>
        </w:r>
        <w:r w:rsidR="007F0CBB">
          <w:rPr>
            <w:webHidden/>
          </w:rPr>
        </w:r>
        <w:r w:rsidR="007F0CBB">
          <w:rPr>
            <w:webHidden/>
          </w:rPr>
          <w:fldChar w:fldCharType="separate"/>
        </w:r>
        <w:r w:rsidR="007F0CBB">
          <w:rPr>
            <w:webHidden/>
          </w:rPr>
          <w:t>85</w:t>
        </w:r>
        <w:r w:rsidR="007F0CBB">
          <w:rPr>
            <w:webHidden/>
          </w:rPr>
          <w:fldChar w:fldCharType="end"/>
        </w:r>
      </w:hyperlink>
    </w:p>
    <w:p w14:paraId="47114D2A" w14:textId="77777777" w:rsidR="007F0CBB" w:rsidRDefault="001B19AE">
      <w:pPr>
        <w:pStyle w:val="41"/>
        <w:rPr>
          <w:rFonts w:asciiTheme="minorHAnsi" w:eastAsiaTheme="minorEastAsia" w:hAnsiTheme="minorHAnsi" w:cstheme="minorBidi"/>
          <w:sz w:val="22"/>
          <w:szCs w:val="22"/>
        </w:rPr>
      </w:pPr>
      <w:hyperlink w:anchor="_Toc383285454" w:history="1">
        <w:r w:rsidR="007F0CBB" w:rsidRPr="00467702">
          <w:rPr>
            <w:rStyle w:val="ac"/>
          </w:rPr>
          <w:t>3.10.2.1</w:t>
        </w:r>
        <w:r w:rsidR="007F0CBB">
          <w:rPr>
            <w:rFonts w:asciiTheme="minorHAnsi" w:eastAsiaTheme="minorEastAsia" w:hAnsiTheme="minorHAnsi" w:cstheme="minorBidi"/>
            <w:sz w:val="22"/>
            <w:szCs w:val="22"/>
          </w:rPr>
          <w:tab/>
        </w:r>
        <w:r w:rsidR="007F0CBB" w:rsidRPr="00467702">
          <w:rPr>
            <w:rStyle w:val="ac"/>
          </w:rPr>
          <w:t>Инициализация</w:t>
        </w:r>
        <w:r w:rsidR="007F0CBB">
          <w:rPr>
            <w:webHidden/>
          </w:rPr>
          <w:tab/>
        </w:r>
        <w:r w:rsidR="007F0CBB">
          <w:rPr>
            <w:webHidden/>
          </w:rPr>
          <w:fldChar w:fldCharType="begin"/>
        </w:r>
        <w:r w:rsidR="007F0CBB">
          <w:rPr>
            <w:webHidden/>
          </w:rPr>
          <w:instrText xml:space="preserve"> PAGEREF _Toc383285454 \h </w:instrText>
        </w:r>
        <w:r w:rsidR="007F0CBB">
          <w:rPr>
            <w:webHidden/>
          </w:rPr>
        </w:r>
        <w:r w:rsidR="007F0CBB">
          <w:rPr>
            <w:webHidden/>
          </w:rPr>
          <w:fldChar w:fldCharType="separate"/>
        </w:r>
        <w:r w:rsidR="007F0CBB">
          <w:rPr>
            <w:webHidden/>
          </w:rPr>
          <w:t>85</w:t>
        </w:r>
        <w:r w:rsidR="007F0CBB">
          <w:rPr>
            <w:webHidden/>
          </w:rPr>
          <w:fldChar w:fldCharType="end"/>
        </w:r>
      </w:hyperlink>
    </w:p>
    <w:p w14:paraId="7DCA11BB" w14:textId="77777777" w:rsidR="007F0CBB" w:rsidRDefault="001B19AE">
      <w:pPr>
        <w:pStyle w:val="41"/>
        <w:rPr>
          <w:rFonts w:asciiTheme="minorHAnsi" w:eastAsiaTheme="minorEastAsia" w:hAnsiTheme="minorHAnsi" w:cstheme="minorBidi"/>
          <w:sz w:val="22"/>
          <w:szCs w:val="22"/>
        </w:rPr>
      </w:pPr>
      <w:hyperlink w:anchor="_Toc383285455" w:history="1">
        <w:r w:rsidR="007F0CBB" w:rsidRPr="00467702">
          <w:rPr>
            <w:rStyle w:val="ac"/>
          </w:rPr>
          <w:t>3.10.2.2</w:t>
        </w:r>
        <w:r w:rsidR="007F0CBB">
          <w:rPr>
            <w:rFonts w:asciiTheme="minorHAnsi" w:eastAsiaTheme="minorEastAsia" w:hAnsiTheme="minorHAnsi" w:cstheme="minorBidi"/>
            <w:sz w:val="22"/>
            <w:szCs w:val="22"/>
          </w:rPr>
          <w:tab/>
        </w:r>
        <w:r w:rsidR="007F0CBB" w:rsidRPr="00467702">
          <w:rPr>
            <w:rStyle w:val="ac"/>
          </w:rPr>
          <w:t>Работа</w:t>
        </w:r>
        <w:r w:rsidR="007F0CBB">
          <w:rPr>
            <w:webHidden/>
          </w:rPr>
          <w:tab/>
        </w:r>
        <w:r w:rsidR="007F0CBB">
          <w:rPr>
            <w:webHidden/>
          </w:rPr>
          <w:fldChar w:fldCharType="begin"/>
        </w:r>
        <w:r w:rsidR="007F0CBB">
          <w:rPr>
            <w:webHidden/>
          </w:rPr>
          <w:instrText xml:space="preserve"> PAGEREF _Toc383285455 \h </w:instrText>
        </w:r>
        <w:r w:rsidR="007F0CBB">
          <w:rPr>
            <w:webHidden/>
          </w:rPr>
        </w:r>
        <w:r w:rsidR="007F0CBB">
          <w:rPr>
            <w:webHidden/>
          </w:rPr>
          <w:fldChar w:fldCharType="separate"/>
        </w:r>
        <w:r w:rsidR="007F0CBB">
          <w:rPr>
            <w:webHidden/>
          </w:rPr>
          <w:t>85</w:t>
        </w:r>
        <w:r w:rsidR="007F0CBB">
          <w:rPr>
            <w:webHidden/>
          </w:rPr>
          <w:fldChar w:fldCharType="end"/>
        </w:r>
      </w:hyperlink>
    </w:p>
    <w:p w14:paraId="4C172C18" w14:textId="77777777" w:rsidR="007F0CBB" w:rsidRDefault="001B19AE">
      <w:pPr>
        <w:pStyle w:val="41"/>
        <w:rPr>
          <w:rFonts w:asciiTheme="minorHAnsi" w:eastAsiaTheme="minorEastAsia" w:hAnsiTheme="minorHAnsi" w:cstheme="minorBidi"/>
          <w:sz w:val="22"/>
          <w:szCs w:val="22"/>
        </w:rPr>
      </w:pPr>
      <w:hyperlink w:anchor="_Toc383285456" w:history="1">
        <w:r w:rsidR="007F0CBB" w:rsidRPr="00467702">
          <w:rPr>
            <w:rStyle w:val="ac"/>
          </w:rPr>
          <w:t>3.10.2.3</w:t>
        </w:r>
        <w:r w:rsidR="007F0CBB">
          <w:rPr>
            <w:rFonts w:asciiTheme="minorHAnsi" w:eastAsiaTheme="minorEastAsia" w:hAnsiTheme="minorHAnsi" w:cstheme="minorBidi"/>
            <w:sz w:val="22"/>
            <w:szCs w:val="22"/>
          </w:rPr>
          <w:tab/>
        </w:r>
        <w:r w:rsidR="007F0CBB" w:rsidRPr="00467702">
          <w:rPr>
            <w:rStyle w:val="ac"/>
          </w:rPr>
          <w:t>Описание интерфейсов и доменных объектов</w:t>
        </w:r>
        <w:r w:rsidR="007F0CBB">
          <w:rPr>
            <w:webHidden/>
          </w:rPr>
          <w:tab/>
        </w:r>
        <w:r w:rsidR="007F0CBB">
          <w:rPr>
            <w:webHidden/>
          </w:rPr>
          <w:fldChar w:fldCharType="begin"/>
        </w:r>
        <w:r w:rsidR="007F0CBB">
          <w:rPr>
            <w:webHidden/>
          </w:rPr>
          <w:instrText xml:space="preserve"> PAGEREF _Toc383285456 \h </w:instrText>
        </w:r>
        <w:r w:rsidR="007F0CBB">
          <w:rPr>
            <w:webHidden/>
          </w:rPr>
        </w:r>
        <w:r w:rsidR="007F0CBB">
          <w:rPr>
            <w:webHidden/>
          </w:rPr>
          <w:fldChar w:fldCharType="separate"/>
        </w:r>
        <w:r w:rsidR="007F0CBB">
          <w:rPr>
            <w:webHidden/>
          </w:rPr>
          <w:t>86</w:t>
        </w:r>
        <w:r w:rsidR="007F0CBB">
          <w:rPr>
            <w:webHidden/>
          </w:rPr>
          <w:fldChar w:fldCharType="end"/>
        </w:r>
      </w:hyperlink>
    </w:p>
    <w:p w14:paraId="3003639F" w14:textId="77777777" w:rsidR="007F0CBB" w:rsidRDefault="001B19AE">
      <w:pPr>
        <w:pStyle w:val="21"/>
        <w:rPr>
          <w:rFonts w:asciiTheme="minorHAnsi" w:eastAsiaTheme="minorEastAsia" w:hAnsiTheme="minorHAnsi" w:cstheme="minorBidi"/>
          <w:b w:val="0"/>
          <w:bCs w:val="0"/>
          <w:noProof/>
          <w:sz w:val="22"/>
          <w:szCs w:val="22"/>
        </w:rPr>
      </w:pPr>
      <w:hyperlink w:anchor="_Toc383285457" w:history="1">
        <w:r w:rsidR="007F0CBB" w:rsidRPr="00467702">
          <w:rPr>
            <w:rStyle w:val="ac"/>
            <w:noProof/>
          </w:rPr>
          <w:t>3.11</w:t>
        </w:r>
        <w:r w:rsidR="007F0CBB">
          <w:rPr>
            <w:rFonts w:asciiTheme="minorHAnsi" w:eastAsiaTheme="minorEastAsia" w:hAnsiTheme="minorHAnsi" w:cstheme="minorBidi"/>
            <w:b w:val="0"/>
            <w:bCs w:val="0"/>
            <w:noProof/>
            <w:sz w:val="22"/>
            <w:szCs w:val="22"/>
          </w:rPr>
          <w:tab/>
        </w:r>
        <w:r w:rsidR="007F0CBB" w:rsidRPr="00467702">
          <w:rPr>
            <w:rStyle w:val="ac"/>
            <w:noProof/>
          </w:rPr>
          <w:t xml:space="preserve">Подсистема </w:t>
        </w:r>
        <w:r w:rsidR="007F0CBB" w:rsidRPr="00467702">
          <w:rPr>
            <w:rStyle w:val="ac"/>
            <w:noProof/>
            <w:lang w:val="en-US"/>
          </w:rPr>
          <w:t>AuditLog</w:t>
        </w:r>
        <w:r w:rsidR="007F0CBB">
          <w:rPr>
            <w:noProof/>
            <w:webHidden/>
          </w:rPr>
          <w:tab/>
        </w:r>
        <w:r w:rsidR="007F0CBB">
          <w:rPr>
            <w:noProof/>
            <w:webHidden/>
          </w:rPr>
          <w:fldChar w:fldCharType="begin"/>
        </w:r>
        <w:r w:rsidR="007F0CBB">
          <w:rPr>
            <w:noProof/>
            <w:webHidden/>
          </w:rPr>
          <w:instrText xml:space="preserve"> PAGEREF _Toc383285457 \h </w:instrText>
        </w:r>
        <w:r w:rsidR="007F0CBB">
          <w:rPr>
            <w:noProof/>
            <w:webHidden/>
          </w:rPr>
        </w:r>
        <w:r w:rsidR="007F0CBB">
          <w:rPr>
            <w:noProof/>
            <w:webHidden/>
          </w:rPr>
          <w:fldChar w:fldCharType="separate"/>
        </w:r>
        <w:r w:rsidR="007F0CBB">
          <w:rPr>
            <w:noProof/>
            <w:webHidden/>
          </w:rPr>
          <w:t>91</w:t>
        </w:r>
        <w:r w:rsidR="007F0CBB">
          <w:rPr>
            <w:noProof/>
            <w:webHidden/>
          </w:rPr>
          <w:fldChar w:fldCharType="end"/>
        </w:r>
      </w:hyperlink>
    </w:p>
    <w:p w14:paraId="0D118882" w14:textId="77777777" w:rsidR="007F0CBB" w:rsidRDefault="001B19AE">
      <w:pPr>
        <w:pStyle w:val="32"/>
        <w:rPr>
          <w:rFonts w:asciiTheme="minorHAnsi" w:eastAsiaTheme="minorEastAsia" w:hAnsiTheme="minorHAnsi" w:cstheme="minorBidi"/>
          <w:sz w:val="22"/>
          <w:szCs w:val="22"/>
        </w:rPr>
      </w:pPr>
      <w:hyperlink w:anchor="_Toc383285458" w:history="1">
        <w:r w:rsidR="007F0CBB" w:rsidRPr="00467702">
          <w:rPr>
            <w:rStyle w:val="ac"/>
          </w:rPr>
          <w:t>3.11.1</w:t>
        </w:r>
        <w:r w:rsidR="007F0CBB">
          <w:rPr>
            <w:rFonts w:asciiTheme="minorHAnsi" w:eastAsiaTheme="minorEastAsia" w:hAnsiTheme="minorHAnsi" w:cstheme="minorBidi"/>
            <w:sz w:val="22"/>
            <w:szCs w:val="22"/>
          </w:rPr>
          <w:tab/>
        </w:r>
        <w:r w:rsidR="007F0CBB" w:rsidRPr="00467702">
          <w:rPr>
            <w:rStyle w:val="ac"/>
          </w:rPr>
          <w:t>Способ реализации</w:t>
        </w:r>
        <w:r w:rsidR="007F0CBB">
          <w:rPr>
            <w:webHidden/>
          </w:rPr>
          <w:tab/>
        </w:r>
        <w:r w:rsidR="007F0CBB">
          <w:rPr>
            <w:webHidden/>
          </w:rPr>
          <w:fldChar w:fldCharType="begin"/>
        </w:r>
        <w:r w:rsidR="007F0CBB">
          <w:rPr>
            <w:webHidden/>
          </w:rPr>
          <w:instrText xml:space="preserve"> PAGEREF _Toc383285458 \h </w:instrText>
        </w:r>
        <w:r w:rsidR="007F0CBB">
          <w:rPr>
            <w:webHidden/>
          </w:rPr>
        </w:r>
        <w:r w:rsidR="007F0CBB">
          <w:rPr>
            <w:webHidden/>
          </w:rPr>
          <w:fldChar w:fldCharType="separate"/>
        </w:r>
        <w:r w:rsidR="007F0CBB">
          <w:rPr>
            <w:webHidden/>
          </w:rPr>
          <w:t>91</w:t>
        </w:r>
        <w:r w:rsidR="007F0CBB">
          <w:rPr>
            <w:webHidden/>
          </w:rPr>
          <w:fldChar w:fldCharType="end"/>
        </w:r>
      </w:hyperlink>
    </w:p>
    <w:p w14:paraId="74AE8A1D" w14:textId="77777777" w:rsidR="007F0CBB" w:rsidRDefault="001B19AE">
      <w:pPr>
        <w:pStyle w:val="32"/>
        <w:rPr>
          <w:rFonts w:asciiTheme="minorHAnsi" w:eastAsiaTheme="minorEastAsia" w:hAnsiTheme="minorHAnsi" w:cstheme="minorBidi"/>
          <w:sz w:val="22"/>
          <w:szCs w:val="22"/>
        </w:rPr>
      </w:pPr>
      <w:hyperlink w:anchor="_Toc383285459" w:history="1">
        <w:r w:rsidR="007F0CBB" w:rsidRPr="00467702">
          <w:rPr>
            <w:rStyle w:val="ac"/>
          </w:rPr>
          <w:t>3.11.2</w:t>
        </w:r>
        <w:r w:rsidR="007F0CBB">
          <w:rPr>
            <w:rFonts w:asciiTheme="minorHAnsi" w:eastAsiaTheme="minorEastAsia" w:hAnsiTheme="minorHAnsi" w:cstheme="minorBidi"/>
            <w:sz w:val="22"/>
            <w:szCs w:val="22"/>
          </w:rPr>
          <w:tab/>
        </w:r>
        <w:r w:rsidR="007F0CBB" w:rsidRPr="00467702">
          <w:rPr>
            <w:rStyle w:val="ac"/>
          </w:rPr>
          <w:t xml:space="preserve">Описание моделей, используемых при работе с </w:t>
        </w:r>
        <w:r w:rsidR="007F0CBB" w:rsidRPr="00467702">
          <w:rPr>
            <w:rStyle w:val="ac"/>
            <w:lang w:val="en-US"/>
          </w:rPr>
          <w:t>AuditLog</w:t>
        </w:r>
        <w:r w:rsidR="007F0CBB" w:rsidRPr="00467702">
          <w:rPr>
            <w:rStyle w:val="ac"/>
          </w:rPr>
          <w:t>.</w:t>
        </w:r>
        <w:r w:rsidR="007F0CBB">
          <w:rPr>
            <w:webHidden/>
          </w:rPr>
          <w:tab/>
        </w:r>
        <w:r w:rsidR="007F0CBB">
          <w:rPr>
            <w:webHidden/>
          </w:rPr>
          <w:fldChar w:fldCharType="begin"/>
        </w:r>
        <w:r w:rsidR="007F0CBB">
          <w:rPr>
            <w:webHidden/>
          </w:rPr>
          <w:instrText xml:space="preserve"> PAGEREF _Toc383285459 \h </w:instrText>
        </w:r>
        <w:r w:rsidR="007F0CBB">
          <w:rPr>
            <w:webHidden/>
          </w:rPr>
        </w:r>
        <w:r w:rsidR="007F0CBB">
          <w:rPr>
            <w:webHidden/>
          </w:rPr>
          <w:fldChar w:fldCharType="separate"/>
        </w:r>
        <w:r w:rsidR="007F0CBB">
          <w:rPr>
            <w:webHidden/>
          </w:rPr>
          <w:t>93</w:t>
        </w:r>
        <w:r w:rsidR="007F0CBB">
          <w:rPr>
            <w:webHidden/>
          </w:rPr>
          <w:fldChar w:fldCharType="end"/>
        </w:r>
      </w:hyperlink>
    </w:p>
    <w:p w14:paraId="66F55ECA" w14:textId="77777777" w:rsidR="007F0CBB" w:rsidRDefault="001B19AE">
      <w:pPr>
        <w:pStyle w:val="32"/>
        <w:rPr>
          <w:rFonts w:asciiTheme="minorHAnsi" w:eastAsiaTheme="minorEastAsia" w:hAnsiTheme="minorHAnsi" w:cstheme="minorBidi"/>
          <w:sz w:val="22"/>
          <w:szCs w:val="22"/>
        </w:rPr>
      </w:pPr>
      <w:hyperlink w:anchor="_Toc383285460" w:history="1">
        <w:r w:rsidR="007F0CBB" w:rsidRPr="00467702">
          <w:rPr>
            <w:rStyle w:val="ac"/>
          </w:rPr>
          <w:t>3.11.3</w:t>
        </w:r>
        <w:r w:rsidR="007F0CBB">
          <w:rPr>
            <w:rFonts w:asciiTheme="minorHAnsi" w:eastAsiaTheme="minorEastAsia" w:hAnsiTheme="minorHAnsi" w:cstheme="minorBidi"/>
            <w:sz w:val="22"/>
            <w:szCs w:val="22"/>
          </w:rPr>
          <w:tab/>
        </w:r>
        <w:r w:rsidR="007F0CBB" w:rsidRPr="00467702">
          <w:rPr>
            <w:rStyle w:val="ac"/>
          </w:rPr>
          <w:t>Необходимые доработки в ядре и других сервисах</w:t>
        </w:r>
        <w:r w:rsidR="007F0CBB">
          <w:rPr>
            <w:webHidden/>
          </w:rPr>
          <w:tab/>
        </w:r>
        <w:r w:rsidR="007F0CBB">
          <w:rPr>
            <w:webHidden/>
          </w:rPr>
          <w:fldChar w:fldCharType="begin"/>
        </w:r>
        <w:r w:rsidR="007F0CBB">
          <w:rPr>
            <w:webHidden/>
          </w:rPr>
          <w:instrText xml:space="preserve"> PAGEREF _Toc383285460 \h </w:instrText>
        </w:r>
        <w:r w:rsidR="007F0CBB">
          <w:rPr>
            <w:webHidden/>
          </w:rPr>
        </w:r>
        <w:r w:rsidR="007F0CBB">
          <w:rPr>
            <w:webHidden/>
          </w:rPr>
          <w:fldChar w:fldCharType="separate"/>
        </w:r>
        <w:r w:rsidR="007F0CBB">
          <w:rPr>
            <w:webHidden/>
          </w:rPr>
          <w:t>96</w:t>
        </w:r>
        <w:r w:rsidR="007F0CBB">
          <w:rPr>
            <w:webHidden/>
          </w:rPr>
          <w:fldChar w:fldCharType="end"/>
        </w:r>
      </w:hyperlink>
    </w:p>
    <w:p w14:paraId="6E4246B8" w14:textId="77777777" w:rsidR="007F0CBB" w:rsidRDefault="001B19AE">
      <w:pPr>
        <w:pStyle w:val="21"/>
        <w:rPr>
          <w:rFonts w:asciiTheme="minorHAnsi" w:eastAsiaTheme="minorEastAsia" w:hAnsiTheme="minorHAnsi" w:cstheme="minorBidi"/>
          <w:b w:val="0"/>
          <w:bCs w:val="0"/>
          <w:noProof/>
          <w:sz w:val="22"/>
          <w:szCs w:val="22"/>
        </w:rPr>
      </w:pPr>
      <w:hyperlink w:anchor="_Toc383285461" w:history="1">
        <w:r w:rsidR="007F0CBB" w:rsidRPr="00467702">
          <w:rPr>
            <w:rStyle w:val="ac"/>
            <w:noProof/>
          </w:rPr>
          <w:t>3.12</w:t>
        </w:r>
        <w:r w:rsidR="007F0CBB">
          <w:rPr>
            <w:rFonts w:asciiTheme="minorHAnsi" w:eastAsiaTheme="minorEastAsia" w:hAnsiTheme="minorHAnsi" w:cstheme="minorBidi"/>
            <w:b w:val="0"/>
            <w:bCs w:val="0"/>
            <w:noProof/>
            <w:sz w:val="22"/>
            <w:szCs w:val="22"/>
          </w:rPr>
          <w:tab/>
        </w:r>
        <w:r w:rsidR="007F0CBB" w:rsidRPr="00467702">
          <w:rPr>
            <w:rStyle w:val="ac"/>
            <w:noProof/>
          </w:rPr>
          <w:t>Настройка файлов конфигурации</w:t>
        </w:r>
        <w:r w:rsidR="007F0CBB">
          <w:rPr>
            <w:noProof/>
            <w:webHidden/>
          </w:rPr>
          <w:tab/>
        </w:r>
        <w:r w:rsidR="007F0CBB">
          <w:rPr>
            <w:noProof/>
            <w:webHidden/>
          </w:rPr>
          <w:fldChar w:fldCharType="begin"/>
        </w:r>
        <w:r w:rsidR="007F0CBB">
          <w:rPr>
            <w:noProof/>
            <w:webHidden/>
          </w:rPr>
          <w:instrText xml:space="preserve"> PAGEREF _Toc383285461 \h </w:instrText>
        </w:r>
        <w:r w:rsidR="007F0CBB">
          <w:rPr>
            <w:noProof/>
            <w:webHidden/>
          </w:rPr>
        </w:r>
        <w:r w:rsidR="007F0CBB">
          <w:rPr>
            <w:noProof/>
            <w:webHidden/>
          </w:rPr>
          <w:fldChar w:fldCharType="separate"/>
        </w:r>
        <w:r w:rsidR="007F0CBB">
          <w:rPr>
            <w:noProof/>
            <w:webHidden/>
          </w:rPr>
          <w:t>96</w:t>
        </w:r>
        <w:r w:rsidR="007F0CBB">
          <w:rPr>
            <w:noProof/>
            <w:webHidden/>
          </w:rPr>
          <w:fldChar w:fldCharType="end"/>
        </w:r>
      </w:hyperlink>
    </w:p>
    <w:p w14:paraId="7F9FEACA" w14:textId="77777777" w:rsidR="007F0CBB" w:rsidRDefault="001B19AE">
      <w:pPr>
        <w:pStyle w:val="32"/>
        <w:rPr>
          <w:rFonts w:asciiTheme="minorHAnsi" w:eastAsiaTheme="minorEastAsia" w:hAnsiTheme="minorHAnsi" w:cstheme="minorBidi"/>
          <w:sz w:val="22"/>
          <w:szCs w:val="22"/>
        </w:rPr>
      </w:pPr>
      <w:hyperlink w:anchor="_Toc383285462" w:history="1">
        <w:r w:rsidR="007F0CBB" w:rsidRPr="00467702">
          <w:rPr>
            <w:rStyle w:val="ac"/>
          </w:rPr>
          <w:t>3.12.1</w:t>
        </w:r>
        <w:r w:rsidR="007F0CBB">
          <w:rPr>
            <w:rFonts w:asciiTheme="minorHAnsi" w:eastAsiaTheme="minorEastAsia" w:hAnsiTheme="minorHAnsi" w:cstheme="minorBidi"/>
            <w:sz w:val="22"/>
            <w:szCs w:val="22"/>
          </w:rPr>
          <w:tab/>
        </w:r>
        <w:r w:rsidR="007F0CBB" w:rsidRPr="00467702">
          <w:rPr>
            <w:rStyle w:val="ac"/>
          </w:rPr>
          <w:t>Файлы конфигурации и их схемы</w:t>
        </w:r>
        <w:r w:rsidR="007F0CBB">
          <w:rPr>
            <w:webHidden/>
          </w:rPr>
          <w:tab/>
        </w:r>
        <w:r w:rsidR="007F0CBB">
          <w:rPr>
            <w:webHidden/>
          </w:rPr>
          <w:fldChar w:fldCharType="begin"/>
        </w:r>
        <w:r w:rsidR="007F0CBB">
          <w:rPr>
            <w:webHidden/>
          </w:rPr>
          <w:instrText xml:space="preserve"> PAGEREF _Toc383285462 \h </w:instrText>
        </w:r>
        <w:r w:rsidR="007F0CBB">
          <w:rPr>
            <w:webHidden/>
          </w:rPr>
        </w:r>
        <w:r w:rsidR="007F0CBB">
          <w:rPr>
            <w:webHidden/>
          </w:rPr>
          <w:fldChar w:fldCharType="separate"/>
        </w:r>
        <w:r w:rsidR="007F0CBB">
          <w:rPr>
            <w:webHidden/>
          </w:rPr>
          <w:t>96</w:t>
        </w:r>
        <w:r w:rsidR="007F0CBB">
          <w:rPr>
            <w:webHidden/>
          </w:rPr>
          <w:fldChar w:fldCharType="end"/>
        </w:r>
      </w:hyperlink>
    </w:p>
    <w:p w14:paraId="34FF4198" w14:textId="77777777" w:rsidR="007F0CBB" w:rsidRDefault="001B19AE">
      <w:pPr>
        <w:pStyle w:val="32"/>
        <w:rPr>
          <w:rFonts w:asciiTheme="minorHAnsi" w:eastAsiaTheme="minorEastAsia" w:hAnsiTheme="minorHAnsi" w:cstheme="minorBidi"/>
          <w:sz w:val="22"/>
          <w:szCs w:val="22"/>
        </w:rPr>
      </w:pPr>
      <w:hyperlink w:anchor="_Toc383285463" w:history="1">
        <w:r w:rsidR="007F0CBB" w:rsidRPr="00467702">
          <w:rPr>
            <w:rStyle w:val="ac"/>
          </w:rPr>
          <w:t>3.12.2</w:t>
        </w:r>
        <w:r w:rsidR="007F0CBB">
          <w:rPr>
            <w:rFonts w:asciiTheme="minorHAnsi" w:eastAsiaTheme="minorEastAsia" w:hAnsiTheme="minorHAnsi" w:cstheme="minorBidi"/>
            <w:sz w:val="22"/>
            <w:szCs w:val="22"/>
          </w:rPr>
          <w:tab/>
        </w:r>
        <w:r w:rsidR="007F0CBB" w:rsidRPr="00467702">
          <w:rPr>
            <w:rStyle w:val="ac"/>
          </w:rPr>
          <w:t>Файлы конфигурации ядра</w:t>
        </w:r>
        <w:r w:rsidR="007F0CBB">
          <w:rPr>
            <w:webHidden/>
          </w:rPr>
          <w:tab/>
        </w:r>
        <w:r w:rsidR="007F0CBB">
          <w:rPr>
            <w:webHidden/>
          </w:rPr>
          <w:fldChar w:fldCharType="begin"/>
        </w:r>
        <w:r w:rsidR="007F0CBB">
          <w:rPr>
            <w:webHidden/>
          </w:rPr>
          <w:instrText xml:space="preserve"> PAGEREF _Toc383285463 \h </w:instrText>
        </w:r>
        <w:r w:rsidR="007F0CBB">
          <w:rPr>
            <w:webHidden/>
          </w:rPr>
        </w:r>
        <w:r w:rsidR="007F0CBB">
          <w:rPr>
            <w:webHidden/>
          </w:rPr>
          <w:fldChar w:fldCharType="separate"/>
        </w:r>
        <w:r w:rsidR="007F0CBB">
          <w:rPr>
            <w:webHidden/>
          </w:rPr>
          <w:t>97</w:t>
        </w:r>
        <w:r w:rsidR="007F0CBB">
          <w:rPr>
            <w:webHidden/>
          </w:rPr>
          <w:fldChar w:fldCharType="end"/>
        </w:r>
      </w:hyperlink>
    </w:p>
    <w:p w14:paraId="3F842196" w14:textId="77777777" w:rsidR="007F0CBB" w:rsidRDefault="001B19AE">
      <w:pPr>
        <w:pStyle w:val="41"/>
        <w:rPr>
          <w:rFonts w:asciiTheme="minorHAnsi" w:eastAsiaTheme="minorEastAsia" w:hAnsiTheme="minorHAnsi" w:cstheme="minorBidi"/>
          <w:sz w:val="22"/>
          <w:szCs w:val="22"/>
        </w:rPr>
      </w:pPr>
      <w:hyperlink w:anchor="_Toc383285464" w:history="1">
        <w:r w:rsidR="007F0CBB" w:rsidRPr="00467702">
          <w:rPr>
            <w:rStyle w:val="ac"/>
          </w:rPr>
          <w:t>3.12.2.1</w:t>
        </w:r>
        <w:r w:rsidR="007F0CBB">
          <w:rPr>
            <w:rFonts w:asciiTheme="minorHAnsi" w:eastAsiaTheme="minorEastAsia" w:hAnsiTheme="minorHAnsi" w:cstheme="minorBidi"/>
            <w:sz w:val="22"/>
            <w:szCs w:val="22"/>
          </w:rPr>
          <w:tab/>
        </w:r>
        <w:r w:rsidR="007F0CBB" w:rsidRPr="00467702">
          <w:rPr>
            <w:rStyle w:val="ac"/>
          </w:rPr>
          <w:t>Схема ф</w:t>
        </w:r>
        <w:r w:rsidR="007F0CBB" w:rsidRPr="00467702">
          <w:rPr>
            <w:rStyle w:val="ac"/>
            <w:lang w:val="en-US"/>
          </w:rPr>
          <w:t>айл</w:t>
        </w:r>
        <w:r w:rsidR="007F0CBB" w:rsidRPr="00467702">
          <w:rPr>
            <w:rStyle w:val="ac"/>
          </w:rPr>
          <w:t>ов</w:t>
        </w:r>
        <w:r w:rsidR="007F0CBB" w:rsidRPr="00467702">
          <w:rPr>
            <w:rStyle w:val="ac"/>
            <w:lang w:val="en-US"/>
          </w:rPr>
          <w:t xml:space="preserve"> конфигурации ядра</w:t>
        </w:r>
        <w:r w:rsidR="007F0CBB">
          <w:rPr>
            <w:webHidden/>
          </w:rPr>
          <w:tab/>
        </w:r>
        <w:r w:rsidR="007F0CBB">
          <w:rPr>
            <w:webHidden/>
          </w:rPr>
          <w:fldChar w:fldCharType="begin"/>
        </w:r>
        <w:r w:rsidR="007F0CBB">
          <w:rPr>
            <w:webHidden/>
          </w:rPr>
          <w:instrText xml:space="preserve"> PAGEREF _Toc383285464 \h </w:instrText>
        </w:r>
        <w:r w:rsidR="007F0CBB">
          <w:rPr>
            <w:webHidden/>
          </w:rPr>
        </w:r>
        <w:r w:rsidR="007F0CBB">
          <w:rPr>
            <w:webHidden/>
          </w:rPr>
          <w:fldChar w:fldCharType="separate"/>
        </w:r>
        <w:r w:rsidR="007F0CBB">
          <w:rPr>
            <w:webHidden/>
          </w:rPr>
          <w:t>97</w:t>
        </w:r>
        <w:r w:rsidR="007F0CBB">
          <w:rPr>
            <w:webHidden/>
          </w:rPr>
          <w:fldChar w:fldCharType="end"/>
        </w:r>
      </w:hyperlink>
    </w:p>
    <w:p w14:paraId="4B094844" w14:textId="77777777" w:rsidR="007F0CBB" w:rsidRDefault="001B19AE">
      <w:pPr>
        <w:pStyle w:val="32"/>
        <w:rPr>
          <w:rFonts w:asciiTheme="minorHAnsi" w:eastAsiaTheme="minorEastAsia" w:hAnsiTheme="minorHAnsi" w:cstheme="minorBidi"/>
          <w:sz w:val="22"/>
          <w:szCs w:val="22"/>
        </w:rPr>
      </w:pPr>
      <w:hyperlink w:anchor="_Toc383285465" w:history="1">
        <w:r w:rsidR="007F0CBB" w:rsidRPr="00467702">
          <w:rPr>
            <w:rStyle w:val="ac"/>
          </w:rPr>
          <w:t>3.12.3</w:t>
        </w:r>
        <w:r w:rsidR="007F0CBB">
          <w:rPr>
            <w:rFonts w:asciiTheme="minorHAnsi" w:eastAsiaTheme="minorEastAsia" w:hAnsiTheme="minorHAnsi" w:cstheme="minorBidi"/>
            <w:sz w:val="22"/>
            <w:szCs w:val="22"/>
          </w:rPr>
          <w:tab/>
        </w:r>
        <w:r w:rsidR="007F0CBB" w:rsidRPr="00467702">
          <w:rPr>
            <w:rStyle w:val="ac"/>
          </w:rPr>
          <w:t>Файлы конфигурации модулей расширения</w:t>
        </w:r>
        <w:r w:rsidR="007F0CBB">
          <w:rPr>
            <w:webHidden/>
          </w:rPr>
          <w:tab/>
        </w:r>
        <w:r w:rsidR="007F0CBB">
          <w:rPr>
            <w:webHidden/>
          </w:rPr>
          <w:fldChar w:fldCharType="begin"/>
        </w:r>
        <w:r w:rsidR="007F0CBB">
          <w:rPr>
            <w:webHidden/>
          </w:rPr>
          <w:instrText xml:space="preserve"> PAGEREF _Toc383285465 \h </w:instrText>
        </w:r>
        <w:r w:rsidR="007F0CBB">
          <w:rPr>
            <w:webHidden/>
          </w:rPr>
        </w:r>
        <w:r w:rsidR="007F0CBB">
          <w:rPr>
            <w:webHidden/>
          </w:rPr>
          <w:fldChar w:fldCharType="separate"/>
        </w:r>
        <w:r w:rsidR="007F0CBB">
          <w:rPr>
            <w:webHidden/>
          </w:rPr>
          <w:t>98</w:t>
        </w:r>
        <w:r w:rsidR="007F0CBB">
          <w:rPr>
            <w:webHidden/>
          </w:rPr>
          <w:fldChar w:fldCharType="end"/>
        </w:r>
      </w:hyperlink>
    </w:p>
    <w:p w14:paraId="3E262B33" w14:textId="77777777" w:rsidR="007F0CBB" w:rsidRDefault="001B19AE">
      <w:pPr>
        <w:pStyle w:val="41"/>
        <w:rPr>
          <w:rFonts w:asciiTheme="minorHAnsi" w:eastAsiaTheme="minorEastAsia" w:hAnsiTheme="minorHAnsi" w:cstheme="minorBidi"/>
          <w:sz w:val="22"/>
          <w:szCs w:val="22"/>
        </w:rPr>
      </w:pPr>
      <w:hyperlink w:anchor="_Toc383285466" w:history="1">
        <w:r w:rsidR="007F0CBB" w:rsidRPr="00467702">
          <w:rPr>
            <w:rStyle w:val="ac"/>
          </w:rPr>
          <w:t>3.12.3.1</w:t>
        </w:r>
        <w:r w:rsidR="007F0CBB">
          <w:rPr>
            <w:rFonts w:asciiTheme="minorHAnsi" w:eastAsiaTheme="minorEastAsia" w:hAnsiTheme="minorHAnsi" w:cstheme="minorBidi"/>
            <w:sz w:val="22"/>
            <w:szCs w:val="22"/>
          </w:rPr>
          <w:tab/>
        </w:r>
        <w:r w:rsidR="007F0CBB" w:rsidRPr="00467702">
          <w:rPr>
            <w:rStyle w:val="ac"/>
          </w:rPr>
          <w:t>Схемы ф</w:t>
        </w:r>
        <w:r w:rsidR="007F0CBB" w:rsidRPr="00467702">
          <w:rPr>
            <w:rStyle w:val="ac"/>
            <w:lang w:val="en-US"/>
          </w:rPr>
          <w:t>айл</w:t>
        </w:r>
        <w:r w:rsidR="007F0CBB" w:rsidRPr="00467702">
          <w:rPr>
            <w:rStyle w:val="ac"/>
          </w:rPr>
          <w:t>ов</w:t>
        </w:r>
        <w:r w:rsidR="007F0CBB" w:rsidRPr="00467702">
          <w:rPr>
            <w:rStyle w:val="ac"/>
            <w:lang w:val="en-US"/>
          </w:rPr>
          <w:t xml:space="preserve"> конфигурации </w:t>
        </w:r>
        <w:r w:rsidR="007F0CBB" w:rsidRPr="00467702">
          <w:rPr>
            <w:rStyle w:val="ac"/>
          </w:rPr>
          <w:t>модулей расширения</w:t>
        </w:r>
        <w:r w:rsidR="007F0CBB">
          <w:rPr>
            <w:webHidden/>
          </w:rPr>
          <w:tab/>
        </w:r>
        <w:r w:rsidR="007F0CBB">
          <w:rPr>
            <w:webHidden/>
          </w:rPr>
          <w:fldChar w:fldCharType="begin"/>
        </w:r>
        <w:r w:rsidR="007F0CBB">
          <w:rPr>
            <w:webHidden/>
          </w:rPr>
          <w:instrText xml:space="preserve"> PAGEREF _Toc383285466 \h </w:instrText>
        </w:r>
        <w:r w:rsidR="007F0CBB">
          <w:rPr>
            <w:webHidden/>
          </w:rPr>
        </w:r>
        <w:r w:rsidR="007F0CBB">
          <w:rPr>
            <w:webHidden/>
          </w:rPr>
          <w:fldChar w:fldCharType="separate"/>
        </w:r>
        <w:r w:rsidR="007F0CBB">
          <w:rPr>
            <w:webHidden/>
          </w:rPr>
          <w:t>98</w:t>
        </w:r>
        <w:r w:rsidR="007F0CBB">
          <w:rPr>
            <w:webHidden/>
          </w:rPr>
          <w:fldChar w:fldCharType="end"/>
        </w:r>
      </w:hyperlink>
    </w:p>
    <w:p w14:paraId="59541CD7" w14:textId="77777777" w:rsidR="007F0CBB" w:rsidRDefault="001B19AE">
      <w:pPr>
        <w:pStyle w:val="41"/>
        <w:rPr>
          <w:rFonts w:asciiTheme="minorHAnsi" w:eastAsiaTheme="minorEastAsia" w:hAnsiTheme="minorHAnsi" w:cstheme="minorBidi"/>
          <w:sz w:val="22"/>
          <w:szCs w:val="22"/>
        </w:rPr>
      </w:pPr>
      <w:hyperlink w:anchor="_Toc383285467" w:history="1">
        <w:r w:rsidR="007F0CBB" w:rsidRPr="00467702">
          <w:rPr>
            <w:rStyle w:val="ac"/>
          </w:rPr>
          <w:t>3.12.3.2</w:t>
        </w:r>
        <w:r w:rsidR="007F0CBB">
          <w:rPr>
            <w:rFonts w:asciiTheme="minorHAnsi" w:eastAsiaTheme="minorEastAsia" w:hAnsiTheme="minorHAnsi" w:cstheme="minorBidi"/>
            <w:sz w:val="22"/>
            <w:szCs w:val="22"/>
          </w:rPr>
          <w:tab/>
        </w:r>
        <w:r w:rsidR="007F0CBB" w:rsidRPr="00467702">
          <w:rPr>
            <w:rStyle w:val="ac"/>
          </w:rPr>
          <w:t>Регистрация ф</w:t>
        </w:r>
        <w:r w:rsidR="007F0CBB" w:rsidRPr="00467702">
          <w:rPr>
            <w:rStyle w:val="ac"/>
            <w:lang w:val="en-US"/>
          </w:rPr>
          <w:t>айл</w:t>
        </w:r>
        <w:r w:rsidR="007F0CBB" w:rsidRPr="00467702">
          <w:rPr>
            <w:rStyle w:val="ac"/>
          </w:rPr>
          <w:t>ов</w:t>
        </w:r>
        <w:r w:rsidR="007F0CBB" w:rsidRPr="00467702">
          <w:rPr>
            <w:rStyle w:val="ac"/>
            <w:lang w:val="en-US"/>
          </w:rPr>
          <w:t xml:space="preserve"> конфигурации </w:t>
        </w:r>
        <w:r w:rsidR="007F0CBB" w:rsidRPr="00467702">
          <w:rPr>
            <w:rStyle w:val="ac"/>
          </w:rPr>
          <w:t>модулей расширения для загрузки ядром</w:t>
        </w:r>
        <w:r w:rsidR="007F0CBB">
          <w:rPr>
            <w:webHidden/>
          </w:rPr>
          <w:tab/>
        </w:r>
        <w:r w:rsidR="007F0CBB">
          <w:rPr>
            <w:webHidden/>
          </w:rPr>
          <w:fldChar w:fldCharType="begin"/>
        </w:r>
        <w:r w:rsidR="007F0CBB">
          <w:rPr>
            <w:webHidden/>
          </w:rPr>
          <w:instrText xml:space="preserve"> PAGEREF _Toc383285467 \h </w:instrText>
        </w:r>
        <w:r w:rsidR="007F0CBB">
          <w:rPr>
            <w:webHidden/>
          </w:rPr>
        </w:r>
        <w:r w:rsidR="007F0CBB">
          <w:rPr>
            <w:webHidden/>
          </w:rPr>
          <w:fldChar w:fldCharType="separate"/>
        </w:r>
        <w:r w:rsidR="007F0CBB">
          <w:rPr>
            <w:webHidden/>
          </w:rPr>
          <w:t>99</w:t>
        </w:r>
        <w:r w:rsidR="007F0CBB">
          <w:rPr>
            <w:webHidden/>
          </w:rPr>
          <w:fldChar w:fldCharType="end"/>
        </w:r>
      </w:hyperlink>
    </w:p>
    <w:p w14:paraId="0AE351BB" w14:textId="77777777" w:rsidR="007F0CBB" w:rsidRDefault="001B19AE">
      <w:pPr>
        <w:pStyle w:val="41"/>
        <w:rPr>
          <w:rFonts w:asciiTheme="minorHAnsi" w:eastAsiaTheme="minorEastAsia" w:hAnsiTheme="minorHAnsi" w:cstheme="minorBidi"/>
          <w:sz w:val="22"/>
          <w:szCs w:val="22"/>
        </w:rPr>
      </w:pPr>
      <w:hyperlink w:anchor="_Toc383285468" w:history="1">
        <w:r w:rsidR="007F0CBB" w:rsidRPr="00467702">
          <w:rPr>
            <w:rStyle w:val="ac"/>
          </w:rPr>
          <w:t>3.12.3.3</w:t>
        </w:r>
        <w:r w:rsidR="007F0CBB">
          <w:rPr>
            <w:rFonts w:asciiTheme="minorHAnsi" w:eastAsiaTheme="minorEastAsia" w:hAnsiTheme="minorHAnsi" w:cstheme="minorBidi"/>
            <w:sz w:val="22"/>
            <w:szCs w:val="22"/>
          </w:rPr>
          <w:tab/>
        </w:r>
        <w:r w:rsidR="007F0CBB" w:rsidRPr="00467702">
          <w:rPr>
            <w:rStyle w:val="ac"/>
          </w:rPr>
          <w:t>Некоторые детали реализации загрузки ядром файлов конфигурации модулей расширения</w:t>
        </w:r>
        <w:r w:rsidR="007F0CBB">
          <w:rPr>
            <w:webHidden/>
          </w:rPr>
          <w:tab/>
        </w:r>
        <w:r w:rsidR="007F0CBB">
          <w:rPr>
            <w:webHidden/>
          </w:rPr>
          <w:fldChar w:fldCharType="begin"/>
        </w:r>
        <w:r w:rsidR="007F0CBB">
          <w:rPr>
            <w:webHidden/>
          </w:rPr>
          <w:instrText xml:space="preserve"> PAGEREF _Toc383285468 \h </w:instrText>
        </w:r>
        <w:r w:rsidR="007F0CBB">
          <w:rPr>
            <w:webHidden/>
          </w:rPr>
        </w:r>
        <w:r w:rsidR="007F0CBB">
          <w:rPr>
            <w:webHidden/>
          </w:rPr>
          <w:fldChar w:fldCharType="separate"/>
        </w:r>
        <w:r w:rsidR="007F0CBB">
          <w:rPr>
            <w:webHidden/>
          </w:rPr>
          <w:t>99</w:t>
        </w:r>
        <w:r w:rsidR="007F0CBB">
          <w:rPr>
            <w:webHidden/>
          </w:rPr>
          <w:fldChar w:fldCharType="end"/>
        </w:r>
      </w:hyperlink>
    </w:p>
    <w:p w14:paraId="4DC31C71" w14:textId="77777777" w:rsidR="007F0CBB" w:rsidRDefault="001B19AE">
      <w:pPr>
        <w:pStyle w:val="21"/>
        <w:rPr>
          <w:rFonts w:asciiTheme="minorHAnsi" w:eastAsiaTheme="minorEastAsia" w:hAnsiTheme="minorHAnsi" w:cstheme="minorBidi"/>
          <w:b w:val="0"/>
          <w:bCs w:val="0"/>
          <w:noProof/>
          <w:sz w:val="22"/>
          <w:szCs w:val="22"/>
        </w:rPr>
      </w:pPr>
      <w:hyperlink w:anchor="_Toc383285469" w:history="1">
        <w:r w:rsidR="007F0CBB" w:rsidRPr="00467702">
          <w:rPr>
            <w:rStyle w:val="ac"/>
            <w:noProof/>
          </w:rPr>
          <w:t>3.13</w:t>
        </w:r>
        <w:r w:rsidR="007F0CBB">
          <w:rPr>
            <w:rFonts w:asciiTheme="minorHAnsi" w:eastAsiaTheme="minorEastAsia" w:hAnsiTheme="minorHAnsi" w:cstheme="minorBidi"/>
            <w:b w:val="0"/>
            <w:bCs w:val="0"/>
            <w:noProof/>
            <w:sz w:val="22"/>
            <w:szCs w:val="22"/>
          </w:rPr>
          <w:tab/>
        </w:r>
        <w:r w:rsidR="007F0CBB" w:rsidRPr="00467702">
          <w:rPr>
            <w:rStyle w:val="ac"/>
            <w:noProof/>
          </w:rPr>
          <w:t>Точки расширения</w:t>
        </w:r>
        <w:r w:rsidR="007F0CBB">
          <w:rPr>
            <w:noProof/>
            <w:webHidden/>
          </w:rPr>
          <w:tab/>
        </w:r>
        <w:r w:rsidR="007F0CBB">
          <w:rPr>
            <w:noProof/>
            <w:webHidden/>
          </w:rPr>
          <w:fldChar w:fldCharType="begin"/>
        </w:r>
        <w:r w:rsidR="007F0CBB">
          <w:rPr>
            <w:noProof/>
            <w:webHidden/>
          </w:rPr>
          <w:instrText xml:space="preserve"> PAGEREF _Toc383285469 \h </w:instrText>
        </w:r>
        <w:r w:rsidR="007F0CBB">
          <w:rPr>
            <w:noProof/>
            <w:webHidden/>
          </w:rPr>
        </w:r>
        <w:r w:rsidR="007F0CBB">
          <w:rPr>
            <w:noProof/>
            <w:webHidden/>
          </w:rPr>
          <w:fldChar w:fldCharType="separate"/>
        </w:r>
        <w:r w:rsidR="007F0CBB">
          <w:rPr>
            <w:noProof/>
            <w:webHidden/>
          </w:rPr>
          <w:t>100</w:t>
        </w:r>
        <w:r w:rsidR="007F0CBB">
          <w:rPr>
            <w:noProof/>
            <w:webHidden/>
          </w:rPr>
          <w:fldChar w:fldCharType="end"/>
        </w:r>
      </w:hyperlink>
    </w:p>
    <w:p w14:paraId="51270D04" w14:textId="77777777" w:rsidR="007F0CBB" w:rsidRDefault="001B19AE">
      <w:pPr>
        <w:pStyle w:val="32"/>
        <w:rPr>
          <w:rFonts w:asciiTheme="minorHAnsi" w:eastAsiaTheme="minorEastAsia" w:hAnsiTheme="minorHAnsi" w:cstheme="minorBidi"/>
          <w:sz w:val="22"/>
          <w:szCs w:val="22"/>
        </w:rPr>
      </w:pPr>
      <w:hyperlink w:anchor="_Toc383285470" w:history="1">
        <w:r w:rsidR="007F0CBB" w:rsidRPr="00467702">
          <w:rPr>
            <w:rStyle w:val="ac"/>
          </w:rPr>
          <w:t>3.13.1</w:t>
        </w:r>
        <w:r w:rsidR="007F0CBB">
          <w:rPr>
            <w:rFonts w:asciiTheme="minorHAnsi" w:eastAsiaTheme="minorEastAsia" w:hAnsiTheme="minorHAnsi" w:cstheme="minorBidi"/>
            <w:sz w:val="22"/>
            <w:szCs w:val="22"/>
          </w:rPr>
          <w:tab/>
        </w:r>
        <w:r w:rsidR="007F0CBB" w:rsidRPr="00467702">
          <w:rPr>
            <w:rStyle w:val="ac"/>
          </w:rPr>
          <w:t>Создание точки расширения</w:t>
        </w:r>
        <w:r w:rsidR="007F0CBB">
          <w:rPr>
            <w:webHidden/>
          </w:rPr>
          <w:tab/>
        </w:r>
        <w:r w:rsidR="007F0CBB">
          <w:rPr>
            <w:webHidden/>
          </w:rPr>
          <w:fldChar w:fldCharType="begin"/>
        </w:r>
        <w:r w:rsidR="007F0CBB">
          <w:rPr>
            <w:webHidden/>
          </w:rPr>
          <w:instrText xml:space="preserve"> PAGEREF _Toc383285470 \h </w:instrText>
        </w:r>
        <w:r w:rsidR="007F0CBB">
          <w:rPr>
            <w:webHidden/>
          </w:rPr>
        </w:r>
        <w:r w:rsidR="007F0CBB">
          <w:rPr>
            <w:webHidden/>
          </w:rPr>
          <w:fldChar w:fldCharType="separate"/>
        </w:r>
        <w:r w:rsidR="007F0CBB">
          <w:rPr>
            <w:webHidden/>
          </w:rPr>
          <w:t>100</w:t>
        </w:r>
        <w:r w:rsidR="007F0CBB">
          <w:rPr>
            <w:webHidden/>
          </w:rPr>
          <w:fldChar w:fldCharType="end"/>
        </w:r>
      </w:hyperlink>
    </w:p>
    <w:p w14:paraId="622B36DB" w14:textId="77777777" w:rsidR="007F0CBB" w:rsidRDefault="001B19AE">
      <w:pPr>
        <w:pStyle w:val="32"/>
        <w:rPr>
          <w:rFonts w:asciiTheme="minorHAnsi" w:eastAsiaTheme="minorEastAsia" w:hAnsiTheme="minorHAnsi" w:cstheme="minorBidi"/>
          <w:sz w:val="22"/>
          <w:szCs w:val="22"/>
        </w:rPr>
      </w:pPr>
      <w:hyperlink w:anchor="_Toc383285471" w:history="1">
        <w:r w:rsidR="007F0CBB" w:rsidRPr="00467702">
          <w:rPr>
            <w:rStyle w:val="ac"/>
          </w:rPr>
          <w:t>3.13.2</w:t>
        </w:r>
        <w:r w:rsidR="007F0CBB">
          <w:rPr>
            <w:rFonts w:asciiTheme="minorHAnsi" w:eastAsiaTheme="minorEastAsia" w:hAnsiTheme="minorHAnsi" w:cstheme="minorBidi"/>
            <w:sz w:val="22"/>
            <w:szCs w:val="22"/>
          </w:rPr>
          <w:tab/>
        </w:r>
        <w:r w:rsidR="007F0CBB" w:rsidRPr="00467702">
          <w:rPr>
            <w:rStyle w:val="ac"/>
          </w:rPr>
          <w:t>Создание обработчика точки расширения</w:t>
        </w:r>
        <w:r w:rsidR="007F0CBB">
          <w:rPr>
            <w:webHidden/>
          </w:rPr>
          <w:tab/>
        </w:r>
        <w:r w:rsidR="007F0CBB">
          <w:rPr>
            <w:webHidden/>
          </w:rPr>
          <w:fldChar w:fldCharType="begin"/>
        </w:r>
        <w:r w:rsidR="007F0CBB">
          <w:rPr>
            <w:webHidden/>
          </w:rPr>
          <w:instrText xml:space="preserve"> PAGEREF _Toc383285471 \h </w:instrText>
        </w:r>
        <w:r w:rsidR="007F0CBB">
          <w:rPr>
            <w:webHidden/>
          </w:rPr>
        </w:r>
        <w:r w:rsidR="007F0CBB">
          <w:rPr>
            <w:webHidden/>
          </w:rPr>
          <w:fldChar w:fldCharType="separate"/>
        </w:r>
        <w:r w:rsidR="007F0CBB">
          <w:rPr>
            <w:webHidden/>
          </w:rPr>
          <w:t>100</w:t>
        </w:r>
        <w:r w:rsidR="007F0CBB">
          <w:rPr>
            <w:webHidden/>
          </w:rPr>
          <w:fldChar w:fldCharType="end"/>
        </w:r>
      </w:hyperlink>
    </w:p>
    <w:p w14:paraId="2EE458AF" w14:textId="77777777" w:rsidR="007F0CBB" w:rsidRDefault="001B19AE">
      <w:pPr>
        <w:pStyle w:val="21"/>
        <w:rPr>
          <w:rFonts w:asciiTheme="minorHAnsi" w:eastAsiaTheme="minorEastAsia" w:hAnsiTheme="minorHAnsi" w:cstheme="minorBidi"/>
          <w:b w:val="0"/>
          <w:bCs w:val="0"/>
          <w:noProof/>
          <w:sz w:val="22"/>
          <w:szCs w:val="22"/>
        </w:rPr>
      </w:pPr>
      <w:hyperlink w:anchor="_Toc383285472" w:history="1">
        <w:r w:rsidR="007F0CBB" w:rsidRPr="00467702">
          <w:rPr>
            <w:rStyle w:val="ac"/>
            <w:noProof/>
          </w:rPr>
          <w:t>3.14</w:t>
        </w:r>
        <w:r w:rsidR="007F0CBB">
          <w:rPr>
            <w:rFonts w:asciiTheme="minorHAnsi" w:eastAsiaTheme="minorEastAsia" w:hAnsiTheme="minorHAnsi" w:cstheme="minorBidi"/>
            <w:b w:val="0"/>
            <w:bCs w:val="0"/>
            <w:noProof/>
            <w:sz w:val="22"/>
            <w:szCs w:val="22"/>
          </w:rPr>
          <w:tab/>
        </w:r>
        <w:r w:rsidR="007F0CBB" w:rsidRPr="00467702">
          <w:rPr>
            <w:rStyle w:val="ac"/>
            <w:noProof/>
          </w:rPr>
          <w:t>Validation API</w:t>
        </w:r>
        <w:r w:rsidR="007F0CBB">
          <w:rPr>
            <w:noProof/>
            <w:webHidden/>
          </w:rPr>
          <w:tab/>
        </w:r>
        <w:r w:rsidR="007F0CBB">
          <w:rPr>
            <w:noProof/>
            <w:webHidden/>
          </w:rPr>
          <w:fldChar w:fldCharType="begin"/>
        </w:r>
        <w:r w:rsidR="007F0CBB">
          <w:rPr>
            <w:noProof/>
            <w:webHidden/>
          </w:rPr>
          <w:instrText xml:space="preserve"> PAGEREF _Toc383285472 \h </w:instrText>
        </w:r>
        <w:r w:rsidR="007F0CBB">
          <w:rPr>
            <w:noProof/>
            <w:webHidden/>
          </w:rPr>
        </w:r>
        <w:r w:rsidR="007F0CBB">
          <w:rPr>
            <w:noProof/>
            <w:webHidden/>
          </w:rPr>
          <w:fldChar w:fldCharType="separate"/>
        </w:r>
        <w:r w:rsidR="007F0CBB">
          <w:rPr>
            <w:noProof/>
            <w:webHidden/>
          </w:rPr>
          <w:t>101</w:t>
        </w:r>
        <w:r w:rsidR="007F0CBB">
          <w:rPr>
            <w:noProof/>
            <w:webHidden/>
          </w:rPr>
          <w:fldChar w:fldCharType="end"/>
        </w:r>
      </w:hyperlink>
    </w:p>
    <w:p w14:paraId="092B0559" w14:textId="77777777" w:rsidR="007F0CBB" w:rsidRDefault="001B19AE">
      <w:pPr>
        <w:pStyle w:val="32"/>
        <w:rPr>
          <w:rFonts w:asciiTheme="minorHAnsi" w:eastAsiaTheme="minorEastAsia" w:hAnsiTheme="minorHAnsi" w:cstheme="minorBidi"/>
          <w:sz w:val="22"/>
          <w:szCs w:val="22"/>
        </w:rPr>
      </w:pPr>
      <w:hyperlink w:anchor="_Toc383285473" w:history="1">
        <w:r w:rsidR="007F0CBB" w:rsidRPr="00467702">
          <w:rPr>
            <w:rStyle w:val="ac"/>
          </w:rPr>
          <w:t>3.14.1</w:t>
        </w:r>
        <w:r w:rsidR="007F0CBB">
          <w:rPr>
            <w:rFonts w:asciiTheme="minorHAnsi" w:eastAsiaTheme="minorEastAsia" w:hAnsiTheme="minorHAnsi" w:cstheme="minorBidi"/>
            <w:sz w:val="22"/>
            <w:szCs w:val="22"/>
          </w:rPr>
          <w:tab/>
        </w:r>
        <w:r w:rsidR="007F0CBB" w:rsidRPr="00467702">
          <w:rPr>
            <w:rStyle w:val="ac"/>
          </w:rPr>
          <w:t>Назначение</w:t>
        </w:r>
        <w:r w:rsidR="007F0CBB">
          <w:rPr>
            <w:webHidden/>
          </w:rPr>
          <w:tab/>
        </w:r>
        <w:r w:rsidR="007F0CBB">
          <w:rPr>
            <w:webHidden/>
          </w:rPr>
          <w:fldChar w:fldCharType="begin"/>
        </w:r>
        <w:r w:rsidR="007F0CBB">
          <w:rPr>
            <w:webHidden/>
          </w:rPr>
          <w:instrText xml:space="preserve"> PAGEREF _Toc383285473 \h </w:instrText>
        </w:r>
        <w:r w:rsidR="007F0CBB">
          <w:rPr>
            <w:webHidden/>
          </w:rPr>
        </w:r>
        <w:r w:rsidR="007F0CBB">
          <w:rPr>
            <w:webHidden/>
          </w:rPr>
          <w:fldChar w:fldCharType="separate"/>
        </w:r>
        <w:r w:rsidR="007F0CBB">
          <w:rPr>
            <w:webHidden/>
          </w:rPr>
          <w:t>101</w:t>
        </w:r>
        <w:r w:rsidR="007F0CBB">
          <w:rPr>
            <w:webHidden/>
          </w:rPr>
          <w:fldChar w:fldCharType="end"/>
        </w:r>
      </w:hyperlink>
    </w:p>
    <w:p w14:paraId="5278DDA7" w14:textId="77777777" w:rsidR="007F0CBB" w:rsidRDefault="001B19AE">
      <w:pPr>
        <w:pStyle w:val="32"/>
        <w:rPr>
          <w:rFonts w:asciiTheme="minorHAnsi" w:eastAsiaTheme="minorEastAsia" w:hAnsiTheme="minorHAnsi" w:cstheme="minorBidi"/>
          <w:sz w:val="22"/>
          <w:szCs w:val="22"/>
        </w:rPr>
      </w:pPr>
      <w:hyperlink w:anchor="_Toc383285474" w:history="1">
        <w:r w:rsidR="007F0CBB" w:rsidRPr="00467702">
          <w:rPr>
            <w:rStyle w:val="ac"/>
          </w:rPr>
          <w:t>3.14.2</w:t>
        </w:r>
        <w:r w:rsidR="007F0CBB">
          <w:rPr>
            <w:rFonts w:asciiTheme="minorHAnsi" w:eastAsiaTheme="minorEastAsia" w:hAnsiTheme="minorHAnsi" w:cstheme="minorBidi"/>
            <w:sz w:val="22"/>
            <w:szCs w:val="22"/>
          </w:rPr>
          <w:tab/>
        </w:r>
        <w:r w:rsidR="007F0CBB" w:rsidRPr="00467702">
          <w:rPr>
            <w:rStyle w:val="ac"/>
          </w:rPr>
          <w:t>Client validation api</w:t>
        </w:r>
        <w:r w:rsidR="007F0CBB">
          <w:rPr>
            <w:webHidden/>
          </w:rPr>
          <w:tab/>
        </w:r>
        <w:r w:rsidR="007F0CBB">
          <w:rPr>
            <w:webHidden/>
          </w:rPr>
          <w:fldChar w:fldCharType="begin"/>
        </w:r>
        <w:r w:rsidR="007F0CBB">
          <w:rPr>
            <w:webHidden/>
          </w:rPr>
          <w:instrText xml:space="preserve"> PAGEREF _Toc383285474 \h </w:instrText>
        </w:r>
        <w:r w:rsidR="007F0CBB">
          <w:rPr>
            <w:webHidden/>
          </w:rPr>
        </w:r>
        <w:r w:rsidR="007F0CBB">
          <w:rPr>
            <w:webHidden/>
          </w:rPr>
          <w:fldChar w:fldCharType="separate"/>
        </w:r>
        <w:r w:rsidR="007F0CBB">
          <w:rPr>
            <w:webHidden/>
          </w:rPr>
          <w:t>101</w:t>
        </w:r>
        <w:r w:rsidR="007F0CBB">
          <w:rPr>
            <w:webHidden/>
          </w:rPr>
          <w:fldChar w:fldCharType="end"/>
        </w:r>
      </w:hyperlink>
    </w:p>
    <w:p w14:paraId="01DC43F6" w14:textId="77777777" w:rsidR="007F0CBB" w:rsidRDefault="001B19AE">
      <w:pPr>
        <w:pStyle w:val="41"/>
        <w:rPr>
          <w:rFonts w:asciiTheme="minorHAnsi" w:eastAsiaTheme="minorEastAsia" w:hAnsiTheme="minorHAnsi" w:cstheme="minorBidi"/>
          <w:sz w:val="22"/>
          <w:szCs w:val="22"/>
        </w:rPr>
      </w:pPr>
      <w:hyperlink w:anchor="_Toc383285475" w:history="1">
        <w:r w:rsidR="007F0CBB" w:rsidRPr="00467702">
          <w:rPr>
            <w:rStyle w:val="ac"/>
          </w:rPr>
          <w:t>3.14.2.1</w:t>
        </w:r>
        <w:r w:rsidR="007F0CBB">
          <w:rPr>
            <w:rFonts w:asciiTheme="minorHAnsi" w:eastAsiaTheme="minorEastAsia" w:hAnsiTheme="minorHAnsi" w:cstheme="minorBidi"/>
            <w:sz w:val="22"/>
            <w:szCs w:val="22"/>
          </w:rPr>
          <w:tab/>
        </w:r>
        <w:r w:rsidR="007F0CBB" w:rsidRPr="00467702">
          <w:rPr>
            <w:rStyle w:val="ac"/>
          </w:rPr>
          <w:t>Базовые компоненты</w:t>
        </w:r>
        <w:r w:rsidR="007F0CBB">
          <w:rPr>
            <w:webHidden/>
          </w:rPr>
          <w:tab/>
        </w:r>
        <w:r w:rsidR="007F0CBB">
          <w:rPr>
            <w:webHidden/>
          </w:rPr>
          <w:fldChar w:fldCharType="begin"/>
        </w:r>
        <w:r w:rsidR="007F0CBB">
          <w:rPr>
            <w:webHidden/>
          </w:rPr>
          <w:instrText xml:space="preserve"> PAGEREF _Toc383285475 \h </w:instrText>
        </w:r>
        <w:r w:rsidR="007F0CBB">
          <w:rPr>
            <w:webHidden/>
          </w:rPr>
        </w:r>
        <w:r w:rsidR="007F0CBB">
          <w:rPr>
            <w:webHidden/>
          </w:rPr>
          <w:fldChar w:fldCharType="separate"/>
        </w:r>
        <w:r w:rsidR="007F0CBB">
          <w:rPr>
            <w:webHidden/>
          </w:rPr>
          <w:t>101</w:t>
        </w:r>
        <w:r w:rsidR="007F0CBB">
          <w:rPr>
            <w:webHidden/>
          </w:rPr>
          <w:fldChar w:fldCharType="end"/>
        </w:r>
      </w:hyperlink>
    </w:p>
    <w:p w14:paraId="7A27E43E" w14:textId="77777777" w:rsidR="007F0CBB" w:rsidRDefault="001B19AE">
      <w:pPr>
        <w:pStyle w:val="41"/>
        <w:rPr>
          <w:rFonts w:asciiTheme="minorHAnsi" w:eastAsiaTheme="minorEastAsia" w:hAnsiTheme="minorHAnsi" w:cstheme="minorBidi"/>
          <w:sz w:val="22"/>
          <w:szCs w:val="22"/>
        </w:rPr>
      </w:pPr>
      <w:hyperlink w:anchor="_Toc383285476" w:history="1">
        <w:r w:rsidR="007F0CBB" w:rsidRPr="00467702">
          <w:rPr>
            <w:rStyle w:val="ac"/>
          </w:rPr>
          <w:t>3.14.2.2</w:t>
        </w:r>
        <w:r w:rsidR="007F0CBB">
          <w:rPr>
            <w:rFonts w:asciiTheme="minorHAnsi" w:eastAsiaTheme="minorEastAsia" w:hAnsiTheme="minorHAnsi" w:cstheme="minorBidi"/>
            <w:sz w:val="22"/>
            <w:szCs w:val="22"/>
          </w:rPr>
          <w:tab/>
        </w:r>
        <w:r w:rsidR="007F0CBB" w:rsidRPr="00467702">
          <w:rPr>
            <w:rStyle w:val="ac"/>
          </w:rPr>
          <w:t>Требования к другим компонентам приложения</w:t>
        </w:r>
        <w:r w:rsidR="007F0CBB">
          <w:rPr>
            <w:webHidden/>
          </w:rPr>
          <w:tab/>
        </w:r>
        <w:r w:rsidR="007F0CBB">
          <w:rPr>
            <w:webHidden/>
          </w:rPr>
          <w:fldChar w:fldCharType="begin"/>
        </w:r>
        <w:r w:rsidR="007F0CBB">
          <w:rPr>
            <w:webHidden/>
          </w:rPr>
          <w:instrText xml:space="preserve"> PAGEREF _Toc383285476 \h </w:instrText>
        </w:r>
        <w:r w:rsidR="007F0CBB">
          <w:rPr>
            <w:webHidden/>
          </w:rPr>
        </w:r>
        <w:r w:rsidR="007F0CBB">
          <w:rPr>
            <w:webHidden/>
          </w:rPr>
          <w:fldChar w:fldCharType="separate"/>
        </w:r>
        <w:r w:rsidR="007F0CBB">
          <w:rPr>
            <w:webHidden/>
          </w:rPr>
          <w:t>103</w:t>
        </w:r>
        <w:r w:rsidR="007F0CBB">
          <w:rPr>
            <w:webHidden/>
          </w:rPr>
          <w:fldChar w:fldCharType="end"/>
        </w:r>
      </w:hyperlink>
    </w:p>
    <w:p w14:paraId="676C2159" w14:textId="77777777" w:rsidR="007F0CBB" w:rsidRDefault="001B19AE">
      <w:pPr>
        <w:pStyle w:val="41"/>
        <w:rPr>
          <w:rFonts w:asciiTheme="minorHAnsi" w:eastAsiaTheme="minorEastAsia" w:hAnsiTheme="minorHAnsi" w:cstheme="minorBidi"/>
          <w:sz w:val="22"/>
          <w:szCs w:val="22"/>
        </w:rPr>
      </w:pPr>
      <w:hyperlink w:anchor="_Toc383285477" w:history="1">
        <w:r w:rsidR="007F0CBB" w:rsidRPr="00467702">
          <w:rPr>
            <w:rStyle w:val="ac"/>
            <w:i/>
          </w:rPr>
          <w:t>3.14.2.3</w:t>
        </w:r>
        <w:r w:rsidR="007F0CBB">
          <w:rPr>
            <w:rFonts w:asciiTheme="minorHAnsi" w:eastAsiaTheme="minorEastAsia" w:hAnsiTheme="minorHAnsi" w:cstheme="minorBidi"/>
            <w:sz w:val="22"/>
            <w:szCs w:val="22"/>
          </w:rPr>
          <w:tab/>
        </w:r>
        <w:r w:rsidR="007F0CBB" w:rsidRPr="00467702">
          <w:rPr>
            <w:rStyle w:val="ac"/>
          </w:rPr>
          <w:t>Последовательность выполнения проверки</w:t>
        </w:r>
        <w:r w:rsidR="007F0CBB">
          <w:rPr>
            <w:webHidden/>
          </w:rPr>
          <w:tab/>
        </w:r>
        <w:r w:rsidR="007F0CBB">
          <w:rPr>
            <w:webHidden/>
          </w:rPr>
          <w:fldChar w:fldCharType="begin"/>
        </w:r>
        <w:r w:rsidR="007F0CBB">
          <w:rPr>
            <w:webHidden/>
          </w:rPr>
          <w:instrText xml:space="preserve"> PAGEREF _Toc383285477 \h </w:instrText>
        </w:r>
        <w:r w:rsidR="007F0CBB">
          <w:rPr>
            <w:webHidden/>
          </w:rPr>
        </w:r>
        <w:r w:rsidR="007F0CBB">
          <w:rPr>
            <w:webHidden/>
          </w:rPr>
          <w:fldChar w:fldCharType="separate"/>
        </w:r>
        <w:r w:rsidR="007F0CBB">
          <w:rPr>
            <w:webHidden/>
          </w:rPr>
          <w:t>104</w:t>
        </w:r>
        <w:r w:rsidR="007F0CBB">
          <w:rPr>
            <w:webHidden/>
          </w:rPr>
          <w:fldChar w:fldCharType="end"/>
        </w:r>
      </w:hyperlink>
    </w:p>
    <w:p w14:paraId="3A4849CB" w14:textId="77777777" w:rsidR="007F0CBB" w:rsidRDefault="001B19AE">
      <w:pPr>
        <w:pStyle w:val="32"/>
        <w:rPr>
          <w:rFonts w:asciiTheme="minorHAnsi" w:eastAsiaTheme="minorEastAsia" w:hAnsiTheme="minorHAnsi" w:cstheme="minorBidi"/>
          <w:sz w:val="22"/>
          <w:szCs w:val="22"/>
        </w:rPr>
      </w:pPr>
      <w:hyperlink w:anchor="_Toc383285478" w:history="1">
        <w:r w:rsidR="007F0CBB" w:rsidRPr="00467702">
          <w:rPr>
            <w:rStyle w:val="ac"/>
          </w:rPr>
          <w:t>3.14.3</w:t>
        </w:r>
        <w:r w:rsidR="007F0CBB">
          <w:rPr>
            <w:rFonts w:asciiTheme="minorHAnsi" w:eastAsiaTheme="minorEastAsia" w:hAnsiTheme="minorHAnsi" w:cstheme="minorBidi"/>
            <w:sz w:val="22"/>
            <w:szCs w:val="22"/>
          </w:rPr>
          <w:tab/>
        </w:r>
        <w:r w:rsidR="007F0CBB" w:rsidRPr="00467702">
          <w:rPr>
            <w:rStyle w:val="ac"/>
          </w:rPr>
          <w:t>Server validation api</w:t>
        </w:r>
        <w:r w:rsidR="007F0CBB">
          <w:rPr>
            <w:webHidden/>
          </w:rPr>
          <w:tab/>
        </w:r>
        <w:r w:rsidR="007F0CBB">
          <w:rPr>
            <w:webHidden/>
          </w:rPr>
          <w:fldChar w:fldCharType="begin"/>
        </w:r>
        <w:r w:rsidR="007F0CBB">
          <w:rPr>
            <w:webHidden/>
          </w:rPr>
          <w:instrText xml:space="preserve"> PAGEREF _Toc383285478 \h </w:instrText>
        </w:r>
        <w:r w:rsidR="007F0CBB">
          <w:rPr>
            <w:webHidden/>
          </w:rPr>
        </w:r>
        <w:r w:rsidR="007F0CBB">
          <w:rPr>
            <w:webHidden/>
          </w:rPr>
          <w:fldChar w:fldCharType="separate"/>
        </w:r>
        <w:r w:rsidR="007F0CBB">
          <w:rPr>
            <w:webHidden/>
          </w:rPr>
          <w:t>105</w:t>
        </w:r>
        <w:r w:rsidR="007F0CBB">
          <w:rPr>
            <w:webHidden/>
          </w:rPr>
          <w:fldChar w:fldCharType="end"/>
        </w:r>
      </w:hyperlink>
    </w:p>
    <w:p w14:paraId="0243D142" w14:textId="77777777" w:rsidR="007F0CBB" w:rsidRDefault="001B19AE">
      <w:pPr>
        <w:pStyle w:val="41"/>
        <w:rPr>
          <w:rFonts w:asciiTheme="minorHAnsi" w:eastAsiaTheme="minorEastAsia" w:hAnsiTheme="minorHAnsi" w:cstheme="minorBidi"/>
          <w:sz w:val="22"/>
          <w:szCs w:val="22"/>
        </w:rPr>
      </w:pPr>
      <w:hyperlink w:anchor="_Toc383285479" w:history="1">
        <w:r w:rsidR="007F0CBB" w:rsidRPr="00467702">
          <w:rPr>
            <w:rStyle w:val="ac"/>
          </w:rPr>
          <w:t>3.14.3.1</w:t>
        </w:r>
        <w:r w:rsidR="007F0CBB">
          <w:rPr>
            <w:rFonts w:asciiTheme="minorHAnsi" w:eastAsiaTheme="minorEastAsia" w:hAnsiTheme="minorHAnsi" w:cstheme="minorBidi"/>
            <w:sz w:val="22"/>
            <w:szCs w:val="22"/>
          </w:rPr>
          <w:tab/>
        </w:r>
        <w:r w:rsidR="007F0CBB" w:rsidRPr="00467702">
          <w:rPr>
            <w:rStyle w:val="ac"/>
          </w:rPr>
          <w:t>Базовые компоненты</w:t>
        </w:r>
        <w:r w:rsidR="007F0CBB">
          <w:rPr>
            <w:webHidden/>
          </w:rPr>
          <w:tab/>
        </w:r>
        <w:r w:rsidR="007F0CBB">
          <w:rPr>
            <w:webHidden/>
          </w:rPr>
          <w:fldChar w:fldCharType="begin"/>
        </w:r>
        <w:r w:rsidR="007F0CBB">
          <w:rPr>
            <w:webHidden/>
          </w:rPr>
          <w:instrText xml:space="preserve"> PAGEREF _Toc383285479 \h </w:instrText>
        </w:r>
        <w:r w:rsidR="007F0CBB">
          <w:rPr>
            <w:webHidden/>
          </w:rPr>
        </w:r>
        <w:r w:rsidR="007F0CBB">
          <w:rPr>
            <w:webHidden/>
          </w:rPr>
          <w:fldChar w:fldCharType="separate"/>
        </w:r>
        <w:r w:rsidR="007F0CBB">
          <w:rPr>
            <w:webHidden/>
          </w:rPr>
          <w:t>105</w:t>
        </w:r>
        <w:r w:rsidR="007F0CBB">
          <w:rPr>
            <w:webHidden/>
          </w:rPr>
          <w:fldChar w:fldCharType="end"/>
        </w:r>
      </w:hyperlink>
    </w:p>
    <w:p w14:paraId="7EBF82A7" w14:textId="77777777" w:rsidR="007F0CBB" w:rsidRDefault="001B19AE">
      <w:pPr>
        <w:pStyle w:val="41"/>
        <w:rPr>
          <w:rFonts w:asciiTheme="minorHAnsi" w:eastAsiaTheme="minorEastAsia" w:hAnsiTheme="minorHAnsi" w:cstheme="minorBidi"/>
          <w:sz w:val="22"/>
          <w:szCs w:val="22"/>
        </w:rPr>
      </w:pPr>
      <w:hyperlink w:anchor="_Toc383285480" w:history="1">
        <w:r w:rsidR="007F0CBB" w:rsidRPr="00467702">
          <w:rPr>
            <w:rStyle w:val="ac"/>
          </w:rPr>
          <w:t>3.14.3.2</w:t>
        </w:r>
        <w:r w:rsidR="007F0CBB">
          <w:rPr>
            <w:rFonts w:asciiTheme="minorHAnsi" w:eastAsiaTheme="minorEastAsia" w:hAnsiTheme="minorHAnsi" w:cstheme="minorBidi"/>
            <w:sz w:val="22"/>
            <w:szCs w:val="22"/>
          </w:rPr>
          <w:tab/>
        </w:r>
        <w:r w:rsidR="007F0CBB" w:rsidRPr="00467702">
          <w:rPr>
            <w:rStyle w:val="ac"/>
          </w:rPr>
          <w:t>Требование к другим компонентам приложения</w:t>
        </w:r>
        <w:r w:rsidR="007F0CBB">
          <w:rPr>
            <w:webHidden/>
          </w:rPr>
          <w:tab/>
        </w:r>
        <w:r w:rsidR="007F0CBB">
          <w:rPr>
            <w:webHidden/>
          </w:rPr>
          <w:fldChar w:fldCharType="begin"/>
        </w:r>
        <w:r w:rsidR="007F0CBB">
          <w:rPr>
            <w:webHidden/>
          </w:rPr>
          <w:instrText xml:space="preserve"> PAGEREF _Toc383285480 \h </w:instrText>
        </w:r>
        <w:r w:rsidR="007F0CBB">
          <w:rPr>
            <w:webHidden/>
          </w:rPr>
        </w:r>
        <w:r w:rsidR="007F0CBB">
          <w:rPr>
            <w:webHidden/>
          </w:rPr>
          <w:fldChar w:fldCharType="separate"/>
        </w:r>
        <w:r w:rsidR="007F0CBB">
          <w:rPr>
            <w:webHidden/>
          </w:rPr>
          <w:t>106</w:t>
        </w:r>
        <w:r w:rsidR="007F0CBB">
          <w:rPr>
            <w:webHidden/>
          </w:rPr>
          <w:fldChar w:fldCharType="end"/>
        </w:r>
      </w:hyperlink>
    </w:p>
    <w:p w14:paraId="14042AEC" w14:textId="77777777" w:rsidR="007F0CBB" w:rsidRDefault="001B19AE">
      <w:pPr>
        <w:pStyle w:val="41"/>
        <w:rPr>
          <w:rFonts w:asciiTheme="minorHAnsi" w:eastAsiaTheme="minorEastAsia" w:hAnsiTheme="minorHAnsi" w:cstheme="minorBidi"/>
          <w:sz w:val="22"/>
          <w:szCs w:val="22"/>
        </w:rPr>
      </w:pPr>
      <w:hyperlink w:anchor="_Toc383285481" w:history="1">
        <w:r w:rsidR="007F0CBB" w:rsidRPr="00467702">
          <w:rPr>
            <w:rStyle w:val="ac"/>
          </w:rPr>
          <w:t>3.14.3.3</w:t>
        </w:r>
        <w:r w:rsidR="007F0CBB">
          <w:rPr>
            <w:rFonts w:asciiTheme="minorHAnsi" w:eastAsiaTheme="minorEastAsia" w:hAnsiTheme="minorHAnsi" w:cstheme="minorBidi"/>
            <w:sz w:val="22"/>
            <w:szCs w:val="22"/>
          </w:rPr>
          <w:tab/>
        </w:r>
        <w:r w:rsidR="007F0CBB" w:rsidRPr="00467702">
          <w:rPr>
            <w:rStyle w:val="ac"/>
          </w:rPr>
          <w:t>Последовательность выполнения проверки</w:t>
        </w:r>
        <w:r w:rsidR="007F0CBB">
          <w:rPr>
            <w:webHidden/>
          </w:rPr>
          <w:tab/>
        </w:r>
        <w:r w:rsidR="007F0CBB">
          <w:rPr>
            <w:webHidden/>
          </w:rPr>
          <w:fldChar w:fldCharType="begin"/>
        </w:r>
        <w:r w:rsidR="007F0CBB">
          <w:rPr>
            <w:webHidden/>
          </w:rPr>
          <w:instrText xml:space="preserve"> PAGEREF _Toc383285481 \h </w:instrText>
        </w:r>
        <w:r w:rsidR="007F0CBB">
          <w:rPr>
            <w:webHidden/>
          </w:rPr>
        </w:r>
        <w:r w:rsidR="007F0CBB">
          <w:rPr>
            <w:webHidden/>
          </w:rPr>
          <w:fldChar w:fldCharType="separate"/>
        </w:r>
        <w:r w:rsidR="007F0CBB">
          <w:rPr>
            <w:webHidden/>
          </w:rPr>
          <w:t>106</w:t>
        </w:r>
        <w:r w:rsidR="007F0CBB">
          <w:rPr>
            <w:webHidden/>
          </w:rPr>
          <w:fldChar w:fldCharType="end"/>
        </w:r>
      </w:hyperlink>
    </w:p>
    <w:p w14:paraId="7EEF59A7" w14:textId="77777777" w:rsidR="007F0CBB" w:rsidRDefault="001B19AE">
      <w:pPr>
        <w:pStyle w:val="32"/>
        <w:rPr>
          <w:rFonts w:asciiTheme="minorHAnsi" w:eastAsiaTheme="minorEastAsia" w:hAnsiTheme="minorHAnsi" w:cstheme="minorBidi"/>
          <w:sz w:val="22"/>
          <w:szCs w:val="22"/>
        </w:rPr>
      </w:pPr>
      <w:hyperlink w:anchor="_Toc383285482" w:history="1">
        <w:r w:rsidR="007F0CBB" w:rsidRPr="00467702">
          <w:rPr>
            <w:rStyle w:val="ac"/>
          </w:rPr>
          <w:t>3.14.4</w:t>
        </w:r>
        <w:r w:rsidR="007F0CBB">
          <w:rPr>
            <w:rFonts w:asciiTheme="minorHAnsi" w:eastAsiaTheme="minorEastAsia" w:hAnsiTheme="minorHAnsi" w:cstheme="minorBidi"/>
            <w:sz w:val="22"/>
            <w:szCs w:val="22"/>
          </w:rPr>
          <w:tab/>
        </w:r>
        <w:r w:rsidR="007F0CBB" w:rsidRPr="00467702">
          <w:rPr>
            <w:rStyle w:val="ac"/>
          </w:rPr>
          <w:t>Определение зависимости валидаторов от бизнес логики</w:t>
        </w:r>
        <w:r w:rsidR="007F0CBB">
          <w:rPr>
            <w:webHidden/>
          </w:rPr>
          <w:tab/>
        </w:r>
        <w:r w:rsidR="007F0CBB">
          <w:rPr>
            <w:webHidden/>
          </w:rPr>
          <w:fldChar w:fldCharType="begin"/>
        </w:r>
        <w:r w:rsidR="007F0CBB">
          <w:rPr>
            <w:webHidden/>
          </w:rPr>
          <w:instrText xml:space="preserve"> PAGEREF _Toc383285482 \h </w:instrText>
        </w:r>
        <w:r w:rsidR="007F0CBB">
          <w:rPr>
            <w:webHidden/>
          </w:rPr>
        </w:r>
        <w:r w:rsidR="007F0CBB">
          <w:rPr>
            <w:webHidden/>
          </w:rPr>
          <w:fldChar w:fldCharType="separate"/>
        </w:r>
        <w:r w:rsidR="007F0CBB">
          <w:rPr>
            <w:webHidden/>
          </w:rPr>
          <w:t>106</w:t>
        </w:r>
        <w:r w:rsidR="007F0CBB">
          <w:rPr>
            <w:webHidden/>
          </w:rPr>
          <w:fldChar w:fldCharType="end"/>
        </w:r>
      </w:hyperlink>
    </w:p>
    <w:p w14:paraId="3F4F452B" w14:textId="77777777" w:rsidR="007F0CBB" w:rsidRDefault="001B19AE">
      <w:pPr>
        <w:pStyle w:val="32"/>
        <w:rPr>
          <w:rFonts w:asciiTheme="minorHAnsi" w:eastAsiaTheme="minorEastAsia" w:hAnsiTheme="minorHAnsi" w:cstheme="minorBidi"/>
          <w:sz w:val="22"/>
          <w:szCs w:val="22"/>
        </w:rPr>
      </w:pPr>
      <w:hyperlink w:anchor="_Toc383285483" w:history="1">
        <w:r w:rsidR="007F0CBB" w:rsidRPr="00467702">
          <w:rPr>
            <w:rStyle w:val="ac"/>
            <w:i/>
            <w:iCs/>
          </w:rPr>
          <w:t>3.14.5</w:t>
        </w:r>
        <w:r w:rsidR="007F0CBB">
          <w:rPr>
            <w:rFonts w:asciiTheme="minorHAnsi" w:eastAsiaTheme="minorEastAsia" w:hAnsiTheme="minorHAnsi" w:cstheme="minorBidi"/>
            <w:sz w:val="22"/>
            <w:szCs w:val="22"/>
          </w:rPr>
          <w:tab/>
        </w:r>
        <w:r w:rsidR="007F0CBB" w:rsidRPr="00467702">
          <w:rPr>
            <w:rStyle w:val="ac"/>
          </w:rPr>
          <w:t>Локализация</w:t>
        </w:r>
        <w:r w:rsidR="007F0CBB">
          <w:rPr>
            <w:webHidden/>
          </w:rPr>
          <w:tab/>
        </w:r>
        <w:r w:rsidR="007F0CBB">
          <w:rPr>
            <w:webHidden/>
          </w:rPr>
          <w:fldChar w:fldCharType="begin"/>
        </w:r>
        <w:r w:rsidR="007F0CBB">
          <w:rPr>
            <w:webHidden/>
          </w:rPr>
          <w:instrText xml:space="preserve"> PAGEREF _Toc383285483 \h </w:instrText>
        </w:r>
        <w:r w:rsidR="007F0CBB">
          <w:rPr>
            <w:webHidden/>
          </w:rPr>
        </w:r>
        <w:r w:rsidR="007F0CBB">
          <w:rPr>
            <w:webHidden/>
          </w:rPr>
          <w:fldChar w:fldCharType="separate"/>
        </w:r>
        <w:r w:rsidR="007F0CBB">
          <w:rPr>
            <w:webHidden/>
          </w:rPr>
          <w:t>106</w:t>
        </w:r>
        <w:r w:rsidR="007F0CBB">
          <w:rPr>
            <w:webHidden/>
          </w:rPr>
          <w:fldChar w:fldCharType="end"/>
        </w:r>
      </w:hyperlink>
    </w:p>
    <w:p w14:paraId="5F1D52DE" w14:textId="77777777" w:rsidR="007F0CBB" w:rsidRDefault="001B19AE">
      <w:pPr>
        <w:pStyle w:val="21"/>
        <w:rPr>
          <w:rFonts w:asciiTheme="minorHAnsi" w:eastAsiaTheme="minorEastAsia" w:hAnsiTheme="minorHAnsi" w:cstheme="minorBidi"/>
          <w:b w:val="0"/>
          <w:bCs w:val="0"/>
          <w:noProof/>
          <w:sz w:val="22"/>
          <w:szCs w:val="22"/>
        </w:rPr>
      </w:pPr>
      <w:hyperlink w:anchor="_Toc383285484" w:history="1">
        <w:r w:rsidR="007F0CBB" w:rsidRPr="00467702">
          <w:rPr>
            <w:rStyle w:val="ac"/>
            <w:noProof/>
          </w:rPr>
          <w:t>3.15</w:t>
        </w:r>
        <w:r w:rsidR="007F0CBB">
          <w:rPr>
            <w:rFonts w:asciiTheme="minorHAnsi" w:eastAsiaTheme="minorEastAsia" w:hAnsiTheme="minorHAnsi" w:cstheme="minorBidi"/>
            <w:b w:val="0"/>
            <w:bCs w:val="0"/>
            <w:noProof/>
            <w:sz w:val="22"/>
            <w:szCs w:val="22"/>
          </w:rPr>
          <w:tab/>
        </w:r>
        <w:r w:rsidR="007F0CBB" w:rsidRPr="00467702">
          <w:rPr>
            <w:rStyle w:val="ac"/>
            <w:noProof/>
          </w:rPr>
          <w:t>Архитектурно-значимые пакеты</w:t>
        </w:r>
        <w:r w:rsidR="007F0CBB">
          <w:rPr>
            <w:noProof/>
            <w:webHidden/>
          </w:rPr>
          <w:tab/>
        </w:r>
        <w:r w:rsidR="007F0CBB">
          <w:rPr>
            <w:noProof/>
            <w:webHidden/>
          </w:rPr>
          <w:fldChar w:fldCharType="begin"/>
        </w:r>
        <w:r w:rsidR="007F0CBB">
          <w:rPr>
            <w:noProof/>
            <w:webHidden/>
          </w:rPr>
          <w:instrText xml:space="preserve"> PAGEREF _Toc383285484 \h </w:instrText>
        </w:r>
        <w:r w:rsidR="007F0CBB">
          <w:rPr>
            <w:noProof/>
            <w:webHidden/>
          </w:rPr>
        </w:r>
        <w:r w:rsidR="007F0CBB">
          <w:rPr>
            <w:noProof/>
            <w:webHidden/>
          </w:rPr>
          <w:fldChar w:fldCharType="separate"/>
        </w:r>
        <w:r w:rsidR="007F0CBB">
          <w:rPr>
            <w:noProof/>
            <w:webHidden/>
          </w:rPr>
          <w:t>107</w:t>
        </w:r>
        <w:r w:rsidR="007F0CBB">
          <w:rPr>
            <w:noProof/>
            <w:webHidden/>
          </w:rPr>
          <w:fldChar w:fldCharType="end"/>
        </w:r>
      </w:hyperlink>
    </w:p>
    <w:p w14:paraId="0300FD19" w14:textId="77777777" w:rsidR="007F0CBB" w:rsidRDefault="001B19AE">
      <w:pPr>
        <w:pStyle w:val="32"/>
        <w:rPr>
          <w:rFonts w:asciiTheme="minorHAnsi" w:eastAsiaTheme="minorEastAsia" w:hAnsiTheme="minorHAnsi" w:cstheme="minorBidi"/>
          <w:sz w:val="22"/>
          <w:szCs w:val="22"/>
        </w:rPr>
      </w:pPr>
      <w:hyperlink w:anchor="_Toc383285485" w:history="1">
        <w:r w:rsidR="007F0CBB" w:rsidRPr="00467702">
          <w:rPr>
            <w:rStyle w:val="ac"/>
          </w:rPr>
          <w:t>3.15.1</w:t>
        </w:r>
        <w:r w:rsidR="007F0CBB">
          <w:rPr>
            <w:rFonts w:asciiTheme="minorHAnsi" w:eastAsiaTheme="minorEastAsia" w:hAnsiTheme="minorHAnsi" w:cstheme="minorBidi"/>
            <w:sz w:val="22"/>
            <w:szCs w:val="22"/>
          </w:rPr>
          <w:tab/>
        </w:r>
        <w:r w:rsidR="007F0CBB" w:rsidRPr="00467702">
          <w:rPr>
            <w:rStyle w:val="ac"/>
          </w:rPr>
          <w:t>&lt;Название пакета&gt;</w:t>
        </w:r>
        <w:r w:rsidR="007F0CBB">
          <w:rPr>
            <w:webHidden/>
          </w:rPr>
          <w:tab/>
        </w:r>
        <w:r w:rsidR="007F0CBB">
          <w:rPr>
            <w:webHidden/>
          </w:rPr>
          <w:fldChar w:fldCharType="begin"/>
        </w:r>
        <w:r w:rsidR="007F0CBB">
          <w:rPr>
            <w:webHidden/>
          </w:rPr>
          <w:instrText xml:space="preserve"> PAGEREF _Toc383285485 \h </w:instrText>
        </w:r>
        <w:r w:rsidR="007F0CBB">
          <w:rPr>
            <w:webHidden/>
          </w:rPr>
        </w:r>
        <w:r w:rsidR="007F0CBB">
          <w:rPr>
            <w:webHidden/>
          </w:rPr>
          <w:fldChar w:fldCharType="separate"/>
        </w:r>
        <w:r w:rsidR="007F0CBB">
          <w:rPr>
            <w:webHidden/>
          </w:rPr>
          <w:t>107</w:t>
        </w:r>
        <w:r w:rsidR="007F0CBB">
          <w:rPr>
            <w:webHidden/>
          </w:rPr>
          <w:fldChar w:fldCharType="end"/>
        </w:r>
      </w:hyperlink>
    </w:p>
    <w:p w14:paraId="57FA5184"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86" w:history="1">
        <w:r w:rsidR="007F0CBB" w:rsidRPr="00467702">
          <w:rPr>
            <w:rStyle w:val="ac"/>
            <w:noProof/>
          </w:rPr>
          <w:t>4</w:t>
        </w:r>
        <w:r w:rsidR="007F0CBB">
          <w:rPr>
            <w:rFonts w:asciiTheme="minorHAnsi" w:eastAsiaTheme="minorEastAsia" w:hAnsiTheme="minorHAnsi" w:cstheme="minorBidi"/>
            <w:b w:val="0"/>
            <w:bCs w:val="0"/>
            <w:caps w:val="0"/>
            <w:noProof/>
            <w:sz w:val="22"/>
            <w:szCs w:val="22"/>
          </w:rPr>
          <w:tab/>
        </w:r>
        <w:r w:rsidR="007F0CBB" w:rsidRPr="00467702">
          <w:rPr>
            <w:rStyle w:val="ac"/>
            <w:noProof/>
          </w:rPr>
          <w:t>Реализация основных вариантов использования</w:t>
        </w:r>
        <w:r w:rsidR="007F0CBB">
          <w:rPr>
            <w:noProof/>
            <w:webHidden/>
          </w:rPr>
          <w:tab/>
        </w:r>
        <w:r w:rsidR="007F0CBB">
          <w:rPr>
            <w:noProof/>
            <w:webHidden/>
          </w:rPr>
          <w:fldChar w:fldCharType="begin"/>
        </w:r>
        <w:r w:rsidR="007F0CBB">
          <w:rPr>
            <w:noProof/>
            <w:webHidden/>
          </w:rPr>
          <w:instrText xml:space="preserve"> PAGEREF _Toc383285486 \h </w:instrText>
        </w:r>
        <w:r w:rsidR="007F0CBB">
          <w:rPr>
            <w:noProof/>
            <w:webHidden/>
          </w:rPr>
        </w:r>
        <w:r w:rsidR="007F0CBB">
          <w:rPr>
            <w:noProof/>
            <w:webHidden/>
          </w:rPr>
          <w:fldChar w:fldCharType="separate"/>
        </w:r>
        <w:r w:rsidR="007F0CBB">
          <w:rPr>
            <w:noProof/>
            <w:webHidden/>
          </w:rPr>
          <w:t>107</w:t>
        </w:r>
        <w:r w:rsidR="007F0CBB">
          <w:rPr>
            <w:noProof/>
            <w:webHidden/>
          </w:rPr>
          <w:fldChar w:fldCharType="end"/>
        </w:r>
      </w:hyperlink>
    </w:p>
    <w:p w14:paraId="39161FF4"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87" w:history="1">
        <w:r w:rsidR="007F0CBB" w:rsidRPr="00467702">
          <w:rPr>
            <w:rStyle w:val="ac"/>
            <w:noProof/>
          </w:rPr>
          <w:t>5</w:t>
        </w:r>
        <w:r w:rsidR="007F0CBB">
          <w:rPr>
            <w:rFonts w:asciiTheme="minorHAnsi" w:eastAsiaTheme="minorEastAsia" w:hAnsiTheme="minorHAnsi" w:cstheme="minorBidi"/>
            <w:b w:val="0"/>
            <w:bCs w:val="0"/>
            <w:caps w:val="0"/>
            <w:noProof/>
            <w:sz w:val="22"/>
            <w:szCs w:val="22"/>
          </w:rPr>
          <w:tab/>
        </w:r>
        <w:r w:rsidR="007F0CBB" w:rsidRPr="00467702">
          <w:rPr>
            <w:rStyle w:val="ac"/>
            <w:noProof/>
          </w:rPr>
          <w:t>Межпроцессное взаимодействие и многопоточность</w:t>
        </w:r>
        <w:r w:rsidR="007F0CBB">
          <w:rPr>
            <w:noProof/>
            <w:webHidden/>
          </w:rPr>
          <w:tab/>
        </w:r>
        <w:r w:rsidR="007F0CBB">
          <w:rPr>
            <w:noProof/>
            <w:webHidden/>
          </w:rPr>
          <w:fldChar w:fldCharType="begin"/>
        </w:r>
        <w:r w:rsidR="007F0CBB">
          <w:rPr>
            <w:noProof/>
            <w:webHidden/>
          </w:rPr>
          <w:instrText xml:space="preserve"> PAGEREF _Toc383285487 \h </w:instrText>
        </w:r>
        <w:r w:rsidR="007F0CBB">
          <w:rPr>
            <w:noProof/>
            <w:webHidden/>
          </w:rPr>
        </w:r>
        <w:r w:rsidR="007F0CBB">
          <w:rPr>
            <w:noProof/>
            <w:webHidden/>
          </w:rPr>
          <w:fldChar w:fldCharType="separate"/>
        </w:r>
        <w:r w:rsidR="007F0CBB">
          <w:rPr>
            <w:noProof/>
            <w:webHidden/>
          </w:rPr>
          <w:t>108</w:t>
        </w:r>
        <w:r w:rsidR="007F0CBB">
          <w:rPr>
            <w:noProof/>
            <w:webHidden/>
          </w:rPr>
          <w:fldChar w:fldCharType="end"/>
        </w:r>
      </w:hyperlink>
    </w:p>
    <w:p w14:paraId="20D4ACCF"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88" w:history="1">
        <w:r w:rsidR="007F0CBB" w:rsidRPr="00467702">
          <w:rPr>
            <w:rStyle w:val="ac"/>
            <w:noProof/>
          </w:rPr>
          <w:t>6</w:t>
        </w:r>
        <w:r w:rsidR="007F0CBB">
          <w:rPr>
            <w:rFonts w:asciiTheme="minorHAnsi" w:eastAsiaTheme="minorEastAsia" w:hAnsiTheme="minorHAnsi" w:cstheme="minorBidi"/>
            <w:b w:val="0"/>
            <w:bCs w:val="0"/>
            <w:caps w:val="0"/>
            <w:noProof/>
            <w:sz w:val="22"/>
            <w:szCs w:val="22"/>
          </w:rPr>
          <w:tab/>
        </w:r>
        <w:r w:rsidR="007F0CBB" w:rsidRPr="00467702">
          <w:rPr>
            <w:rStyle w:val="ac"/>
            <w:noProof/>
          </w:rPr>
          <w:t>Модель  развертывания</w:t>
        </w:r>
        <w:r w:rsidR="007F0CBB">
          <w:rPr>
            <w:noProof/>
            <w:webHidden/>
          </w:rPr>
          <w:tab/>
        </w:r>
        <w:r w:rsidR="007F0CBB">
          <w:rPr>
            <w:noProof/>
            <w:webHidden/>
          </w:rPr>
          <w:fldChar w:fldCharType="begin"/>
        </w:r>
        <w:r w:rsidR="007F0CBB">
          <w:rPr>
            <w:noProof/>
            <w:webHidden/>
          </w:rPr>
          <w:instrText xml:space="preserve"> PAGEREF _Toc383285488 \h </w:instrText>
        </w:r>
        <w:r w:rsidR="007F0CBB">
          <w:rPr>
            <w:noProof/>
            <w:webHidden/>
          </w:rPr>
        </w:r>
        <w:r w:rsidR="007F0CBB">
          <w:rPr>
            <w:noProof/>
            <w:webHidden/>
          </w:rPr>
          <w:fldChar w:fldCharType="separate"/>
        </w:r>
        <w:r w:rsidR="007F0CBB">
          <w:rPr>
            <w:noProof/>
            <w:webHidden/>
          </w:rPr>
          <w:t>108</w:t>
        </w:r>
        <w:r w:rsidR="007F0CBB">
          <w:rPr>
            <w:noProof/>
            <w:webHidden/>
          </w:rPr>
          <w:fldChar w:fldCharType="end"/>
        </w:r>
      </w:hyperlink>
    </w:p>
    <w:p w14:paraId="19F63A86" w14:textId="77777777" w:rsidR="007F0CBB" w:rsidRDefault="001B19AE">
      <w:pPr>
        <w:pStyle w:val="21"/>
        <w:rPr>
          <w:rFonts w:asciiTheme="minorHAnsi" w:eastAsiaTheme="minorEastAsia" w:hAnsiTheme="minorHAnsi" w:cstheme="minorBidi"/>
          <w:b w:val="0"/>
          <w:bCs w:val="0"/>
          <w:noProof/>
          <w:sz w:val="22"/>
          <w:szCs w:val="22"/>
        </w:rPr>
      </w:pPr>
      <w:hyperlink w:anchor="_Toc383285489" w:history="1">
        <w:r w:rsidR="007F0CBB" w:rsidRPr="00467702">
          <w:rPr>
            <w:rStyle w:val="ac"/>
            <w:noProof/>
          </w:rPr>
          <w:t>6.1</w:t>
        </w:r>
        <w:r w:rsidR="007F0CBB">
          <w:rPr>
            <w:rFonts w:asciiTheme="minorHAnsi" w:eastAsiaTheme="minorEastAsia" w:hAnsiTheme="minorHAnsi" w:cstheme="minorBidi"/>
            <w:b w:val="0"/>
            <w:bCs w:val="0"/>
            <w:noProof/>
            <w:sz w:val="22"/>
            <w:szCs w:val="22"/>
          </w:rPr>
          <w:tab/>
        </w:r>
        <w:r w:rsidR="007F0CBB" w:rsidRPr="00467702">
          <w:rPr>
            <w:rStyle w:val="ac"/>
            <w:noProof/>
          </w:rPr>
          <w:t>Диаграмма развертывания</w:t>
        </w:r>
        <w:r w:rsidR="007F0CBB">
          <w:rPr>
            <w:noProof/>
            <w:webHidden/>
          </w:rPr>
          <w:tab/>
        </w:r>
        <w:r w:rsidR="007F0CBB">
          <w:rPr>
            <w:noProof/>
            <w:webHidden/>
          </w:rPr>
          <w:fldChar w:fldCharType="begin"/>
        </w:r>
        <w:r w:rsidR="007F0CBB">
          <w:rPr>
            <w:noProof/>
            <w:webHidden/>
          </w:rPr>
          <w:instrText xml:space="preserve"> PAGEREF _Toc383285489 \h </w:instrText>
        </w:r>
        <w:r w:rsidR="007F0CBB">
          <w:rPr>
            <w:noProof/>
            <w:webHidden/>
          </w:rPr>
        </w:r>
        <w:r w:rsidR="007F0CBB">
          <w:rPr>
            <w:noProof/>
            <w:webHidden/>
          </w:rPr>
          <w:fldChar w:fldCharType="separate"/>
        </w:r>
        <w:r w:rsidR="007F0CBB">
          <w:rPr>
            <w:noProof/>
            <w:webHidden/>
          </w:rPr>
          <w:t>108</w:t>
        </w:r>
        <w:r w:rsidR="007F0CBB">
          <w:rPr>
            <w:noProof/>
            <w:webHidden/>
          </w:rPr>
          <w:fldChar w:fldCharType="end"/>
        </w:r>
      </w:hyperlink>
    </w:p>
    <w:p w14:paraId="162FD86F" w14:textId="77777777" w:rsidR="007F0CBB" w:rsidRDefault="001B19AE">
      <w:pPr>
        <w:pStyle w:val="21"/>
        <w:rPr>
          <w:rFonts w:asciiTheme="minorHAnsi" w:eastAsiaTheme="minorEastAsia" w:hAnsiTheme="minorHAnsi" w:cstheme="minorBidi"/>
          <w:b w:val="0"/>
          <w:bCs w:val="0"/>
          <w:noProof/>
          <w:sz w:val="22"/>
          <w:szCs w:val="22"/>
        </w:rPr>
      </w:pPr>
      <w:hyperlink w:anchor="_Toc383285490" w:history="1">
        <w:r w:rsidR="007F0CBB" w:rsidRPr="00467702">
          <w:rPr>
            <w:rStyle w:val="ac"/>
            <w:noProof/>
          </w:rPr>
          <w:t>6.2</w:t>
        </w:r>
        <w:r w:rsidR="007F0CBB">
          <w:rPr>
            <w:rFonts w:asciiTheme="minorHAnsi" w:eastAsiaTheme="minorEastAsia" w:hAnsiTheme="minorHAnsi" w:cstheme="minorBidi"/>
            <w:b w:val="0"/>
            <w:bCs w:val="0"/>
            <w:noProof/>
            <w:sz w:val="22"/>
            <w:szCs w:val="22"/>
          </w:rPr>
          <w:tab/>
        </w:r>
        <w:r w:rsidR="007F0CBB" w:rsidRPr="00467702">
          <w:rPr>
            <w:rStyle w:val="ac"/>
            <w:noProof/>
          </w:rPr>
          <w:t>Сценарии развертывания</w:t>
        </w:r>
        <w:r w:rsidR="007F0CBB">
          <w:rPr>
            <w:noProof/>
            <w:webHidden/>
          </w:rPr>
          <w:tab/>
        </w:r>
        <w:r w:rsidR="007F0CBB">
          <w:rPr>
            <w:noProof/>
            <w:webHidden/>
          </w:rPr>
          <w:fldChar w:fldCharType="begin"/>
        </w:r>
        <w:r w:rsidR="007F0CBB">
          <w:rPr>
            <w:noProof/>
            <w:webHidden/>
          </w:rPr>
          <w:instrText xml:space="preserve"> PAGEREF _Toc383285490 \h </w:instrText>
        </w:r>
        <w:r w:rsidR="007F0CBB">
          <w:rPr>
            <w:noProof/>
            <w:webHidden/>
          </w:rPr>
        </w:r>
        <w:r w:rsidR="007F0CBB">
          <w:rPr>
            <w:noProof/>
            <w:webHidden/>
          </w:rPr>
          <w:fldChar w:fldCharType="separate"/>
        </w:r>
        <w:r w:rsidR="007F0CBB">
          <w:rPr>
            <w:noProof/>
            <w:webHidden/>
          </w:rPr>
          <w:t>108</w:t>
        </w:r>
        <w:r w:rsidR="007F0CBB">
          <w:rPr>
            <w:noProof/>
            <w:webHidden/>
          </w:rPr>
          <w:fldChar w:fldCharType="end"/>
        </w:r>
      </w:hyperlink>
    </w:p>
    <w:p w14:paraId="448EE52D"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91" w:history="1">
        <w:r w:rsidR="007F0CBB" w:rsidRPr="00467702">
          <w:rPr>
            <w:rStyle w:val="ac"/>
            <w:noProof/>
          </w:rPr>
          <w:t>7</w:t>
        </w:r>
        <w:r w:rsidR="007F0CBB">
          <w:rPr>
            <w:rFonts w:asciiTheme="minorHAnsi" w:eastAsiaTheme="minorEastAsia" w:hAnsiTheme="minorHAnsi" w:cstheme="minorBidi"/>
            <w:b w:val="0"/>
            <w:bCs w:val="0"/>
            <w:caps w:val="0"/>
            <w:noProof/>
            <w:sz w:val="22"/>
            <w:szCs w:val="22"/>
          </w:rPr>
          <w:tab/>
        </w:r>
        <w:r w:rsidR="007F0CBB" w:rsidRPr="00467702">
          <w:rPr>
            <w:rStyle w:val="ac"/>
            <w:noProof/>
          </w:rPr>
          <w:t>Модель реализации</w:t>
        </w:r>
        <w:r w:rsidR="007F0CBB">
          <w:rPr>
            <w:noProof/>
            <w:webHidden/>
          </w:rPr>
          <w:tab/>
        </w:r>
        <w:r w:rsidR="007F0CBB">
          <w:rPr>
            <w:noProof/>
            <w:webHidden/>
          </w:rPr>
          <w:fldChar w:fldCharType="begin"/>
        </w:r>
        <w:r w:rsidR="007F0CBB">
          <w:rPr>
            <w:noProof/>
            <w:webHidden/>
          </w:rPr>
          <w:instrText xml:space="preserve"> PAGEREF _Toc383285491 \h </w:instrText>
        </w:r>
        <w:r w:rsidR="007F0CBB">
          <w:rPr>
            <w:noProof/>
            <w:webHidden/>
          </w:rPr>
        </w:r>
        <w:r w:rsidR="007F0CBB">
          <w:rPr>
            <w:noProof/>
            <w:webHidden/>
          </w:rPr>
          <w:fldChar w:fldCharType="separate"/>
        </w:r>
        <w:r w:rsidR="007F0CBB">
          <w:rPr>
            <w:noProof/>
            <w:webHidden/>
          </w:rPr>
          <w:t>108</w:t>
        </w:r>
        <w:r w:rsidR="007F0CBB">
          <w:rPr>
            <w:noProof/>
            <w:webHidden/>
          </w:rPr>
          <w:fldChar w:fldCharType="end"/>
        </w:r>
      </w:hyperlink>
    </w:p>
    <w:p w14:paraId="38FADACC" w14:textId="77777777" w:rsidR="007F0CBB" w:rsidRDefault="001B19AE">
      <w:pPr>
        <w:pStyle w:val="21"/>
        <w:rPr>
          <w:rFonts w:asciiTheme="minorHAnsi" w:eastAsiaTheme="minorEastAsia" w:hAnsiTheme="minorHAnsi" w:cstheme="minorBidi"/>
          <w:b w:val="0"/>
          <w:bCs w:val="0"/>
          <w:noProof/>
          <w:sz w:val="22"/>
          <w:szCs w:val="22"/>
        </w:rPr>
      </w:pPr>
      <w:hyperlink w:anchor="_Toc383285492" w:history="1">
        <w:r w:rsidR="007F0CBB" w:rsidRPr="00467702">
          <w:rPr>
            <w:rStyle w:val="ac"/>
            <w:noProof/>
          </w:rPr>
          <w:t>7.1</w:t>
        </w:r>
        <w:r w:rsidR="007F0CBB">
          <w:rPr>
            <w:rFonts w:asciiTheme="minorHAnsi" w:eastAsiaTheme="minorEastAsia" w:hAnsiTheme="minorHAnsi" w:cstheme="minorBidi"/>
            <w:b w:val="0"/>
            <w:bCs w:val="0"/>
            <w:noProof/>
            <w:sz w:val="22"/>
            <w:szCs w:val="22"/>
          </w:rPr>
          <w:tab/>
        </w:r>
        <w:r w:rsidR="007F0CBB" w:rsidRPr="00467702">
          <w:rPr>
            <w:rStyle w:val="ac"/>
            <w:noProof/>
          </w:rPr>
          <w:t>Обзор</w:t>
        </w:r>
        <w:r w:rsidR="007F0CBB">
          <w:rPr>
            <w:noProof/>
            <w:webHidden/>
          </w:rPr>
          <w:tab/>
        </w:r>
        <w:r w:rsidR="007F0CBB">
          <w:rPr>
            <w:noProof/>
            <w:webHidden/>
          </w:rPr>
          <w:fldChar w:fldCharType="begin"/>
        </w:r>
        <w:r w:rsidR="007F0CBB">
          <w:rPr>
            <w:noProof/>
            <w:webHidden/>
          </w:rPr>
          <w:instrText xml:space="preserve"> PAGEREF _Toc383285492 \h </w:instrText>
        </w:r>
        <w:r w:rsidR="007F0CBB">
          <w:rPr>
            <w:noProof/>
            <w:webHidden/>
          </w:rPr>
        </w:r>
        <w:r w:rsidR="007F0CBB">
          <w:rPr>
            <w:noProof/>
            <w:webHidden/>
          </w:rPr>
          <w:fldChar w:fldCharType="separate"/>
        </w:r>
        <w:r w:rsidR="007F0CBB">
          <w:rPr>
            <w:noProof/>
            <w:webHidden/>
          </w:rPr>
          <w:t>108</w:t>
        </w:r>
        <w:r w:rsidR="007F0CBB">
          <w:rPr>
            <w:noProof/>
            <w:webHidden/>
          </w:rPr>
          <w:fldChar w:fldCharType="end"/>
        </w:r>
      </w:hyperlink>
    </w:p>
    <w:p w14:paraId="0AA889B9" w14:textId="77777777" w:rsidR="007F0CBB" w:rsidRDefault="001B19AE">
      <w:pPr>
        <w:pStyle w:val="21"/>
        <w:rPr>
          <w:rFonts w:asciiTheme="minorHAnsi" w:eastAsiaTheme="minorEastAsia" w:hAnsiTheme="minorHAnsi" w:cstheme="minorBidi"/>
          <w:b w:val="0"/>
          <w:bCs w:val="0"/>
          <w:noProof/>
          <w:sz w:val="22"/>
          <w:szCs w:val="22"/>
        </w:rPr>
      </w:pPr>
      <w:hyperlink w:anchor="_Toc383285493" w:history="1">
        <w:r w:rsidR="007F0CBB" w:rsidRPr="00467702">
          <w:rPr>
            <w:rStyle w:val="ac"/>
            <w:noProof/>
          </w:rPr>
          <w:t>7.2</w:t>
        </w:r>
        <w:r w:rsidR="007F0CBB">
          <w:rPr>
            <w:rFonts w:asciiTheme="minorHAnsi" w:eastAsiaTheme="minorEastAsia" w:hAnsiTheme="minorHAnsi" w:cstheme="minorBidi"/>
            <w:b w:val="0"/>
            <w:bCs w:val="0"/>
            <w:noProof/>
            <w:sz w:val="22"/>
            <w:szCs w:val="22"/>
          </w:rPr>
          <w:tab/>
        </w:r>
        <w:r w:rsidR="007F0CBB" w:rsidRPr="00467702">
          <w:rPr>
            <w:rStyle w:val="ac"/>
            <w:noProof/>
          </w:rPr>
          <w:t>Слои</w:t>
        </w:r>
        <w:r w:rsidR="007F0CBB">
          <w:rPr>
            <w:noProof/>
            <w:webHidden/>
          </w:rPr>
          <w:tab/>
        </w:r>
        <w:r w:rsidR="007F0CBB">
          <w:rPr>
            <w:noProof/>
            <w:webHidden/>
          </w:rPr>
          <w:fldChar w:fldCharType="begin"/>
        </w:r>
        <w:r w:rsidR="007F0CBB">
          <w:rPr>
            <w:noProof/>
            <w:webHidden/>
          </w:rPr>
          <w:instrText xml:space="preserve"> PAGEREF _Toc383285493 \h </w:instrText>
        </w:r>
        <w:r w:rsidR="007F0CBB">
          <w:rPr>
            <w:noProof/>
            <w:webHidden/>
          </w:rPr>
        </w:r>
        <w:r w:rsidR="007F0CBB">
          <w:rPr>
            <w:noProof/>
            <w:webHidden/>
          </w:rPr>
          <w:fldChar w:fldCharType="separate"/>
        </w:r>
        <w:r w:rsidR="007F0CBB">
          <w:rPr>
            <w:noProof/>
            <w:webHidden/>
          </w:rPr>
          <w:t>109</w:t>
        </w:r>
        <w:r w:rsidR="007F0CBB">
          <w:rPr>
            <w:noProof/>
            <w:webHidden/>
          </w:rPr>
          <w:fldChar w:fldCharType="end"/>
        </w:r>
      </w:hyperlink>
    </w:p>
    <w:p w14:paraId="7EB827DD" w14:textId="77777777" w:rsidR="007F0CBB" w:rsidRDefault="001B19AE">
      <w:pPr>
        <w:pStyle w:val="21"/>
        <w:rPr>
          <w:rFonts w:asciiTheme="minorHAnsi" w:eastAsiaTheme="minorEastAsia" w:hAnsiTheme="minorHAnsi" w:cstheme="minorBidi"/>
          <w:b w:val="0"/>
          <w:bCs w:val="0"/>
          <w:noProof/>
          <w:sz w:val="22"/>
          <w:szCs w:val="22"/>
        </w:rPr>
      </w:pPr>
      <w:hyperlink w:anchor="_Toc383285494" w:history="1">
        <w:r w:rsidR="007F0CBB" w:rsidRPr="00467702">
          <w:rPr>
            <w:rStyle w:val="ac"/>
            <w:noProof/>
          </w:rPr>
          <w:t>7.3</w:t>
        </w:r>
        <w:r w:rsidR="007F0CBB">
          <w:rPr>
            <w:rFonts w:asciiTheme="minorHAnsi" w:eastAsiaTheme="minorEastAsia" w:hAnsiTheme="minorHAnsi" w:cstheme="minorBidi"/>
            <w:b w:val="0"/>
            <w:bCs w:val="0"/>
            <w:noProof/>
            <w:sz w:val="22"/>
            <w:szCs w:val="22"/>
          </w:rPr>
          <w:tab/>
        </w:r>
        <w:r w:rsidR="007F0CBB" w:rsidRPr="00467702">
          <w:rPr>
            <w:rStyle w:val="ac"/>
            <w:noProof/>
          </w:rPr>
          <w:t>Описание физической структуры</w:t>
        </w:r>
        <w:r w:rsidR="007F0CBB">
          <w:rPr>
            <w:noProof/>
            <w:webHidden/>
          </w:rPr>
          <w:tab/>
        </w:r>
        <w:r w:rsidR="007F0CBB">
          <w:rPr>
            <w:noProof/>
            <w:webHidden/>
          </w:rPr>
          <w:fldChar w:fldCharType="begin"/>
        </w:r>
        <w:r w:rsidR="007F0CBB">
          <w:rPr>
            <w:noProof/>
            <w:webHidden/>
          </w:rPr>
          <w:instrText xml:space="preserve"> PAGEREF _Toc383285494 \h </w:instrText>
        </w:r>
        <w:r w:rsidR="007F0CBB">
          <w:rPr>
            <w:noProof/>
            <w:webHidden/>
          </w:rPr>
        </w:r>
        <w:r w:rsidR="007F0CBB">
          <w:rPr>
            <w:noProof/>
            <w:webHidden/>
          </w:rPr>
          <w:fldChar w:fldCharType="separate"/>
        </w:r>
        <w:r w:rsidR="007F0CBB">
          <w:rPr>
            <w:noProof/>
            <w:webHidden/>
          </w:rPr>
          <w:t>112</w:t>
        </w:r>
        <w:r w:rsidR="007F0CBB">
          <w:rPr>
            <w:noProof/>
            <w:webHidden/>
          </w:rPr>
          <w:fldChar w:fldCharType="end"/>
        </w:r>
      </w:hyperlink>
    </w:p>
    <w:p w14:paraId="79DE492F"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95" w:history="1">
        <w:r w:rsidR="007F0CBB" w:rsidRPr="00467702">
          <w:rPr>
            <w:rStyle w:val="ac"/>
            <w:noProof/>
          </w:rPr>
          <w:t>8</w:t>
        </w:r>
        <w:r w:rsidR="007F0CBB">
          <w:rPr>
            <w:rFonts w:asciiTheme="minorHAnsi" w:eastAsiaTheme="minorEastAsia" w:hAnsiTheme="minorHAnsi" w:cstheme="minorBidi"/>
            <w:b w:val="0"/>
            <w:bCs w:val="0"/>
            <w:caps w:val="0"/>
            <w:noProof/>
            <w:sz w:val="22"/>
            <w:szCs w:val="22"/>
          </w:rPr>
          <w:tab/>
        </w:r>
        <w:r w:rsidR="007F0CBB" w:rsidRPr="00467702">
          <w:rPr>
            <w:rStyle w:val="ac"/>
            <w:noProof/>
          </w:rPr>
          <w:t>Компонентная модель</w:t>
        </w:r>
        <w:r w:rsidR="007F0CBB">
          <w:rPr>
            <w:noProof/>
            <w:webHidden/>
          </w:rPr>
          <w:tab/>
        </w:r>
        <w:r w:rsidR="007F0CBB">
          <w:rPr>
            <w:noProof/>
            <w:webHidden/>
          </w:rPr>
          <w:fldChar w:fldCharType="begin"/>
        </w:r>
        <w:r w:rsidR="007F0CBB">
          <w:rPr>
            <w:noProof/>
            <w:webHidden/>
          </w:rPr>
          <w:instrText xml:space="preserve"> PAGEREF _Toc383285495 \h </w:instrText>
        </w:r>
        <w:r w:rsidR="007F0CBB">
          <w:rPr>
            <w:noProof/>
            <w:webHidden/>
          </w:rPr>
        </w:r>
        <w:r w:rsidR="007F0CBB">
          <w:rPr>
            <w:noProof/>
            <w:webHidden/>
          </w:rPr>
          <w:fldChar w:fldCharType="separate"/>
        </w:r>
        <w:r w:rsidR="007F0CBB">
          <w:rPr>
            <w:noProof/>
            <w:webHidden/>
          </w:rPr>
          <w:t>112</w:t>
        </w:r>
        <w:r w:rsidR="007F0CBB">
          <w:rPr>
            <w:noProof/>
            <w:webHidden/>
          </w:rPr>
          <w:fldChar w:fldCharType="end"/>
        </w:r>
      </w:hyperlink>
    </w:p>
    <w:p w14:paraId="5FAA92AC" w14:textId="77777777" w:rsidR="007F0CBB" w:rsidRDefault="001B19AE">
      <w:pPr>
        <w:pStyle w:val="11"/>
        <w:tabs>
          <w:tab w:val="left" w:pos="482"/>
          <w:tab w:val="right" w:leader="dot" w:pos="9344"/>
        </w:tabs>
        <w:rPr>
          <w:rFonts w:asciiTheme="minorHAnsi" w:eastAsiaTheme="minorEastAsia" w:hAnsiTheme="minorHAnsi" w:cstheme="minorBidi"/>
          <w:b w:val="0"/>
          <w:bCs w:val="0"/>
          <w:caps w:val="0"/>
          <w:noProof/>
          <w:sz w:val="22"/>
          <w:szCs w:val="22"/>
        </w:rPr>
      </w:pPr>
      <w:hyperlink w:anchor="_Toc383285496" w:history="1">
        <w:r w:rsidR="007F0CBB" w:rsidRPr="00467702">
          <w:rPr>
            <w:rStyle w:val="ac"/>
            <w:noProof/>
          </w:rPr>
          <w:t>9</w:t>
        </w:r>
        <w:r w:rsidR="007F0CBB">
          <w:rPr>
            <w:rFonts w:asciiTheme="minorHAnsi" w:eastAsiaTheme="minorEastAsia" w:hAnsiTheme="minorHAnsi" w:cstheme="minorBidi"/>
            <w:b w:val="0"/>
            <w:bCs w:val="0"/>
            <w:caps w:val="0"/>
            <w:noProof/>
            <w:sz w:val="22"/>
            <w:szCs w:val="22"/>
          </w:rPr>
          <w:tab/>
        </w:r>
        <w:r w:rsidR="007F0CBB" w:rsidRPr="00467702">
          <w:rPr>
            <w:rStyle w:val="ac"/>
            <w:noProof/>
          </w:rPr>
          <w:t>Модель данных</w:t>
        </w:r>
        <w:r w:rsidR="007F0CBB">
          <w:rPr>
            <w:noProof/>
            <w:webHidden/>
          </w:rPr>
          <w:tab/>
        </w:r>
        <w:r w:rsidR="007F0CBB">
          <w:rPr>
            <w:noProof/>
            <w:webHidden/>
          </w:rPr>
          <w:fldChar w:fldCharType="begin"/>
        </w:r>
        <w:r w:rsidR="007F0CBB">
          <w:rPr>
            <w:noProof/>
            <w:webHidden/>
          </w:rPr>
          <w:instrText xml:space="preserve"> PAGEREF _Toc383285496 \h </w:instrText>
        </w:r>
        <w:r w:rsidR="007F0CBB">
          <w:rPr>
            <w:noProof/>
            <w:webHidden/>
          </w:rPr>
        </w:r>
        <w:r w:rsidR="007F0CBB">
          <w:rPr>
            <w:noProof/>
            <w:webHidden/>
          </w:rPr>
          <w:fldChar w:fldCharType="separate"/>
        </w:r>
        <w:r w:rsidR="007F0CBB">
          <w:rPr>
            <w:noProof/>
            <w:webHidden/>
          </w:rPr>
          <w:t>112</w:t>
        </w:r>
        <w:r w:rsidR="007F0CBB">
          <w:rPr>
            <w:noProof/>
            <w:webHidden/>
          </w:rPr>
          <w:fldChar w:fldCharType="end"/>
        </w:r>
      </w:hyperlink>
    </w:p>
    <w:p w14:paraId="2DC9C167" w14:textId="77777777" w:rsidR="00C005CE" w:rsidRPr="00C84A79" w:rsidRDefault="00794BC5" w:rsidP="00745627">
      <w:r>
        <w:fldChar w:fldCharType="end"/>
      </w:r>
    </w:p>
    <w:p w14:paraId="300D5BFE" w14:textId="77777777" w:rsidR="00C005CE" w:rsidRPr="00C84A79" w:rsidRDefault="00C005CE" w:rsidP="005E1922">
      <w:pPr>
        <w:pStyle w:val="SectionHeading"/>
      </w:pPr>
      <w:r w:rsidRPr="00C84A79">
        <w:t>Список изменений документа</w:t>
      </w:r>
    </w:p>
    <w:tbl>
      <w:tblPr>
        <w:tblW w:w="92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63"/>
        <w:gridCol w:w="1730"/>
        <w:gridCol w:w="4179"/>
        <w:gridCol w:w="2033"/>
      </w:tblGrid>
      <w:tr w:rsidR="00C005CE" w:rsidRPr="00C84A79" w14:paraId="34FE49ED" w14:textId="77777777">
        <w:trPr>
          <w:trHeight w:hRule="exact" w:val="335"/>
          <w:tblHeader/>
        </w:trPr>
        <w:tc>
          <w:tcPr>
            <w:tcW w:w="1263" w:type="dxa"/>
            <w:shd w:val="pct20" w:color="auto" w:fill="auto"/>
            <w:vAlign w:val="center"/>
          </w:tcPr>
          <w:p w14:paraId="0B8EF55F" w14:textId="77777777" w:rsidR="00C005CE" w:rsidRPr="00C84A79" w:rsidRDefault="00C005CE" w:rsidP="00EE1AB8">
            <w:pPr>
              <w:pStyle w:val="TableTitle"/>
            </w:pPr>
            <w:r w:rsidRPr="00C84A79">
              <w:t>Версия</w:t>
            </w:r>
          </w:p>
        </w:tc>
        <w:tc>
          <w:tcPr>
            <w:tcW w:w="1730" w:type="dxa"/>
            <w:shd w:val="pct20" w:color="auto" w:fill="auto"/>
            <w:vAlign w:val="center"/>
          </w:tcPr>
          <w:p w14:paraId="0667E5AD" w14:textId="77777777" w:rsidR="00C005CE" w:rsidRPr="00C84A79" w:rsidRDefault="00C005CE" w:rsidP="00EE1AB8">
            <w:pPr>
              <w:pStyle w:val="TableTitle"/>
            </w:pPr>
            <w:r w:rsidRPr="00C84A79">
              <w:t>Дата</w:t>
            </w:r>
          </w:p>
        </w:tc>
        <w:tc>
          <w:tcPr>
            <w:tcW w:w="4179" w:type="dxa"/>
            <w:shd w:val="pct20" w:color="auto" w:fill="auto"/>
            <w:vAlign w:val="center"/>
          </w:tcPr>
          <w:p w14:paraId="5AE2DF1C" w14:textId="77777777" w:rsidR="00C005CE" w:rsidRPr="00C84A79" w:rsidRDefault="00C005CE" w:rsidP="00EE1AB8">
            <w:pPr>
              <w:pStyle w:val="TableTitle"/>
            </w:pPr>
            <w:r w:rsidRPr="00C84A79">
              <w:t>Изменения</w:t>
            </w:r>
          </w:p>
        </w:tc>
        <w:tc>
          <w:tcPr>
            <w:tcW w:w="2033" w:type="dxa"/>
            <w:shd w:val="pct20" w:color="auto" w:fill="auto"/>
            <w:vAlign w:val="center"/>
          </w:tcPr>
          <w:p w14:paraId="4C961707" w14:textId="77777777" w:rsidR="00C005CE" w:rsidRPr="00C84A79" w:rsidRDefault="00C005CE" w:rsidP="00EE1AB8">
            <w:pPr>
              <w:pStyle w:val="TableTitle"/>
            </w:pPr>
            <w:r w:rsidRPr="00C84A79">
              <w:t>Автор</w:t>
            </w:r>
          </w:p>
        </w:tc>
      </w:tr>
      <w:tr w:rsidR="00C005CE" w:rsidRPr="00C84A79" w14:paraId="34EDFFE2" w14:textId="77777777" w:rsidTr="0038352E">
        <w:trPr>
          <w:trHeight w:val="338"/>
        </w:trPr>
        <w:tc>
          <w:tcPr>
            <w:tcW w:w="1263" w:type="dxa"/>
            <w:vAlign w:val="center"/>
          </w:tcPr>
          <w:p w14:paraId="1A66CF88" w14:textId="77777777" w:rsidR="00C005CE" w:rsidRPr="00C84A79" w:rsidRDefault="00547427" w:rsidP="00547427">
            <w:pPr>
              <w:jc w:val="center"/>
            </w:pPr>
            <w:r>
              <w:t>0</w:t>
            </w:r>
            <w:r w:rsidR="00C005CE" w:rsidRPr="00C84A79">
              <w:t>.</w:t>
            </w:r>
            <w:r>
              <w:t>1</w:t>
            </w:r>
          </w:p>
        </w:tc>
        <w:tc>
          <w:tcPr>
            <w:tcW w:w="1730" w:type="dxa"/>
            <w:vAlign w:val="center"/>
          </w:tcPr>
          <w:p w14:paraId="7534645A" w14:textId="77777777" w:rsidR="00C005CE" w:rsidRPr="00C84A79" w:rsidRDefault="00547427" w:rsidP="0038352E">
            <w:pPr>
              <w:jc w:val="center"/>
            </w:pPr>
            <w:r>
              <w:t>27.01.2014</w:t>
            </w:r>
          </w:p>
        </w:tc>
        <w:tc>
          <w:tcPr>
            <w:tcW w:w="4179" w:type="dxa"/>
          </w:tcPr>
          <w:p w14:paraId="75FAC9A0" w14:textId="77777777" w:rsidR="00C005CE" w:rsidRPr="00C84A79" w:rsidRDefault="00547427" w:rsidP="00547427">
            <w:r>
              <w:t>В один д</w:t>
            </w:r>
            <w:r w:rsidR="00C005CE" w:rsidRPr="00C84A79">
              <w:t>окумент со</w:t>
            </w:r>
            <w:r>
              <w:t xml:space="preserve">браны накопленные материалы по архитектуре платформы </w:t>
            </w:r>
            <w:r>
              <w:rPr>
                <w:lang w:val="en-US"/>
              </w:rPr>
              <w:t>ECMp</w:t>
            </w:r>
            <w:r w:rsidRPr="005F593D">
              <w:t>5</w:t>
            </w:r>
          </w:p>
        </w:tc>
        <w:tc>
          <w:tcPr>
            <w:tcW w:w="2033" w:type="dxa"/>
            <w:vAlign w:val="center"/>
          </w:tcPr>
          <w:p w14:paraId="311605EC" w14:textId="77777777" w:rsidR="00C005CE" w:rsidRPr="00547427" w:rsidRDefault="00547427" w:rsidP="0038352E">
            <w:pPr>
              <w:jc w:val="center"/>
            </w:pPr>
            <w:r>
              <w:t>Панов В.А.</w:t>
            </w:r>
          </w:p>
        </w:tc>
      </w:tr>
      <w:tr w:rsidR="00244449" w:rsidRPr="00C84A79" w14:paraId="049987F4" w14:textId="77777777" w:rsidTr="0038352E">
        <w:trPr>
          <w:trHeight w:val="338"/>
        </w:trPr>
        <w:tc>
          <w:tcPr>
            <w:tcW w:w="1263" w:type="dxa"/>
            <w:vAlign w:val="center"/>
          </w:tcPr>
          <w:p w14:paraId="297E5014" w14:textId="77777777" w:rsidR="00244449" w:rsidRDefault="00244449" w:rsidP="00547427">
            <w:pPr>
              <w:jc w:val="center"/>
            </w:pPr>
            <w:r>
              <w:t>0.2</w:t>
            </w:r>
          </w:p>
        </w:tc>
        <w:tc>
          <w:tcPr>
            <w:tcW w:w="1730" w:type="dxa"/>
            <w:vAlign w:val="center"/>
          </w:tcPr>
          <w:p w14:paraId="6DD2D3F9" w14:textId="77777777" w:rsidR="00244449" w:rsidRDefault="00244449" w:rsidP="0038352E">
            <w:pPr>
              <w:jc w:val="center"/>
            </w:pPr>
            <w:r>
              <w:t>22.03.2014</w:t>
            </w:r>
          </w:p>
        </w:tc>
        <w:tc>
          <w:tcPr>
            <w:tcW w:w="4179" w:type="dxa"/>
          </w:tcPr>
          <w:p w14:paraId="4C1AE6F3" w14:textId="77777777" w:rsidR="00244449" w:rsidRPr="00D9640D" w:rsidRDefault="00D9640D" w:rsidP="00D9640D">
            <w:r>
              <w:t>Добавлен раздел 7;</w:t>
            </w:r>
            <w:r>
              <w:br/>
              <w:t>Обновлены подразделы раздела 3 в соответствии с последними изменениями проектных документов.</w:t>
            </w:r>
          </w:p>
        </w:tc>
        <w:tc>
          <w:tcPr>
            <w:tcW w:w="2033" w:type="dxa"/>
            <w:vAlign w:val="center"/>
          </w:tcPr>
          <w:p w14:paraId="3F1ADCE8" w14:textId="77777777" w:rsidR="00244449" w:rsidRDefault="00244449" w:rsidP="0038352E">
            <w:pPr>
              <w:jc w:val="center"/>
            </w:pPr>
            <w:r>
              <w:t>Панов В.А.</w:t>
            </w:r>
          </w:p>
        </w:tc>
      </w:tr>
    </w:tbl>
    <w:p w14:paraId="11013CB0" w14:textId="77777777" w:rsidR="00C005CE" w:rsidRPr="00C84A79" w:rsidRDefault="00C005CE" w:rsidP="005E1922">
      <w:pPr>
        <w:pStyle w:val="1"/>
      </w:pPr>
      <w:r w:rsidRPr="00C84A79">
        <w:br w:type="page"/>
      </w:r>
      <w:bookmarkStart w:id="0" w:name="_Toc383285330"/>
      <w:r w:rsidRPr="00C84A79">
        <w:lastRenderedPageBreak/>
        <w:t>Введение</w:t>
      </w:r>
      <w:bookmarkEnd w:id="0"/>
      <w:r w:rsidRPr="00C84A79">
        <w:t xml:space="preserve"> </w:t>
      </w:r>
    </w:p>
    <w:p w14:paraId="7781E362" w14:textId="77777777" w:rsidR="00C005CE" w:rsidRPr="00C84A79" w:rsidRDefault="00C005CE" w:rsidP="005E1922">
      <w:pPr>
        <w:pStyle w:val="2"/>
      </w:pPr>
      <w:bookmarkStart w:id="1" w:name="_Toc383285331"/>
      <w:r w:rsidRPr="00C84A79">
        <w:t>Цель документа</w:t>
      </w:r>
      <w:bookmarkEnd w:id="1"/>
      <w:r w:rsidRPr="00C84A79">
        <w:t xml:space="preserve"> </w:t>
      </w:r>
    </w:p>
    <w:p w14:paraId="4CFD1053" w14:textId="77777777" w:rsidR="00E43FC1" w:rsidRPr="00E43FC1" w:rsidRDefault="00E43FC1" w:rsidP="00E43FC1">
      <w:pPr>
        <w:pStyle w:val="a2"/>
      </w:pPr>
      <w:r w:rsidRPr="00E43FC1">
        <w:t>В документе описывается архитектур</w:t>
      </w:r>
      <w:r>
        <w:t xml:space="preserve">а платформы </w:t>
      </w:r>
      <w:r>
        <w:rPr>
          <w:lang w:val="en-US"/>
        </w:rPr>
        <w:t>ECMp</w:t>
      </w:r>
      <w:r w:rsidRPr="005F593D">
        <w:t xml:space="preserve">5, </w:t>
      </w:r>
      <w:r>
        <w:t xml:space="preserve">на основе которой строятся новые версии </w:t>
      </w:r>
      <w:r w:rsidRPr="00E43FC1">
        <w:t xml:space="preserve">системы </w:t>
      </w:r>
      <w:r>
        <w:t xml:space="preserve">электронного документооборота </w:t>
      </w:r>
      <w:r w:rsidRPr="00E43FC1">
        <w:t xml:space="preserve">CompanyMedia </w:t>
      </w:r>
      <w:r>
        <w:t>(</w:t>
      </w:r>
      <w:r>
        <w:rPr>
          <w:lang w:val="en-US"/>
        </w:rPr>
        <w:t>CM</w:t>
      </w:r>
      <w:r w:rsidRPr="005F593D">
        <w:t xml:space="preserve">4/5 </w:t>
      </w:r>
      <w:r>
        <w:t xml:space="preserve">и </w:t>
      </w:r>
      <w:r>
        <w:rPr>
          <w:lang w:val="en-US"/>
        </w:rPr>
        <w:t>CM</w:t>
      </w:r>
      <w:r w:rsidRPr="00E43FC1">
        <w:t>5</w:t>
      </w:r>
      <w:r>
        <w:t>)</w:t>
      </w:r>
      <w:r w:rsidRPr="00E43FC1">
        <w:t>, приводятся принципы разбиения на подсистемы</w:t>
      </w:r>
      <w:r>
        <w:t xml:space="preserve"> и службы</w:t>
      </w:r>
      <w:r w:rsidRPr="00E43FC1">
        <w:t xml:space="preserve">. </w:t>
      </w:r>
    </w:p>
    <w:p w14:paraId="23682562" w14:textId="77777777" w:rsidR="00C005CE" w:rsidRPr="00C84A79" w:rsidRDefault="00C005CE" w:rsidP="005E1922">
      <w:pPr>
        <w:pStyle w:val="2"/>
      </w:pPr>
      <w:bookmarkStart w:id="2" w:name="_Toc383285332"/>
      <w:r w:rsidRPr="00C84A79">
        <w:t>Рамки документа</w:t>
      </w:r>
      <w:bookmarkEnd w:id="2"/>
      <w:r w:rsidRPr="00C84A79">
        <w:t xml:space="preserve"> </w:t>
      </w:r>
    </w:p>
    <w:p w14:paraId="6D6EE349" w14:textId="77777777" w:rsidR="00C005CE" w:rsidRPr="00C84A79" w:rsidRDefault="00C005CE" w:rsidP="00FF525E">
      <w:pPr>
        <w:pStyle w:val="Comments"/>
      </w:pPr>
      <w:r w:rsidRPr="00C84A79">
        <w:t>В этом разделе документа приводится описание рамок документа: указывается, причина появления данного документа, его роль в будущем, какие другие документы должны появиться на базе этого документа, кто и что должен сделать в связи с появлением текущего документа. Будет ли актуализироваться документ, если да, то кем и когда.</w:t>
      </w:r>
    </w:p>
    <w:p w14:paraId="52125AAF" w14:textId="77777777" w:rsidR="00C005CE" w:rsidRPr="00C84A79" w:rsidRDefault="00C005CE" w:rsidP="00FF525E">
      <w:pPr>
        <w:pStyle w:val="Comments"/>
      </w:pPr>
      <w:r w:rsidRPr="00C84A79">
        <w:t>Пример</w:t>
      </w:r>
    </w:p>
    <w:p w14:paraId="252DCC75" w14:textId="77777777" w:rsidR="00C005CE" w:rsidRPr="00C84A79" w:rsidRDefault="00C005CE" w:rsidP="00FF525E">
      <w:pPr>
        <w:pStyle w:val="Comments"/>
      </w:pPr>
      <w:r w:rsidRPr="00C84A79">
        <w:t xml:space="preserve">Настоящий документ описывает общее представление о том, как будет строиться приложение «Название приложения» и содержит описание основных характеристик приложения, логической структуры, архитектурных механизмов и среды исполнения приложения.  Документ будет использоваться при создании документа System Design Specification. Документ утверждается до начала реализации приложения и будет актуализироваться системным архитектором по мере развития и/или уточнения архитектуры приложения. </w:t>
      </w:r>
    </w:p>
    <w:p w14:paraId="69097905" w14:textId="77777777" w:rsidR="00C005CE" w:rsidRPr="00C84A79" w:rsidRDefault="00C005CE" w:rsidP="005E1922">
      <w:pPr>
        <w:pStyle w:val="2"/>
      </w:pPr>
      <w:bookmarkStart w:id="3" w:name="_Toc383285333"/>
      <w:r w:rsidRPr="00C84A79">
        <w:t>Целевая аудитория документа</w:t>
      </w:r>
      <w:bookmarkEnd w:id="3"/>
      <w:r w:rsidRPr="00C84A79">
        <w:t xml:space="preserve"> </w:t>
      </w:r>
    </w:p>
    <w:p w14:paraId="2B74B0D3" w14:textId="77777777" w:rsidR="00C005CE" w:rsidRPr="00C84A79" w:rsidRDefault="008A7C64" w:rsidP="008A7C64">
      <w:r w:rsidRPr="00C84A79">
        <w:t>Документ  предназначен для системных</w:t>
      </w:r>
      <w:r w:rsidRPr="00EB22C3">
        <w:t xml:space="preserve"> </w:t>
      </w:r>
      <w:r w:rsidRPr="00C84A79">
        <w:t xml:space="preserve">архитекторов, системных аналитиков и разработчиков, участвующих в разработке архитектуры и дизайна </w:t>
      </w:r>
      <w:r w:rsidR="00AE56FD">
        <w:t xml:space="preserve">системы </w:t>
      </w:r>
      <w:r w:rsidR="00AE56FD">
        <w:rPr>
          <w:lang w:val="en-US"/>
        </w:rPr>
        <w:t>CompanyMedia</w:t>
      </w:r>
      <w:r w:rsidR="00AE56FD" w:rsidRPr="005F593D">
        <w:t xml:space="preserve"> </w:t>
      </w:r>
      <w:r w:rsidR="00AE56FD">
        <w:t xml:space="preserve">и платформы </w:t>
      </w:r>
      <w:r w:rsidR="00AE56FD">
        <w:rPr>
          <w:lang w:val="en-US"/>
        </w:rPr>
        <w:t>ECMp</w:t>
      </w:r>
      <w:r w:rsidR="00AE56FD" w:rsidRPr="005F593D">
        <w:t xml:space="preserve">5, </w:t>
      </w:r>
      <w:r w:rsidR="00AE56FD">
        <w:t>а также в реализации заказных бизнес-решений в предметной области электронного документооборота</w:t>
      </w:r>
      <w:r w:rsidR="00AE56FD" w:rsidRPr="005F593D">
        <w:t xml:space="preserve">. </w:t>
      </w:r>
      <w:r w:rsidRPr="00C84A79">
        <w:t>Документ будет также полезен менеджер</w:t>
      </w:r>
      <w:r w:rsidR="00AE56FD">
        <w:t>ам</w:t>
      </w:r>
      <w:r w:rsidR="00DA1D03">
        <w:t xml:space="preserve"> проектов</w:t>
      </w:r>
      <w:r w:rsidR="00AE56FD">
        <w:t xml:space="preserve"> </w:t>
      </w:r>
      <w:r w:rsidR="00DA1D03">
        <w:t xml:space="preserve">и </w:t>
      </w:r>
      <w:r w:rsidR="00DA1D03" w:rsidRPr="00C84A79">
        <w:t>другим заинтересованным лицам</w:t>
      </w:r>
      <w:r w:rsidRPr="00C84A79">
        <w:t xml:space="preserve"> </w:t>
      </w:r>
      <w:r w:rsidR="00DA1D03">
        <w:t xml:space="preserve">в </w:t>
      </w:r>
      <w:r w:rsidRPr="00C84A79">
        <w:t>проект</w:t>
      </w:r>
      <w:r w:rsidR="00DA1D03">
        <w:t>ах</w:t>
      </w:r>
      <w:r w:rsidR="00AE56FD">
        <w:t xml:space="preserve"> развития типового ПО Компании «ИнтерТраст» и проект</w:t>
      </w:r>
      <w:r w:rsidR="00DA1D03">
        <w:t>ах</w:t>
      </w:r>
      <w:r w:rsidR="00AE56FD">
        <w:t xml:space="preserve"> внедрения СЭД </w:t>
      </w:r>
      <w:r w:rsidR="00DA1D03">
        <w:rPr>
          <w:lang w:val="en-US"/>
        </w:rPr>
        <w:t>CompanyMedia</w:t>
      </w:r>
      <w:r w:rsidR="00DA1D03">
        <w:t xml:space="preserve">, выполняемых компанией и ее партнерами. </w:t>
      </w:r>
    </w:p>
    <w:p w14:paraId="36B059BB" w14:textId="77777777" w:rsidR="00C005CE" w:rsidRPr="00C84A79" w:rsidRDefault="00C005CE" w:rsidP="005E1922">
      <w:pPr>
        <w:pStyle w:val="2"/>
      </w:pPr>
      <w:bookmarkStart w:id="4" w:name="_Toc383285334"/>
      <w:r w:rsidRPr="00C84A79">
        <w:t>Материалы</w:t>
      </w:r>
      <w:bookmarkEnd w:id="4"/>
    </w:p>
    <w:p w14:paraId="266F34ED" w14:textId="77777777" w:rsidR="00A02491" w:rsidRDefault="00A02491" w:rsidP="00A02491">
      <w:pPr>
        <w:pStyle w:val="afa"/>
      </w:pPr>
      <w:r>
        <w:t xml:space="preserve">Документы, положенные в основу </w:t>
      </w:r>
      <w:r w:rsidR="00AE56FD">
        <w:t>настоящего документа или используемые совместно с ним (дополняющие его):</w:t>
      </w:r>
    </w:p>
    <w:p w14:paraId="134E2159" w14:textId="77777777" w:rsidR="00E64DAD" w:rsidRPr="00E64DAD" w:rsidRDefault="00E64DAD" w:rsidP="0030006A">
      <w:pPr>
        <w:pStyle w:val="afa"/>
        <w:numPr>
          <w:ilvl w:val="0"/>
          <w:numId w:val="52"/>
        </w:numPr>
      </w:pPr>
      <w:r w:rsidRPr="00E64DAD">
        <w:t>C</w:t>
      </w:r>
      <w:r>
        <w:rPr>
          <w:lang w:val="en-US"/>
        </w:rPr>
        <w:t>ompany</w:t>
      </w:r>
      <w:r w:rsidRPr="00E64DAD">
        <w:t>M</w:t>
      </w:r>
      <w:r>
        <w:rPr>
          <w:lang w:val="en-US"/>
        </w:rPr>
        <w:t>edia</w:t>
      </w:r>
      <w:r w:rsidRPr="005F593D">
        <w:rPr>
          <w:rPrChange w:id="5" w:author="Administrator" w:date="2014-04-17T16:10:00Z">
            <w:rPr>
              <w:lang w:val="en-US"/>
            </w:rPr>
          </w:rPrChange>
        </w:rPr>
        <w:t xml:space="preserve"> </w:t>
      </w:r>
      <w:r w:rsidRPr="00E64DAD">
        <w:t>4.2</w:t>
      </w:r>
      <w:r w:rsidRPr="005F593D">
        <w:rPr>
          <w:rPrChange w:id="6" w:author="Administrator" w:date="2014-04-17T16:10:00Z">
            <w:rPr>
              <w:lang w:val="en-US"/>
            </w:rPr>
          </w:rPrChange>
        </w:rPr>
        <w:t>.</w:t>
      </w:r>
      <w:r w:rsidRPr="00E64DAD">
        <w:t xml:space="preserve"> Архитектура, выполняемые функции, принципы управления</w:t>
      </w:r>
    </w:p>
    <w:p w14:paraId="3761FE1E" w14:textId="77777777" w:rsidR="00E64DAD" w:rsidRDefault="00E64DAD" w:rsidP="0030006A">
      <w:pPr>
        <w:pStyle w:val="afa"/>
        <w:numPr>
          <w:ilvl w:val="0"/>
          <w:numId w:val="52"/>
        </w:numPr>
      </w:pPr>
      <w:r>
        <w:rPr>
          <w:lang w:val="en-US"/>
        </w:rPr>
        <w:t>ActiveFrame</w:t>
      </w:r>
      <w:r w:rsidRPr="005F593D">
        <w:t xml:space="preserve"> </w:t>
      </w:r>
      <w:r w:rsidRPr="00E64DAD">
        <w:t>4.2</w:t>
      </w:r>
      <w:r w:rsidRPr="005F593D">
        <w:t>.</w:t>
      </w:r>
      <w:r w:rsidRPr="00E64DAD">
        <w:t xml:space="preserve"> Архитектура, выполняемые функции, принципы управления</w:t>
      </w:r>
    </w:p>
    <w:p w14:paraId="455E93DF" w14:textId="77777777" w:rsidR="00AE56FD" w:rsidRDefault="00A02491" w:rsidP="0030006A">
      <w:pPr>
        <w:pStyle w:val="afa"/>
        <w:numPr>
          <w:ilvl w:val="0"/>
          <w:numId w:val="52"/>
        </w:numPr>
      </w:pPr>
      <w:r>
        <w:t xml:space="preserve">Архитектура </w:t>
      </w:r>
      <w:r>
        <w:rPr>
          <w:lang w:val="en-US"/>
        </w:rPr>
        <w:t>GUI</w:t>
      </w:r>
      <w:r w:rsidRPr="005F593D">
        <w:t xml:space="preserve"> – </w:t>
      </w:r>
      <w:r>
        <w:t>подсистемы конфигурируемых пользовательских интерфейсов</w:t>
      </w:r>
    </w:p>
    <w:p w14:paraId="585BBD15" w14:textId="77777777" w:rsidR="00A02491" w:rsidRPr="00A02491" w:rsidRDefault="00D870B1" w:rsidP="0030006A">
      <w:pPr>
        <w:pStyle w:val="afa"/>
        <w:numPr>
          <w:ilvl w:val="0"/>
          <w:numId w:val="52"/>
        </w:numPr>
      </w:pPr>
      <w:r w:rsidRPr="00D870B1">
        <w:t>Интеграция CMJ</w:t>
      </w:r>
      <w:r>
        <w:t>-сервера</w:t>
      </w:r>
      <w:r w:rsidRPr="00D870B1">
        <w:t xml:space="preserve"> с платформой </w:t>
      </w:r>
      <w:r>
        <w:rPr>
          <w:lang w:val="en-US"/>
        </w:rPr>
        <w:t>ECMp</w:t>
      </w:r>
      <w:r w:rsidRPr="005F593D">
        <w:t>5</w:t>
      </w:r>
    </w:p>
    <w:p w14:paraId="5271BE1F" w14:textId="77777777" w:rsidR="00C005CE" w:rsidRPr="00C84A79" w:rsidRDefault="00C005CE" w:rsidP="00FF525E">
      <w:pPr>
        <w:pStyle w:val="Comments"/>
      </w:pPr>
    </w:p>
    <w:p w14:paraId="70978FE3" w14:textId="77777777" w:rsidR="00C005CE" w:rsidRPr="005F593D" w:rsidRDefault="00C005CE" w:rsidP="004F23B3"/>
    <w:p w14:paraId="0177F580" w14:textId="77777777" w:rsidR="00C005CE" w:rsidRDefault="00C005CE" w:rsidP="0030006A">
      <w:pPr>
        <w:pStyle w:val="2"/>
        <w:numPr>
          <w:ilvl w:val="1"/>
          <w:numId w:val="1"/>
        </w:numPr>
      </w:pPr>
      <w:bookmarkStart w:id="7" w:name="_Toc383285335"/>
      <w:r w:rsidRPr="007003D3">
        <w:lastRenderedPageBreak/>
        <w:t>Определения и сокращения</w:t>
      </w:r>
      <w:bookmarkEnd w:id="7"/>
    </w:p>
    <w:p w14:paraId="7211D0B1" w14:textId="77777777" w:rsidR="00C005CE" w:rsidRDefault="00C005CE" w:rsidP="001D0680">
      <w:r w:rsidRPr="00931504">
        <w:rPr>
          <w:b/>
        </w:rPr>
        <w:t>Система</w:t>
      </w:r>
      <w:r>
        <w:t xml:space="preserve"> – ПО </w:t>
      </w:r>
      <w:r>
        <w:rPr>
          <w:lang w:val="en-US"/>
        </w:rPr>
        <w:t>CompanyMedia</w:t>
      </w:r>
      <w:r w:rsidRPr="00931504">
        <w:t xml:space="preserve"> 4/5</w:t>
      </w:r>
      <w:r>
        <w:t xml:space="preserve">, включающая: ядро, набор бизнес-модулей, клиенты </w:t>
      </w:r>
      <w:r>
        <w:rPr>
          <w:lang w:val="en-US"/>
        </w:rPr>
        <w:t>CM</w:t>
      </w:r>
      <w:r w:rsidRPr="00931504">
        <w:t xml:space="preserve">4 </w:t>
      </w:r>
      <w:r>
        <w:t xml:space="preserve">и </w:t>
      </w:r>
      <w:r>
        <w:rPr>
          <w:lang w:val="en-US"/>
        </w:rPr>
        <w:t>CM</w:t>
      </w:r>
      <w:r w:rsidRPr="00931504">
        <w:t>5</w:t>
      </w:r>
      <w:r>
        <w:t>, а также типовую конфигурацию.</w:t>
      </w:r>
    </w:p>
    <w:p w14:paraId="3080020D" w14:textId="77777777" w:rsidR="00C005CE" w:rsidRDefault="00C005CE" w:rsidP="001D0680">
      <w:r w:rsidRPr="00931504">
        <w:rPr>
          <w:b/>
        </w:rPr>
        <w:t>Ядро</w:t>
      </w:r>
      <w:r>
        <w:t xml:space="preserve">  – компонент системы, реализующий её базовые функции: управление конфигурацией системы, хранение служебных и бизнес-объектов, поиск по ним, управление процессами, разграничение доступа к объектам.</w:t>
      </w:r>
    </w:p>
    <w:p w14:paraId="39DB7361" w14:textId="77777777" w:rsidR="00C005CE" w:rsidRDefault="00C005CE" w:rsidP="001D0680">
      <w:r w:rsidRPr="00E563BE">
        <w:rPr>
          <w:b/>
        </w:rPr>
        <w:t>Бизнес-модуль</w:t>
      </w:r>
      <w:r>
        <w:t xml:space="preserve"> (или </w:t>
      </w:r>
      <w:r w:rsidRPr="007B5161">
        <w:rPr>
          <w:b/>
        </w:rPr>
        <w:t>функциональный модуль</w:t>
      </w:r>
      <w:r>
        <w:t>) – компонент системы, реализующий более или менее автономную бизнес-функцию. Примерами бизнес-модулей могут быть: базовый документооборот, организационно-штатная структура, электронная подпись, межведомственный документооборот и т.п. Бизнес-модули используют сервисы, предоставляемые ядром, и не имеют прямого доступа к хранилищу объектов. Они также обычно включают типовую конфигурацию, предназначенную для облегчения настройки экземпляра системы у конкретного заказчика.</w:t>
      </w:r>
    </w:p>
    <w:p w14:paraId="32E63518" w14:textId="77777777" w:rsidR="00C005CE" w:rsidRPr="00942E64" w:rsidRDefault="00C005CE" w:rsidP="001D0680">
      <w:r>
        <w:rPr>
          <w:b/>
        </w:rPr>
        <w:t>П</w:t>
      </w:r>
      <w:r w:rsidRPr="00931504">
        <w:rPr>
          <w:b/>
        </w:rPr>
        <w:t>латформа</w:t>
      </w:r>
      <w:r>
        <w:t xml:space="preserve"> – серверная часть системы, состоящая из ядра и функциональных модулей. Не включает в себя клиентов </w:t>
      </w:r>
      <w:r>
        <w:rPr>
          <w:lang w:val="en-US"/>
        </w:rPr>
        <w:t>CM</w:t>
      </w:r>
      <w:r w:rsidRPr="00942E64">
        <w:t xml:space="preserve">4 </w:t>
      </w:r>
      <w:r>
        <w:t xml:space="preserve">и </w:t>
      </w:r>
      <w:r>
        <w:rPr>
          <w:lang w:val="en-US"/>
        </w:rPr>
        <w:t>CM</w:t>
      </w:r>
      <w:r w:rsidRPr="00942E64">
        <w:t xml:space="preserve">5 </w:t>
      </w:r>
      <w:r>
        <w:t>и серверные компоненты, предназначенные исключительно для их поддержки (сервлеты, спец. сервисы).</w:t>
      </w:r>
    </w:p>
    <w:p w14:paraId="448F9FED" w14:textId="77777777" w:rsidR="00C005CE" w:rsidRDefault="00C005CE" w:rsidP="001D0680">
      <w:r w:rsidRPr="00B10B4E">
        <w:rPr>
          <w:b/>
        </w:rPr>
        <w:t>Конфигурация</w:t>
      </w:r>
      <w:r>
        <w:t xml:space="preserve"> – набор текстовых (преимущественно </w:t>
      </w:r>
      <w:r>
        <w:rPr>
          <w:lang w:val="en-US"/>
        </w:rPr>
        <w:t>XML</w:t>
      </w:r>
      <w:r w:rsidRPr="00B10B4E">
        <w:t xml:space="preserve">) </w:t>
      </w:r>
      <w:r>
        <w:t>файлов, задающих правила работы конкретного экземпляра системы. Конфигурация включает настройки следующих объектов: бизнес-объекты; бизнес-процессы; группы пользователей; правила доступа; правила формирования интерфейса пользователя (папки, списки, формы, действия).</w:t>
      </w:r>
    </w:p>
    <w:p w14:paraId="54F72881" w14:textId="77777777" w:rsidR="00C005CE" w:rsidRPr="007A0FF3" w:rsidRDefault="00C005CE" w:rsidP="001D0680">
      <w:r w:rsidRPr="00A6213E">
        <w:rPr>
          <w:b/>
        </w:rPr>
        <w:t xml:space="preserve">Клиент </w:t>
      </w:r>
      <w:r w:rsidRPr="00A6213E">
        <w:rPr>
          <w:b/>
          <w:lang w:val="en-US"/>
        </w:rPr>
        <w:t>CM</w:t>
      </w:r>
      <w:r w:rsidRPr="00A6213E">
        <w:rPr>
          <w:b/>
        </w:rPr>
        <w:t>4</w:t>
      </w:r>
      <w:r w:rsidRPr="00A6213E">
        <w:t xml:space="preserve"> – </w:t>
      </w:r>
      <w:r>
        <w:t xml:space="preserve">компонент системы, реализующий основной графический </w:t>
      </w:r>
      <w:r w:rsidR="00244449">
        <w:rPr>
          <w:lang w:val="en-US"/>
        </w:rPr>
        <w:t>Web</w:t>
      </w:r>
      <w:r w:rsidR="00244449" w:rsidRPr="005F593D">
        <w:t>-</w:t>
      </w:r>
      <w:r>
        <w:t xml:space="preserve">интерфейс пользователя. Разработан ранее в составе ПО </w:t>
      </w:r>
      <w:r>
        <w:rPr>
          <w:lang w:val="en-US"/>
        </w:rPr>
        <w:t>CompanyMedia</w:t>
      </w:r>
      <w:r w:rsidRPr="00057A9D">
        <w:t xml:space="preserve"> 4 </w:t>
      </w:r>
      <w:r>
        <w:t xml:space="preserve">и является закрытым для изменений в разрабатываемой системе. Для обеспечения взаимодействия этого клиента с системой реализуется специальный модуль </w:t>
      </w:r>
      <w:r w:rsidRPr="007A0FF3">
        <w:t>(</w:t>
      </w:r>
      <w:r>
        <w:t xml:space="preserve">слой сопряжения клиента </w:t>
      </w:r>
      <w:r>
        <w:rPr>
          <w:lang w:val="en-US"/>
        </w:rPr>
        <w:t>CM</w:t>
      </w:r>
      <w:r w:rsidRPr="007A0FF3">
        <w:t>4).</w:t>
      </w:r>
    </w:p>
    <w:p w14:paraId="28D9BBCD" w14:textId="77777777" w:rsidR="00C005CE" w:rsidRPr="00A6213E" w:rsidRDefault="00C005CE" w:rsidP="001D0680">
      <w:r>
        <w:rPr>
          <w:b/>
        </w:rPr>
        <w:t xml:space="preserve">Слой сопряжения клиента </w:t>
      </w:r>
      <w:r w:rsidRPr="00A6213E">
        <w:rPr>
          <w:b/>
          <w:lang w:val="en-US"/>
        </w:rPr>
        <w:t>CM</w:t>
      </w:r>
      <w:r w:rsidRPr="00A6213E">
        <w:rPr>
          <w:b/>
        </w:rPr>
        <w:t>4</w:t>
      </w:r>
      <w:r w:rsidRPr="00A6213E">
        <w:t xml:space="preserve"> – </w:t>
      </w:r>
      <w:r>
        <w:t xml:space="preserve">бизнес-модуль, обеспечивающий взаимодействие между клиентом </w:t>
      </w:r>
      <w:r>
        <w:rPr>
          <w:lang w:val="en-US"/>
        </w:rPr>
        <w:t>CM</w:t>
      </w:r>
      <w:r w:rsidRPr="00A6213E">
        <w:t>4</w:t>
      </w:r>
      <w:r>
        <w:t>, с одной стороны,</w:t>
      </w:r>
      <w:r w:rsidRPr="00A6213E">
        <w:t xml:space="preserve"> </w:t>
      </w:r>
      <w:r>
        <w:t xml:space="preserve">и ядром системы, а также другими бизнес-модулями, с другой. </w:t>
      </w:r>
      <w:r w:rsidRPr="00A6213E">
        <w:t>П</w:t>
      </w:r>
      <w:r>
        <w:t xml:space="preserve">оскольку клиент </w:t>
      </w:r>
      <w:r>
        <w:rPr>
          <w:lang w:val="en-US"/>
        </w:rPr>
        <w:t>CM</w:t>
      </w:r>
      <w:r w:rsidRPr="00A6213E">
        <w:t xml:space="preserve">4 </w:t>
      </w:r>
      <w:r>
        <w:t>рассчитан на определённую структуру бизнес-объектов, слой сопряжения</w:t>
      </w:r>
      <w:r w:rsidRPr="00A6213E">
        <w:t xml:space="preserve"> </w:t>
      </w:r>
      <w:r>
        <w:t>содержит необходимую конфигурацию этих объектов, которая не должна изменяться при настройке экземпляров системы.</w:t>
      </w:r>
    </w:p>
    <w:p w14:paraId="44066045" w14:textId="77777777" w:rsidR="00C005CE" w:rsidRPr="00057A9D" w:rsidRDefault="00C005CE" w:rsidP="001D0680">
      <w:r w:rsidRPr="005B0FA2">
        <w:rPr>
          <w:b/>
        </w:rPr>
        <w:t xml:space="preserve">Клиент </w:t>
      </w:r>
      <w:r w:rsidRPr="005B0FA2">
        <w:rPr>
          <w:b/>
          <w:lang w:val="en-US"/>
        </w:rPr>
        <w:t>CM</w:t>
      </w:r>
      <w:r w:rsidRPr="005B0FA2">
        <w:rPr>
          <w:b/>
        </w:rPr>
        <w:t>5</w:t>
      </w:r>
      <w:r w:rsidRPr="005B0FA2">
        <w:t xml:space="preserve"> – </w:t>
      </w:r>
      <w:r>
        <w:t>компонент системы, реализующий её пользовательский и административный графический интерфейс. Клиент содержит графические элементы (</w:t>
      </w:r>
      <w:r>
        <w:rPr>
          <w:lang w:val="en-US"/>
        </w:rPr>
        <w:t>controls</w:t>
      </w:r>
      <w:r w:rsidRPr="002D2F60">
        <w:t>)</w:t>
      </w:r>
      <w:r>
        <w:t>, позволяющие отображать любые бизнес-объекты, их наборы (списки) и структуры (деревья), управлять исполнением бизнес-процессов, а также управлять пользователями и их ролями в системе. Клиент не зависит от бизнес-модулей (которые, однако, могут при необходимости добавлять в него собственные графические элементы) и взаимодействует непосредственно с ядром системы.</w:t>
      </w:r>
    </w:p>
    <w:p w14:paraId="43A804C4" w14:textId="77777777" w:rsidR="00C005CE" w:rsidRDefault="00C005CE" w:rsidP="001D0680">
      <w:r>
        <w:rPr>
          <w:b/>
        </w:rPr>
        <w:t>Доменный объект</w:t>
      </w:r>
      <w:r w:rsidR="00244449" w:rsidRPr="005F593D">
        <w:rPr>
          <w:b/>
        </w:rPr>
        <w:t xml:space="preserve"> (</w:t>
      </w:r>
      <w:r w:rsidR="00244449">
        <w:rPr>
          <w:b/>
        </w:rPr>
        <w:t>ДО</w:t>
      </w:r>
      <w:r w:rsidR="00244449" w:rsidRPr="005F593D">
        <w:rPr>
          <w:b/>
        </w:rPr>
        <w:t>)</w:t>
      </w:r>
      <w:r>
        <w:rPr>
          <w:b/>
        </w:rPr>
        <w:t xml:space="preserve"> </w:t>
      </w:r>
      <w:r>
        <w:t xml:space="preserve"> – структура данных, хранящая значения фиксированного набора именованных полей. Каждое поле объекта может хранить единственное значение. Множественные значения могут быть реализованы с использованием отдельных дочерних доменных объектов. Доменный объект имеет идентификатор и является объектом назначения прав доступа.</w:t>
      </w:r>
    </w:p>
    <w:p w14:paraId="1FCBBAE8" w14:textId="77777777" w:rsidR="00C005CE" w:rsidRDefault="00C005CE" w:rsidP="001D0680">
      <w:r w:rsidRPr="00057A9D">
        <w:rPr>
          <w:b/>
        </w:rPr>
        <w:t>Бизнес-объект</w:t>
      </w:r>
      <w:r>
        <w:t xml:space="preserve"> (</w:t>
      </w:r>
      <w:r w:rsidR="00621671">
        <w:t>бизнес-сущность</w:t>
      </w:r>
      <w:r>
        <w:t>) – логическая структура (иерархия) доменных объектов, предназначенная для хранения информации об объектах из предметной области применения системы (документах, поручениях и т.п.).</w:t>
      </w:r>
    </w:p>
    <w:p w14:paraId="65CE18BE" w14:textId="77777777" w:rsidR="00C005CE" w:rsidRPr="005F593D" w:rsidRDefault="00C005CE" w:rsidP="001D0680">
      <w:r w:rsidRPr="00F4418D">
        <w:rPr>
          <w:b/>
        </w:rPr>
        <w:t>Статус</w:t>
      </w:r>
      <w:r>
        <w:t xml:space="preserve"> – специальное поле</w:t>
      </w:r>
      <w:ins w:id="8" w:author="Administrator" w:date="2014-04-17T16:10:00Z">
        <w:r w:rsidR="005F593D" w:rsidRPr="005F593D">
          <w:rPr>
            <w:b/>
          </w:rPr>
          <w:t xml:space="preserve"> </w:t>
        </w:r>
        <w:r w:rsidR="005F593D">
          <w:rPr>
            <w:b/>
          </w:rPr>
          <w:t>ДО</w:t>
        </w:r>
      </w:ins>
      <w:del w:id="9" w:author="Administrator" w:date="2014-04-17T16:10:00Z">
        <w:r w:rsidDel="005F593D">
          <w:delText xml:space="preserve"> карточки</w:delText>
        </w:r>
      </w:del>
      <w:r>
        <w:t xml:space="preserve">. Используется для управления применимостью к ней правил доступа, форм, действий и т.п. Изменение статуса </w:t>
      </w:r>
      <w:ins w:id="10" w:author="Administrator" w:date="2014-04-17T16:10:00Z">
        <w:r w:rsidR="005F593D">
          <w:rPr>
            <w:b/>
          </w:rPr>
          <w:t>ДО</w:t>
        </w:r>
        <w:r w:rsidR="005F593D" w:rsidDel="005F593D">
          <w:t xml:space="preserve"> </w:t>
        </w:r>
      </w:ins>
      <w:del w:id="11" w:author="Administrator" w:date="2014-04-17T16:10:00Z">
        <w:r w:rsidDel="005F593D">
          <w:delText>карточки</w:delText>
        </w:r>
      </w:del>
      <w:r>
        <w:t xml:space="preserve"> является специальной операцией и не может быть выполнено путём сохранения карточки.</w:t>
      </w:r>
      <w:ins w:id="12" w:author="Administrator" w:date="2014-04-17T16:10:00Z">
        <w:r w:rsidR="005F593D" w:rsidRPr="005F593D">
          <w:rPr>
            <w:rPrChange w:id="13" w:author="Administrator" w:date="2014-04-17T16:10:00Z">
              <w:rPr>
                <w:lang w:val="en-US"/>
              </w:rPr>
            </w:rPrChange>
          </w:rPr>
          <w:t xml:space="preserve"> </w:t>
        </w:r>
        <w:r w:rsidR="005F593D">
          <w:t xml:space="preserve">Каждый ДО имеет </w:t>
        </w:r>
        <w:r w:rsidR="005F593D">
          <w:lastRenderedPageBreak/>
          <w:t xml:space="preserve">атрибут </w:t>
        </w:r>
      </w:ins>
      <w:ins w:id="14" w:author="Administrator" w:date="2014-04-17T16:11:00Z">
        <w:r w:rsidR="005F593D">
          <w:t>«статус».</w:t>
        </w:r>
      </w:ins>
      <w:ins w:id="15" w:author="Administrator" w:date="2014-04-17T16:14:00Z">
        <w:r w:rsidR="005F593D">
          <w:t xml:space="preserve"> Набор возможных значений для</w:t>
        </w:r>
      </w:ins>
      <w:ins w:id="16" w:author="Administrator" w:date="2014-04-17T16:15:00Z">
        <w:r w:rsidR="005F593D">
          <w:t xml:space="preserve"> </w:t>
        </w:r>
      </w:ins>
      <w:ins w:id="17" w:author="Administrator" w:date="2014-04-17T16:16:00Z">
        <w:r w:rsidR="005F593D">
          <w:t>назначения</w:t>
        </w:r>
      </w:ins>
      <w:ins w:id="18" w:author="Administrator" w:date="2014-04-17T16:15:00Z">
        <w:r w:rsidR="005F593D">
          <w:t xml:space="preserve"> статус</w:t>
        </w:r>
      </w:ins>
      <w:ins w:id="19" w:author="Administrator" w:date="2014-04-17T16:16:00Z">
        <w:r w:rsidR="005F593D">
          <w:t>а</w:t>
        </w:r>
      </w:ins>
      <w:ins w:id="20" w:author="Administrator" w:date="2014-04-17T16:14:00Z">
        <w:r w:rsidR="005F593D">
          <w:t xml:space="preserve"> </w:t>
        </w:r>
      </w:ins>
      <w:ins w:id="21" w:author="Administrator" w:date="2014-04-17T16:15:00Z">
        <w:r w:rsidR="005F593D">
          <w:t xml:space="preserve">задается при помощи </w:t>
        </w:r>
        <w:r w:rsidR="005F593D" w:rsidRPr="005F593D">
          <w:t>доменн</w:t>
        </w:r>
        <w:r w:rsidR="005F593D">
          <w:t>ого</w:t>
        </w:r>
        <w:r w:rsidR="005F593D" w:rsidRPr="005F593D">
          <w:t xml:space="preserve"> объект</w:t>
        </w:r>
        <w:r w:rsidR="005F593D">
          <w:t>а</w:t>
        </w:r>
        <w:r w:rsidR="005F593D" w:rsidRPr="005F593D">
          <w:t xml:space="preserve"> типа "Статус</w:t>
        </w:r>
      </w:ins>
      <w:ins w:id="22" w:author="Administrator" w:date="2014-04-17T16:16:00Z">
        <w:r w:rsidR="005F593D" w:rsidRPr="005F593D">
          <w:t>"</w:t>
        </w:r>
      </w:ins>
      <w:ins w:id="23" w:author="Administrator" w:date="2014-04-17T16:15:00Z">
        <w:r w:rsidR="005F593D">
          <w:t>.</w:t>
        </w:r>
      </w:ins>
    </w:p>
    <w:p w14:paraId="2E980F49" w14:textId="77777777" w:rsidR="00C005CE" w:rsidRDefault="00C005CE" w:rsidP="001D0680">
      <w:r w:rsidRPr="00682850">
        <w:rPr>
          <w:b/>
        </w:rPr>
        <w:t>Бизнес-процесс</w:t>
      </w:r>
      <w:r>
        <w:t xml:space="preserve"> – набор правил выполнения какого-либо сложного (составного), как правило, протяжённого во времени действия в рамках системы. Бизнес-процессы в системе описываются на языке </w:t>
      </w:r>
      <w:r>
        <w:rPr>
          <w:lang w:val="en-US"/>
        </w:rPr>
        <w:t>BPMN</w:t>
      </w:r>
      <w:r w:rsidRPr="007A0FF3">
        <w:t>.</w:t>
      </w:r>
    </w:p>
    <w:p w14:paraId="1A8F2A54" w14:textId="77777777" w:rsidR="00C005CE" w:rsidRPr="007A0FF3" w:rsidRDefault="00C005CE" w:rsidP="001D0680">
      <w:r w:rsidRPr="00971B72">
        <w:rPr>
          <w:b/>
        </w:rPr>
        <w:t>Пользователь</w:t>
      </w:r>
      <w:r>
        <w:t xml:space="preserve"> – лицо, работающее с системой. Внутри системы пользователи представляются доменными (бизнес-) объектами.</w:t>
      </w:r>
    </w:p>
    <w:p w14:paraId="0157A4F2" w14:textId="77777777" w:rsidR="00C005CE" w:rsidRDefault="00C005CE" w:rsidP="001D0680">
      <w:r w:rsidRPr="007A0FF3">
        <w:rPr>
          <w:b/>
        </w:rPr>
        <w:t>Правило доступа</w:t>
      </w:r>
      <w:r>
        <w:t xml:space="preserve"> – элемент конфигурации, определяющий возможность выполнения группой пользователей какой-либо операции (чтение, изменение, запуск процесса и т.п.) над объектом доступа (доменным объектом, действием).</w:t>
      </w:r>
    </w:p>
    <w:p w14:paraId="1A5F95E2" w14:textId="77777777" w:rsidR="00C005CE" w:rsidRDefault="00C005CE" w:rsidP="001D0680">
      <w:r>
        <w:rPr>
          <w:b/>
        </w:rPr>
        <w:t xml:space="preserve">Группа пользователей </w:t>
      </w:r>
      <w:r>
        <w:t>– конфигурационная единица, предназначенная для разграничения прав доступа. Состав пользователей, входящих в группу, может либо назначаться вручную администратором (</w:t>
      </w:r>
      <w:r w:rsidRPr="00FC70EA">
        <w:rPr>
          <w:i/>
        </w:rPr>
        <w:t>статическая группа</w:t>
      </w:r>
      <w:r>
        <w:t>), либо вычисляться системой по какому-либо алгоритму (</w:t>
      </w:r>
      <w:r w:rsidRPr="00FC70EA">
        <w:rPr>
          <w:i/>
        </w:rPr>
        <w:t>динамическая группа</w:t>
      </w:r>
      <w:r>
        <w:t>). Динамические группы могут иметь зависимость от доменных объектов. В таком случае система создаёт по экземпляру динамической группы на каждый доменный объект заданного типа, а пользователи в эту группу включаются исходя из содержимого данного объекта.</w:t>
      </w:r>
    </w:p>
    <w:p w14:paraId="6005BAE5" w14:textId="77777777" w:rsidR="00C005CE" w:rsidRDefault="00C005CE" w:rsidP="001D0680">
      <w:r w:rsidRPr="00FC70EA">
        <w:rPr>
          <w:b/>
        </w:rPr>
        <w:t>Контекстная роль</w:t>
      </w:r>
      <w:r>
        <w:t xml:space="preserve"> – набор групп пользователей, имеющих какое-либо отношение к бизнес-объекту. Предназначена для назначения прав доступа к этому или связанным объектам.</w:t>
      </w:r>
    </w:p>
    <w:p w14:paraId="56DFC695" w14:textId="77777777" w:rsidR="00C005CE" w:rsidRDefault="00C005CE" w:rsidP="001D0680">
      <w:r w:rsidRPr="00CE4E41">
        <w:rPr>
          <w:b/>
        </w:rPr>
        <w:t>Папка</w:t>
      </w:r>
      <w:r>
        <w:t xml:space="preserve"> – бизнес-объект, содержащий атрибутированные ссылки на другие бизнес-объекты (документы) и папки, что позволяет организовать их иерархическую структуру (дерево). Папки могут быть как персональными, так и общими (доступными всем пользователям). Наличие атрибутов у ссылок позволяет использовать их для специфической сортировки документов в папке, отметки факта прочтения документа пользователем (в пользовательской папке) и т.п.</w:t>
      </w:r>
    </w:p>
    <w:p w14:paraId="61D22D20" w14:textId="77777777" w:rsidR="00C005CE" w:rsidRDefault="00C005CE" w:rsidP="001D0680">
      <w:commentRangeStart w:id="24"/>
      <w:r>
        <w:rPr>
          <w:b/>
        </w:rPr>
        <w:t>Коллекция бизнес-объектов</w:t>
      </w:r>
      <w:r>
        <w:t xml:space="preserve"> – динамически формируемый набор бизнес-объектов, правила формирования которого задаются в конфигурации.</w:t>
      </w:r>
      <w:commentRangeEnd w:id="24"/>
      <w:r w:rsidR="001C27F2">
        <w:rPr>
          <w:rStyle w:val="af5"/>
        </w:rPr>
        <w:commentReference w:id="24"/>
      </w:r>
    </w:p>
    <w:p w14:paraId="571A0D26" w14:textId="77777777" w:rsidR="00C005CE" w:rsidRDefault="00C005CE" w:rsidP="001D0680">
      <w:r w:rsidRPr="003E4374">
        <w:rPr>
          <w:b/>
        </w:rPr>
        <w:t>Форма</w:t>
      </w:r>
      <w:r>
        <w:t xml:space="preserve"> – набор элементов графического интерфейса, отображающих содержимое карточки, бизнес-объекта или их связанного набора. Набор элементов и их взаимное расположение, а также информация о соответствии элемента полю карточки/бизнес-объекта хранится в конфигурации. При отображении элементы заполняются данными из конкретной карточки/бизнес-объекта.</w:t>
      </w:r>
    </w:p>
    <w:p w14:paraId="1D77538F" w14:textId="77777777" w:rsidR="00B517EC" w:rsidRDefault="00C005CE" w:rsidP="00B517EC">
      <w:pPr>
        <w:rPr>
          <w:ins w:id="25" w:author="Administrator" w:date="2014-04-17T16:44:00Z"/>
        </w:rPr>
      </w:pPr>
      <w:r w:rsidRPr="00C4572A">
        <w:rPr>
          <w:b/>
        </w:rPr>
        <w:t>Действие</w:t>
      </w:r>
      <w:r>
        <w:t xml:space="preserve"> – процедура в системе, выполнение которой может быть инициировано пользователем через графический интерфейс (обычно – нажатием кнопки). Является объектом назначения прав доступа.</w:t>
      </w:r>
      <w:ins w:id="26" w:author="Administrator" w:date="2014-04-17T16:45:00Z">
        <w:r w:rsidR="007244DC" w:rsidRPr="007244DC">
          <w:t xml:space="preserve"> </w:t>
        </w:r>
        <w:r w:rsidR="007244DC">
          <w:t>Действия</w:t>
        </w:r>
        <w:r w:rsidR="007244DC" w:rsidRPr="007244DC">
          <w:t xml:space="preserve"> </w:t>
        </w:r>
        <w:r w:rsidR="007244DC">
          <w:t>могут быть:</w:t>
        </w:r>
      </w:ins>
    </w:p>
    <w:p w14:paraId="05CD45E2" w14:textId="77777777" w:rsidR="007244DC" w:rsidRDefault="007244DC">
      <w:pPr>
        <w:pStyle w:val="3"/>
        <w:rPr>
          <w:ins w:id="27" w:author="Administrator" w:date="2014-04-17T16:44:00Z"/>
        </w:rPr>
        <w:pPrChange w:id="28" w:author="Administrator" w:date="2014-04-17T16:46:00Z">
          <w:pPr/>
        </w:pPrChange>
      </w:pPr>
      <w:ins w:id="29" w:author="Administrator" w:date="2014-04-17T16:44:00Z">
        <w:r>
          <w:t>запускающие бизнес-процесс.</w:t>
        </w:r>
      </w:ins>
    </w:p>
    <w:p w14:paraId="2EFE93AB" w14:textId="77777777" w:rsidR="007244DC" w:rsidRDefault="007244DC">
      <w:pPr>
        <w:pStyle w:val="3"/>
        <w:rPr>
          <w:ins w:id="30" w:author="Administrator" w:date="2014-04-17T16:44:00Z"/>
        </w:rPr>
        <w:pPrChange w:id="31" w:author="Administrator" w:date="2014-04-17T16:46:00Z">
          <w:pPr/>
        </w:pPrChange>
      </w:pPr>
      <w:ins w:id="32" w:author="Administrator" w:date="2014-04-17T16:44:00Z">
        <w:r>
          <w:t>завершающие UserTask в составе бизнес-процесса.</w:t>
        </w:r>
      </w:ins>
    </w:p>
    <w:p w14:paraId="7773D32C" w14:textId="77777777" w:rsidR="00B073D0" w:rsidRDefault="00B073D0" w:rsidP="00B073D0">
      <w:pPr>
        <w:pStyle w:val="3"/>
        <w:rPr>
          <w:ins w:id="33" w:author="Administrator" w:date="2014-04-17T16:58:00Z"/>
        </w:rPr>
      </w:pPr>
      <w:ins w:id="34" w:author="Administrator" w:date="2014-04-17T16:58:00Z">
        <w:r w:rsidRPr="007244DC">
          <w:t>посылающие некий сигнал бизнес-процессу</w:t>
        </w:r>
        <w:r>
          <w:t xml:space="preserve"> (исполняемому в данный момент)</w:t>
        </w:r>
        <w:r w:rsidRPr="007244DC">
          <w:t>.</w:t>
        </w:r>
      </w:ins>
    </w:p>
    <w:p w14:paraId="317926D6" w14:textId="77777777" w:rsidR="007244DC" w:rsidRDefault="00B073D0">
      <w:pPr>
        <w:pStyle w:val="3"/>
        <w:rPr>
          <w:ins w:id="35" w:author="Administrator" w:date="2014-04-17T16:45:00Z"/>
        </w:rPr>
        <w:pPrChange w:id="36" w:author="Administrator" w:date="2014-04-17T16:46:00Z">
          <w:pPr/>
        </w:pPrChange>
      </w:pPr>
      <w:ins w:id="37" w:author="Administrator" w:date="2014-04-17T16:56:00Z">
        <w:r w:rsidRPr="00B073D0">
          <w:t>вы</w:t>
        </w:r>
        <w:r>
          <w:t>зов метода определённого класса</w:t>
        </w:r>
      </w:ins>
      <w:ins w:id="38" w:author="Administrator" w:date="2014-04-17T16:57:00Z">
        <w:r>
          <w:t xml:space="preserve"> (не связанные с бизнес-процессом</w:t>
        </w:r>
      </w:ins>
      <w:ins w:id="39" w:author="Administrator" w:date="2014-04-17T16:56:00Z">
        <w:r>
          <w:t>)</w:t>
        </w:r>
      </w:ins>
      <w:ins w:id="40" w:author="Administrator" w:date="2014-04-17T16:44:00Z">
        <w:r w:rsidR="007244DC">
          <w:t>.</w:t>
        </w:r>
      </w:ins>
    </w:p>
    <w:p w14:paraId="0FD3B04B" w14:textId="77777777" w:rsidR="007244DC" w:rsidDel="00B073D0" w:rsidRDefault="007244DC">
      <w:pPr>
        <w:pStyle w:val="3"/>
        <w:rPr>
          <w:del w:id="41" w:author="Administrator" w:date="2014-04-17T16:58:00Z"/>
        </w:rPr>
        <w:pPrChange w:id="42" w:author="Administrator" w:date="2014-04-17T16:46:00Z">
          <w:pPr/>
        </w:pPrChange>
      </w:pPr>
    </w:p>
    <w:p w14:paraId="471EEAD6" w14:textId="77777777" w:rsidR="00B517EC" w:rsidRDefault="00B517EC" w:rsidP="00B517EC">
      <w:pPr>
        <w:pStyle w:val="2"/>
      </w:pPr>
      <w:bookmarkStart w:id="43" w:name="_Toc383285336"/>
      <w:r>
        <w:t xml:space="preserve">Архитектура системы </w:t>
      </w:r>
      <w:r>
        <w:rPr>
          <w:lang w:val="en-US"/>
        </w:rPr>
        <w:t>CompanyMedia</w:t>
      </w:r>
      <w:r w:rsidRPr="005F593D">
        <w:t xml:space="preserve"> 4/5 </w:t>
      </w:r>
      <w:r w:rsidR="00244449">
        <w:t xml:space="preserve">на  платформе </w:t>
      </w:r>
      <w:r w:rsidR="00244449">
        <w:rPr>
          <w:lang w:val="en-US"/>
        </w:rPr>
        <w:t>ECMp</w:t>
      </w:r>
      <w:r w:rsidR="00244449" w:rsidRPr="005F593D">
        <w:t>5</w:t>
      </w:r>
      <w:r w:rsidR="00244449">
        <w:t xml:space="preserve"> </w:t>
      </w:r>
      <w:r>
        <w:t>в целом</w:t>
      </w:r>
      <w:bookmarkEnd w:id="43"/>
    </w:p>
    <w:p w14:paraId="0823F96C" w14:textId="77777777" w:rsidR="00B517EC" w:rsidRDefault="009A6E52" w:rsidP="00B517EC">
      <w:r w:rsidRPr="009A6E52">
        <w:t xml:space="preserve">В основу создания данной версии системы легли идеи о совмещении всех положительных сторон </w:t>
      </w:r>
      <w:r w:rsidR="00E64DAD">
        <w:t xml:space="preserve">программного обеспечения, </w:t>
      </w:r>
      <w:r w:rsidRPr="009A6E52">
        <w:t xml:space="preserve">разработанного </w:t>
      </w:r>
      <w:r w:rsidR="00E64DAD">
        <w:t xml:space="preserve">ранее (в рамках </w:t>
      </w:r>
      <w:r w:rsidR="00E64DAD" w:rsidRPr="009A6E52">
        <w:t>CompanyMedia 4.2</w:t>
      </w:r>
      <w:r w:rsidR="00E64DAD">
        <w:t>+) –</w:t>
      </w:r>
      <w:r w:rsidRPr="009A6E52">
        <w:t xml:space="preserve"> CMJ</w:t>
      </w:r>
      <w:r w:rsidR="00E64DAD">
        <w:t>-</w:t>
      </w:r>
      <w:r w:rsidRPr="009A6E52">
        <w:t>сервер</w:t>
      </w:r>
      <w:r w:rsidR="00E64DAD">
        <w:t xml:space="preserve"> и </w:t>
      </w:r>
      <w:r w:rsidRPr="009A6E52">
        <w:t>CMJ</w:t>
      </w:r>
      <w:r w:rsidR="00E64DAD">
        <w:t>-</w:t>
      </w:r>
      <w:r w:rsidRPr="009A6E52">
        <w:t xml:space="preserve">WEB и перспективной разработки  ECMp5 (Enterprise CompanyMedia </w:t>
      </w:r>
      <w:r w:rsidRPr="009A6E52">
        <w:lastRenderedPageBreak/>
        <w:t>platform for Java), что в совокупности позволит получить систему</w:t>
      </w:r>
      <w:r w:rsidR="00E64DAD">
        <w:t xml:space="preserve">, способную работать как по-старому (с </w:t>
      </w:r>
      <w:r w:rsidRPr="009A6E52">
        <w:t>использовани</w:t>
      </w:r>
      <w:r w:rsidR="00E64DAD">
        <w:t xml:space="preserve">ем </w:t>
      </w:r>
      <w:r w:rsidR="00E64DAD">
        <w:rPr>
          <w:lang w:val="en-US"/>
        </w:rPr>
        <w:t>IBM</w:t>
      </w:r>
      <w:r w:rsidRPr="009A6E52">
        <w:t xml:space="preserve"> Lotus Domino </w:t>
      </w:r>
      <w:r w:rsidR="00E64DAD">
        <w:t>в качестве платформы)</w:t>
      </w:r>
      <w:r w:rsidRPr="009A6E52">
        <w:t xml:space="preserve">, </w:t>
      </w:r>
      <w:r w:rsidR="00E64DAD">
        <w:t xml:space="preserve">так и по-новому – </w:t>
      </w:r>
      <w:r w:rsidRPr="009A6E52">
        <w:t>как показано на схеме ниже. При этом</w:t>
      </w:r>
      <w:r w:rsidR="00E64DAD">
        <w:t xml:space="preserve"> в </w:t>
      </w:r>
      <w:r w:rsidR="00E64DAD" w:rsidRPr="009A6E52">
        <w:t>CompanyMedia</w:t>
      </w:r>
      <w:r w:rsidR="00E64DAD">
        <w:t>, начиная с версии 4</w:t>
      </w:r>
      <w:r w:rsidR="00E64DAD" w:rsidRPr="005F593D">
        <w:t xml:space="preserve">/5 </w:t>
      </w:r>
      <w:r w:rsidR="00E64DAD">
        <w:t xml:space="preserve">платформа </w:t>
      </w:r>
      <w:r w:rsidRPr="009A6E52">
        <w:t>Lotus Domino заменен</w:t>
      </w:r>
      <w:r w:rsidR="00E64DAD">
        <w:t>а</w:t>
      </w:r>
      <w:r w:rsidRPr="009A6E52">
        <w:t xml:space="preserve"> на </w:t>
      </w:r>
      <w:r w:rsidR="00E64DAD">
        <w:t xml:space="preserve">новую платформу </w:t>
      </w:r>
      <w:r w:rsidRPr="009A6E52">
        <w:t>ECMp 5 на основе реляционной базы данных</w:t>
      </w:r>
      <w:r w:rsidR="00E64DAD">
        <w:t xml:space="preserve">, </w:t>
      </w:r>
      <w:r w:rsidRPr="009A6E52">
        <w:t>реализующ</w:t>
      </w:r>
      <w:r w:rsidR="00E64DAD">
        <w:t>ую все необходимые</w:t>
      </w:r>
      <w:r w:rsidRPr="009A6E52">
        <w:t xml:space="preserve"> сервисы</w:t>
      </w:r>
      <w:r w:rsidR="00E64DAD">
        <w:t xml:space="preserve"> </w:t>
      </w:r>
      <w:r w:rsidRPr="009A6E52">
        <w:t>для обработки данных.</w:t>
      </w:r>
    </w:p>
    <w:p w14:paraId="67246A5D" w14:textId="77777777" w:rsidR="0034058D" w:rsidRPr="00505EA5" w:rsidRDefault="0034058D" w:rsidP="0034058D">
      <w:r w:rsidRPr="005F593D">
        <w:t>Клиент-серверная архитектура</w:t>
      </w:r>
      <w:r w:rsidRPr="00505EA5">
        <w:t xml:space="preserve"> системы соответствует принципам стиля REST</w:t>
      </w:r>
      <w:r>
        <w:rPr>
          <w:rStyle w:val="affd"/>
          <w:rFonts w:eastAsiaTheme="majorEastAsia"/>
        </w:rPr>
        <w:footnoteReference w:id="1"/>
      </w:r>
      <w:r w:rsidRPr="00505EA5">
        <w:t xml:space="preserve">. Именно поэтому сервер позволяет </w:t>
      </w:r>
      <w:r w:rsidRPr="005F593D">
        <w:t xml:space="preserve">единообразно </w:t>
      </w:r>
      <w:r w:rsidRPr="00505EA5">
        <w:t>использовать</w:t>
      </w:r>
      <w:r>
        <w:t xml:space="preserve"> различные типы клиентских мест.</w:t>
      </w:r>
    </w:p>
    <w:p w14:paraId="7B117295" w14:textId="77777777" w:rsidR="0034058D" w:rsidRPr="00505EA5" w:rsidRDefault="0034058D" w:rsidP="0034058D">
      <w:pPr>
        <w:pStyle w:val="30"/>
      </w:pPr>
      <w:bookmarkStart w:id="44" w:name="_Toc383285337"/>
      <w:r w:rsidRPr="00505EA5">
        <w:t>Состав системы</w:t>
      </w:r>
      <w:bookmarkEnd w:id="44"/>
    </w:p>
    <w:p w14:paraId="6765C78C" w14:textId="77777777" w:rsidR="0034058D" w:rsidRPr="00505EA5" w:rsidRDefault="0034058D" w:rsidP="0034058D">
      <w:r>
        <w:t>О</w:t>
      </w:r>
      <w:r w:rsidRPr="00505EA5">
        <w:t>сновны</w:t>
      </w:r>
      <w:r>
        <w:t>е</w:t>
      </w:r>
      <w:r w:rsidRPr="00505EA5">
        <w:t xml:space="preserve"> тип</w:t>
      </w:r>
      <w:r>
        <w:t>ы</w:t>
      </w:r>
      <w:r w:rsidRPr="00505EA5">
        <w:t xml:space="preserve"> клиентских рабочих мест </w:t>
      </w:r>
      <w:r>
        <w:t xml:space="preserve">– </w:t>
      </w:r>
      <w:r w:rsidRPr="00505EA5">
        <w:rPr>
          <w:lang w:val="en-US"/>
        </w:rPr>
        <w:t>web</w:t>
      </w:r>
      <w:r w:rsidRPr="005F593D">
        <w:t>-</w:t>
      </w:r>
      <w:r>
        <w:t xml:space="preserve"> </w:t>
      </w:r>
      <w:r w:rsidRPr="005F593D">
        <w:t>и мобильн</w:t>
      </w:r>
      <w:r>
        <w:t xml:space="preserve">ое АРМ для всех пользователей, а также АРМ администратора </w:t>
      </w:r>
      <w:r w:rsidRPr="00505EA5">
        <w:t xml:space="preserve">взаимодействуют с сервером системы по интернет протоколу </w:t>
      </w:r>
      <w:r w:rsidRPr="005F593D">
        <w:t>(</w:t>
      </w:r>
      <w:r w:rsidRPr="00505EA5">
        <w:rPr>
          <w:lang w:val="en-US"/>
        </w:rPr>
        <w:t>HTTP</w:t>
      </w:r>
      <w:r w:rsidRPr="00505EA5">
        <w:t>/</w:t>
      </w:r>
      <w:r w:rsidRPr="00505EA5">
        <w:rPr>
          <w:lang w:val="en-US"/>
        </w:rPr>
        <w:t>S</w:t>
      </w:r>
      <w:r w:rsidRPr="005F593D">
        <w:t xml:space="preserve">). </w:t>
      </w:r>
    </w:p>
    <w:p w14:paraId="46A524CB" w14:textId="77777777" w:rsidR="0034058D" w:rsidRPr="005F593D" w:rsidRDefault="0034058D" w:rsidP="0034058D">
      <w:r w:rsidRPr="00505EA5">
        <w:t>Сервер системы</w:t>
      </w:r>
      <w:r>
        <w:t xml:space="preserve"> документооборота </w:t>
      </w:r>
      <w:r w:rsidRPr="00505EA5">
        <w:t xml:space="preserve">реализован на платформе Java </w:t>
      </w:r>
      <w:r>
        <w:t xml:space="preserve">EE </w:t>
      </w:r>
      <w:r w:rsidRPr="00505EA5">
        <w:t xml:space="preserve">и интегрирован с </w:t>
      </w:r>
      <w:r>
        <w:t xml:space="preserve">платформой ECMp5. </w:t>
      </w:r>
    </w:p>
    <w:p w14:paraId="48815EE8" w14:textId="77777777" w:rsidR="0034058D" w:rsidRPr="00EE2AF6" w:rsidRDefault="0034058D" w:rsidP="0034058D">
      <w:r w:rsidRPr="005F593D">
        <w:t>Д</w:t>
      </w:r>
      <w:r>
        <w:t xml:space="preserve">окументоориентированная платформа хранения и обработки данных ECMp5, также основанная на </w:t>
      </w:r>
      <w:r w:rsidRPr="00505EA5">
        <w:t xml:space="preserve">Java </w:t>
      </w:r>
      <w:r>
        <w:t>E</w:t>
      </w:r>
      <w:r>
        <w:rPr>
          <w:lang w:val="en-US"/>
        </w:rPr>
        <w:t>nterprise</w:t>
      </w:r>
      <w:r w:rsidRPr="005F593D">
        <w:t xml:space="preserve"> </w:t>
      </w:r>
      <w:r>
        <w:t>E</w:t>
      </w:r>
      <w:r>
        <w:rPr>
          <w:lang w:val="en-US"/>
        </w:rPr>
        <w:t>dition</w:t>
      </w:r>
      <w:r>
        <w:t xml:space="preserve">,  </w:t>
      </w:r>
      <w:r w:rsidRPr="005F593D">
        <w:t xml:space="preserve">использует </w:t>
      </w:r>
      <w:r>
        <w:t xml:space="preserve">реляционную СУБД для хранения атрибутивных данных и репозиторий контента на основе сетевой файловой системы или подключаемой ECM-системы одного из широко известных производителей. </w:t>
      </w:r>
    </w:p>
    <w:p w14:paraId="2622B7FC" w14:textId="77777777" w:rsidR="0034058D" w:rsidRPr="00505EA5" w:rsidRDefault="0034058D" w:rsidP="0034058D">
      <w:pPr>
        <w:pStyle w:val="30"/>
      </w:pPr>
      <w:bookmarkStart w:id="45" w:name="_Toc383285338"/>
      <w:r w:rsidRPr="00505EA5">
        <w:t>Архитектура сервера</w:t>
      </w:r>
      <w:bookmarkEnd w:id="45"/>
    </w:p>
    <w:p w14:paraId="1CF8FFE3" w14:textId="77777777" w:rsidR="0034058D" w:rsidRPr="00505EA5" w:rsidRDefault="0034058D" w:rsidP="0034058D">
      <w:pPr>
        <w:rPr>
          <w:rFonts w:cs="Arial"/>
        </w:rPr>
      </w:pPr>
      <w:r w:rsidRPr="00505EA5">
        <w:rPr>
          <w:rFonts w:cs="Arial"/>
        </w:rPr>
        <w:t xml:space="preserve">Архитектура сервера </w:t>
      </w:r>
      <w:r w:rsidRPr="00505EA5">
        <w:t xml:space="preserve">CompanyMedia имеет </w:t>
      </w:r>
      <w:r>
        <w:t xml:space="preserve">несколько </w:t>
      </w:r>
      <w:r w:rsidRPr="00505EA5">
        <w:t>уровн</w:t>
      </w:r>
      <w:r>
        <w:t>ей</w:t>
      </w:r>
      <w:r w:rsidRPr="005F593D">
        <w:t xml:space="preserve"> (</w:t>
      </w:r>
      <w:r>
        <w:t>Рис.</w:t>
      </w:r>
      <w:r w:rsidRPr="005F593D">
        <w:t>1)</w:t>
      </w:r>
      <w:r w:rsidRPr="00505EA5">
        <w:t>:</w:t>
      </w:r>
    </w:p>
    <w:p w14:paraId="177D69EE" w14:textId="77777777" w:rsidR="0034058D" w:rsidRPr="00505EA5" w:rsidRDefault="0034058D" w:rsidP="005116E9">
      <w:pPr>
        <w:pStyle w:val="afa"/>
        <w:numPr>
          <w:ilvl w:val="0"/>
          <w:numId w:val="55"/>
        </w:numPr>
      </w:pPr>
      <w:r w:rsidRPr="00505EA5">
        <w:t xml:space="preserve">Уровень представления информации (интерфейсов пользователей), обеспечивающий взаимодействие </w:t>
      </w:r>
      <w:r w:rsidRPr="00505EA5">
        <w:rPr>
          <w:lang w:val="en-US"/>
        </w:rPr>
        <w:t>web</w:t>
      </w:r>
      <w:r w:rsidRPr="00505EA5">
        <w:t>- и мобильных клиентов с сервером.</w:t>
      </w:r>
    </w:p>
    <w:p w14:paraId="4155875C" w14:textId="77777777" w:rsidR="0034058D" w:rsidRDefault="0034058D" w:rsidP="005116E9">
      <w:pPr>
        <w:pStyle w:val="afa"/>
        <w:numPr>
          <w:ilvl w:val="0"/>
          <w:numId w:val="55"/>
        </w:numPr>
      </w:pPr>
      <w:r w:rsidRPr="00505EA5">
        <w:t>Уровень предметной области, на котором в системе определяются:</w:t>
      </w:r>
    </w:p>
    <w:p w14:paraId="09369B3C" w14:textId="77777777" w:rsidR="0034058D" w:rsidRDefault="0034058D" w:rsidP="005116E9">
      <w:pPr>
        <w:pStyle w:val="afa"/>
        <w:numPr>
          <w:ilvl w:val="1"/>
          <w:numId w:val="58"/>
        </w:numPr>
      </w:pPr>
      <w:r w:rsidRPr="00107C59">
        <w:t>бизнес</w:t>
      </w:r>
      <w:r>
        <w:t>-объекты: документы, поручения, задачи, кейсы, контакты и др.</w:t>
      </w:r>
    </w:p>
    <w:p w14:paraId="0EEDF2DD" w14:textId="77777777" w:rsidR="0034058D" w:rsidRDefault="0034058D" w:rsidP="005116E9">
      <w:pPr>
        <w:pStyle w:val="afa"/>
        <w:numPr>
          <w:ilvl w:val="1"/>
          <w:numId w:val="58"/>
        </w:numPr>
      </w:pPr>
      <w:r>
        <w:t>жизненные циклы объектов, роли, события, операции и др.</w:t>
      </w:r>
    </w:p>
    <w:p w14:paraId="598AC640" w14:textId="77777777" w:rsidR="0034058D" w:rsidRDefault="0034058D" w:rsidP="005116E9">
      <w:pPr>
        <w:pStyle w:val="afa"/>
        <w:numPr>
          <w:ilvl w:val="1"/>
          <w:numId w:val="58"/>
        </w:numPr>
      </w:pPr>
      <w:r>
        <w:t>коллекции: журналы, папки, представления, результаты поиска, персональные коллекции документов (ПКД) и др.</w:t>
      </w:r>
    </w:p>
    <w:p w14:paraId="3BE46768" w14:textId="77777777" w:rsidR="0034058D" w:rsidRDefault="0034058D" w:rsidP="005116E9">
      <w:pPr>
        <w:pStyle w:val="afa"/>
        <w:numPr>
          <w:ilvl w:val="1"/>
          <w:numId w:val="58"/>
        </w:numPr>
      </w:pPr>
      <w:r>
        <w:t xml:space="preserve">функциональные сервисы СЭД: регистрация, контроль, формирование дел (ФД), задачи, уведомления, обсуждения и др. </w:t>
      </w:r>
    </w:p>
    <w:p w14:paraId="445FD8AC" w14:textId="77777777" w:rsidR="0034058D" w:rsidRDefault="0034058D" w:rsidP="005116E9">
      <w:pPr>
        <w:pStyle w:val="afa"/>
        <w:numPr>
          <w:ilvl w:val="1"/>
          <w:numId w:val="58"/>
        </w:numPr>
      </w:pPr>
      <w:r>
        <w:t>процессы обработки документов: подготовка, согласование и др.</w:t>
      </w:r>
    </w:p>
    <w:p w14:paraId="2C081ACC" w14:textId="77777777" w:rsidR="0034058D" w:rsidRPr="00107C59" w:rsidRDefault="0034058D" w:rsidP="005116E9">
      <w:pPr>
        <w:pStyle w:val="afa"/>
        <w:numPr>
          <w:ilvl w:val="1"/>
          <w:numId w:val="58"/>
        </w:numPr>
      </w:pPr>
      <w:r>
        <w:t>кейсы</w:t>
      </w:r>
    </w:p>
    <w:p w14:paraId="4DF8D58E" w14:textId="77777777" w:rsidR="0034058D" w:rsidRDefault="0034058D" w:rsidP="005116E9">
      <w:pPr>
        <w:pStyle w:val="afa"/>
        <w:numPr>
          <w:ilvl w:val="0"/>
          <w:numId w:val="55"/>
        </w:numPr>
      </w:pPr>
      <w:r w:rsidRPr="00505EA5">
        <w:t>Уровень системных сервисов:</w:t>
      </w:r>
    </w:p>
    <w:p w14:paraId="5E25936F" w14:textId="77777777" w:rsidR="0034058D" w:rsidRDefault="0034058D" w:rsidP="005116E9">
      <w:pPr>
        <w:pStyle w:val="afa"/>
        <w:numPr>
          <w:ilvl w:val="1"/>
          <w:numId w:val="57"/>
        </w:numPr>
      </w:pPr>
      <w:r>
        <w:t xml:space="preserve">Механизмы исполнения процессов с предопределенным порядком действий (BPMN 2.0) и без заранее заданного порядка (ДОУ, ACM) </w:t>
      </w:r>
    </w:p>
    <w:p w14:paraId="6295E3E9" w14:textId="77777777" w:rsidR="0034058D" w:rsidRDefault="0034058D" w:rsidP="005116E9">
      <w:pPr>
        <w:pStyle w:val="afa"/>
        <w:numPr>
          <w:ilvl w:val="1"/>
          <w:numId w:val="57"/>
        </w:numPr>
      </w:pPr>
      <w:r>
        <w:t>Поиск</w:t>
      </w:r>
    </w:p>
    <w:p w14:paraId="2B5552A3" w14:textId="77777777" w:rsidR="0034058D" w:rsidRDefault="0034058D" w:rsidP="005116E9">
      <w:pPr>
        <w:pStyle w:val="afa"/>
        <w:numPr>
          <w:ilvl w:val="1"/>
          <w:numId w:val="57"/>
        </w:numPr>
      </w:pPr>
      <w:r>
        <w:t>Центр отчетов</w:t>
      </w:r>
    </w:p>
    <w:p w14:paraId="03500DC3" w14:textId="77777777" w:rsidR="0034058D" w:rsidRPr="00107C59" w:rsidRDefault="0034058D" w:rsidP="005116E9">
      <w:pPr>
        <w:pStyle w:val="afa"/>
        <w:numPr>
          <w:ilvl w:val="1"/>
          <w:numId w:val="57"/>
        </w:numPr>
      </w:pPr>
      <w:r>
        <w:t>Управление правами доступа и др.</w:t>
      </w:r>
    </w:p>
    <w:p w14:paraId="312C9D73" w14:textId="77777777" w:rsidR="0034058D" w:rsidRDefault="0034058D" w:rsidP="0034058D">
      <w:r>
        <w:lastRenderedPageBreak/>
        <w:t>Платформа защищенного хранения и обработки данных ECMp5 в свою очередь построена по «классической» трехуровневой архитектуре и включает:</w:t>
      </w:r>
    </w:p>
    <w:p w14:paraId="17A113AF" w14:textId="77777777" w:rsidR="0034058D" w:rsidRDefault="0034058D" w:rsidP="005116E9">
      <w:pPr>
        <w:pStyle w:val="afa"/>
        <w:numPr>
          <w:ilvl w:val="0"/>
          <w:numId w:val="55"/>
        </w:numPr>
      </w:pPr>
      <w:r>
        <w:t xml:space="preserve">Собственный уровень </w:t>
      </w:r>
      <w:r w:rsidRPr="00107C59">
        <w:t>представления</w:t>
      </w:r>
      <w:r>
        <w:t xml:space="preserve"> информации </w:t>
      </w:r>
      <w:r w:rsidRPr="00505EA5">
        <w:t>(интерфейсов пользователей),</w:t>
      </w:r>
      <w:r>
        <w:t xml:space="preserve"> на котором основано АРМ администратора, и могут быть реализованы дополнительные специализированные АРМы, включает</w:t>
      </w:r>
    </w:p>
    <w:p w14:paraId="197CCEF5" w14:textId="77777777" w:rsidR="0034058D" w:rsidRDefault="0034058D" w:rsidP="005116E9">
      <w:pPr>
        <w:pStyle w:val="afa"/>
        <w:numPr>
          <w:ilvl w:val="1"/>
          <w:numId w:val="56"/>
        </w:numPr>
      </w:pPr>
      <w:r>
        <w:t>Составное приложение «список/редактор системных объектов»</w:t>
      </w:r>
    </w:p>
    <w:p w14:paraId="641C5130" w14:textId="77777777" w:rsidR="0034058D" w:rsidRDefault="0034058D" w:rsidP="005116E9">
      <w:pPr>
        <w:pStyle w:val="afa"/>
        <w:numPr>
          <w:ilvl w:val="1"/>
          <w:numId w:val="56"/>
        </w:numPr>
      </w:pPr>
      <w:r>
        <w:t>Сервис конфигурируемых списков</w:t>
      </w:r>
    </w:p>
    <w:p w14:paraId="2D638384" w14:textId="77777777" w:rsidR="0034058D" w:rsidRDefault="0034058D" w:rsidP="005116E9">
      <w:pPr>
        <w:pStyle w:val="afa"/>
        <w:numPr>
          <w:ilvl w:val="1"/>
          <w:numId w:val="56"/>
        </w:numPr>
      </w:pPr>
      <w:r>
        <w:t>Сервис конфигурируемых форм</w:t>
      </w:r>
    </w:p>
    <w:p w14:paraId="5DB93A10" w14:textId="77777777" w:rsidR="0034058D" w:rsidRDefault="0034058D" w:rsidP="005116E9">
      <w:pPr>
        <w:pStyle w:val="afa"/>
        <w:numPr>
          <w:ilvl w:val="1"/>
          <w:numId w:val="56"/>
        </w:numPr>
      </w:pPr>
      <w:r>
        <w:t>GUI компоненты отображения конфигурируемых форм</w:t>
      </w:r>
    </w:p>
    <w:p w14:paraId="25F57339" w14:textId="77777777" w:rsidR="0034058D" w:rsidRPr="00107C59" w:rsidRDefault="0034058D" w:rsidP="005116E9">
      <w:pPr>
        <w:pStyle w:val="afa"/>
        <w:numPr>
          <w:ilvl w:val="1"/>
          <w:numId w:val="56"/>
        </w:numPr>
      </w:pPr>
      <w:r>
        <w:t>Основные виджеты, отображающие атрибуты объектов системы</w:t>
      </w:r>
    </w:p>
    <w:p w14:paraId="54520B67" w14:textId="77777777" w:rsidR="0034058D" w:rsidRDefault="0034058D" w:rsidP="005116E9">
      <w:pPr>
        <w:pStyle w:val="afa"/>
        <w:numPr>
          <w:ilvl w:val="0"/>
          <w:numId w:val="55"/>
        </w:numPr>
      </w:pPr>
      <w:r>
        <w:t xml:space="preserve">Уровень "ядра" платформы, реализующий её основные сервисы и предоставляющий </w:t>
      </w:r>
      <w:r w:rsidRPr="005F593D">
        <w:t xml:space="preserve">публичный </w:t>
      </w:r>
      <w:r w:rsidRPr="00775DD2">
        <w:rPr>
          <w:lang w:val="en-US"/>
        </w:rPr>
        <w:t>API</w:t>
      </w:r>
      <w:r w:rsidRPr="005F593D">
        <w:t xml:space="preserve"> </w:t>
      </w:r>
      <w:r w:rsidRPr="00775DD2">
        <w:t xml:space="preserve">для работы с ними </w:t>
      </w:r>
      <w:r>
        <w:t>другим подсистемам (в частности серверу CompanyMedia 4/5)</w:t>
      </w:r>
      <w:r w:rsidRPr="005F593D">
        <w:t xml:space="preserve"> и интерфейсному слою платформы</w:t>
      </w:r>
      <w:r>
        <w:t>:</w:t>
      </w:r>
    </w:p>
    <w:p w14:paraId="6A8C4302" w14:textId="77777777" w:rsidR="0034058D" w:rsidRPr="0034058D" w:rsidRDefault="0034058D" w:rsidP="005116E9">
      <w:pPr>
        <w:pStyle w:val="afa"/>
        <w:numPr>
          <w:ilvl w:val="0"/>
          <w:numId w:val="54"/>
        </w:numPr>
      </w:pPr>
      <w:r w:rsidRPr="0034058D">
        <w:t>Сервис конфигурации;</w:t>
      </w:r>
    </w:p>
    <w:p w14:paraId="21F3A6B4" w14:textId="77777777" w:rsidR="0034058D" w:rsidRPr="0034058D" w:rsidRDefault="0034058D" w:rsidP="005116E9">
      <w:pPr>
        <w:pStyle w:val="afa"/>
        <w:numPr>
          <w:ilvl w:val="0"/>
          <w:numId w:val="54"/>
        </w:numPr>
      </w:pPr>
      <w:r w:rsidRPr="0034058D">
        <w:t>Подсистема хранения атрибутивных данных;</w:t>
      </w:r>
    </w:p>
    <w:p w14:paraId="1B4F0E5A" w14:textId="77777777" w:rsidR="0034058D" w:rsidRPr="0034058D" w:rsidRDefault="0034058D" w:rsidP="005116E9">
      <w:pPr>
        <w:pStyle w:val="afa"/>
        <w:numPr>
          <w:ilvl w:val="0"/>
          <w:numId w:val="54"/>
        </w:numPr>
      </w:pPr>
      <w:r w:rsidRPr="0034058D">
        <w:t>Сервис для работы с «доменными объектами» - атомарными составляющими бизнес-объектов уровня предметной области;</w:t>
      </w:r>
    </w:p>
    <w:p w14:paraId="42E646B2" w14:textId="77777777" w:rsidR="0034058D" w:rsidRPr="0034058D" w:rsidRDefault="0034058D" w:rsidP="005116E9">
      <w:pPr>
        <w:pStyle w:val="afa"/>
        <w:numPr>
          <w:ilvl w:val="0"/>
          <w:numId w:val="54"/>
        </w:numPr>
      </w:pPr>
      <w:r w:rsidRPr="0034058D">
        <w:t>Подсистема хранения файлов вложений с возможностью подключения адаптеров к различным сервисам хранения файлов (файловая система, другая ECM-платформа, например IBM FileNet, и др.);</w:t>
      </w:r>
    </w:p>
    <w:p w14:paraId="1732F6C1" w14:textId="77777777" w:rsidR="0034058D" w:rsidRPr="0034058D" w:rsidRDefault="0034058D" w:rsidP="005116E9">
      <w:pPr>
        <w:pStyle w:val="afa"/>
        <w:numPr>
          <w:ilvl w:val="0"/>
          <w:numId w:val="54"/>
        </w:numPr>
      </w:pPr>
      <w:r w:rsidRPr="0034058D">
        <w:t>Инфраструктура поддержки модулей расширения;</w:t>
      </w:r>
    </w:p>
    <w:p w14:paraId="193106A8" w14:textId="77777777" w:rsidR="0034058D" w:rsidRPr="0034058D" w:rsidRDefault="0034058D" w:rsidP="005116E9">
      <w:pPr>
        <w:pStyle w:val="afa"/>
        <w:numPr>
          <w:ilvl w:val="0"/>
          <w:numId w:val="54"/>
        </w:numPr>
      </w:pPr>
      <w:r w:rsidRPr="0034058D">
        <w:t>Подсистема коллекций, предоставляющая конфигурируемые выборки (списки) по множеству доменных объектов;</w:t>
      </w:r>
    </w:p>
    <w:p w14:paraId="08D92BE2" w14:textId="77777777" w:rsidR="0034058D" w:rsidRPr="0034058D" w:rsidRDefault="0034058D" w:rsidP="005116E9">
      <w:pPr>
        <w:pStyle w:val="afa"/>
        <w:numPr>
          <w:ilvl w:val="0"/>
          <w:numId w:val="54"/>
        </w:numPr>
      </w:pPr>
      <w:r w:rsidRPr="0034058D">
        <w:t>Подсистема поиска на базе Apache Solr;</w:t>
      </w:r>
    </w:p>
    <w:p w14:paraId="0E753035" w14:textId="77777777" w:rsidR="0034058D" w:rsidRPr="0034058D" w:rsidRDefault="0034058D" w:rsidP="005116E9">
      <w:pPr>
        <w:pStyle w:val="afa"/>
        <w:numPr>
          <w:ilvl w:val="0"/>
          <w:numId w:val="54"/>
        </w:numPr>
      </w:pPr>
      <w:r w:rsidRPr="0034058D">
        <w:t>Подсистема уведомлений;</w:t>
      </w:r>
    </w:p>
    <w:p w14:paraId="40C71016" w14:textId="77777777" w:rsidR="0034058D" w:rsidRPr="0034058D" w:rsidRDefault="0034058D" w:rsidP="005116E9">
      <w:pPr>
        <w:pStyle w:val="afa"/>
        <w:numPr>
          <w:ilvl w:val="0"/>
          <w:numId w:val="54"/>
        </w:numPr>
      </w:pPr>
      <w:r w:rsidRPr="0034058D">
        <w:t>Подсистема управления бизнес-процессами посредством интегрированного в платформу BPMN-движка Activiti (свободное ПО из проекта activiti.org);</w:t>
      </w:r>
    </w:p>
    <w:p w14:paraId="2FC0E3A0" w14:textId="77777777" w:rsidR="0034058D" w:rsidRPr="0034058D" w:rsidRDefault="0034058D" w:rsidP="005116E9">
      <w:pPr>
        <w:pStyle w:val="afa"/>
        <w:numPr>
          <w:ilvl w:val="0"/>
          <w:numId w:val="54"/>
        </w:numPr>
      </w:pPr>
      <w:r w:rsidRPr="0034058D">
        <w:t>Подсистема планирования и выполнения периодических задач;</w:t>
      </w:r>
    </w:p>
    <w:p w14:paraId="15E93D7B" w14:textId="77777777" w:rsidR="0034058D" w:rsidRPr="0034058D" w:rsidRDefault="0034058D" w:rsidP="005116E9">
      <w:pPr>
        <w:pStyle w:val="afa"/>
        <w:numPr>
          <w:ilvl w:val="0"/>
          <w:numId w:val="54"/>
        </w:numPr>
      </w:pPr>
      <w:r w:rsidRPr="0034058D">
        <w:t>Подсистема управления доступом, механизм которого основан на «контекстных ролях» и «динамических группах»;</w:t>
      </w:r>
    </w:p>
    <w:p w14:paraId="2FE84EAF" w14:textId="77777777" w:rsidR="0034058D" w:rsidRPr="0034058D" w:rsidRDefault="0034058D" w:rsidP="005116E9">
      <w:pPr>
        <w:pStyle w:val="afa"/>
        <w:numPr>
          <w:ilvl w:val="0"/>
          <w:numId w:val="54"/>
        </w:numPr>
      </w:pPr>
      <w:r w:rsidRPr="0034058D">
        <w:t>Сервис для работы с системным журналом;</w:t>
      </w:r>
    </w:p>
    <w:p w14:paraId="7E1F4F7C" w14:textId="77777777" w:rsidR="0034058D" w:rsidRPr="0034058D" w:rsidRDefault="0034058D" w:rsidP="005116E9">
      <w:pPr>
        <w:pStyle w:val="afa"/>
        <w:numPr>
          <w:ilvl w:val="0"/>
          <w:numId w:val="54"/>
        </w:numPr>
      </w:pPr>
      <w:r w:rsidRPr="0034058D">
        <w:t>Сервис генерации отчетов;</w:t>
      </w:r>
    </w:p>
    <w:p w14:paraId="123945EE" w14:textId="77777777" w:rsidR="0034058D" w:rsidRPr="0034058D" w:rsidRDefault="0034058D" w:rsidP="005116E9">
      <w:pPr>
        <w:pStyle w:val="afa"/>
        <w:numPr>
          <w:ilvl w:val="0"/>
          <w:numId w:val="54"/>
        </w:numPr>
      </w:pPr>
      <w:r w:rsidRPr="0034058D">
        <w:t>Сервис импорта/экспорта объектов системы из/в xml.</w:t>
      </w:r>
    </w:p>
    <w:p w14:paraId="3A3C74EE" w14:textId="77777777" w:rsidR="0034058D" w:rsidRPr="005F593D" w:rsidRDefault="0034058D" w:rsidP="0034058D"/>
    <w:p w14:paraId="3C5EB484" w14:textId="77777777" w:rsidR="0034058D" w:rsidRDefault="0034058D" w:rsidP="0034058D">
      <w:r>
        <w:rPr>
          <w:noProof/>
        </w:rPr>
        <w:lastRenderedPageBreak/>
        <w:drawing>
          <wp:inline distT="0" distB="0" distL="0" distR="0" wp14:anchorId="31428350" wp14:editId="5FB46F06">
            <wp:extent cx="6118860" cy="5806440"/>
            <wp:effectExtent l="19050" t="0" r="0" b="0"/>
            <wp:docPr id="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6118860" cy="5806440"/>
                    </a:xfrm>
                    <a:prstGeom prst="rect">
                      <a:avLst/>
                    </a:prstGeom>
                    <a:noFill/>
                    <a:ln w="9525">
                      <a:noFill/>
                      <a:miter lim="800000"/>
                      <a:headEnd/>
                      <a:tailEnd/>
                    </a:ln>
                  </pic:spPr>
                </pic:pic>
              </a:graphicData>
            </a:graphic>
          </wp:inline>
        </w:drawing>
      </w:r>
    </w:p>
    <w:p w14:paraId="183FEE91" w14:textId="77777777" w:rsidR="00B517EC" w:rsidRDefault="0034058D" w:rsidP="00B517EC">
      <w:r w:rsidRPr="00505EA5">
        <w:t>Рис.</w:t>
      </w:r>
      <w:r>
        <w:t>1</w:t>
      </w:r>
      <w:r w:rsidRPr="00505EA5">
        <w:t xml:space="preserve"> Архитектура СЭД </w:t>
      </w:r>
      <w:r w:rsidRPr="003606C9">
        <w:rPr>
          <w:b/>
          <w:i/>
        </w:rPr>
        <w:t xml:space="preserve">CompanyMedia </w:t>
      </w:r>
      <w:r w:rsidRPr="005F593D">
        <w:rPr>
          <w:b/>
          <w:i/>
        </w:rPr>
        <w:t>4/5</w:t>
      </w:r>
      <w:r w:rsidRPr="005F593D">
        <w:t xml:space="preserve"> </w:t>
      </w:r>
      <w:r w:rsidRPr="00266B48">
        <w:t>в</w:t>
      </w:r>
      <w:r>
        <w:t xml:space="preserve"> целом</w:t>
      </w:r>
    </w:p>
    <w:p w14:paraId="67AFF682" w14:textId="77777777" w:rsidR="00B517EC" w:rsidRPr="00B517EC" w:rsidRDefault="00B517EC" w:rsidP="00B517EC"/>
    <w:p w14:paraId="6490BE27" w14:textId="77777777" w:rsidR="00B517EC" w:rsidRDefault="00B517EC" w:rsidP="00B517EC"/>
    <w:p w14:paraId="1FDBD1B6" w14:textId="77777777" w:rsidR="00B517EC" w:rsidRDefault="00B517EC" w:rsidP="001D0680">
      <w:pPr>
        <w:spacing w:line="480" w:lineRule="auto"/>
        <w:sectPr w:rsidR="00B517EC" w:rsidSect="001D0680">
          <w:headerReference w:type="default" r:id="rId11"/>
          <w:footerReference w:type="default" r:id="rId12"/>
          <w:type w:val="continuous"/>
          <w:pgSz w:w="11906" w:h="16838" w:code="9"/>
          <w:pgMar w:top="1134" w:right="851" w:bottom="1134" w:left="1701" w:header="709" w:footer="709" w:gutter="0"/>
          <w:cols w:space="708"/>
          <w:titlePg/>
          <w:docGrid w:linePitch="360"/>
        </w:sectPr>
      </w:pPr>
    </w:p>
    <w:p w14:paraId="4F08EA0A" w14:textId="77777777" w:rsidR="00C005CE" w:rsidRPr="00C84A79" w:rsidRDefault="00C005CE" w:rsidP="005E1922">
      <w:pPr>
        <w:pStyle w:val="1"/>
      </w:pPr>
      <w:bookmarkStart w:id="46" w:name="_Toc383285339"/>
      <w:r w:rsidRPr="00C84A79">
        <w:lastRenderedPageBreak/>
        <w:t>Архитектурные цели и ограничения</w:t>
      </w:r>
      <w:bookmarkEnd w:id="46"/>
    </w:p>
    <w:p w14:paraId="240760F2" w14:textId="77777777" w:rsidR="00C005CE" w:rsidRPr="00C84A79" w:rsidRDefault="00C005CE" w:rsidP="00FF525E">
      <w:pPr>
        <w:pStyle w:val="12"/>
      </w:pPr>
      <w:r w:rsidRPr="00C84A79">
        <w:t>В этом разделе описываются функциональные и нефункциональные требования, которые оказывали значительное влияние на архитектуру приложения, например, требования к безопасности, надежности, совместимости, распространению и т.п. В этом разделе также описываются ограничения по использованию и разработке приложения, которые также оказали влияние на архитектуру приложения, например, ограничения на используемые технологии и инструментальные средства разработки, «наследуемый» код, стратегии  проектирования и реализации приложения.</w:t>
      </w:r>
    </w:p>
    <w:p w14:paraId="4A1ED930" w14:textId="77777777" w:rsidR="008A7C64" w:rsidRDefault="008A7C64" w:rsidP="005E1922">
      <w:pPr>
        <w:pStyle w:val="2"/>
      </w:pPr>
      <w:bookmarkStart w:id="47" w:name="_Toc383285340"/>
      <w:r>
        <w:lastRenderedPageBreak/>
        <w:t>Концептуальные требования к архитектуре</w:t>
      </w:r>
      <w:bookmarkEnd w:id="47"/>
    </w:p>
    <w:p w14:paraId="1C7EE5E6" w14:textId="77777777" w:rsidR="008A7C64" w:rsidRPr="002B3B06" w:rsidRDefault="008A7C64" w:rsidP="008A7C64">
      <w:r w:rsidRPr="002B3B06">
        <w:t>Система разбивается на подсистемы согласно требуемым функциям. Каждая подсистема выполняет обработку замкнутого набора событий.</w:t>
      </w:r>
    </w:p>
    <w:p w14:paraId="4B466BC4" w14:textId="77777777" w:rsidR="008A7C64" w:rsidRPr="002B3B06" w:rsidRDefault="008A7C64" w:rsidP="008A7C64">
      <w:r w:rsidRPr="002B3B06">
        <w:t>Подсистемы разбиваются на компоненты. Каждый компонент реализует один или несколько сервисов.</w:t>
      </w:r>
    </w:p>
    <w:p w14:paraId="67A1156B" w14:textId="77777777" w:rsidR="008A7C64" w:rsidRPr="002B3B06" w:rsidRDefault="008A7C64" w:rsidP="008A7C64">
      <w:r w:rsidRPr="002B3B06">
        <w:t>Взаимодействие между отдельными компонентами и модулями осуществляется только через общую системную среду. Прямые вызовы между подсистемами отсутствуют.</w:t>
      </w:r>
    </w:p>
    <w:p w14:paraId="29BF9432" w14:textId="77777777" w:rsidR="008A7C64" w:rsidRPr="002B3B06" w:rsidRDefault="008A7C64" w:rsidP="008A7C64">
      <w:r w:rsidRPr="002B3B06">
        <w:t>Разрабатываемая  Система должн</w:t>
      </w:r>
      <w:r w:rsidR="00244449">
        <w:t>а</w:t>
      </w:r>
      <w:r w:rsidRPr="002B3B06">
        <w:t xml:space="preserve"> удовлетворять основным принципам построения современных информационных систем:</w:t>
      </w:r>
    </w:p>
    <w:p w14:paraId="35A51257" w14:textId="77777777" w:rsidR="008A7C64" w:rsidRPr="002B3B06" w:rsidRDefault="008A7C64" w:rsidP="0030006A">
      <w:pPr>
        <w:pStyle w:val="afa"/>
        <w:numPr>
          <w:ilvl w:val="0"/>
          <w:numId w:val="51"/>
        </w:numPr>
      </w:pPr>
      <w:r w:rsidRPr="00C26753">
        <w:rPr>
          <w:b/>
        </w:rPr>
        <w:t>Защищенность</w:t>
      </w:r>
      <w:r w:rsidRPr="002B3B06">
        <w:t xml:space="preserve">. Отдельные компоненты системы имеют минимально необходимый доступ к защищенной информации. </w:t>
      </w:r>
    </w:p>
    <w:p w14:paraId="18BD54B9" w14:textId="77777777" w:rsidR="008A7C64" w:rsidRPr="002B3B06" w:rsidRDefault="008A7C64" w:rsidP="0030006A">
      <w:pPr>
        <w:pStyle w:val="afa"/>
        <w:numPr>
          <w:ilvl w:val="0"/>
          <w:numId w:val="51"/>
        </w:numPr>
      </w:pPr>
      <w:r w:rsidRPr="002B3B06">
        <w:rPr>
          <w:b/>
        </w:rPr>
        <w:t>Масштабируемость</w:t>
      </w:r>
      <w:r w:rsidRPr="002B3B06">
        <w:rPr>
          <w:b/>
          <w:i/>
        </w:rPr>
        <w:t>.</w:t>
      </w:r>
      <w:r w:rsidRPr="002B3B06">
        <w:t xml:space="preserve"> </w:t>
      </w:r>
      <w:r>
        <w:t>Способность системы к росту числа обрабатываемых запросов</w:t>
      </w:r>
      <w:r w:rsidRPr="002B3B06">
        <w:t xml:space="preserve"> определяется только характеристиками аппаратного обеспечения, на котором функционирует данная система, и каналов передачи данных, используемых для обмена информацией.</w:t>
      </w:r>
    </w:p>
    <w:p w14:paraId="3267EAC4" w14:textId="77777777" w:rsidR="008A7C64" w:rsidRPr="002B3B06" w:rsidRDefault="008A7C64" w:rsidP="0030006A">
      <w:pPr>
        <w:pStyle w:val="afa"/>
        <w:numPr>
          <w:ilvl w:val="0"/>
          <w:numId w:val="51"/>
        </w:numPr>
      </w:pPr>
      <w:r w:rsidRPr="002B3B06">
        <w:rPr>
          <w:b/>
        </w:rPr>
        <w:t>Распределенность</w:t>
      </w:r>
      <w:r w:rsidRPr="002B3B06">
        <w:t>. Система позволяет распределять информационные ресурсы и процессы их обработки по нескольким серверам, функционирующи</w:t>
      </w:r>
      <w:r>
        <w:t>м</w:t>
      </w:r>
      <w:r w:rsidRPr="002B3B06">
        <w:t xml:space="preserve"> в её составе. </w:t>
      </w:r>
    </w:p>
    <w:p w14:paraId="57A62576" w14:textId="77777777" w:rsidR="008A7C64" w:rsidRPr="002B3B06" w:rsidRDefault="008A7C64" w:rsidP="0030006A">
      <w:pPr>
        <w:pStyle w:val="afa"/>
        <w:numPr>
          <w:ilvl w:val="0"/>
          <w:numId w:val="51"/>
        </w:numPr>
      </w:pPr>
      <w:r w:rsidRPr="002B3B06">
        <w:rPr>
          <w:b/>
        </w:rPr>
        <w:t>Модульность</w:t>
      </w:r>
      <w:r w:rsidRPr="002B3B06">
        <w:t xml:space="preserve">. В связи с разнородностью решаемых задач Система состоит из отдельных интегрируемых </w:t>
      </w:r>
      <w:r>
        <w:t>модулей</w:t>
      </w:r>
      <w:r w:rsidRPr="002B3B06">
        <w:t>, разделенных на несколько взаимодействующих слоев.</w:t>
      </w:r>
    </w:p>
    <w:p w14:paraId="1BF80BEB" w14:textId="77777777" w:rsidR="008A7C64" w:rsidRPr="002B3B06" w:rsidRDefault="008A7C64" w:rsidP="0030006A">
      <w:pPr>
        <w:pStyle w:val="afa"/>
        <w:numPr>
          <w:ilvl w:val="0"/>
          <w:numId w:val="51"/>
        </w:numPr>
        <w:rPr>
          <w:b/>
          <w:i/>
        </w:rPr>
      </w:pPr>
      <w:r w:rsidRPr="002B3B06">
        <w:rPr>
          <w:b/>
        </w:rPr>
        <w:t>Открытость</w:t>
      </w:r>
      <w:r w:rsidRPr="002B3B06">
        <w:t>. Система обладает открытым программным API интерфейсом. Подсистемы предоставляют сервисы для обращения сторонних систем к своим функциям.</w:t>
      </w:r>
    </w:p>
    <w:p w14:paraId="15EDE701" w14:textId="77777777" w:rsidR="008A7C64" w:rsidRPr="002B3B06" w:rsidRDefault="008A7C64" w:rsidP="0030006A">
      <w:pPr>
        <w:pStyle w:val="afa"/>
        <w:numPr>
          <w:ilvl w:val="0"/>
          <w:numId w:val="51"/>
        </w:numPr>
        <w:rPr>
          <w:b/>
          <w:bCs/>
        </w:rPr>
      </w:pPr>
      <w:r w:rsidRPr="002B3B06">
        <w:rPr>
          <w:b/>
        </w:rPr>
        <w:t>Гибкость</w:t>
      </w:r>
      <w:r w:rsidRPr="002B3B06">
        <w:t>. Данный принцип определяет возможность добавления новых функций в систему без нарушения её функционирования.</w:t>
      </w:r>
    </w:p>
    <w:p w14:paraId="62C3C06B" w14:textId="77777777" w:rsidR="008A7C64" w:rsidRPr="002B3B06" w:rsidRDefault="008A7C64" w:rsidP="0030006A">
      <w:pPr>
        <w:pStyle w:val="afa"/>
        <w:numPr>
          <w:ilvl w:val="0"/>
          <w:numId w:val="51"/>
        </w:numPr>
      </w:pPr>
      <w:r w:rsidRPr="002B3B06">
        <w:rPr>
          <w:b/>
        </w:rPr>
        <w:t>Комплексность</w:t>
      </w:r>
      <w:r w:rsidRPr="002B3B06">
        <w:t>. При декомпозиции должны быть установлены такие связи между структурными элементами системы (подсистемами, компонентами подсистем и комплексами ПО), которые обеспечивают цельность системы и возможность его сопряжения с другими подсистемами.</w:t>
      </w:r>
    </w:p>
    <w:p w14:paraId="0AB9A569" w14:textId="77777777" w:rsidR="008A7C64" w:rsidRDefault="008A7C64" w:rsidP="0030006A">
      <w:pPr>
        <w:pStyle w:val="afa"/>
        <w:numPr>
          <w:ilvl w:val="0"/>
          <w:numId w:val="51"/>
        </w:numPr>
      </w:pPr>
      <w:r>
        <w:rPr>
          <w:b/>
        </w:rPr>
        <w:t xml:space="preserve">Соответствие промышленным стандартам. </w:t>
      </w:r>
      <w:r w:rsidRPr="00E74489">
        <w:t xml:space="preserve">Под этим понимается </w:t>
      </w:r>
      <w:r>
        <w:t>следующие принципы, применяемые при разработке системы:</w:t>
      </w:r>
    </w:p>
    <w:p w14:paraId="0F0B6D23" w14:textId="77777777" w:rsidR="008A7C64" w:rsidRDefault="008A7C64" w:rsidP="0030006A">
      <w:pPr>
        <w:pStyle w:val="afa"/>
        <w:numPr>
          <w:ilvl w:val="0"/>
          <w:numId w:val="50"/>
        </w:numPr>
      </w:pPr>
      <w:r>
        <w:t>использование для реализации протоколов и алгоритмов обработки различных стандартов. Таким образом, при наличии промышленного стандарта не должна использоваться самостоятельная разработка;</w:t>
      </w:r>
    </w:p>
    <w:p w14:paraId="44668FD6" w14:textId="77777777" w:rsidR="008A7C64" w:rsidRDefault="008A7C64" w:rsidP="0030006A">
      <w:pPr>
        <w:pStyle w:val="afa"/>
        <w:numPr>
          <w:ilvl w:val="0"/>
          <w:numId w:val="50"/>
        </w:numPr>
      </w:pPr>
      <w:r>
        <w:t>использование для реализации функций, требуемых для работы системы продуктов третьих фирм, если они соответствуют требованиям проекта;</w:t>
      </w:r>
    </w:p>
    <w:p w14:paraId="2DA8E075" w14:textId="77777777" w:rsidR="008A7C64" w:rsidRPr="002B3B06" w:rsidRDefault="008A7C64" w:rsidP="0030006A">
      <w:pPr>
        <w:pStyle w:val="afa"/>
        <w:numPr>
          <w:ilvl w:val="0"/>
          <w:numId w:val="50"/>
        </w:numPr>
      </w:pPr>
      <w:r>
        <w:t>использование  для решения задач масштабирования и обеспечения отказоустойчивости прежде всего свойств и возможностей промышленных продуктов третьих фирм, если они соответствуют требованиям проекта.</w:t>
      </w:r>
    </w:p>
    <w:p w14:paraId="42B7A891" w14:textId="77777777" w:rsidR="008A7C64" w:rsidRPr="008A7C64" w:rsidRDefault="008A7C64" w:rsidP="008A7C64">
      <w:pPr>
        <w:pStyle w:val="a2"/>
      </w:pPr>
    </w:p>
    <w:p w14:paraId="1ACAA822" w14:textId="77777777" w:rsidR="00C005CE" w:rsidRPr="00C84A79" w:rsidRDefault="00C005CE" w:rsidP="005E1922">
      <w:pPr>
        <w:pStyle w:val="2"/>
      </w:pPr>
      <w:bookmarkStart w:id="48" w:name="_Toc383285341"/>
      <w:r w:rsidRPr="00C84A79">
        <w:lastRenderedPageBreak/>
        <w:t>Среда исполнения и инструментарий</w:t>
      </w:r>
      <w:bookmarkEnd w:id="48"/>
    </w:p>
    <w:p w14:paraId="6BA0D194" w14:textId="77777777" w:rsidR="00C005CE" w:rsidRPr="00C84A79" w:rsidRDefault="00C005CE" w:rsidP="00FF525E">
      <w:pPr>
        <w:pStyle w:val="Comments"/>
      </w:pPr>
      <w:r w:rsidRPr="00C84A79">
        <w:t>В данном подразделе описывается спецификация рабочей и тестовой среды, аппаратного и программного обеспечения, ОС и прочего ПО. Описываются средства и технологии разработки.</w:t>
      </w:r>
    </w:p>
    <w:p w14:paraId="13950192" w14:textId="77777777" w:rsidR="00C005CE" w:rsidRPr="00C84A79" w:rsidRDefault="00C005CE" w:rsidP="005E1922">
      <w:pPr>
        <w:pStyle w:val="2"/>
      </w:pPr>
      <w:bookmarkStart w:id="49" w:name="_Toc383285342"/>
      <w:r w:rsidRPr="00C84A79">
        <w:t>Масштабируемость и способность к адаптации</w:t>
      </w:r>
      <w:bookmarkEnd w:id="49"/>
      <w:r w:rsidRPr="00C84A79">
        <w:t xml:space="preserve"> </w:t>
      </w:r>
    </w:p>
    <w:p w14:paraId="5669F99B" w14:textId="77777777" w:rsidR="00C005CE" w:rsidRPr="00C84A79" w:rsidRDefault="00C005CE" w:rsidP="00FF525E">
      <w:pPr>
        <w:pStyle w:val="Comments"/>
      </w:pPr>
      <w:r w:rsidRPr="00C84A79">
        <w:t>Подраздел описывает возможные варианты изменения требований, которые могут повлиять на архитектуру, и как они учитываются или исключаются в текущей архитектуре.</w:t>
      </w:r>
    </w:p>
    <w:p w14:paraId="3A9998A9" w14:textId="77777777" w:rsidR="00C005CE" w:rsidRPr="005E1922" w:rsidRDefault="00F81EA1" w:rsidP="005E1922">
      <w:pPr>
        <w:pStyle w:val="1"/>
      </w:pPr>
      <w:bookmarkStart w:id="50" w:name="_Toc383285343"/>
      <w:r>
        <w:t>А</w:t>
      </w:r>
      <w:r w:rsidR="00C005CE" w:rsidRPr="005E1922">
        <w:t>рхитектурные механизмы и пакеты</w:t>
      </w:r>
      <w:bookmarkEnd w:id="50"/>
      <w:r w:rsidR="00C005CE" w:rsidRPr="005E1922">
        <w:t xml:space="preserve"> </w:t>
      </w:r>
    </w:p>
    <w:p w14:paraId="31824DB5" w14:textId="77777777" w:rsidR="00C005CE" w:rsidRDefault="00C005CE" w:rsidP="00FF525E">
      <w:pPr>
        <w:pStyle w:val="12"/>
      </w:pPr>
      <w:r w:rsidRPr="00C84A79">
        <w:t>Описание функциональной декомпозиции системы на подсистемы. Описание структурной декомпозиции модели дизайна на пакеты. Для каждого пакета приводится описание его декомпозиции на классы и сервисные классы (class utilities). Также описываются архитектурно-значимые классы, их атрибуты и методы, и приводится обоснование архитектурной значимости этих классов.</w:t>
      </w:r>
    </w:p>
    <w:p w14:paraId="6EEBE913" w14:textId="77777777" w:rsidR="00C005CE" w:rsidRDefault="00C005CE" w:rsidP="001816A3">
      <w:pPr>
        <w:pStyle w:val="2"/>
      </w:pPr>
      <w:bookmarkStart w:id="51" w:name="_Toc383285344"/>
      <w:r w:rsidRPr="00C84A79">
        <w:t>Обзор</w:t>
      </w:r>
      <w:bookmarkEnd w:id="51"/>
    </w:p>
    <w:p w14:paraId="6B597350" w14:textId="77777777" w:rsidR="00621671" w:rsidRDefault="00621671" w:rsidP="00745627">
      <w:r w:rsidRPr="00C84A79">
        <w:t xml:space="preserve">В данном разделе приводится </w:t>
      </w:r>
      <w:r w:rsidRPr="005F593D">
        <w:t>описание основных механизмов, из которых состоит система.</w:t>
      </w:r>
    </w:p>
    <w:p w14:paraId="61A9B62D" w14:textId="77777777" w:rsidR="00C005CE" w:rsidRPr="005F593D" w:rsidRDefault="00C005CE" w:rsidP="00745627">
      <w:r w:rsidRPr="005F593D">
        <w:t>(подчеркнуты еще не описанные пункты)</w:t>
      </w:r>
    </w:p>
    <w:p w14:paraId="46BECEC3" w14:textId="77777777" w:rsidR="00C005CE" w:rsidRPr="005F593D" w:rsidRDefault="00C005CE" w:rsidP="00745627">
      <w:pPr>
        <w:rPr>
          <w:u w:val="single"/>
        </w:rPr>
      </w:pPr>
      <w:r w:rsidRPr="005F593D">
        <w:rPr>
          <w:u w:val="single"/>
        </w:rPr>
        <w:t xml:space="preserve">Конфигурируемые доменные объекты (ДО) </w:t>
      </w:r>
    </w:p>
    <w:p w14:paraId="210EF6B1" w14:textId="77777777" w:rsidR="00C005CE" w:rsidRPr="005F593D" w:rsidRDefault="00C005CE" w:rsidP="00745627">
      <w:r w:rsidRPr="005F593D">
        <w:t>Иерархии доменных объектов</w:t>
      </w:r>
    </w:p>
    <w:p w14:paraId="561AB4B3" w14:textId="77777777" w:rsidR="00C005CE" w:rsidRPr="005F593D" w:rsidRDefault="00C005CE" w:rsidP="00745627">
      <w:r w:rsidRPr="005F593D">
        <w:t>Подсистема управления доступом</w:t>
      </w:r>
    </w:p>
    <w:p w14:paraId="59930D0B" w14:textId="77777777" w:rsidR="00C005CE" w:rsidRPr="005F593D" w:rsidRDefault="00C005CE" w:rsidP="00745627">
      <w:r w:rsidRPr="005F593D">
        <w:t>Работа с вложениями</w:t>
      </w:r>
    </w:p>
    <w:p w14:paraId="79684CEA" w14:textId="77777777" w:rsidR="00C005CE" w:rsidRPr="005F593D" w:rsidRDefault="00C005CE" w:rsidP="00745627">
      <w:r w:rsidRPr="005F593D">
        <w:t>Подсистема поиска</w:t>
      </w:r>
    </w:p>
    <w:p w14:paraId="315B98C2" w14:textId="77777777" w:rsidR="00C005CE" w:rsidRPr="005F593D" w:rsidRDefault="00C005CE" w:rsidP="00745627">
      <w:r w:rsidRPr="005F593D">
        <w:t xml:space="preserve">Взаимодействие с </w:t>
      </w:r>
      <w:r w:rsidRPr="00745627">
        <w:rPr>
          <w:lang w:val="en-US"/>
        </w:rPr>
        <w:t>Activiti</w:t>
      </w:r>
    </w:p>
    <w:p w14:paraId="220005BF" w14:textId="77777777" w:rsidR="00C005CE" w:rsidRPr="005F593D" w:rsidRDefault="00C005CE" w:rsidP="00745627">
      <w:r w:rsidRPr="005F593D">
        <w:t xml:space="preserve">Использование </w:t>
      </w:r>
      <w:r w:rsidRPr="00745627">
        <w:rPr>
          <w:lang w:val="en-US"/>
        </w:rPr>
        <w:t>Activiti</w:t>
      </w:r>
      <w:r w:rsidRPr="005F593D">
        <w:t xml:space="preserve"> концепция</w:t>
      </w:r>
    </w:p>
    <w:p w14:paraId="75E93DDC" w14:textId="77777777" w:rsidR="00C005CE" w:rsidRPr="005F593D" w:rsidRDefault="00C005CE" w:rsidP="00745627">
      <w:r w:rsidRPr="005F593D">
        <w:t>Уведомления</w:t>
      </w:r>
    </w:p>
    <w:p w14:paraId="0FF71A16" w14:textId="77777777" w:rsidR="00C005CE" w:rsidRPr="005F593D" w:rsidRDefault="00C005CE" w:rsidP="00745627">
      <w:r w:rsidRPr="005F593D">
        <w:t xml:space="preserve">Интеграция с </w:t>
      </w:r>
      <w:r w:rsidRPr="00745627">
        <w:rPr>
          <w:lang w:val="en-US"/>
        </w:rPr>
        <w:t>JasperReports</w:t>
      </w:r>
    </w:p>
    <w:p w14:paraId="15B06688" w14:textId="77777777" w:rsidR="00C005CE" w:rsidRPr="005F593D" w:rsidRDefault="00C005CE" w:rsidP="00745627">
      <w:r w:rsidRPr="005F593D">
        <w:t xml:space="preserve">Подсистема импорта данных из </w:t>
      </w:r>
      <w:r w:rsidRPr="00745627">
        <w:rPr>
          <w:lang w:val="en-US"/>
        </w:rPr>
        <w:t>CSV</w:t>
      </w:r>
      <w:r w:rsidRPr="005F593D">
        <w:t xml:space="preserve"> файла</w:t>
      </w:r>
    </w:p>
    <w:p w14:paraId="2B5A2D26" w14:textId="77777777" w:rsidR="00C005CE" w:rsidRPr="005F593D" w:rsidRDefault="00C005CE" w:rsidP="00745627">
      <w:r w:rsidRPr="005F593D">
        <w:t>Подсистема периодических заданий</w:t>
      </w:r>
    </w:p>
    <w:p w14:paraId="3D82D80E" w14:textId="77777777" w:rsidR="00C005CE" w:rsidRPr="005F593D" w:rsidRDefault="00C005CE" w:rsidP="00745627">
      <w:r w:rsidRPr="005F593D">
        <w:t xml:space="preserve">Подсистема </w:t>
      </w:r>
      <w:r w:rsidRPr="00745627">
        <w:rPr>
          <w:lang w:val="en-US"/>
        </w:rPr>
        <w:t>AuditLog</w:t>
      </w:r>
    </w:p>
    <w:p w14:paraId="5FA77557" w14:textId="77777777" w:rsidR="00C005CE" w:rsidRPr="005F593D" w:rsidRDefault="00C005CE" w:rsidP="00745627">
      <w:r w:rsidRPr="005F593D">
        <w:t>Настройка файлов конфигурации</w:t>
      </w:r>
    </w:p>
    <w:p w14:paraId="364D65CB" w14:textId="77777777" w:rsidR="00C005CE" w:rsidRPr="005F593D" w:rsidRDefault="00C005CE" w:rsidP="00745627">
      <w:r w:rsidRPr="005F593D">
        <w:t>Точки расширения</w:t>
      </w:r>
    </w:p>
    <w:p w14:paraId="5246F8C2" w14:textId="77777777" w:rsidR="00C005CE" w:rsidRPr="005F593D" w:rsidRDefault="00C005CE" w:rsidP="00745627">
      <w:pPr>
        <w:rPr>
          <w:u w:val="single"/>
        </w:rPr>
      </w:pPr>
      <w:r w:rsidRPr="005F593D">
        <w:rPr>
          <w:u w:val="single"/>
        </w:rPr>
        <w:t>Коллекции</w:t>
      </w:r>
    </w:p>
    <w:p w14:paraId="07C2066B" w14:textId="77777777" w:rsidR="00C005CE" w:rsidRPr="005F593D" w:rsidRDefault="00C005CE" w:rsidP="00745627">
      <w:pPr>
        <w:rPr>
          <w:u w:val="single"/>
        </w:rPr>
      </w:pPr>
      <w:r w:rsidRPr="005F593D">
        <w:rPr>
          <w:u w:val="single"/>
        </w:rPr>
        <w:t>Язык выражений (для "бизнес-правил")</w:t>
      </w:r>
    </w:p>
    <w:p w14:paraId="397CE57A" w14:textId="77777777" w:rsidR="00C005CE" w:rsidRPr="005F593D" w:rsidRDefault="00C005CE" w:rsidP="00745627">
      <w:pPr>
        <w:rPr>
          <w:u w:val="single"/>
        </w:rPr>
      </w:pPr>
      <w:r w:rsidRPr="005F593D">
        <w:rPr>
          <w:u w:val="single"/>
        </w:rPr>
        <w:t>Язык запросов к данным (ДО) - (</w:t>
      </w:r>
      <w:r w:rsidRPr="00745627">
        <w:rPr>
          <w:u w:val="single"/>
          <w:lang w:val="en-US"/>
        </w:rPr>
        <w:t>DOEL</w:t>
      </w:r>
      <w:r w:rsidRPr="005F593D">
        <w:rPr>
          <w:u w:val="single"/>
        </w:rPr>
        <w:t>?)</w:t>
      </w:r>
    </w:p>
    <w:p w14:paraId="077C526A" w14:textId="77777777" w:rsidR="00C005CE" w:rsidRPr="00745627" w:rsidRDefault="00C005CE" w:rsidP="00745627">
      <w:pPr>
        <w:rPr>
          <w:u w:val="single"/>
          <w:lang w:val="en-US"/>
        </w:rPr>
      </w:pPr>
      <w:r w:rsidRPr="00745627">
        <w:rPr>
          <w:u w:val="single"/>
          <w:lang w:val="en-US"/>
        </w:rPr>
        <w:lastRenderedPageBreak/>
        <w:t>Локализация</w:t>
      </w:r>
    </w:p>
    <w:p w14:paraId="47725EDC" w14:textId="77777777" w:rsidR="00C005CE" w:rsidRPr="00745627" w:rsidRDefault="00C005CE" w:rsidP="00745627">
      <w:pPr>
        <w:rPr>
          <w:u w:val="single"/>
          <w:lang w:val="en-US"/>
        </w:rPr>
      </w:pPr>
      <w:r w:rsidRPr="00745627">
        <w:rPr>
          <w:u w:val="single"/>
          <w:lang w:val="en-US"/>
        </w:rPr>
        <w:t xml:space="preserve">Аутентификация </w:t>
      </w:r>
    </w:p>
    <w:p w14:paraId="09ADFA2A" w14:textId="77777777" w:rsidR="00C005CE" w:rsidRDefault="00C005CE" w:rsidP="00EC1962"/>
    <w:p w14:paraId="7262C15F" w14:textId="77777777" w:rsidR="00C005CE" w:rsidRDefault="00C005CE" w:rsidP="0030006A">
      <w:pPr>
        <w:pStyle w:val="2"/>
        <w:numPr>
          <w:ilvl w:val="1"/>
          <w:numId w:val="1"/>
        </w:numPr>
      </w:pPr>
      <w:bookmarkStart w:id="52" w:name="_Toc383285345"/>
      <w:r>
        <w:t>Иерархии доменных объектов</w:t>
      </w:r>
      <w:bookmarkEnd w:id="52"/>
    </w:p>
    <w:p w14:paraId="51A1487B" w14:textId="77777777" w:rsidR="00C005CE" w:rsidRDefault="00C005CE" w:rsidP="001D0680">
      <w:r>
        <w:t xml:space="preserve">Поскольку доменные объекты платформы </w:t>
      </w:r>
      <w:r>
        <w:rPr>
          <w:lang w:val="en-US"/>
        </w:rPr>
        <w:t>CM</w:t>
      </w:r>
      <w:r w:rsidRPr="00C511EC">
        <w:t xml:space="preserve"> 4/5 </w:t>
      </w:r>
      <w:r>
        <w:t>слишком просты и близки к записям в БД (в частности, не поддерживают хранения множественных значений полей), для удобства моделирования предметной области создаётся инфраструктура иерархий доменных объектов. Практически любой бизнес-объект, например, системы электронного документооборота может быть представлен в виде иерархии доменных объектов. Поэтому , по сути, такая инфраструктура предназначена для бизнес-объектов.</w:t>
      </w:r>
    </w:p>
    <w:p w14:paraId="336670F9" w14:textId="77777777" w:rsidR="00C005CE" w:rsidRDefault="00C005CE" w:rsidP="001D0680">
      <w:r>
        <w:t xml:space="preserve">Инфраструктура иерархий доменных объектов включает в себя модельные </w:t>
      </w:r>
      <w:r>
        <w:rPr>
          <w:lang w:val="en-US"/>
        </w:rPr>
        <w:t>Java</w:t>
      </w:r>
      <w:r w:rsidRPr="008247ED">
        <w:t>-</w:t>
      </w:r>
      <w:r>
        <w:t xml:space="preserve">классы, представляющие иерархию, конфигурацию, позволяющую задавать правила построения иерархий, а также сервис, выполняющий основные операции с иерархиями доменных объектов. В будущем планируется также добавить модуль, осуществляющий генерацию конфигурации бизнес-объектов по </w:t>
      </w:r>
      <w:r>
        <w:rPr>
          <w:lang w:val="en-US"/>
        </w:rPr>
        <w:t>Java</w:t>
      </w:r>
      <w:r w:rsidRPr="00D11E3A">
        <w:t>-</w:t>
      </w:r>
      <w:r>
        <w:t>классам, созданным разработчиками бизнес-модулей системы, и аннотированным специальным образам. Именно эти классы, располагающие удобным бизнес-интерфейсом, будут передаваться в таком случае между сервисом бизнес-объектов и слоем бизнес-логики системы.</w:t>
      </w:r>
    </w:p>
    <w:p w14:paraId="7C08D592" w14:textId="77777777" w:rsidR="00C005CE" w:rsidRDefault="00C005CE" w:rsidP="00860514">
      <w:pPr>
        <w:pStyle w:val="30"/>
      </w:pPr>
      <w:bookmarkStart w:id="53" w:name="_Toc383285346"/>
      <w:r>
        <w:t>Модель данных</w:t>
      </w:r>
      <w:bookmarkEnd w:id="53"/>
    </w:p>
    <w:p w14:paraId="79F64F6D" w14:textId="77777777" w:rsidR="00C005CE" w:rsidRDefault="00C005CE" w:rsidP="001D0680">
      <w:r>
        <w:t xml:space="preserve">Ключевым объектом модели данных для иерархии доменных объектов является бизнес-объект, хранящий саму иерархию. Узлы иерархии (дерева) – обычные доменные объекты платформы. Интерфейс класса позволяет обращаться к полям бизнес-объекта через эти доменные объекты либо напрямую с использованием </w:t>
      </w:r>
      <w:r>
        <w:rPr>
          <w:lang w:val="en-US"/>
        </w:rPr>
        <w:t>DOEL</w:t>
      </w:r>
      <w:r w:rsidRPr="002F7259">
        <w:t>-</w:t>
      </w:r>
      <w:r>
        <w:t>выражений.</w:t>
      </w:r>
    </w:p>
    <w:p w14:paraId="7951FF81" w14:textId="77777777" w:rsidR="00C005CE" w:rsidRDefault="00C005CE" w:rsidP="001D0680">
      <w:r>
        <w:t xml:space="preserve">Класс бизнес-объекта может наследоваться при создании конкретного бизнес-объекта, обладающего удобным интерфейсом для работы с его свойствами (полями). Связь бизнес-объекта с его </w:t>
      </w:r>
      <w:r>
        <w:rPr>
          <w:lang w:val="en-US"/>
        </w:rPr>
        <w:t>Java</w:t>
      </w:r>
      <w:r w:rsidRPr="002F7259">
        <w:t>-</w:t>
      </w:r>
      <w:r>
        <w:t>классом отражается в конфигурации и используется при создании экземпляров бизнес-объектов в коде.</w:t>
      </w:r>
    </w:p>
    <w:p w14:paraId="59C40241" w14:textId="77777777" w:rsidR="00C005CE" w:rsidRDefault="00C005CE" w:rsidP="001D0680">
      <w:r>
        <w:t>Помимо доменных объектов, являющихся его частью, бизнес-объект может содержать представления (</w:t>
      </w:r>
      <w:r>
        <w:rPr>
          <w:lang w:val="en-US"/>
        </w:rPr>
        <w:t>views</w:t>
      </w:r>
      <w:r w:rsidRPr="008E56E0">
        <w:t xml:space="preserve">) </w:t>
      </w:r>
      <w:r>
        <w:t>других доменных объектов, используемых при его отображении в пользовательском интерфейсе. Например, если бизнес-объект документа содержит маленькие доменные объекты «Согласующий», каждый из которых хранит ссылку на доменный объект «Персона», уже не являющийся частью документа, то для отображения информации о согласовании документа понадобятся значения некоторых полей ДО «Персона», например, имя и фамилия этого лица. Представление ДО хранит именно такой сокращённый набор полей.</w:t>
      </w:r>
    </w:p>
    <w:p w14:paraId="4F976455" w14:textId="77777777" w:rsidR="00C005CE" w:rsidRDefault="00C005CE" w:rsidP="001D0680">
      <w:r>
        <w:t>Методы бизнес-объекта, позволяющие изменять ссылочные поля, по возможности, поддерживают актуальность представлений ДО, входящих в него (без обращения к БД). Для этого они оперируют не идентификаторами, а экземплярами доменных объектов. Однако при изменении ссылок в доменных объектов, входящих в состав бизнес-объекта, их собственными методами корректное представление сформировано быть не может.</w:t>
      </w:r>
    </w:p>
    <w:p w14:paraId="7DF10038" w14:textId="77777777" w:rsidR="00C005CE" w:rsidRDefault="00C005CE" w:rsidP="001D0680">
      <w:r>
        <w:t>Идентификатором бизнес-объекта является идентификатор его корневого доменного объекта.</w:t>
      </w:r>
    </w:p>
    <w:p w14:paraId="21A26167" w14:textId="77777777" w:rsidR="00C005CE" w:rsidRDefault="00C005CE" w:rsidP="00860514">
      <w:pPr>
        <w:pStyle w:val="30"/>
      </w:pPr>
      <w:bookmarkStart w:id="54" w:name="_Toc383285347"/>
      <w:r>
        <w:lastRenderedPageBreak/>
        <w:t>Конфигурация</w:t>
      </w:r>
      <w:bookmarkEnd w:id="54"/>
    </w:p>
    <w:p w14:paraId="6D7F6609" w14:textId="77777777" w:rsidR="00C005CE" w:rsidRDefault="00C005CE" w:rsidP="001D0680">
      <w:r>
        <w:t xml:space="preserve">Инфраструктура бизнес-объектов определяет один тег верхнего уровня конфигурации: </w:t>
      </w:r>
      <w:r>
        <w:rPr>
          <w:lang w:val="en-US"/>
        </w:rPr>
        <w:t>business</w:t>
      </w:r>
      <w:r w:rsidRPr="00043113">
        <w:t>-</w:t>
      </w:r>
      <w:r>
        <w:rPr>
          <w:lang w:val="en-US"/>
        </w:rPr>
        <w:t>object</w:t>
      </w:r>
      <w:r w:rsidRPr="00043113">
        <w:t>-</w:t>
      </w:r>
      <w:r>
        <w:rPr>
          <w:lang w:val="en-US"/>
        </w:rPr>
        <w:t>type</w:t>
      </w:r>
      <w:r w:rsidRPr="00043113">
        <w:t xml:space="preserve">. </w:t>
      </w:r>
      <w:r>
        <w:t>Описание этого и вложенных в него тегов приводится ниже.</w:t>
      </w:r>
    </w:p>
    <w:p w14:paraId="4B7A5B42" w14:textId="77777777" w:rsidR="00C005CE" w:rsidRDefault="00C005CE" w:rsidP="00860514">
      <w:pPr>
        <w:pStyle w:val="4"/>
        <w:rPr>
          <w:lang w:val="en-US"/>
        </w:rPr>
      </w:pPr>
      <w:bookmarkStart w:id="55" w:name="_Toc383285348"/>
      <w:r>
        <w:t xml:space="preserve">Тег </w:t>
      </w:r>
      <w:r>
        <w:rPr>
          <w:lang w:val="en-US"/>
        </w:rPr>
        <w:t>business</w:t>
      </w:r>
      <w:r w:rsidRPr="00043113">
        <w:t>-</w:t>
      </w:r>
      <w:r>
        <w:rPr>
          <w:lang w:val="en-US"/>
        </w:rPr>
        <w:t>object-type</w:t>
      </w:r>
      <w:bookmarkEnd w:id="55"/>
    </w:p>
    <w:p w14:paraId="300BD3B6" w14:textId="77777777" w:rsidR="00C005CE" w:rsidRPr="00043113" w:rsidRDefault="00C005CE" w:rsidP="0030006A">
      <w:pPr>
        <w:pStyle w:val="afa"/>
        <w:numPr>
          <w:ilvl w:val="0"/>
          <w:numId w:val="2"/>
        </w:numPr>
        <w:spacing w:after="200" w:line="276" w:lineRule="auto"/>
        <w:contextualSpacing/>
        <w:rPr>
          <w:lang w:val="en-US"/>
        </w:rPr>
      </w:pPr>
      <w:r>
        <w:t>Атрибуты:</w:t>
      </w:r>
    </w:p>
    <w:p w14:paraId="50C5B3B3" w14:textId="77777777" w:rsidR="00C005CE" w:rsidRDefault="00C005CE" w:rsidP="0030006A">
      <w:pPr>
        <w:pStyle w:val="afa"/>
        <w:numPr>
          <w:ilvl w:val="1"/>
          <w:numId w:val="2"/>
        </w:numPr>
        <w:tabs>
          <w:tab w:val="left" w:pos="3402"/>
        </w:tabs>
        <w:spacing w:after="200" w:line="276" w:lineRule="auto"/>
        <w:contextualSpacing/>
      </w:pPr>
      <w:r w:rsidRPr="00255685">
        <w:rPr>
          <w:b/>
          <w:lang w:val="en-US"/>
        </w:rPr>
        <w:t>name</w:t>
      </w:r>
      <w:r w:rsidRPr="00255685">
        <w:tab/>
      </w:r>
      <w:r>
        <w:t>Имя бизнес-объекта (обязательный)</w:t>
      </w:r>
    </w:p>
    <w:p w14:paraId="4B8BB7EA" w14:textId="77777777" w:rsidR="00C005CE" w:rsidRDefault="00C005CE" w:rsidP="0030006A">
      <w:pPr>
        <w:pStyle w:val="afa"/>
        <w:numPr>
          <w:ilvl w:val="1"/>
          <w:numId w:val="2"/>
        </w:numPr>
        <w:tabs>
          <w:tab w:val="left" w:pos="3402"/>
        </w:tabs>
        <w:spacing w:after="200" w:line="276" w:lineRule="auto"/>
        <w:contextualSpacing/>
      </w:pPr>
      <w:r w:rsidRPr="00255685">
        <w:rPr>
          <w:b/>
          <w:lang w:val="en-US"/>
        </w:rPr>
        <w:t>root</w:t>
      </w:r>
      <w:r w:rsidRPr="00255685">
        <w:rPr>
          <w:b/>
        </w:rPr>
        <w:t>-</w:t>
      </w:r>
      <w:r w:rsidRPr="00255685">
        <w:rPr>
          <w:b/>
          <w:lang w:val="en-US"/>
        </w:rPr>
        <w:t>domain</w:t>
      </w:r>
      <w:r w:rsidRPr="00255685">
        <w:rPr>
          <w:b/>
        </w:rPr>
        <w:t>-</w:t>
      </w:r>
      <w:r w:rsidRPr="00255685">
        <w:rPr>
          <w:b/>
          <w:lang w:val="en-US"/>
        </w:rPr>
        <w:t>object</w:t>
      </w:r>
      <w:r w:rsidRPr="00255685">
        <w:tab/>
      </w:r>
      <w:r>
        <w:t>Тип корневого доменного объекта иерархии (обязательный)</w:t>
      </w:r>
    </w:p>
    <w:p w14:paraId="4A1B5656" w14:textId="77777777" w:rsidR="00C005CE" w:rsidRDefault="00C005CE" w:rsidP="0030006A">
      <w:pPr>
        <w:pStyle w:val="afa"/>
        <w:numPr>
          <w:ilvl w:val="1"/>
          <w:numId w:val="2"/>
        </w:numPr>
        <w:tabs>
          <w:tab w:val="left" w:pos="3402"/>
        </w:tabs>
        <w:spacing w:after="200" w:line="276" w:lineRule="auto"/>
        <w:contextualSpacing/>
      </w:pPr>
      <w:r w:rsidRPr="00255685">
        <w:rPr>
          <w:b/>
          <w:lang w:val="en-US"/>
        </w:rPr>
        <w:t>java</w:t>
      </w:r>
      <w:r w:rsidRPr="00255685">
        <w:rPr>
          <w:b/>
        </w:rPr>
        <w:t>-</w:t>
      </w:r>
      <w:r w:rsidRPr="00255685">
        <w:rPr>
          <w:b/>
          <w:lang w:val="en-US"/>
        </w:rPr>
        <w:t>class</w:t>
      </w:r>
      <w:r w:rsidRPr="00255685">
        <w:tab/>
      </w:r>
      <w:r>
        <w:t xml:space="preserve">Квалифицированное имя </w:t>
      </w:r>
      <w:r>
        <w:rPr>
          <w:lang w:val="en-US"/>
        </w:rPr>
        <w:t>Java</w:t>
      </w:r>
      <w:r w:rsidRPr="00255685">
        <w:t>-</w:t>
      </w:r>
      <w:r>
        <w:t xml:space="preserve">класса, представляющего бизнес-объект (необязательный). Класс должен быть потомком </w:t>
      </w:r>
      <w:r>
        <w:rPr>
          <w:lang w:val="en-US"/>
        </w:rPr>
        <w:t>GenericBusinessObject.</w:t>
      </w:r>
    </w:p>
    <w:p w14:paraId="15CC0247" w14:textId="77777777" w:rsidR="00C005CE" w:rsidRDefault="00C005CE" w:rsidP="0030006A">
      <w:pPr>
        <w:pStyle w:val="afa"/>
        <w:numPr>
          <w:ilvl w:val="0"/>
          <w:numId w:val="2"/>
        </w:numPr>
        <w:tabs>
          <w:tab w:val="left" w:pos="3402"/>
        </w:tabs>
        <w:spacing w:after="200" w:line="276" w:lineRule="auto"/>
        <w:contextualSpacing/>
      </w:pPr>
      <w:r>
        <w:t>Вложенные теги:</w:t>
      </w:r>
    </w:p>
    <w:p w14:paraId="4E8019E3" w14:textId="77777777" w:rsidR="00C005CE" w:rsidRDefault="00C005CE" w:rsidP="0030006A">
      <w:pPr>
        <w:pStyle w:val="afa"/>
        <w:numPr>
          <w:ilvl w:val="1"/>
          <w:numId w:val="2"/>
        </w:numPr>
        <w:tabs>
          <w:tab w:val="left" w:pos="3402"/>
        </w:tabs>
        <w:spacing w:after="200" w:line="276" w:lineRule="auto"/>
        <w:contextualSpacing/>
      </w:pPr>
      <w:r w:rsidRPr="00255685">
        <w:rPr>
          <w:b/>
          <w:lang w:val="en-US"/>
        </w:rPr>
        <w:t>children</w:t>
      </w:r>
      <w:r w:rsidRPr="00255685">
        <w:tab/>
      </w:r>
      <w:r>
        <w:t>Дочерние доменные объекты, включаемые в иерархию</w:t>
      </w:r>
      <w:r w:rsidRPr="00F07D2F">
        <w:t xml:space="preserve"> </w:t>
      </w:r>
      <w:r>
        <w:t>(множественный). Описание см. ниже.</w:t>
      </w:r>
    </w:p>
    <w:p w14:paraId="236DE6DE" w14:textId="77777777" w:rsidR="00C005CE" w:rsidRPr="00746C6F" w:rsidRDefault="00C005CE" w:rsidP="0030006A">
      <w:pPr>
        <w:pStyle w:val="afa"/>
        <w:numPr>
          <w:ilvl w:val="1"/>
          <w:numId w:val="2"/>
        </w:numPr>
        <w:tabs>
          <w:tab w:val="left" w:pos="3402"/>
        </w:tabs>
        <w:spacing w:after="200" w:line="276" w:lineRule="auto"/>
        <w:contextualSpacing/>
      </w:pPr>
      <w:r>
        <w:rPr>
          <w:b/>
          <w:lang w:val="en-US"/>
        </w:rPr>
        <w:t>child</w:t>
      </w:r>
      <w:r w:rsidRPr="00746C6F">
        <w:rPr>
          <w:b/>
        </w:rPr>
        <w:tab/>
      </w:r>
      <w:r w:rsidRPr="00746C6F">
        <w:t>Дочерний</w:t>
      </w:r>
      <w:r>
        <w:t xml:space="preserve"> доменный объект, включаемый в иерархию, ссылка на который хранится в родительском объекте (множественный). Описание ниже.</w:t>
      </w:r>
    </w:p>
    <w:p w14:paraId="4A3E9E7A" w14:textId="77777777" w:rsidR="00C005CE" w:rsidRDefault="00C005CE" w:rsidP="0030006A">
      <w:pPr>
        <w:pStyle w:val="afa"/>
        <w:numPr>
          <w:ilvl w:val="1"/>
          <w:numId w:val="2"/>
        </w:numPr>
        <w:tabs>
          <w:tab w:val="left" w:pos="3402"/>
        </w:tabs>
        <w:spacing w:after="200" w:line="276" w:lineRule="auto"/>
        <w:contextualSpacing/>
      </w:pPr>
      <w:r>
        <w:rPr>
          <w:b/>
          <w:lang w:val="en-US"/>
        </w:rPr>
        <w:t>view</w:t>
      </w:r>
      <w:r w:rsidRPr="00F07D2F">
        <w:rPr>
          <w:b/>
        </w:rPr>
        <w:tab/>
      </w:r>
      <w:r w:rsidRPr="00F07D2F">
        <w:t>Пре</w:t>
      </w:r>
      <w:r>
        <w:t>дставление доменного объекта, включаемое в бизнес-объекта (множественный). Описание ниже.</w:t>
      </w:r>
    </w:p>
    <w:p w14:paraId="5F528144" w14:textId="77777777" w:rsidR="00C005CE" w:rsidRDefault="00C005CE" w:rsidP="00860514">
      <w:pPr>
        <w:pStyle w:val="4"/>
        <w:rPr>
          <w:lang w:val="en-US"/>
        </w:rPr>
      </w:pPr>
      <w:bookmarkStart w:id="56" w:name="_Toc383285349"/>
      <w:r>
        <w:t xml:space="preserve">Тег </w:t>
      </w:r>
      <w:r>
        <w:rPr>
          <w:lang w:val="en-US"/>
        </w:rPr>
        <w:t>children</w:t>
      </w:r>
      <w:bookmarkEnd w:id="56"/>
    </w:p>
    <w:p w14:paraId="7B35EA76" w14:textId="77777777" w:rsidR="00C005CE" w:rsidRPr="00F07D2F" w:rsidRDefault="00C005CE" w:rsidP="0030006A">
      <w:pPr>
        <w:pStyle w:val="afa"/>
        <w:numPr>
          <w:ilvl w:val="0"/>
          <w:numId w:val="3"/>
        </w:numPr>
        <w:spacing w:after="200" w:line="276" w:lineRule="auto"/>
        <w:contextualSpacing/>
        <w:rPr>
          <w:lang w:val="en-US"/>
        </w:rPr>
      </w:pPr>
      <w:r>
        <w:t>Атрибуты:</w:t>
      </w:r>
    </w:p>
    <w:p w14:paraId="5E70AC1F" w14:textId="77777777" w:rsidR="00C005CE" w:rsidRPr="00F07D2F" w:rsidRDefault="00C005CE" w:rsidP="0030006A">
      <w:pPr>
        <w:pStyle w:val="afa"/>
        <w:numPr>
          <w:ilvl w:val="1"/>
          <w:numId w:val="3"/>
        </w:numPr>
        <w:tabs>
          <w:tab w:val="left" w:pos="3402"/>
        </w:tabs>
        <w:spacing w:after="200" w:line="276" w:lineRule="auto"/>
        <w:contextualSpacing/>
      </w:pPr>
      <w:r>
        <w:rPr>
          <w:b/>
          <w:lang w:val="en-US"/>
        </w:rPr>
        <w:t>type</w:t>
      </w:r>
      <w:r w:rsidRPr="00F07D2F">
        <w:rPr>
          <w:b/>
        </w:rPr>
        <w:tab/>
      </w:r>
      <w:r>
        <w:t>Тип дочернего доменного объекта</w:t>
      </w:r>
      <w:r w:rsidRPr="00F07D2F">
        <w:t xml:space="preserve"> (</w:t>
      </w:r>
      <w:r>
        <w:t>обязательный)</w:t>
      </w:r>
    </w:p>
    <w:p w14:paraId="238819D3" w14:textId="77777777" w:rsidR="00C005CE" w:rsidRPr="00F07D2F" w:rsidRDefault="00C005CE" w:rsidP="0030006A">
      <w:pPr>
        <w:pStyle w:val="afa"/>
        <w:numPr>
          <w:ilvl w:val="1"/>
          <w:numId w:val="3"/>
        </w:numPr>
        <w:tabs>
          <w:tab w:val="left" w:pos="3402"/>
        </w:tabs>
        <w:spacing w:after="200" w:line="276" w:lineRule="auto"/>
        <w:contextualSpacing/>
      </w:pPr>
      <w:r w:rsidRPr="00F07D2F">
        <w:rPr>
          <w:b/>
          <w:lang w:val="en-US"/>
        </w:rPr>
        <w:t>link</w:t>
      </w:r>
      <w:r w:rsidRPr="00F07D2F">
        <w:rPr>
          <w:b/>
        </w:rPr>
        <w:t>-</w:t>
      </w:r>
      <w:r w:rsidRPr="00F07D2F">
        <w:rPr>
          <w:b/>
          <w:lang w:val="en-US"/>
        </w:rPr>
        <w:t>field</w:t>
      </w:r>
      <w:r w:rsidRPr="00F07D2F">
        <w:tab/>
      </w:r>
      <w:r>
        <w:t xml:space="preserve">Имя поля, хранящего ссылку на родительский объект (по умолчанию – </w:t>
      </w:r>
      <w:r>
        <w:rPr>
          <w:lang w:val="en-US"/>
        </w:rPr>
        <w:t>parent</w:t>
      </w:r>
      <w:r w:rsidRPr="00F07D2F">
        <w:t>)</w:t>
      </w:r>
    </w:p>
    <w:p w14:paraId="37537118" w14:textId="77777777" w:rsidR="00C005CE" w:rsidRDefault="00C005CE" w:rsidP="0030006A">
      <w:pPr>
        <w:pStyle w:val="afa"/>
        <w:numPr>
          <w:ilvl w:val="0"/>
          <w:numId w:val="3"/>
        </w:numPr>
        <w:tabs>
          <w:tab w:val="left" w:pos="3402"/>
        </w:tabs>
        <w:spacing w:after="200" w:line="276" w:lineRule="auto"/>
        <w:contextualSpacing/>
      </w:pPr>
      <w:r>
        <w:t>Вложенные теги:</w:t>
      </w:r>
    </w:p>
    <w:p w14:paraId="17267D76" w14:textId="77777777" w:rsidR="00C005CE" w:rsidRPr="00746C6F" w:rsidRDefault="00C005CE" w:rsidP="0030006A">
      <w:pPr>
        <w:pStyle w:val="afa"/>
        <w:numPr>
          <w:ilvl w:val="1"/>
          <w:numId w:val="3"/>
        </w:numPr>
        <w:tabs>
          <w:tab w:val="left" w:pos="3402"/>
        </w:tabs>
        <w:spacing w:after="200" w:line="276" w:lineRule="auto"/>
        <w:contextualSpacing/>
      </w:pPr>
      <w:r w:rsidRPr="00F07D2F">
        <w:rPr>
          <w:b/>
          <w:lang w:val="en-US"/>
        </w:rPr>
        <w:t>children</w:t>
      </w:r>
      <w:r>
        <w:rPr>
          <w:b/>
          <w:lang w:val="en-US"/>
        </w:rPr>
        <w:t>, child</w:t>
      </w:r>
      <w:r w:rsidRPr="00F07D2F">
        <w:rPr>
          <w:lang w:val="en-US"/>
        </w:rPr>
        <w:tab/>
      </w:r>
      <w:r>
        <w:t>Так</w:t>
      </w:r>
      <w:r w:rsidRPr="00F07D2F">
        <w:rPr>
          <w:lang w:val="en-US"/>
        </w:rPr>
        <w:t xml:space="preserve"> </w:t>
      </w:r>
      <w:r>
        <w:t>же</w:t>
      </w:r>
      <w:r w:rsidRPr="00F07D2F">
        <w:rPr>
          <w:lang w:val="en-US"/>
        </w:rPr>
        <w:t xml:space="preserve">, </w:t>
      </w:r>
      <w:r>
        <w:t>как</w:t>
      </w:r>
      <w:r w:rsidRPr="00F07D2F">
        <w:rPr>
          <w:lang w:val="en-US"/>
        </w:rPr>
        <w:t xml:space="preserve"> </w:t>
      </w:r>
      <w:r>
        <w:t>в</w:t>
      </w:r>
      <w:r w:rsidRPr="00F07D2F">
        <w:rPr>
          <w:lang w:val="en-US"/>
        </w:rPr>
        <w:t xml:space="preserve"> </w:t>
      </w:r>
      <w:r>
        <w:rPr>
          <w:lang w:val="en-US"/>
        </w:rPr>
        <w:t xml:space="preserve">business-object-type. </w:t>
      </w:r>
      <w:r>
        <w:t xml:space="preserve">Вложенность тегов </w:t>
      </w:r>
      <w:r>
        <w:rPr>
          <w:lang w:val="en-US"/>
        </w:rPr>
        <w:t>children</w:t>
      </w:r>
      <w:r w:rsidRPr="00F07D2F">
        <w:t xml:space="preserve"> </w:t>
      </w:r>
      <w:r>
        <w:t>может быть любой глубины</w:t>
      </w:r>
    </w:p>
    <w:p w14:paraId="3AA7E63E" w14:textId="77777777" w:rsidR="00C005CE" w:rsidRPr="00746C6F" w:rsidRDefault="00C005CE" w:rsidP="0030006A">
      <w:pPr>
        <w:pStyle w:val="afa"/>
        <w:numPr>
          <w:ilvl w:val="1"/>
          <w:numId w:val="3"/>
        </w:numPr>
        <w:tabs>
          <w:tab w:val="left" w:pos="3402"/>
        </w:tabs>
        <w:spacing w:after="200" w:line="276" w:lineRule="auto"/>
        <w:contextualSpacing/>
        <w:rPr>
          <w:lang w:val="en-US"/>
        </w:rPr>
      </w:pPr>
      <w:r>
        <w:rPr>
          <w:b/>
          <w:lang w:val="en-US"/>
        </w:rPr>
        <w:t>view</w:t>
      </w:r>
      <w:r>
        <w:rPr>
          <w:b/>
          <w:lang w:val="en-US"/>
        </w:rPr>
        <w:tab/>
      </w:r>
      <w:r>
        <w:t>Так</w:t>
      </w:r>
      <w:r w:rsidRPr="00746C6F">
        <w:rPr>
          <w:lang w:val="en-US"/>
        </w:rPr>
        <w:t xml:space="preserve"> </w:t>
      </w:r>
      <w:r>
        <w:t>же</w:t>
      </w:r>
      <w:r w:rsidRPr="00746C6F">
        <w:rPr>
          <w:lang w:val="en-US"/>
        </w:rPr>
        <w:t xml:space="preserve">, </w:t>
      </w:r>
      <w:r>
        <w:t>как</w:t>
      </w:r>
      <w:r w:rsidRPr="00746C6F">
        <w:rPr>
          <w:lang w:val="en-US"/>
        </w:rPr>
        <w:t xml:space="preserve"> </w:t>
      </w:r>
      <w:r>
        <w:t>в</w:t>
      </w:r>
      <w:r w:rsidRPr="00F07D2F">
        <w:rPr>
          <w:lang w:val="en-US"/>
        </w:rPr>
        <w:t xml:space="preserve"> </w:t>
      </w:r>
      <w:r>
        <w:rPr>
          <w:lang w:val="en-US"/>
        </w:rPr>
        <w:t>business-object-type.</w:t>
      </w:r>
      <w:r w:rsidRPr="00746C6F">
        <w:rPr>
          <w:lang w:val="en-US"/>
        </w:rPr>
        <w:t xml:space="preserve"> </w:t>
      </w:r>
    </w:p>
    <w:p w14:paraId="5638B236" w14:textId="77777777" w:rsidR="00C005CE" w:rsidRDefault="00C005CE" w:rsidP="00860514">
      <w:pPr>
        <w:pStyle w:val="4"/>
        <w:rPr>
          <w:lang w:val="en-US"/>
        </w:rPr>
      </w:pPr>
      <w:bookmarkStart w:id="57" w:name="_Toc383285350"/>
      <w:r>
        <w:t xml:space="preserve">Тег </w:t>
      </w:r>
      <w:r>
        <w:rPr>
          <w:lang w:val="en-US"/>
        </w:rPr>
        <w:t>view</w:t>
      </w:r>
      <w:bookmarkEnd w:id="57"/>
    </w:p>
    <w:p w14:paraId="5819ABB7" w14:textId="77777777" w:rsidR="00C005CE" w:rsidRDefault="00C005CE" w:rsidP="0030006A">
      <w:pPr>
        <w:pStyle w:val="afa"/>
        <w:numPr>
          <w:ilvl w:val="0"/>
          <w:numId w:val="4"/>
        </w:numPr>
        <w:spacing w:after="200" w:line="276" w:lineRule="auto"/>
        <w:contextualSpacing/>
      </w:pPr>
      <w:r>
        <w:t>Атрибуты (должен быть ровно один из перечисленных):</w:t>
      </w:r>
    </w:p>
    <w:p w14:paraId="6BDD6D1C" w14:textId="77777777" w:rsidR="00C005CE" w:rsidRPr="00F07D2F" w:rsidRDefault="00C005CE" w:rsidP="0030006A">
      <w:pPr>
        <w:pStyle w:val="afa"/>
        <w:numPr>
          <w:ilvl w:val="1"/>
          <w:numId w:val="4"/>
        </w:numPr>
        <w:tabs>
          <w:tab w:val="left" w:pos="3402"/>
        </w:tabs>
        <w:spacing w:after="200" w:line="276" w:lineRule="auto"/>
        <w:contextualSpacing/>
      </w:pPr>
      <w:r>
        <w:rPr>
          <w:b/>
          <w:lang w:val="en-US"/>
        </w:rPr>
        <w:t>field</w:t>
      </w:r>
      <w:r w:rsidRPr="00746C6F">
        <w:rPr>
          <w:b/>
        </w:rPr>
        <w:tab/>
      </w:r>
      <w:r>
        <w:t>Имя ссылочного (</w:t>
      </w:r>
      <w:r>
        <w:rPr>
          <w:lang w:val="en-US"/>
        </w:rPr>
        <w:t>reference</w:t>
      </w:r>
      <w:r w:rsidRPr="00746C6F">
        <w:t xml:space="preserve">) </w:t>
      </w:r>
      <w:r>
        <w:t>поля, для которого создаётся представление.</w:t>
      </w:r>
    </w:p>
    <w:p w14:paraId="28AFBF03" w14:textId="77777777" w:rsidR="00C005CE" w:rsidRDefault="00C005CE" w:rsidP="0030006A">
      <w:pPr>
        <w:pStyle w:val="afa"/>
        <w:numPr>
          <w:ilvl w:val="1"/>
          <w:numId w:val="4"/>
        </w:numPr>
        <w:tabs>
          <w:tab w:val="left" w:pos="3402"/>
        </w:tabs>
        <w:spacing w:after="200" w:line="276" w:lineRule="auto"/>
        <w:contextualSpacing/>
      </w:pPr>
      <w:r w:rsidRPr="00746C6F">
        <w:rPr>
          <w:b/>
          <w:lang w:val="en-US"/>
        </w:rPr>
        <w:t>type</w:t>
      </w:r>
      <w:r w:rsidRPr="00F07D2F">
        <w:tab/>
      </w:r>
      <w:r>
        <w:t>Тип доменного объекта, для которого создаётся представление. При использовании этого атрибута представления будут созданы для всех полей, ссылающихся на объекты этого типа.</w:t>
      </w:r>
    </w:p>
    <w:p w14:paraId="793FA908" w14:textId="77777777" w:rsidR="00C005CE" w:rsidRDefault="00C005CE" w:rsidP="0030006A">
      <w:pPr>
        <w:pStyle w:val="afa"/>
        <w:numPr>
          <w:ilvl w:val="0"/>
          <w:numId w:val="4"/>
        </w:numPr>
        <w:tabs>
          <w:tab w:val="left" w:pos="3402"/>
        </w:tabs>
        <w:spacing w:after="200" w:line="276" w:lineRule="auto"/>
        <w:contextualSpacing/>
      </w:pPr>
      <w:r>
        <w:t>Вложенные теги:</w:t>
      </w:r>
    </w:p>
    <w:p w14:paraId="1A449B09" w14:textId="77777777" w:rsidR="00C005CE" w:rsidRDefault="00C005CE" w:rsidP="0030006A">
      <w:pPr>
        <w:pStyle w:val="afa"/>
        <w:numPr>
          <w:ilvl w:val="1"/>
          <w:numId w:val="4"/>
        </w:numPr>
        <w:tabs>
          <w:tab w:val="left" w:pos="3402"/>
        </w:tabs>
        <w:spacing w:after="200" w:line="276" w:lineRule="auto"/>
        <w:contextualSpacing/>
      </w:pPr>
      <w:r w:rsidRPr="00422D0C">
        <w:rPr>
          <w:b/>
          <w:lang w:val="en-US"/>
        </w:rPr>
        <w:t>field</w:t>
      </w:r>
      <w:r w:rsidRPr="00422D0C">
        <w:tab/>
      </w:r>
      <w:r>
        <w:t>Поле, включаемое в представление объекта (множественный)</w:t>
      </w:r>
    </w:p>
    <w:p w14:paraId="54FC56F3" w14:textId="77777777" w:rsidR="00C005CE" w:rsidRDefault="00C005CE" w:rsidP="00860514">
      <w:pPr>
        <w:pStyle w:val="4"/>
        <w:rPr>
          <w:lang w:val="en-US"/>
        </w:rPr>
      </w:pPr>
      <w:bookmarkStart w:id="58" w:name="_Toc383285351"/>
      <w:r>
        <w:lastRenderedPageBreak/>
        <w:t xml:space="preserve">Тег </w:t>
      </w:r>
      <w:r>
        <w:rPr>
          <w:lang w:val="en-US"/>
        </w:rPr>
        <w:t>field</w:t>
      </w:r>
      <w:bookmarkEnd w:id="58"/>
    </w:p>
    <w:p w14:paraId="6FA08855" w14:textId="77777777" w:rsidR="00C005CE" w:rsidRPr="00422D0C" w:rsidRDefault="00C005CE" w:rsidP="0030006A">
      <w:pPr>
        <w:pStyle w:val="afa"/>
        <w:numPr>
          <w:ilvl w:val="0"/>
          <w:numId w:val="5"/>
        </w:numPr>
        <w:spacing w:after="200" w:line="276" w:lineRule="auto"/>
        <w:contextualSpacing/>
        <w:rPr>
          <w:lang w:val="en-US"/>
        </w:rPr>
      </w:pPr>
      <w:r>
        <w:t>Атрибут:</w:t>
      </w:r>
    </w:p>
    <w:p w14:paraId="7C9B1FD5" w14:textId="77777777" w:rsidR="00C005CE" w:rsidRPr="00422D0C" w:rsidRDefault="00C005CE" w:rsidP="0030006A">
      <w:pPr>
        <w:pStyle w:val="afa"/>
        <w:numPr>
          <w:ilvl w:val="1"/>
          <w:numId w:val="5"/>
        </w:numPr>
        <w:tabs>
          <w:tab w:val="left" w:pos="3402"/>
        </w:tabs>
        <w:spacing w:after="200" w:line="276" w:lineRule="auto"/>
        <w:contextualSpacing/>
        <w:rPr>
          <w:lang w:val="en-US"/>
        </w:rPr>
      </w:pPr>
      <w:r w:rsidRPr="00422D0C">
        <w:rPr>
          <w:b/>
          <w:lang w:val="en-US"/>
        </w:rPr>
        <w:t>name</w:t>
      </w:r>
      <w:r>
        <w:rPr>
          <w:lang w:val="en-US"/>
        </w:rPr>
        <w:tab/>
      </w:r>
      <w:r>
        <w:t>Имя поля</w:t>
      </w:r>
    </w:p>
    <w:p w14:paraId="6621316D" w14:textId="77777777" w:rsidR="00C005CE" w:rsidRDefault="00C005CE" w:rsidP="0030006A">
      <w:pPr>
        <w:pStyle w:val="afa"/>
        <w:numPr>
          <w:ilvl w:val="0"/>
          <w:numId w:val="5"/>
        </w:numPr>
        <w:tabs>
          <w:tab w:val="left" w:pos="3402"/>
        </w:tabs>
        <w:spacing w:after="200" w:line="276" w:lineRule="auto"/>
        <w:contextualSpacing/>
      </w:pPr>
      <w:r w:rsidRPr="00422D0C">
        <w:t>Вложе</w:t>
      </w:r>
      <w:r>
        <w:t>нный тег (один из перечисленных или отсутствует. В последнем случае, наиболее типичном, впрочем, используется поле с соответствующим именем из самого объекта):</w:t>
      </w:r>
    </w:p>
    <w:p w14:paraId="227216F7" w14:textId="77777777" w:rsidR="00C005CE" w:rsidRDefault="00C005CE" w:rsidP="0030006A">
      <w:pPr>
        <w:pStyle w:val="afa"/>
        <w:numPr>
          <w:ilvl w:val="1"/>
          <w:numId w:val="5"/>
        </w:numPr>
        <w:tabs>
          <w:tab w:val="left" w:pos="3402"/>
        </w:tabs>
        <w:spacing w:after="200" w:line="276" w:lineRule="auto"/>
        <w:contextualSpacing/>
      </w:pPr>
      <w:r w:rsidRPr="00B856A4">
        <w:rPr>
          <w:b/>
          <w:lang w:val="en-US"/>
        </w:rPr>
        <w:t>doel</w:t>
      </w:r>
      <w:r w:rsidRPr="00B856A4">
        <w:tab/>
      </w:r>
      <w:r>
        <w:rPr>
          <w:lang w:val="en-US"/>
        </w:rPr>
        <w:t>DOEL</w:t>
      </w:r>
      <w:r w:rsidRPr="00B856A4">
        <w:t>-</w:t>
      </w:r>
      <w:r>
        <w:t>выражение (внутри), используемое для вычисления значения поля</w:t>
      </w:r>
    </w:p>
    <w:p w14:paraId="0DE7B895" w14:textId="77777777" w:rsidR="00C005CE" w:rsidRDefault="00C005CE" w:rsidP="0030006A">
      <w:pPr>
        <w:pStyle w:val="afa"/>
        <w:numPr>
          <w:ilvl w:val="1"/>
          <w:numId w:val="5"/>
        </w:numPr>
        <w:tabs>
          <w:tab w:val="left" w:pos="3402"/>
        </w:tabs>
        <w:spacing w:after="200" w:line="276" w:lineRule="auto"/>
        <w:contextualSpacing/>
      </w:pPr>
      <w:r w:rsidRPr="00B856A4">
        <w:rPr>
          <w:b/>
          <w:lang w:val="en-US"/>
        </w:rPr>
        <w:t>java-class</w:t>
      </w:r>
      <w:r>
        <w:rPr>
          <w:lang w:val="en-US"/>
        </w:rPr>
        <w:tab/>
      </w:r>
      <w:r>
        <w:t>Зарезервировано на будущее</w:t>
      </w:r>
    </w:p>
    <w:p w14:paraId="0DA0DE1C" w14:textId="77777777" w:rsidR="00C005CE" w:rsidRDefault="00C005CE" w:rsidP="00860514">
      <w:pPr>
        <w:pStyle w:val="30"/>
      </w:pPr>
      <w:bookmarkStart w:id="59" w:name="_Toc383285352"/>
      <w:r>
        <w:t>Сервис</w:t>
      </w:r>
      <w:bookmarkEnd w:id="59"/>
    </w:p>
    <w:p w14:paraId="6F759190" w14:textId="77777777" w:rsidR="00C005CE" w:rsidRDefault="00C005CE" w:rsidP="001D0680">
      <w:r>
        <w:t>Сервис бизнес-объектов является публичным сервисом (</w:t>
      </w:r>
      <w:r>
        <w:rPr>
          <w:lang w:val="en-US"/>
        </w:rPr>
        <w:t>EJB</w:t>
      </w:r>
      <w:r w:rsidRPr="0078255E">
        <w:t>)</w:t>
      </w:r>
      <w:r>
        <w:t xml:space="preserve"> платформы. Аналогично </w:t>
      </w:r>
      <w:r>
        <w:rPr>
          <w:lang w:val="en-US"/>
        </w:rPr>
        <w:t>CrudService</w:t>
      </w:r>
      <w:r w:rsidRPr="00A060CF">
        <w:t>,</w:t>
      </w:r>
      <w:r>
        <w:t xml:space="preserve">он предоставляет </w:t>
      </w:r>
      <w:r>
        <w:rPr>
          <w:lang w:val="en-US"/>
        </w:rPr>
        <w:t>CRUD</w:t>
      </w:r>
      <w:r w:rsidRPr="00B856A4">
        <w:t>-</w:t>
      </w:r>
      <w:r>
        <w:t xml:space="preserve">операции для бизнес-объектов, описанных в конфигурации системы. Как и </w:t>
      </w:r>
      <w:r>
        <w:rPr>
          <w:lang w:val="en-US"/>
        </w:rPr>
        <w:t>CrudService</w:t>
      </w:r>
      <w:r w:rsidRPr="00A060CF">
        <w:t xml:space="preserve">, </w:t>
      </w:r>
      <w:r>
        <w:t xml:space="preserve">сервис бизнес-объектов делегирует операции по физическому взаимодействую с БД сервису доменных объектов </w:t>
      </w:r>
      <w:r>
        <w:rPr>
          <w:lang w:val="en-US"/>
        </w:rPr>
        <w:t>DAO</w:t>
      </w:r>
      <w:r>
        <w:t>-слоя.</w:t>
      </w:r>
    </w:p>
    <w:p w14:paraId="0C5E46C3" w14:textId="77777777" w:rsidR="00C005CE" w:rsidRDefault="00C005CE" w:rsidP="001D0680">
      <w:r>
        <w:t>При чтении бизнес-объекта читаются все доменные объекты, входящие в его состав, а также объекты, необходимые для формирования представлений. При сохранении бизнес-объекта представления игнорируются. Также при сохранении бизнес-объекта обеспечивается изменение его даты модификации, даже если поля изменялись только в дочерних доменных объектах. Следует также отметить, что операция изменения бизнес-объекта может вызывать создание или удаление дочерних доменных объектов.</w:t>
      </w:r>
    </w:p>
    <w:p w14:paraId="17CD6DA6" w14:textId="77777777" w:rsidR="00C005CE" w:rsidRDefault="00C005CE" w:rsidP="001D0680">
      <w:r w:rsidRPr="00DA3FE9">
        <w:t>Любая операция, предоставляемая сервисом, выполняется в одной транзакции, гарантируя целостность бизнес-объекта.</w:t>
      </w:r>
    </w:p>
    <w:p w14:paraId="3EF445BB" w14:textId="77777777" w:rsidR="00C005CE" w:rsidRDefault="00C005CE" w:rsidP="001D0680"/>
    <w:p w14:paraId="3C23FB43" w14:textId="77777777" w:rsidR="00C005CE" w:rsidRDefault="00C005CE" w:rsidP="0030006A">
      <w:pPr>
        <w:pStyle w:val="2"/>
        <w:numPr>
          <w:ilvl w:val="1"/>
          <w:numId w:val="1"/>
        </w:numPr>
      </w:pPr>
      <w:bookmarkStart w:id="60" w:name="_Toc383285353"/>
      <w:r>
        <w:t>Подсистема управления доступом</w:t>
      </w:r>
      <w:bookmarkEnd w:id="60"/>
    </w:p>
    <w:p w14:paraId="4B6B1B7F" w14:textId="77777777" w:rsidR="00C005CE" w:rsidRDefault="00C005CE" w:rsidP="001D0680">
      <w:r>
        <w:t xml:space="preserve">Подсистема управления доступом (ПУД) </w:t>
      </w:r>
      <w:r>
        <w:rPr>
          <w:lang w:val="en-US"/>
        </w:rPr>
        <w:t>CM</w:t>
      </w:r>
      <w:r w:rsidRPr="00716AF9">
        <w:t>4/5</w:t>
      </w:r>
      <w:r>
        <w:t xml:space="preserve"> обеспечивает разграничение доступа пользователей к доменным объектам в системе. ПУД реализует дискреционный принцип доступа. Пользователь получает доступ к конкретному объекту только в том случае, если существует правило, предоставляющее пользователю разрешение на доступ данного типа к этому объекту. Помимо разграничения доступа к доменным объектам, ПУД позволяет ограничивать доступ к общесистемным операциям (наподобие создания доменного объекта). Для обобщения подходов объектом доступа в этом случае считается система, а типом доступа – выполнение соответствующей операции.</w:t>
      </w:r>
    </w:p>
    <w:p w14:paraId="670AAF07" w14:textId="77777777" w:rsidR="00C005CE" w:rsidRDefault="00C005CE" w:rsidP="001D0680">
      <w:r>
        <w:t>Правила выдачи разрешений (матрица доступа) определяются в конфигурации системы. Для общесистемных (глобальных) операций всё просто: правила определяют группы пользователей, которые получат разрешение на выполнение данной операции. О группах речь пойдёт ниже, пока только необходимо подчеркнуть, что разрешения выдаются не отдельным пользователям, а группам.</w:t>
      </w:r>
    </w:p>
    <w:p w14:paraId="1FE97BDB" w14:textId="77777777" w:rsidR="00C005CE" w:rsidRDefault="00C005CE" w:rsidP="001D0680">
      <w:r>
        <w:t xml:space="preserve">Для контекстных операций вводится понятие контекстной роли. Под ней мы понимаем набор групп (опять групп!) пользователей, имеющих отношение к данному объекту. При этом отношение может быть совершенно любым, способ его определения отдаётся на откуп настройщику или разработчику: из содержимого полей данного доменного объекта или любых связанных с ним, с помощью </w:t>
      </w:r>
      <w:r>
        <w:rPr>
          <w:lang w:val="en-US"/>
        </w:rPr>
        <w:t>SQL</w:t>
      </w:r>
      <w:r w:rsidRPr="004E086C">
        <w:t>-</w:t>
      </w:r>
      <w:r>
        <w:t xml:space="preserve">запроса или даже собственного </w:t>
      </w:r>
      <w:r>
        <w:rPr>
          <w:lang w:val="en-US"/>
        </w:rPr>
        <w:t>Java</w:t>
      </w:r>
      <w:r w:rsidRPr="004E086C">
        <w:t>-</w:t>
      </w:r>
      <w:r>
        <w:t xml:space="preserve">класса. Как бы это ни происходило, контекстная роль, получая параметром доменный объект (контекст), раскрывается в набор групп, которым могут быть предоставлены права на тот </w:t>
      </w:r>
      <w:r>
        <w:lastRenderedPageBreak/>
        <w:t>или иной тип доступа к этому объекту. Таким образом, доступ к объекту может зависеть от его содержимого.</w:t>
      </w:r>
    </w:p>
    <w:p w14:paraId="5B415201" w14:textId="77777777" w:rsidR="00C005CE" w:rsidRDefault="00C005CE" w:rsidP="001D0680">
      <w:r>
        <w:t xml:space="preserve">Теперь, наконец, о группах пользователей. Они бывают двух видов: статические и динамические. Состав статических групп определяет администратор через свой интерфейс: он может добавить пользователя в группу или удалить из неё. (Следует отметить, что он не может создавать или удалять сами группы, так как они используются в правилах доступа, определяемых в конфигурации.) Состав динамических групп вычисляется системой. И вновь у настройщика/разработчика имеется большой простор в выборе способа вычисления: </w:t>
      </w:r>
      <w:r>
        <w:rPr>
          <w:lang w:val="en-US"/>
        </w:rPr>
        <w:t>SQL</w:t>
      </w:r>
      <w:r w:rsidRPr="00D70993">
        <w:t>-</w:t>
      </w:r>
      <w:r>
        <w:t xml:space="preserve">запрос, </w:t>
      </w:r>
      <w:r>
        <w:rPr>
          <w:lang w:val="en-US"/>
        </w:rPr>
        <w:t>Java</w:t>
      </w:r>
      <w:r w:rsidRPr="00D70993">
        <w:t>-</w:t>
      </w:r>
      <w:r>
        <w:t>класс. Но самое интересное в динамических группах то, что они также могут быть контекстными, т.е. зависеть от доменного объекта! Фактически, при определении в конфигурации одной контекстной динамической группы пользователей ПУД создаёт множество реальных групп – столько, сколько есть подходящих доменных объектов. И состав каждой вычисляется исходя из содержимого своего контекстного объекта, т.е. можно снова использовать его поля или связанные объекты.</w:t>
      </w:r>
    </w:p>
    <w:p w14:paraId="73F3DB35" w14:textId="77777777" w:rsidR="00C005CE" w:rsidRDefault="00C005CE" w:rsidP="001D0680">
      <w:r>
        <w:t>Важно отметить, что разрешения на конкретные типы доступа выдаются конкретным группам пользователей. И алгоритм, вычисляющий состав контекстной роли, должен определять для контекстной динамической группы её реальный экземпляр (контекст). Чаще всего, именно те доменные объекты, на которые ссылается контекстный или связанный с ним объект, будут, в свою очередь, становиться контекстом для динамических контекстных групп пользователей. Правила доступа для глобальных операций могут ссылаться на контекстные группы пользователей, но тоже должны указывать какой-либо метод определения контекста для такой группы.</w:t>
      </w:r>
    </w:p>
    <w:p w14:paraId="6D2D8134" w14:textId="77777777" w:rsidR="00C005CE" w:rsidRDefault="00C005CE" w:rsidP="00860514">
      <w:pPr>
        <w:pStyle w:val="30"/>
      </w:pPr>
      <w:bookmarkStart w:id="61" w:name="_Toc383285354"/>
      <w:r>
        <w:t>Примеры</w:t>
      </w:r>
      <w:bookmarkEnd w:id="61"/>
    </w:p>
    <w:p w14:paraId="05C298F6" w14:textId="77777777" w:rsidR="00C005CE" w:rsidRDefault="00C005CE" w:rsidP="001D0680">
      <w:r>
        <w:t>Примеры статических групп: Администраторы, Делопроизводители. Живой человек (администратор) при необходимости вручную (через административный интерфейс) добавляет и удаляет пользователей в эти группы. (См. также «</w:t>
      </w:r>
      <w:r w:rsidR="005F593D">
        <w:fldChar w:fldCharType="begin"/>
      </w:r>
      <w:r w:rsidR="005F593D">
        <w:instrText xml:space="preserve"> REF ChickenEgg \h  \* MERGEFORMAT </w:instrText>
      </w:r>
      <w:r w:rsidR="005F593D">
        <w:fldChar w:fldCharType="separate"/>
      </w:r>
      <w:r w:rsidR="007F0CBB" w:rsidRPr="007F0CBB">
        <w:rPr>
          <w:rStyle w:val="aff5"/>
        </w:rPr>
        <w:t>О проблеме курицы и яйца</w:t>
      </w:r>
      <w:r w:rsidR="005F593D">
        <w:fldChar w:fldCharType="end"/>
      </w:r>
      <w:r>
        <w:t>»).</w:t>
      </w:r>
    </w:p>
    <w:p w14:paraId="1572CC98" w14:textId="77777777" w:rsidR="00C005CE" w:rsidRDefault="00C005CE" w:rsidP="001D0680">
      <w:r>
        <w:t>Примеры динамических групп без контекста:</w:t>
      </w:r>
    </w:p>
    <w:p w14:paraId="701F91AC" w14:textId="77777777" w:rsidR="00C005CE" w:rsidRDefault="00C005CE" w:rsidP="0030006A">
      <w:pPr>
        <w:pStyle w:val="afa"/>
        <w:numPr>
          <w:ilvl w:val="0"/>
          <w:numId w:val="6"/>
        </w:numPr>
      </w:pPr>
      <w:r>
        <w:t>Все пользователи – система автоматически добавляет туда каждого пользователя (доменный объект «Пользователь»), заведённого в системе.</w:t>
      </w:r>
    </w:p>
    <w:p w14:paraId="06246501" w14:textId="77777777" w:rsidR="00C005CE" w:rsidRDefault="00C005CE" w:rsidP="0030006A">
      <w:pPr>
        <w:pStyle w:val="afa"/>
        <w:numPr>
          <w:ilvl w:val="0"/>
          <w:numId w:val="6"/>
        </w:numPr>
      </w:pPr>
      <w:r>
        <w:t>Делопроизводители – альтернативный вариант реализации группы, добавляющий пользователя в неё на основании, например, некоторого флага (поля) в его профиле (доменном объекте).</w:t>
      </w:r>
    </w:p>
    <w:p w14:paraId="3D439208" w14:textId="77777777" w:rsidR="00C005CE" w:rsidRDefault="00C005CE" w:rsidP="001D0680">
      <w:r>
        <w:t>Примеры динамических контекстных групп:</w:t>
      </w:r>
    </w:p>
    <w:p w14:paraId="64461F5C" w14:textId="77777777" w:rsidR="00C005CE" w:rsidRDefault="00C005CE" w:rsidP="0030006A">
      <w:pPr>
        <w:pStyle w:val="afa"/>
        <w:numPr>
          <w:ilvl w:val="0"/>
          <w:numId w:val="7"/>
        </w:numPr>
      </w:pPr>
      <w:r>
        <w:t>Пользователь и его заместители – по одной группе на каждый доменный объект «Пользователь», в которую, помимо самого этого пользователя, добавляются также временно или постоянно замещающие его пользователи на основе доменных объектов «Замещение». Алгоритм вычисления группы может учитывать и увольнение сотрудника, удаляя его самого из его же группы, при этом его заместители смогут выполнять его функции.</w:t>
      </w:r>
    </w:p>
    <w:p w14:paraId="712E002F" w14:textId="77777777" w:rsidR="00C005CE" w:rsidRDefault="00C005CE" w:rsidP="0030006A">
      <w:pPr>
        <w:pStyle w:val="afa"/>
        <w:numPr>
          <w:ilvl w:val="0"/>
          <w:numId w:val="7"/>
        </w:numPr>
      </w:pPr>
      <w:r>
        <w:t>Сотрудники подразделения – по одной группе на каждый доменный объект «Подразделение», вычисляемой на основании ссылок на подразделение в доменных объектах «Сотрудник».</w:t>
      </w:r>
    </w:p>
    <w:p w14:paraId="0CC9FD45" w14:textId="77777777" w:rsidR="00C005CE" w:rsidRDefault="00C005CE" w:rsidP="0030006A">
      <w:pPr>
        <w:pStyle w:val="afa"/>
        <w:numPr>
          <w:ilvl w:val="0"/>
          <w:numId w:val="7"/>
        </w:numPr>
      </w:pPr>
      <w:r>
        <w:t>Сотрудники подразделения пользователя – вычисляется аналогично предыдущей, но по одной на каждый доменный объект «Сотрудник».</w:t>
      </w:r>
    </w:p>
    <w:p w14:paraId="3C05ECA6" w14:textId="77777777" w:rsidR="00C005CE" w:rsidRDefault="00C005CE" w:rsidP="001D0680">
      <w:r>
        <w:lastRenderedPageBreak/>
        <w:t>Примеры контекстных ролей:</w:t>
      </w:r>
    </w:p>
    <w:p w14:paraId="4A547911" w14:textId="77777777" w:rsidR="00C005CE" w:rsidRDefault="00C005CE" w:rsidP="0030006A">
      <w:pPr>
        <w:pStyle w:val="afa"/>
        <w:numPr>
          <w:ilvl w:val="0"/>
          <w:numId w:val="8"/>
        </w:numPr>
      </w:pPr>
      <w:r>
        <w:t>Автор документа (для доменного объекта «Документ») – включает группу «Пользователь и его заместители», контекстом для которой является пользователь из поля «Автор».</w:t>
      </w:r>
    </w:p>
    <w:p w14:paraId="25B55612" w14:textId="77777777" w:rsidR="00C005CE" w:rsidRDefault="00C005CE" w:rsidP="0030006A">
      <w:pPr>
        <w:pStyle w:val="afa"/>
        <w:numPr>
          <w:ilvl w:val="0"/>
          <w:numId w:val="8"/>
        </w:numPr>
      </w:pPr>
      <w:r>
        <w:t>Исполнители поручений (для доменного объекта «Документ») – включает экземпляры группы «Пользователь и его заместители» для всех пользователей, содержащихся в полях «Исполнитель» каждого дочернего объекта «Поручение».</w:t>
      </w:r>
    </w:p>
    <w:p w14:paraId="38B3C2A9" w14:textId="77777777" w:rsidR="00C005CE" w:rsidRDefault="00C005CE" w:rsidP="0030006A">
      <w:pPr>
        <w:pStyle w:val="afa"/>
        <w:numPr>
          <w:ilvl w:val="0"/>
          <w:numId w:val="8"/>
        </w:numPr>
      </w:pPr>
      <w:r>
        <w:t>Подписант документа-основания (для доменного объекта «Поручение») – включает группу «Пользователь и его заместители» с контекстом пользователя из поля «Подписант» дочернего объекта «Подпись» родительского объекта (типа «Документ»).</w:t>
      </w:r>
    </w:p>
    <w:p w14:paraId="633FAA3B" w14:textId="77777777" w:rsidR="00C005CE" w:rsidRDefault="00C005CE" w:rsidP="00860514">
      <w:pPr>
        <w:pStyle w:val="30"/>
      </w:pPr>
      <w:bookmarkStart w:id="62" w:name="_Toc383285355"/>
      <w:r>
        <w:t>О типах доступа</w:t>
      </w:r>
      <w:bookmarkEnd w:id="62"/>
    </w:p>
    <w:p w14:paraId="1C72754C" w14:textId="77777777" w:rsidR="00C005CE" w:rsidRDefault="00C005CE" w:rsidP="001D0680">
      <w:r>
        <w:t>Матрица доступа к доменным объектам определяется с точностью до его типа и статуса. Определены следующие типы доступа к доменным объектам:</w:t>
      </w:r>
    </w:p>
    <w:p w14:paraId="6E0AB29B" w14:textId="77777777" w:rsidR="00C005CE" w:rsidRDefault="00C005CE" w:rsidP="0030006A">
      <w:pPr>
        <w:pStyle w:val="afa"/>
        <w:numPr>
          <w:ilvl w:val="0"/>
          <w:numId w:val="9"/>
        </w:numPr>
      </w:pPr>
      <w:r>
        <w:t>чтение</w:t>
      </w:r>
    </w:p>
    <w:p w14:paraId="2B72E7E2" w14:textId="77777777" w:rsidR="00C005CE" w:rsidRDefault="00C005CE" w:rsidP="0030006A">
      <w:pPr>
        <w:pStyle w:val="afa"/>
        <w:numPr>
          <w:ilvl w:val="0"/>
          <w:numId w:val="9"/>
        </w:numPr>
      </w:pPr>
      <w:r>
        <w:t>изменение (запись)</w:t>
      </w:r>
    </w:p>
    <w:p w14:paraId="7236A170" w14:textId="77777777" w:rsidR="00C005CE" w:rsidRDefault="00C005CE" w:rsidP="0030006A">
      <w:pPr>
        <w:pStyle w:val="afa"/>
        <w:numPr>
          <w:ilvl w:val="0"/>
          <w:numId w:val="9"/>
        </w:numPr>
      </w:pPr>
      <w:r>
        <w:t>удаление</w:t>
      </w:r>
    </w:p>
    <w:p w14:paraId="34DC4BCF" w14:textId="77777777" w:rsidR="00C005CE" w:rsidRDefault="00C005CE" w:rsidP="0030006A">
      <w:pPr>
        <w:pStyle w:val="afa"/>
        <w:numPr>
          <w:ilvl w:val="0"/>
          <w:numId w:val="9"/>
        </w:numPr>
      </w:pPr>
      <w:r>
        <w:t>создание дочернего объекта заданного типа</w:t>
      </w:r>
    </w:p>
    <w:p w14:paraId="02552370" w14:textId="77777777" w:rsidR="00C005CE" w:rsidRDefault="00C005CE" w:rsidP="0030006A">
      <w:pPr>
        <w:pStyle w:val="afa"/>
        <w:numPr>
          <w:ilvl w:val="0"/>
          <w:numId w:val="9"/>
        </w:numPr>
      </w:pPr>
      <w:r>
        <w:t>выполнение заданного конфигурируемого действия</w:t>
      </w:r>
    </w:p>
    <w:p w14:paraId="173D2DFF" w14:textId="77777777" w:rsidR="00C005CE" w:rsidRDefault="00C005CE" w:rsidP="001D0680">
      <w:r>
        <w:t>Типы доступа для общесистемных операций перечислены ниже:</w:t>
      </w:r>
    </w:p>
    <w:p w14:paraId="211A4CDC" w14:textId="77777777" w:rsidR="00C005CE" w:rsidRDefault="00C005CE" w:rsidP="0030006A">
      <w:pPr>
        <w:pStyle w:val="afa"/>
        <w:numPr>
          <w:ilvl w:val="0"/>
          <w:numId w:val="9"/>
        </w:numPr>
      </w:pPr>
      <w:r>
        <w:t>создание доменного объекта заданного типа</w:t>
      </w:r>
    </w:p>
    <w:p w14:paraId="09034767" w14:textId="77777777" w:rsidR="00C005CE" w:rsidRDefault="00C005CE" w:rsidP="0030006A">
      <w:pPr>
        <w:pStyle w:val="afa"/>
        <w:numPr>
          <w:ilvl w:val="0"/>
          <w:numId w:val="9"/>
        </w:numPr>
      </w:pPr>
      <w:r>
        <w:t>выполнение заданного конфигурируемого действия</w:t>
      </w:r>
    </w:p>
    <w:p w14:paraId="5DD6E5BA" w14:textId="77777777" w:rsidR="00C005CE" w:rsidRDefault="00C005CE" w:rsidP="001D0680">
      <w:r>
        <w:t xml:space="preserve">Из перечисления видно, что под большинством перечисленных элементов скрывается множество действительных типов доступа, отличающихся конкретными типами объектов или действиями. Права доступа на каждую для каждого такого типа (например, «Создание дочернего объекта </w:t>
      </w:r>
      <w:r>
        <w:rPr>
          <w:rFonts w:cstheme="minorHAnsi"/>
        </w:rPr>
        <w:t>„</w:t>
      </w:r>
      <w:r>
        <w:t>Поручение</w:t>
      </w:r>
      <w:r>
        <w:rPr>
          <w:rFonts w:cstheme="minorHAnsi"/>
        </w:rPr>
        <w:t>“</w:t>
      </w:r>
      <w:r>
        <w:t xml:space="preserve">», «Создание дочернего объекта </w:t>
      </w:r>
      <w:r>
        <w:rPr>
          <w:rFonts w:cstheme="minorHAnsi"/>
        </w:rPr>
        <w:t>„</w:t>
      </w:r>
      <w:r>
        <w:t>Подпись</w:t>
      </w:r>
      <w:r>
        <w:rPr>
          <w:rFonts w:cstheme="minorHAnsi"/>
        </w:rPr>
        <w:t>“</w:t>
      </w:r>
      <w:r>
        <w:t>» и т.д.) назначаются независимо друг от друга.</w:t>
      </w:r>
    </w:p>
    <w:p w14:paraId="1837E9F6" w14:textId="77777777" w:rsidR="00C005CE" w:rsidRDefault="00C005CE" w:rsidP="001D0680">
      <w:r>
        <w:t xml:space="preserve">Также необходимо отметить, что в списке отсутствует важнейшая контекстная операция «Изменение статуса». Причина заключается в том, что основным механизмом управления жизненным циклом доменного объекта в системе должны быть бизнес-процессы. Они являются (важной) частью бизнес-логики и работают от имени системы. Ручное изменение статуса пользователем (или иным клиентом) системы рассматривается в качестве исключения, и при наличии такой необходимости оно может быть выставлено в качестве конфигурируемого контекстного действия, операция выполнения которого уже является объектом назначения прав доступа. Конечно, при этом подходе операция изменения статуса доменного объекта не может быть вынесена в публичный </w:t>
      </w:r>
      <w:r>
        <w:rPr>
          <w:lang w:val="en-US"/>
        </w:rPr>
        <w:t>API</w:t>
      </w:r>
      <w:r w:rsidRPr="00835C54">
        <w:t xml:space="preserve"> </w:t>
      </w:r>
      <w:r>
        <w:t>системы.</w:t>
      </w:r>
    </w:p>
    <w:p w14:paraId="34175098" w14:textId="77777777" w:rsidR="00C005CE" w:rsidRDefault="00C005CE" w:rsidP="001D0680">
      <w:r>
        <w:t xml:space="preserve">Та же логика может быть применена и к глобальному действию «Создание доменного объекта заданного вида», но отсутствие этой операции в публичном </w:t>
      </w:r>
      <w:r>
        <w:rPr>
          <w:lang w:val="en-US"/>
        </w:rPr>
        <w:t>API</w:t>
      </w:r>
      <w:r w:rsidRPr="00835C54">
        <w:t xml:space="preserve"> </w:t>
      </w:r>
      <w:r>
        <w:t xml:space="preserve">видится более нелогичным, поэтому она всё же включена в список доступных для назначения прав операций. Тем не менее, это решение таит в себе ряд неудобств. В интерфейсе системы создание недочерних доменных объектов должно быть конфигурируемой функцией (предусмотрено много различных способов их создания в различных местах), для чего весьма удобную концепцию предоставляют конфигурируемые действия. Однако, их выполнение также является операцией, управляемой ПУД, и мы должны либо требовать </w:t>
      </w:r>
      <w:r>
        <w:lastRenderedPageBreak/>
        <w:t>от настройщика дублировать правила доступа для этих операций, либо предусматривать способ их логического связывания (и автоматического распространения правил с одной на другую).</w:t>
      </w:r>
    </w:p>
    <w:p w14:paraId="7D7BA2F8" w14:textId="77777777" w:rsidR="00C005CE" w:rsidRDefault="00C005CE" w:rsidP="001D0680">
      <w:r>
        <w:t xml:space="preserve">Наконец, тот же вопрос стоит и в отношении контекстной операции «Назначение (запуск) заданного бизнес-процесса» (для доменного объекта). Если функции управления бизнес-процессами выносятся в публичный </w:t>
      </w:r>
      <w:r>
        <w:rPr>
          <w:lang w:val="en-US"/>
        </w:rPr>
        <w:t>API</w:t>
      </w:r>
      <w:r>
        <w:t>, то они должны быть под управлением ПУД, а список дополнен соответствующими операциями. Или же эти функции генерализуются через интерфейс конфигурируемых действий, и тогда дополнительные операции в ПУД не нужны.</w:t>
      </w:r>
    </w:p>
    <w:p w14:paraId="0B27F670" w14:textId="77777777" w:rsidR="00C005CE" w:rsidRDefault="00C005CE" w:rsidP="00860514">
      <w:pPr>
        <w:pStyle w:val="30"/>
      </w:pPr>
      <w:bookmarkStart w:id="63" w:name="_Toc383285356"/>
      <w:r>
        <w:t>Разница между контекстными группами и контекстными ролями</w:t>
      </w:r>
      <w:bookmarkEnd w:id="63"/>
    </w:p>
    <w:p w14:paraId="1725E15C" w14:textId="77777777" w:rsidR="00C005CE" w:rsidRDefault="00C005CE" w:rsidP="001D0680">
      <w:r>
        <w:t>Собственно, зачем же в ПРД нужны контекстные роли? Они очень похожи на контекстные группы пользователей. Внешняя разница между ними заключается лишь в том, что контекстные группы включают в себя пользователей, а контекстные роли – группы пользователей (не обязательно контекстные, но в первую очередь именно их). Любые правила можно технически реализовать с использованием только контекстных групп.</w:t>
      </w:r>
    </w:p>
    <w:p w14:paraId="23434284" w14:textId="77777777" w:rsidR="00C005CE" w:rsidRDefault="00C005CE" w:rsidP="001D0680">
      <w:r>
        <w:t>Важнейшее различие между этими объектами заключается в их внутренней реализации. Контекстные группы пользователей существуют физически – в виде записей в БД, по одной на каждый контекстный объект для каждой группы. Хранится также состав каждой такой группы – список пользователей, входящих в неё. При каждом изменении контекста (доменного объекта или связанных с ним, влияющих на состав группы) производится повторное вычисление состава этой группы.</w:t>
      </w:r>
    </w:p>
    <w:p w14:paraId="665B8F5A" w14:textId="77777777" w:rsidR="00C005CE" w:rsidRDefault="00C005CE" w:rsidP="001D0680">
      <w:r>
        <w:t>Контекстные роли, с другой стороны, существуют только в конфигурации. Их состав не хранится в БД, а вычисляется непосредственно при вычислении списка доступа к доменному объекту.</w:t>
      </w:r>
    </w:p>
    <w:p w14:paraId="619761E2" w14:textId="77777777" w:rsidR="00C005CE" w:rsidRDefault="00C005CE" w:rsidP="001D0680">
      <w:r>
        <w:t>Этими свойствами групп и ролей обуславливается разница в их использовании. Контекстные группы пользователей предназначены для использования с относительно редко изменяющимися объектами в качестве контекста, однако позволяют задавать относительно сложные правила их формирования. Для СЭД такими объектами являются пользователи и связанные с ними сущности (профили), организационно-штатная структура и т.п. Контекстные роли связываются с динамичными объектами системы (документы, поручения и т.п.), существующими в большом количестве, но должны иметь максимально лёгкие и быстрые алгоритмы для их вычисления.</w:t>
      </w:r>
    </w:p>
    <w:p w14:paraId="0793146A" w14:textId="77777777" w:rsidR="00C005CE" w:rsidRDefault="00C005CE" w:rsidP="00860514">
      <w:pPr>
        <w:pStyle w:val="30"/>
      </w:pPr>
      <w:bookmarkStart w:id="64" w:name="_Toc383285357"/>
      <w:r>
        <w:t>Списки доступа</w:t>
      </w:r>
      <w:bookmarkEnd w:id="64"/>
    </w:p>
    <w:p w14:paraId="3082DCE8" w14:textId="77777777" w:rsidR="00C005CE" w:rsidRDefault="00C005CE" w:rsidP="001D0680">
      <w:r>
        <w:t>Списки</w:t>
      </w:r>
      <w:r w:rsidRPr="000F2DCA">
        <w:t xml:space="preserve"> </w:t>
      </w:r>
      <w:r>
        <w:t>доступа</w:t>
      </w:r>
      <w:r w:rsidRPr="000F2DCA">
        <w:t xml:space="preserve"> (</w:t>
      </w:r>
      <w:r>
        <w:rPr>
          <w:lang w:val="en-US"/>
        </w:rPr>
        <w:t>Access</w:t>
      </w:r>
      <w:r w:rsidRPr="000F2DCA">
        <w:t xml:space="preserve"> </w:t>
      </w:r>
      <w:r>
        <w:rPr>
          <w:lang w:val="en-US"/>
        </w:rPr>
        <w:t>control</w:t>
      </w:r>
      <w:r w:rsidRPr="000F2DCA">
        <w:t xml:space="preserve"> </w:t>
      </w:r>
      <w:r>
        <w:rPr>
          <w:lang w:val="en-US"/>
        </w:rPr>
        <w:t>list</w:t>
      </w:r>
      <w:r w:rsidRPr="000F2DCA">
        <w:t xml:space="preserve">, </w:t>
      </w:r>
      <w:r>
        <w:rPr>
          <w:lang w:val="en-US"/>
        </w:rPr>
        <w:t>ACL</w:t>
      </w:r>
      <w:r w:rsidRPr="000F2DCA">
        <w:t xml:space="preserve">) – </w:t>
      </w:r>
      <w:r>
        <w:t>внутренний объект ПУД, предназначенный для оптимизации запросов определения доступа.</w:t>
      </w:r>
    </w:p>
    <w:p w14:paraId="2761852D" w14:textId="77777777" w:rsidR="00C005CE" w:rsidRDefault="00C005CE" w:rsidP="001D0680">
      <w:r>
        <w:t xml:space="preserve">Списки доступа для контекстных операций хранятся в таблицах БД – по одной таблице на каждый тип доменных объектов. Списки доступа хранят </w:t>
      </w:r>
      <w:r w:rsidRPr="001908E5">
        <w:rPr>
          <w:i/>
        </w:rPr>
        <w:t>актуальные</w:t>
      </w:r>
      <w:r>
        <w:t xml:space="preserve"> разрешения (</w:t>
      </w:r>
      <w:r>
        <w:rPr>
          <w:lang w:val="en-US"/>
        </w:rPr>
        <w:t>permissions</w:t>
      </w:r>
      <w:r w:rsidRPr="00DD25E1">
        <w:t>)</w:t>
      </w:r>
      <w:r>
        <w:t xml:space="preserve"> на доступ различного типа к каждому доменному объекту.</w:t>
      </w:r>
      <w:r w:rsidRPr="00DD25E1">
        <w:t xml:space="preserve"> </w:t>
      </w:r>
      <w:r>
        <w:t>Субъектами разрешений выступают группы пользователей. Актуальность означает хранение только тех разрешений, которые действительны для текущего статуса доменного объекта. При изменении статуса объекта производится повторное вычисление списка доступа к нему.</w:t>
      </w:r>
    </w:p>
    <w:p w14:paraId="633EE178" w14:textId="77777777" w:rsidR="00C005CE" w:rsidRDefault="00C005CE" w:rsidP="001D0680">
      <w:r>
        <w:t>ПУД также отслеживает все изменения доменных объектов и другие события, которые могут привести к изменению списков доступа, и вносит соответствующие изменения в списки.</w:t>
      </w:r>
    </w:p>
    <w:p w14:paraId="7E5C956D" w14:textId="77777777" w:rsidR="00C005CE" w:rsidRDefault="00C005CE" w:rsidP="001D0680">
      <w:r>
        <w:lastRenderedPageBreak/>
        <w:t>Наличие списков доступа позволяет реализовать проверку прав пользователя на выполнение той или иной операции (включая операции над множеством однотипных объектов, например, чтение списка) через обращение лишь к двум таблицам БД: списку доступа (частному для этого типа объектов) и составу групп пользователей.</w:t>
      </w:r>
    </w:p>
    <w:p w14:paraId="40DD78D3" w14:textId="77777777" w:rsidR="00C005CE" w:rsidRDefault="00C005CE" w:rsidP="001D0680">
      <w:r>
        <w:t>С учётом тотального преобладания количества разрешений на чтение над количеством разрешений на любые другие операции над объектом, а также количества запросов прав чтения над всеми прочими, списки доступа разбиваются на две отдельные таблицы (для каждого типа доменных объектов, конечно): списки чтения и списки доступа (остальные операции).</w:t>
      </w:r>
    </w:p>
    <w:p w14:paraId="0B7104CE" w14:textId="77777777" w:rsidR="00C005CE" w:rsidRDefault="00C005CE" w:rsidP="00860514">
      <w:pPr>
        <w:pStyle w:val="30"/>
      </w:pPr>
      <w:bookmarkStart w:id="65" w:name="_Toc383285358"/>
      <w:r>
        <w:t>Архитектура</w:t>
      </w:r>
      <w:bookmarkEnd w:id="65"/>
    </w:p>
    <w:p w14:paraId="09D217A0" w14:textId="77777777" w:rsidR="00C005CE" w:rsidRDefault="00C005CE" w:rsidP="001B19AE">
      <w:pPr>
        <w:jc w:val="both"/>
        <w:pPrChange w:id="66" w:author="Administrator" w:date="2014-04-18T15:45:00Z">
          <w:pPr/>
        </w:pPrChange>
      </w:pPr>
      <w:r>
        <w:t>ПУД состоит из нескольких компонентов, включённых в ядро системы. Ключевой из них – служба контроля доступа (СКД), обеспечивающая проверку прав. Она основана на схеме маркеров доступа (</w:t>
      </w:r>
      <w:r>
        <w:rPr>
          <w:lang w:val="en-US"/>
        </w:rPr>
        <w:t>access</w:t>
      </w:r>
      <w:r w:rsidRPr="008E6CF9">
        <w:t xml:space="preserve"> </w:t>
      </w:r>
      <w:r>
        <w:rPr>
          <w:lang w:val="en-US"/>
        </w:rPr>
        <w:t>tokens</w:t>
      </w:r>
      <w:r w:rsidRPr="008E6CF9">
        <w:t>)</w:t>
      </w:r>
      <w:r>
        <w:t xml:space="preserve">. Все сервисы </w:t>
      </w:r>
      <w:r>
        <w:rPr>
          <w:lang w:val="en-US"/>
        </w:rPr>
        <w:t>DAO</w:t>
      </w:r>
      <w:r w:rsidRPr="008E6CF9">
        <w:t>-</w:t>
      </w:r>
      <w:r>
        <w:t>слоя (базовые сервисы), осуществляющие непосредственный доступ к защищаемым объектам, требуют от вызывающего их кода предоставления специального объекта – маркера доступа. Это объект инкапсулирует данные о субъекте, объекте и типе доступа (операции). Они обращаются к СКД для проверки подлинности и соответствия маркера доступа запрошенной операции, и только в случае положител</w:t>
      </w:r>
      <w:bookmarkStart w:id="67" w:name="_GoBack"/>
      <w:bookmarkEnd w:id="67"/>
      <w:r>
        <w:t>ьного ответа производят нужный доступ. Для получения маркера доступа код бизнес-слоя системы также должен обратиться к СКД, которая при этом производит проверку прав (авторизацию) субъекта доступа. Такой подход блокирует возможность доступа к доменным объектам в обход СКД.</w:t>
      </w:r>
    </w:p>
    <w:p w14:paraId="5BE0FEDC" w14:textId="77777777" w:rsidR="00C005CE" w:rsidRDefault="00C005CE" w:rsidP="001D0680">
      <w:r>
        <w:t>Следует отметить, что субъектом доступа может быть не только пользователь. Любой код, выполняющийся в бизнес-слое, может запросить маркер доступа как от имени пользователя (любого), так и от имени системы, указав при этом идентификатор процесса. Права доступа системы к любым объектам не ограничены, но идентификатор процесса, явно указанный в его коде, сохраняется в системных журналах, протоколирующих доступ к защищаемым объектам. Это позволяет не давать пользователям лишних прав на изменение тех объектов, которые должны изменяться только бизнес-правилами при внесении изменений пользователем в другие объекты (связанные), упрощая конфигурацию прав и защищая объекты от несогласованных «ручных» изменений. Кроме того, протоколирование источников изменений с точностью до процесса упрощает отладку системы и проведение расследований по обращениям заказчиков.</w:t>
      </w:r>
    </w:p>
    <w:p w14:paraId="619E1E6E" w14:textId="77777777" w:rsidR="00C005CE" w:rsidRDefault="00C005CE" w:rsidP="001D0680">
      <w:r>
        <w:t>В СКД также реализуется возможность делегирования базовым сервисам функций по проверке прав доступа. Такие сервисы получают возможность встраивания запросов проверки прав в основные запросы, осуществляющие доступ к объектам. Эта возможность используется лишь для некоторых (доверенных) сервисов и для ограниченного набора типов доступа, в основном – для чтения отдельных доменных объектов и коллекций. Принимая на себя такую ответственность, доверенные сервисы становятся, по сути, частью ПУД.</w:t>
      </w:r>
    </w:p>
    <w:p w14:paraId="0A023A01" w14:textId="77777777" w:rsidR="00C005CE" w:rsidRDefault="00C005CE" w:rsidP="001D0680">
      <w:r>
        <w:t>СКД и доверенные базовые сервисы осуществляют проверки прав с использованием списков доступа и таблиц членства пользователей в группах.</w:t>
      </w:r>
    </w:p>
    <w:p w14:paraId="1277FC40" w14:textId="77777777" w:rsidR="00C005CE" w:rsidRPr="00C42ECE" w:rsidRDefault="00C005CE" w:rsidP="001D0680">
      <w:r>
        <w:t xml:space="preserve">Другая важная часть ПУД – компоненты, обеспечивающие актуальность списков доступа. В их число входят классы, реализующие различные алгоритмы формирования контекстных ролей и динамических групп пользователей. Помимо собственно вычисления их состава, эти компоненты реагируют на различные события, происходящие в системе, которые могут повлиять на состав вычисляемых ролей или групп (прежде всего – изменение доменных объектов), осуществляя немедленный пересчёт. И снова некоторая </w:t>
      </w:r>
      <w:r>
        <w:lastRenderedPageBreak/>
        <w:t>доля ответственности ложится на базовые сервисы, которые обязаны информировать компоненты ПУД о важных для них событиях.</w:t>
      </w:r>
    </w:p>
    <w:p w14:paraId="2014EC75" w14:textId="77777777" w:rsidR="00C005CE" w:rsidRDefault="00C005CE" w:rsidP="00860514">
      <w:pPr>
        <w:pStyle w:val="30"/>
      </w:pPr>
      <w:bookmarkStart w:id="68" w:name="_Toc383285359"/>
      <w:r>
        <w:t>Распространение прав доступа</w:t>
      </w:r>
      <w:bookmarkEnd w:id="68"/>
    </w:p>
    <w:p w14:paraId="5DC009BC" w14:textId="77777777" w:rsidR="00C005CE" w:rsidRDefault="00C005CE" w:rsidP="001D0680">
      <w:r>
        <w:t>Согласно требованиям по защите информации, система должна содержать средства, ограничивающие распространение прав на доступ. Под распространением мы понимаем неявное предоставление прав доступа к объектам вследствие изменения их содержания. Поясню на примере: пользователю выдано поручение по документу, вследствие чего, по соответствующему правилу («Все исполнители поручений могут читать документ-основание») он имеет доступ к документу на чтение. Предположим, что он перепоручает своё задание другому лицу, или выдаёт связанное поручение. Это лицо автоматически попадает в контекстную роль «Все исполнители поручений» и получает доступ на чтение к тому же документу. В соответствии с бизнес-задачей, всё так и должно быть. Но вот соответствует ли это требованиям безопасности? Имеет ли право пользователь предоставлять таким образом доступ к документу кому угодно? Или круг лиц, кого он может вовлечь, должен быть ограничен? Или так могут делать пользователи, но не все?</w:t>
      </w:r>
    </w:p>
    <w:p w14:paraId="2B426B35" w14:textId="77777777" w:rsidR="00C005CE" w:rsidRDefault="00C005CE" w:rsidP="001D0680">
      <w:r>
        <w:t>Частично защита от неконтролируемого распространения прав обеспечивается строгим подходом к конфигурированию правил доступа. В некоторых случаях может понадобиться дополнительный защищаемый тип доступа – привязка доменного объекта к другому (контекстному). Также возможно создание дополнительного сервиса со своим набором правил, описывающих разрешения на распространение прав (кто – кому). Этот сервис должен контролировать все изменения списков доступа и блокировать запрещённые. (Единственно надёжным вариантом здесь представляется откат транзакций, пытающихся выполнить несанкционированные изменения, т.к. просто удалённые разрешения будут выданы позже при изменении объекта от имени системы.)</w:t>
      </w:r>
    </w:p>
    <w:p w14:paraId="2E179809" w14:textId="77777777" w:rsidR="00C005CE" w:rsidRDefault="00C005CE" w:rsidP="001D0680">
      <w:r>
        <w:t>Перед окончательным выбором решения необходимо выработать единый подход к ней со стороны специалиста по защите информации и бизнес-аналитика системы.</w:t>
      </w:r>
    </w:p>
    <w:p w14:paraId="5A306B8F" w14:textId="77777777" w:rsidR="00C005CE" w:rsidRDefault="00C005CE" w:rsidP="00860514">
      <w:pPr>
        <w:pStyle w:val="30"/>
      </w:pPr>
      <w:bookmarkStart w:id="69" w:name="_Toc383285360"/>
      <w:r>
        <w:t>Доступ к полям объектов</w:t>
      </w:r>
      <w:bookmarkEnd w:id="69"/>
    </w:p>
    <w:p w14:paraId="0E9B2212" w14:textId="77777777" w:rsidR="00C005CE" w:rsidRDefault="00C005CE" w:rsidP="001D0680">
      <w:r>
        <w:t>В некоторых случаях выдвигаются требования дополнительного разграничения доступа к отдельным полям объектов (как на чтение, так и на изменение). Непосредственная реализация этих требований может привести к чрезмерному росту как объёма списков доступа, и без того немалого, так и количества вычислений этих списков.</w:t>
      </w:r>
    </w:p>
    <w:p w14:paraId="7076CD33" w14:textId="77777777" w:rsidR="00C005CE" w:rsidRPr="005B2D64" w:rsidRDefault="00C005CE" w:rsidP="001D0680">
      <w:r>
        <w:t>Для удовлетворения подобных требований можно предложить использовать декомпозицию доменных объектов на такие части, что правила доступа ко всем полям одной части будут одинаковы, и соединение этих доменных объектов в иерархию.</w:t>
      </w:r>
    </w:p>
    <w:p w14:paraId="18AB145E" w14:textId="77777777" w:rsidR="00C005CE" w:rsidRDefault="00C005CE" w:rsidP="00860514">
      <w:pPr>
        <w:pStyle w:val="30"/>
      </w:pPr>
      <w:bookmarkStart w:id="70" w:name="ChickenEgg"/>
      <w:bookmarkStart w:id="71" w:name="_Toc383285361"/>
      <w:r>
        <w:t>О проблеме курицы и яйца</w:t>
      </w:r>
      <w:bookmarkEnd w:id="70"/>
      <w:bookmarkEnd w:id="71"/>
    </w:p>
    <w:p w14:paraId="763910EB" w14:textId="77777777" w:rsidR="00C005CE" w:rsidRDefault="00C005CE" w:rsidP="001D0680">
      <w:r>
        <w:t>Уже упоминалось, что управление составом групп пользователей осуществляет администратор. Но сам администратор – это не кто иной, как пользователь системы, включённый в группу «Администраторы». Но откуда же возьмётся самый первый администратор? (Подобная проблема, кстати, встаёт и с пользователями вообще – управление пользователями обычно осуществляет также администратор, но он сам является пользователем, и кто-то должен добавить его самого.)</w:t>
      </w:r>
    </w:p>
    <w:p w14:paraId="064AFF1C" w14:textId="77777777" w:rsidR="00C005CE" w:rsidRDefault="00C005CE" w:rsidP="001D0680">
      <w:r>
        <w:t xml:space="preserve">Для решения этой проблемы при старте системы производится специальная проверка. Если группа «Администраторы» пуста (не содержит ни одного пользователя), создаётся специальный пользователь </w:t>
      </w:r>
      <w:r>
        <w:rPr>
          <w:lang w:val="en-US"/>
        </w:rPr>
        <w:t>system</w:t>
      </w:r>
      <w:r w:rsidRPr="008118AE">
        <w:t>_</w:t>
      </w:r>
      <w:r>
        <w:rPr>
          <w:lang w:val="en-US"/>
        </w:rPr>
        <w:t>administrator</w:t>
      </w:r>
      <w:r w:rsidRPr="008118AE">
        <w:t xml:space="preserve"> (</w:t>
      </w:r>
      <w:r>
        <w:t xml:space="preserve">если он ещё не существует) и добавляется в группу «Администраторы». Это не только решает проблему первого старта, </w:t>
      </w:r>
      <w:r>
        <w:lastRenderedPageBreak/>
        <w:t>но и защищает систему от случайного удаления всех администраторов. Конечно, доменные объекты «Пользователь», «Группа пользователей», а также</w:t>
      </w:r>
      <w:r w:rsidRPr="00E44A59">
        <w:t xml:space="preserve"> </w:t>
      </w:r>
      <w:r>
        <w:t>правила, предоставляющие права на изменение этих объектов группе «Администраторы» задаются в системной конфигурации (недоступной для изменения настройщиком).</w:t>
      </w:r>
    </w:p>
    <w:p w14:paraId="062992D7" w14:textId="77777777" w:rsidR="00C005CE" w:rsidRDefault="00C005CE" w:rsidP="00860514">
      <w:pPr>
        <w:pStyle w:val="30"/>
      </w:pPr>
      <w:bookmarkStart w:id="72" w:name="_Toc383285362"/>
      <w:r>
        <w:t>Дополнительные функции</w:t>
      </w:r>
      <w:bookmarkEnd w:id="72"/>
    </w:p>
    <w:p w14:paraId="03F30864" w14:textId="77777777" w:rsidR="00C005CE" w:rsidRDefault="00C005CE" w:rsidP="001D0680">
      <w:r>
        <w:t>Требуется реализовать возможность включения одних групп пользователей в другие. При этом включение может быть вложенным (на любую глубину). Такая функция была реализована в прототипе системы. Детали конфигурирования и реализации будут изложены позже.</w:t>
      </w:r>
    </w:p>
    <w:p w14:paraId="1D95A658" w14:textId="77777777" w:rsidR="00C005CE" w:rsidRPr="005F593D" w:rsidRDefault="00C005CE" w:rsidP="001D0680">
      <w:r>
        <w:t>С учётом наличия в системе большого количества служебных доменных объектов (в частности, для реализации полей с множественными значениями) необходимо реализовать возможность «наследования» списков доступа дочерними объектами от родительских. Т.е. для конкретного типа доменного объекта в конфигурации может быть указано использование родительских списков доступа; в таком случае вместо собственных таблиц для него создаётся отдельная таблица (или поле) с указателем на имеющего список доступа родителя (т.к. наследование может быть многоуровневым), а запросы определения прав должны использовать списки доступа этого родителя.</w:t>
      </w:r>
    </w:p>
    <w:p w14:paraId="111B326C" w14:textId="77777777" w:rsidR="00C005CE" w:rsidRPr="005F593D" w:rsidRDefault="00C005CE" w:rsidP="001D0680">
      <w:r>
        <w:t>Для следующих версий системы рассматривается возможность дополнительной реализации мандатного принципа доступа. При этом для выполнения операции пользователь должен будет иметь разрешения по обоим принципам: и дискреционному (нынешнему), и мандатному.</w:t>
      </w:r>
    </w:p>
    <w:p w14:paraId="5B6A1267" w14:textId="77777777" w:rsidR="00C005CE" w:rsidRDefault="00C005CE" w:rsidP="00860514">
      <w:pPr>
        <w:pStyle w:val="30"/>
      </w:pPr>
      <w:bookmarkStart w:id="73" w:name="_Toc383285363"/>
      <w:r>
        <w:t>Служба контроля доступа</w:t>
      </w:r>
      <w:bookmarkEnd w:id="73"/>
    </w:p>
    <w:p w14:paraId="0F50E9F7" w14:textId="77777777" w:rsidR="00C005CE" w:rsidRDefault="00C005CE" w:rsidP="001D0680">
      <w:r>
        <w:t>Служба контроля доступа (СКД) является частью подсистемы управления доступом (ПУД)</w:t>
      </w:r>
      <w:r w:rsidRPr="006A384F">
        <w:t xml:space="preserve">. </w:t>
      </w:r>
      <w:r>
        <w:t xml:space="preserve">Она контролирует доступ к доменным объектам и глобальным операциям в системе. Кроме того, она осуществляет протоколирование этих событий. </w:t>
      </w:r>
    </w:p>
    <w:p w14:paraId="2E2C5577" w14:textId="77777777" w:rsidR="00C005CE" w:rsidRPr="00CE59AE" w:rsidRDefault="00C005CE" w:rsidP="001D0680">
      <w:r>
        <w:t>В основе реализации системы лежит принцип передачи маркеров доступа (</w:t>
      </w:r>
      <w:r>
        <w:rPr>
          <w:lang w:val="en-US"/>
        </w:rPr>
        <w:t>authorization</w:t>
      </w:r>
      <w:r>
        <w:t xml:space="preserve"> или </w:t>
      </w:r>
      <w:r>
        <w:rPr>
          <w:lang w:val="en-US"/>
        </w:rPr>
        <w:t>access</w:t>
      </w:r>
      <w:r w:rsidRPr="004F557B">
        <w:t xml:space="preserve"> </w:t>
      </w:r>
      <w:r>
        <w:rPr>
          <w:lang w:val="en-US"/>
        </w:rPr>
        <w:t>tokens</w:t>
      </w:r>
      <w:r>
        <w:t>)</w:t>
      </w:r>
      <w:r w:rsidRPr="004F557B">
        <w:t>.</w:t>
      </w:r>
      <w:r>
        <w:t xml:space="preserve"> Маркер доступа содержит в себе информацию о субъекте, объекте и типе доступа. Он формируется только в том случае, если данный тип доступа к данному объекту разрешён данному субъекту. (Это пуристский подход, который в целях оптимизации быстродействия следует несколько усложнить – см. далее.) Для выполнения любой базовой операции с объектом (чтение, запись, удаление) требуется наличие маркера доступа на соответствующий тип доступа к этому объекту. Создаваться маркеры доступа могут только через СКД по запросу бизнес- или (реже) </w:t>
      </w:r>
      <w:r>
        <w:rPr>
          <w:lang w:val="en-US"/>
        </w:rPr>
        <w:t>DAO</w:t>
      </w:r>
      <w:r>
        <w:t>-слоя системы. Хорошей идеей выглядит хранение маркеров доступа в контексте текущего запроса (транзакции) вместо явной передачи их через параметры методов.</w:t>
      </w:r>
    </w:p>
    <w:p w14:paraId="75D77A90" w14:textId="77777777" w:rsidR="00C005CE" w:rsidRDefault="00C005CE" w:rsidP="001D0680">
      <w:r>
        <w:t>Маркеры доступа на выполнение базовых операций являются простыми. Кроме них, СКД умеет формировать универсальные маркеры, которые могут выступать заместителями (</w:t>
      </w:r>
      <w:r>
        <w:rPr>
          <w:lang w:val="en-US"/>
        </w:rPr>
        <w:t>proxies</w:t>
      </w:r>
      <w:r w:rsidRPr="004C448E">
        <w:t xml:space="preserve">) </w:t>
      </w:r>
      <w:r>
        <w:t>простых маркеров при проверке прав доступа. Эти маркеры используются, например, для выполнения операций от имени системы.</w:t>
      </w:r>
    </w:p>
    <w:p w14:paraId="6685D953" w14:textId="77777777" w:rsidR="00C005CE" w:rsidRDefault="00C005CE" w:rsidP="001D0680">
      <w:r>
        <w:t>В рамках предложенной схемы понятие субъектов доступа должно быть расширено по сравнению с описанием настройки прав доступа. Субъектами доступа для СКД являются не только пользователи, но и компоненты системы, осуществляющие изменения объектов, в том числе конфигурируемые действия и бизнес-процессы.</w:t>
      </w:r>
    </w:p>
    <w:p w14:paraId="37EF3E76" w14:textId="77777777" w:rsidR="00C005CE" w:rsidRPr="00116627" w:rsidRDefault="00C005CE" w:rsidP="001D0680">
      <w:r>
        <w:t xml:space="preserve">Реализация такой службы создаст единый компонент, контролирующий доступ к защищаемым объектам системы. Доступ к объектам в обход компонента будет невозможен; для выполнения каких-либо операций (даже чтения объектов) от имени </w:t>
      </w:r>
      <w:r>
        <w:lastRenderedPageBreak/>
        <w:t xml:space="preserve">системы код должен будет получить универсальный маркер доступа, обратившись в СКД. Теоретически, СКД в соответствии с какими-либо своими настройками может и не предоставить такой маркер, т.е. запретить доступ. Можно также рассмотреть возможность дескриптивного назначения маркера доступа классам или методам (через аннотации или </w:t>
      </w:r>
      <w:r>
        <w:rPr>
          <w:lang w:val="en-US"/>
        </w:rPr>
        <w:t>beans</w:t>
      </w:r>
      <w:r w:rsidRPr="00116627">
        <w:t>.</w:t>
      </w:r>
      <w:r>
        <w:rPr>
          <w:lang w:val="en-US"/>
        </w:rPr>
        <w:t>xml</w:t>
      </w:r>
      <w:r w:rsidRPr="00116627">
        <w:t>).</w:t>
      </w:r>
    </w:p>
    <w:p w14:paraId="703C11A0" w14:textId="77777777" w:rsidR="00C005CE" w:rsidRDefault="00C005CE" w:rsidP="001D0680">
      <w:r>
        <w:t>Ещё одним преимуществом предложенной архитектуры является простота реализации протоколирования событий. Маркер доступа агрегирует всю информацию, необходимую для внесения записи в протокол работы. Протоколирование может осуществляться, например, одновременно с проверкой маркера доступа перед выполнением базовой операции.</w:t>
      </w:r>
    </w:p>
    <w:p w14:paraId="4B7D2262" w14:textId="77777777" w:rsidR="00C005CE" w:rsidRDefault="00C005CE" w:rsidP="00860514">
      <w:pPr>
        <w:pStyle w:val="4"/>
      </w:pPr>
      <w:bookmarkStart w:id="74" w:name="_Toc383285364"/>
      <w:r w:rsidRPr="00860514">
        <w:t>Оптимизация</w:t>
      </w:r>
      <w:r>
        <w:t xml:space="preserve"> производительности</w:t>
      </w:r>
      <w:bookmarkEnd w:id="74"/>
    </w:p>
    <w:p w14:paraId="1A9CDBCD" w14:textId="77777777" w:rsidR="00C005CE" w:rsidRDefault="00C005CE" w:rsidP="001D0680">
      <w:r>
        <w:t>Существенным недостатком предложенной схемы является необходимость выполнения проверок прав отдельными запросами в БД (при создании маркера доступа), что может негативно сказаться на времени отклика системы. Схема БД при этом построена таким образом, чтобы позволять формирование эффективных запросов самих объектов одновременно с проверкой прав доступа к ним. Таким образом, необходимо отказаться от жёсткого следования принципу проведения проверки в момент формирования маркера доступа.</w:t>
      </w:r>
    </w:p>
    <w:p w14:paraId="0EA904EB" w14:textId="77777777" w:rsidR="00C005CE" w:rsidRDefault="00C005CE" w:rsidP="001D0680">
      <w:r>
        <w:t xml:space="preserve">Итак, некоторые простые маркеры доступа могут формироваться без проверки соответствующих разрешений пользователя на доступ – отложенные </w:t>
      </w:r>
      <w:r w:rsidRPr="009F194D">
        <w:t>(</w:t>
      </w:r>
      <w:r>
        <w:rPr>
          <w:lang w:val="en-US"/>
        </w:rPr>
        <w:t>deferred</w:t>
      </w:r>
      <w:r w:rsidRPr="009F194D">
        <w:t xml:space="preserve">) </w:t>
      </w:r>
      <w:r>
        <w:t>маркеры. Получив такой маркер, базовый сервис (</w:t>
      </w:r>
      <w:r>
        <w:rPr>
          <w:lang w:val="en-US"/>
        </w:rPr>
        <w:t>DAO</w:t>
      </w:r>
      <w:r w:rsidRPr="00845C0B">
        <w:t xml:space="preserve">) </w:t>
      </w:r>
      <w:r>
        <w:t>обязан позаботиться о включении в запрос соответствующих проверок. Отложенные маркера наиболее важны для эффективной фильтрации коллекций, которая осуществляется путём встраивания фильтров по правам в запросы к БД. Возможно использование отложенных маркеров и для других операций. Это означает, что часть важнейшей функции СКД по проверке прав пользователей эта служба делегирует базовым сервисам управления доменными объектами и коллекциями.</w:t>
      </w:r>
    </w:p>
    <w:p w14:paraId="052E5CC1" w14:textId="77777777" w:rsidR="00C005CE" w:rsidRPr="006250BA" w:rsidRDefault="00C005CE" w:rsidP="001D0680">
      <w:r>
        <w:t>Ещё одним способом оптимизации производительности (а зачастую, и увеличения удобства использования) являются групповые маркеры доступа. Они содержат список объектов доступа (их идентификаторов) либо список типов доступа. Такие списочные проверки легко реализуются единым запросом в БД, существенно сокращая количество обращений к ней, а бизнес-сервисы получают возможность ранней проверки прав доступа к множеству объектов, которые понадобятся для выполнения одного запроса.</w:t>
      </w:r>
    </w:p>
    <w:p w14:paraId="5EA90020" w14:textId="77777777" w:rsidR="00C005CE" w:rsidRDefault="00C005CE" w:rsidP="00860514">
      <w:pPr>
        <w:pStyle w:val="4"/>
      </w:pPr>
      <w:bookmarkStart w:id="75" w:name="_Toc383285365"/>
      <w:r>
        <w:t>Посмотрим на примерах</w:t>
      </w:r>
      <w:bookmarkEnd w:id="75"/>
    </w:p>
    <w:p w14:paraId="1476A551" w14:textId="77777777" w:rsidR="00C005CE" w:rsidRPr="006146E3" w:rsidRDefault="00C005CE" w:rsidP="0030006A">
      <w:pPr>
        <w:pStyle w:val="afa"/>
        <w:numPr>
          <w:ilvl w:val="0"/>
          <w:numId w:val="10"/>
        </w:numPr>
      </w:pPr>
      <w:r w:rsidRPr="006146E3">
        <w:t>DomainObjectService получает запрос на чтение доменного объекта.</w:t>
      </w:r>
      <w:r w:rsidRPr="006146E3">
        <w:br/>
        <w:t>Он обращается в СКД, запрашивая маркер доступа на чтение этого объекта (без указания пользователя; СКД может взять его из контекста EJB), затем вызывает DomainObjectDao. (Следует заметить, что при пуристском подходе проверка прав доступа произойдёт при формировании маркера, в случае неудачи будет выброшено исключение, и обработка запроса завершится. В оптимизированном варианте проверка на этом этапе не производится.) DomainObjectDao проверяет полученный маркер доступа на применимость к своей операции и, исходя из того, что маркер является отложенным, формирует SQL для чтение объекта в БД, добавляя в него проверки на права доступа пользователя. Если подходящей записи не нашлось, то либо идентификатор неправильный, либо доступ запрещён, и тогда уже бросается исключение.</w:t>
      </w:r>
    </w:p>
    <w:p w14:paraId="26B0D82A" w14:textId="77777777" w:rsidR="00C005CE" w:rsidRPr="006146E3" w:rsidRDefault="00C005CE" w:rsidP="0030006A">
      <w:pPr>
        <w:pStyle w:val="afa"/>
        <w:numPr>
          <w:ilvl w:val="0"/>
          <w:numId w:val="10"/>
        </w:numPr>
      </w:pPr>
      <w:r w:rsidRPr="006146E3">
        <w:t>ActionService (сервис обработки конфигурируемых действий) получает запрос на выполнение действия «Создать новый документ».</w:t>
      </w:r>
      <w:r w:rsidRPr="006146E3">
        <w:br/>
      </w:r>
      <w:r w:rsidRPr="006146E3">
        <w:lastRenderedPageBreak/>
        <w:t>Он обращается к СКД с запросом маркера доступа на выполнение действия. Этот маркер – не отложенный (проверка прав осуществляется сразу), но универсальный: он замещает любые другие маркеры доступа. Субъектом доступа в нём является действие, а не пользователь, вызвавший оное. Получив маркер, сервис передаёт управление классу, указанному в конфигурации действия. Этот класс в соответствии с реализованной в нём бизнес-логикой вызывает DomainObjectDao, который запрашивает маркер доступа на системное действие. Поскольку имеющийся у нас сложный маркер замещает любое действие, требование DomainObjectDao удовлетворено, и тот создаёт доменный объект в БД.</w:t>
      </w:r>
    </w:p>
    <w:p w14:paraId="69617E86" w14:textId="77777777" w:rsidR="00C005CE" w:rsidRPr="006146E3" w:rsidRDefault="00C005CE" w:rsidP="0030006A">
      <w:pPr>
        <w:pStyle w:val="afa"/>
        <w:numPr>
          <w:ilvl w:val="0"/>
          <w:numId w:val="10"/>
        </w:numPr>
      </w:pPr>
      <w:r w:rsidRPr="006146E3">
        <w:t>DomainObjectService получает запрос на сохранение доменного объекта «Поручение». При этом в объекте «Документ» у нас сконфигурировано вычисляемое поле «Срок исполнения», которое вычисляется специальным классом как максимальное значение поля «Срок исполнения» из всех дочерних доменных объектов «Поручение». Разумеется, вычисление этого поля в родительском документе должно производиться при изменении объекта «Поручение».</w:t>
      </w:r>
      <w:r w:rsidRPr="006146E3">
        <w:br/>
        <w:t>Итак, вначале всё идёт так же, как при чтении объекта. Вопрос о том, является ли маркер доступа на запись объекта отложенным, здесь не важен. После сохранения в БД объекта «Поручение» вызывается код нашего специального класса для вычисления поля (через точку расширения, видимо). И поскольку он будет читать множество объектов, и даже менять один (документ), а вовсе не факт, что у сохранившего поручение пользователя есть права на все эти операции, класс должен будет обратиться к СКД за универсальным маркером доступа. При наличии такого маркера класс сможет производить любые манипуляции с объектами системы (действовать от её имени), но именно он становится субъектом этих операций, и это будет отражаться в протоколе.</w:t>
      </w:r>
    </w:p>
    <w:p w14:paraId="5C3FCE84" w14:textId="77777777" w:rsidR="00C005CE" w:rsidRPr="006146E3" w:rsidRDefault="00C005CE" w:rsidP="0030006A">
      <w:pPr>
        <w:pStyle w:val="afa"/>
        <w:numPr>
          <w:ilvl w:val="0"/>
          <w:numId w:val="10"/>
        </w:numPr>
      </w:pPr>
      <w:r w:rsidRPr="006146E3">
        <w:t>Activiti исполняет service task бизнес-процесса.</w:t>
      </w:r>
      <w:r w:rsidRPr="006146E3">
        <w:br/>
        <w:t>Поскольку бизнес-процесс действует от имени системы, инфраструктура взаимодействия с Activiti в ходе подготовки среды исполнения для класса, реализующего этот task (JavaDelegate), запрашивает универсальный маркер доступа. Субъектом доступа провозглашается данный бизнес-процесс. Любой базовый сервис, проверяя соответствие маркера своей операции, получает положительный ответ и может выполнять запрошенные действия.</w:t>
      </w:r>
    </w:p>
    <w:p w14:paraId="16E2971D" w14:textId="77777777" w:rsidR="00C005CE" w:rsidRPr="006146E3" w:rsidRDefault="00C005CE" w:rsidP="0030006A">
      <w:pPr>
        <w:pStyle w:val="afa"/>
        <w:numPr>
          <w:ilvl w:val="0"/>
          <w:numId w:val="10"/>
        </w:numPr>
      </w:pPr>
      <w:r w:rsidRPr="006146E3">
        <w:t>CollectionService получает запрос на чтение списка (коллекции) объектов.</w:t>
      </w:r>
      <w:r w:rsidRPr="006146E3">
        <w:br/>
        <w:t>Он обращается в СКД, запрашивая доступ на чтение коллекции объектов (отдельный тип доступа!) Предоставленный маркер является отложенным, значит, исключение по нехватке прав здесь невозможно. CollectionServiceDao, получив маркер и определив, что он отложенный, встраивает в запросы проверки прав доступа для субъекта (пользователя), указанного в маркере доступа.</w:t>
      </w:r>
    </w:p>
    <w:p w14:paraId="0DCC025D" w14:textId="77777777" w:rsidR="00C005CE" w:rsidRDefault="00C005CE" w:rsidP="00860514">
      <w:pPr>
        <w:pStyle w:val="4"/>
      </w:pPr>
      <w:bookmarkStart w:id="76" w:name="_Toc383285366"/>
      <w:r>
        <w:t>А теперь – слайды!</w:t>
      </w:r>
      <w:bookmarkEnd w:id="76"/>
    </w:p>
    <w:p w14:paraId="6683608E" w14:textId="77777777" w:rsidR="00C005CE" w:rsidRPr="00F12C1B" w:rsidRDefault="00C005CE" w:rsidP="001D0680">
      <w:r>
        <w:t>Схема взаимодействия СКД с различными компонентами системы:</w:t>
      </w:r>
    </w:p>
    <w:p w14:paraId="591C1F52" w14:textId="77777777" w:rsidR="00C005CE" w:rsidRDefault="00C005CE" w:rsidP="001D0680">
      <w:pPr>
        <w:rPr>
          <w:lang w:val="en-US"/>
        </w:rPr>
      </w:pPr>
      <w:r>
        <w:object w:dxaOrig="12272" w:dyaOrig="5592" w14:anchorId="281426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13.5pt" o:ole="">
            <v:imagedata r:id="rId13" o:title=""/>
          </v:shape>
          <o:OLEObject Type="Embed" ProgID="Visio.Drawing.11" ShapeID="_x0000_i1025" DrawAspect="Content" ObjectID="_1459347279" r:id="rId14"/>
        </w:object>
      </w:r>
    </w:p>
    <w:p w14:paraId="26EA70AC" w14:textId="77777777" w:rsidR="00C005CE" w:rsidRDefault="00C005CE" w:rsidP="00860514">
      <w:pPr>
        <w:pStyle w:val="30"/>
      </w:pPr>
      <w:bookmarkStart w:id="77" w:name="_Toc383285367"/>
      <w:r w:rsidRPr="004573BA">
        <w:t xml:space="preserve">Вхождение группы в </w:t>
      </w:r>
      <w:r w:rsidRPr="00860514">
        <w:t>группу</w:t>
      </w:r>
      <w:bookmarkEnd w:id="77"/>
      <w:r w:rsidR="00860514">
        <w:t xml:space="preserve"> </w:t>
      </w:r>
    </w:p>
    <w:p w14:paraId="0AF12ED6" w14:textId="77777777" w:rsidR="00C005CE" w:rsidRDefault="00C005CE">
      <w:r>
        <w:t>Для реализации вхождения группы в группу необходимо исходить от следующих условий:</w:t>
      </w:r>
    </w:p>
    <w:p w14:paraId="619E6BA2" w14:textId="77777777" w:rsidR="00C005CE" w:rsidRDefault="00C005CE" w:rsidP="0030006A">
      <w:pPr>
        <w:pStyle w:val="afa"/>
        <w:numPr>
          <w:ilvl w:val="0"/>
          <w:numId w:val="11"/>
        </w:numPr>
      </w:pPr>
      <w:r>
        <w:t>ресурсоемкость запросов на получение доменных объектов доступных на чтение должна возрасти незначительно;</w:t>
      </w:r>
    </w:p>
    <w:p w14:paraId="1593FFEB" w14:textId="77777777" w:rsidR="00C005CE" w:rsidRDefault="00C005CE" w:rsidP="0030006A">
      <w:pPr>
        <w:pStyle w:val="afa"/>
        <w:numPr>
          <w:ilvl w:val="0"/>
          <w:numId w:val="11"/>
        </w:numPr>
      </w:pPr>
      <w:r>
        <w:t>сложность запросов на получение доменных объектов доступных на чтение не должна зависеть от уровня вложенности групп друг в друга;</w:t>
      </w:r>
    </w:p>
    <w:p w14:paraId="69CD9A95" w14:textId="77777777" w:rsidR="00C005CE" w:rsidRDefault="00C005CE" w:rsidP="0030006A">
      <w:pPr>
        <w:pStyle w:val="afa"/>
        <w:numPr>
          <w:ilvl w:val="0"/>
          <w:numId w:val="11"/>
        </w:numPr>
      </w:pPr>
      <w:r>
        <w:t>не должно быть разницы для включения статических или динамических групп друг в друга</w:t>
      </w:r>
    </w:p>
    <w:p w14:paraId="0FB03986" w14:textId="77777777" w:rsidR="00C005CE" w:rsidRDefault="00C005CE" w:rsidP="001D0680">
      <w:r>
        <w:t>Для реализации данных требований целесообразно хранить развернутую структуру вхождения групп в группы в дополнение к иерархической структурой и обновлять развернутую структуру при изменениях, вносимых в иерархическую структуру. Под развернутой структурой подразумевается сущность, в которой хранится вхождение групп в группы с учетом иерархии. При создание новой группы в сущности хранящей развернутую структуру создается первая запись для новой группы, со ссылкой на саму себя. Это позволяет не менять запросы на получение прав доступа в зависимости от наличия или отсутствия дочерних групп. При получение прав доступа используется только развернутая структура.</w:t>
      </w:r>
    </w:p>
    <w:p w14:paraId="769B72AA" w14:textId="77777777" w:rsidR="00C005CE" w:rsidRDefault="00C005CE" w:rsidP="00860514">
      <w:pPr>
        <w:pStyle w:val="4"/>
      </w:pPr>
      <w:bookmarkStart w:id="78" w:name="_Toc383285368"/>
      <w:r>
        <w:t>Техническое решение</w:t>
      </w:r>
      <w:bookmarkEnd w:id="78"/>
    </w:p>
    <w:p w14:paraId="448ACB4F" w14:textId="77777777" w:rsidR="00C005CE" w:rsidRDefault="00C005CE" w:rsidP="001D0680">
      <w:r>
        <w:t>Создаются две сущности:</w:t>
      </w:r>
    </w:p>
    <w:p w14:paraId="1BA670BD" w14:textId="77777777" w:rsidR="00C005CE" w:rsidRDefault="00C005CE" w:rsidP="0030006A">
      <w:pPr>
        <w:pStyle w:val="afa"/>
        <w:numPr>
          <w:ilvl w:val="0"/>
          <w:numId w:val="12"/>
        </w:numPr>
      </w:pPr>
      <w:r w:rsidRPr="00C8719C">
        <w:rPr>
          <w:lang w:val="en-US"/>
        </w:rPr>
        <w:t>GROUP</w:t>
      </w:r>
      <w:r w:rsidRPr="00CF74E8">
        <w:t>_</w:t>
      </w:r>
      <w:r w:rsidRPr="00C8719C">
        <w:rPr>
          <w:lang w:val="en-US"/>
        </w:rPr>
        <w:t>GROUP</w:t>
      </w:r>
      <w:r w:rsidRPr="00CF74E8">
        <w:t>_</w:t>
      </w:r>
      <w:r w:rsidRPr="00C8719C">
        <w:rPr>
          <w:lang w:val="en-US"/>
        </w:rPr>
        <w:t>SETTINGS</w:t>
      </w:r>
      <w:r>
        <w:t xml:space="preserve"> – конфигурация вхождения групп в группы. Хранятся ссылки только на непосредственно включенные группы. Используется при администрирование и получение непосредственного состава группы. Изменяется с помощью </w:t>
      </w:r>
      <w:r>
        <w:rPr>
          <w:lang w:val="en-US"/>
        </w:rPr>
        <w:t>Public API</w:t>
      </w:r>
      <w:r>
        <w:t>. Доступно для изменения администраторам.</w:t>
      </w:r>
    </w:p>
    <w:p w14:paraId="5B3FD0BC" w14:textId="77777777" w:rsidR="00C005CE" w:rsidRDefault="00C005CE" w:rsidP="001D0680">
      <w:r>
        <w:t>Поля:</w:t>
      </w:r>
    </w:p>
    <w:p w14:paraId="3A37A07A" w14:textId="77777777"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14:paraId="03143C8B" w14:textId="77777777" w:rsidR="00C005CE"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14:paraId="3A635A44" w14:textId="77777777" w:rsidR="00C005CE" w:rsidRDefault="00C005CE" w:rsidP="0030006A">
      <w:pPr>
        <w:pStyle w:val="afa"/>
        <w:numPr>
          <w:ilvl w:val="0"/>
          <w:numId w:val="12"/>
        </w:numPr>
      </w:pPr>
      <w:r w:rsidRPr="00C8719C">
        <w:rPr>
          <w:lang w:val="en-US"/>
        </w:rPr>
        <w:t>GROUP</w:t>
      </w:r>
      <w:r w:rsidRPr="00CF74E8">
        <w:t>_</w:t>
      </w:r>
      <w:r w:rsidRPr="00C8719C">
        <w:rPr>
          <w:lang w:val="en-US"/>
        </w:rPr>
        <w:t>GROUP</w:t>
      </w:r>
      <w:r>
        <w:t xml:space="preserve"> – развернутая структура вхождения групп в группы. Хранятся ссылки на саму себя, на непосредственно включенные группы и на группы </w:t>
      </w:r>
      <w:r>
        <w:lastRenderedPageBreak/>
        <w:t xml:space="preserve">включенные в дочерние группы. Используется при получение всех дочерних групп по родителю. Заполняется по событиям изменения сущности </w:t>
      </w:r>
      <w:r w:rsidRPr="00C8719C">
        <w:rPr>
          <w:lang w:val="en-US"/>
        </w:rPr>
        <w:t>GROUP</w:t>
      </w:r>
      <w:r w:rsidRPr="00CF74E8">
        <w:t>_</w:t>
      </w:r>
      <w:r w:rsidRPr="00C8719C">
        <w:rPr>
          <w:lang w:val="en-US"/>
        </w:rPr>
        <w:t>GROUP</w:t>
      </w:r>
      <w:r w:rsidRPr="00CF74E8">
        <w:t>_</w:t>
      </w:r>
      <w:r w:rsidRPr="00C8719C">
        <w:rPr>
          <w:lang w:val="en-US"/>
        </w:rPr>
        <w:t>SETTINGS</w:t>
      </w:r>
      <w:r>
        <w:t xml:space="preserve">. Запрещается редактирование с помощью </w:t>
      </w:r>
      <w:r>
        <w:rPr>
          <w:lang w:val="en-US"/>
        </w:rPr>
        <w:t>public</w:t>
      </w:r>
      <w:r w:rsidRPr="00167AA5">
        <w:t xml:space="preserve"> </w:t>
      </w:r>
      <w:r>
        <w:rPr>
          <w:lang w:val="en-US"/>
        </w:rPr>
        <w:t>API</w:t>
      </w:r>
      <w:r w:rsidRPr="00167AA5">
        <w:t>, недоступно</w:t>
      </w:r>
      <w:r>
        <w:t xml:space="preserve"> администраторам для редактирования.</w:t>
      </w:r>
    </w:p>
    <w:p w14:paraId="108ABE45" w14:textId="77777777" w:rsidR="00C005CE" w:rsidRDefault="00C005CE" w:rsidP="001D0680">
      <w:r>
        <w:t>Поля:</w:t>
      </w:r>
    </w:p>
    <w:p w14:paraId="35B22633" w14:textId="77777777" w:rsidR="00C005CE" w:rsidRDefault="00C005CE" w:rsidP="001D0680">
      <w:r w:rsidRPr="00C8719C">
        <w:rPr>
          <w:lang w:val="en-US"/>
        </w:rPr>
        <w:t>PARENT</w:t>
      </w:r>
      <w:r w:rsidRPr="00C8719C">
        <w:t>_</w:t>
      </w:r>
      <w:r w:rsidRPr="00C8719C">
        <w:rPr>
          <w:lang w:val="en-US"/>
        </w:rPr>
        <w:t>GROUP</w:t>
      </w:r>
      <w:r w:rsidRPr="00C8719C">
        <w:t>_</w:t>
      </w:r>
      <w:r w:rsidRPr="00C8719C">
        <w:rPr>
          <w:lang w:val="en-US"/>
        </w:rPr>
        <w:t>ID</w:t>
      </w:r>
      <w:r w:rsidRPr="00C8719C">
        <w:t xml:space="preserve"> – </w:t>
      </w:r>
      <w:r>
        <w:t>родительская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14:paraId="0E7030CC" w14:textId="77777777" w:rsidR="00C005CE" w:rsidRPr="00063EBA" w:rsidRDefault="00C005CE" w:rsidP="001D0680">
      <w:r w:rsidRPr="00C8719C">
        <w:t>CHILD_GROUP_ID</w:t>
      </w:r>
      <w:r>
        <w:t xml:space="preserve"> – дочерняя группа, ссылка</w:t>
      </w:r>
      <w:r w:rsidRPr="00C8719C">
        <w:t xml:space="preserve"> </w:t>
      </w:r>
      <w:r>
        <w:t>на</w:t>
      </w:r>
      <w:r w:rsidRPr="00C8719C">
        <w:t xml:space="preserve"> </w:t>
      </w:r>
      <w:r>
        <w:t>сущность</w:t>
      </w:r>
      <w:r w:rsidRPr="00C8719C">
        <w:t xml:space="preserve"> </w:t>
      </w:r>
      <w:r w:rsidRPr="00CF74E8">
        <w:rPr>
          <w:lang w:val="en-US"/>
        </w:rPr>
        <w:t>USER</w:t>
      </w:r>
      <w:r w:rsidRPr="00C8719C">
        <w:t>_</w:t>
      </w:r>
      <w:r>
        <w:rPr>
          <w:lang w:val="en-US"/>
        </w:rPr>
        <w:t>GROUP</w:t>
      </w:r>
      <w:r>
        <w:t>.</w:t>
      </w:r>
    </w:p>
    <w:p w14:paraId="010CB36B" w14:textId="77777777" w:rsidR="00C005CE" w:rsidRDefault="00C005CE" w:rsidP="001D0680">
      <w:r>
        <w:t>Упрощенная модель данных отображена на рис. 1.</w:t>
      </w:r>
    </w:p>
    <w:p w14:paraId="5F4BB0EA" w14:textId="77777777" w:rsidR="00C005CE" w:rsidRPr="00063EBA" w:rsidRDefault="00C005CE" w:rsidP="001D0680">
      <w:r>
        <w:rPr>
          <w:noProof/>
        </w:rPr>
        <w:drawing>
          <wp:inline distT="0" distB="0" distL="0" distR="0" wp14:anchorId="281B969B" wp14:editId="456D8C27">
            <wp:extent cx="5940425" cy="4226782"/>
            <wp:effectExtent l="0" t="0" r="317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0425" cy="4226782"/>
                    </a:xfrm>
                    <a:prstGeom prst="rect">
                      <a:avLst/>
                    </a:prstGeom>
                  </pic:spPr>
                </pic:pic>
              </a:graphicData>
            </a:graphic>
          </wp:inline>
        </w:drawing>
      </w:r>
    </w:p>
    <w:p w14:paraId="75CEDED1" w14:textId="77777777" w:rsidR="00C005CE" w:rsidRPr="00C8719C" w:rsidRDefault="00C005CE" w:rsidP="001D0680">
      <w:pPr>
        <w:jc w:val="center"/>
      </w:pPr>
      <w:r>
        <w:t>Рис. 1. Упрощенная модель данных, при реализации включения группы в группу.</w:t>
      </w:r>
    </w:p>
    <w:p w14:paraId="1C46ED1E" w14:textId="77777777" w:rsidR="00C005CE" w:rsidRDefault="00C005CE" w:rsidP="00860514">
      <w:pPr>
        <w:pStyle w:val="4"/>
      </w:pPr>
      <w:bookmarkStart w:id="79" w:name="_Toc383285369"/>
      <w:r>
        <w:t>Описание алгоритма работы</w:t>
      </w:r>
      <w:bookmarkEnd w:id="79"/>
    </w:p>
    <w:p w14:paraId="68034EAB" w14:textId="77777777" w:rsidR="00C005CE" w:rsidRDefault="00C005CE" w:rsidP="001D0680">
      <w:r>
        <w:t xml:space="preserve">Необходимо создать сервис для работы с группами (возможно стоит использовать существующий сервис) и метод </w:t>
      </w:r>
      <w:r>
        <w:rPr>
          <w:lang w:val="en-US"/>
        </w:rPr>
        <w:t>reclacGroupMembers</w:t>
      </w:r>
      <w:r w:rsidRPr="000538FD">
        <w:t>(</w:t>
      </w:r>
      <w:r>
        <w:rPr>
          <w:lang w:val="en-US"/>
        </w:rPr>
        <w:t>groupId</w:t>
      </w:r>
      <w:r w:rsidRPr="000538FD">
        <w:t>)</w:t>
      </w:r>
      <w:r>
        <w:t xml:space="preserve">, который пересчитывал бы записи в сущности </w:t>
      </w:r>
      <w:r>
        <w:rPr>
          <w:lang w:val="en-US"/>
        </w:rPr>
        <w:t>GROUP</w:t>
      </w:r>
      <w:r w:rsidRPr="00063EBA">
        <w:t>_</w:t>
      </w:r>
      <w:r>
        <w:rPr>
          <w:lang w:val="en-US"/>
        </w:rPr>
        <w:t>GROUP</w:t>
      </w:r>
      <w:r>
        <w:t xml:space="preserve"> по идентификатору группы.</w:t>
      </w:r>
    </w:p>
    <w:p w14:paraId="61EDEDDB" w14:textId="77777777" w:rsidR="00C005CE" w:rsidRDefault="00C005CE" w:rsidP="001D0680">
      <w:r>
        <w:t>При добавление группы в группу необходимо:</w:t>
      </w:r>
    </w:p>
    <w:p w14:paraId="7FCACE6F" w14:textId="77777777" w:rsidR="00C005CE" w:rsidRPr="00063EBA" w:rsidRDefault="00C005CE" w:rsidP="0030006A">
      <w:pPr>
        <w:pStyle w:val="afa"/>
        <w:numPr>
          <w:ilvl w:val="0"/>
          <w:numId w:val="13"/>
        </w:numPr>
      </w:pPr>
      <w:r>
        <w:t xml:space="preserve">Добавляется запись в </w:t>
      </w:r>
      <w:r>
        <w:rPr>
          <w:lang w:val="en-US"/>
        </w:rPr>
        <w:t>GROUP</w:t>
      </w:r>
      <w:r w:rsidRPr="00063EBA">
        <w:t>_</w:t>
      </w:r>
      <w:r>
        <w:rPr>
          <w:lang w:val="en-US"/>
        </w:rPr>
        <w:t>GROUP</w:t>
      </w:r>
      <w:r w:rsidRPr="00063EBA">
        <w:t>_</w:t>
      </w:r>
      <w:r>
        <w:rPr>
          <w:lang w:val="en-US"/>
        </w:rPr>
        <w:t>SETTINGS</w:t>
      </w:r>
    </w:p>
    <w:p w14:paraId="225E7D66" w14:textId="77777777" w:rsidR="00C005CE" w:rsidRDefault="00C005CE" w:rsidP="0030006A">
      <w:pPr>
        <w:pStyle w:val="afa"/>
        <w:numPr>
          <w:ilvl w:val="0"/>
          <w:numId w:val="13"/>
        </w:numPr>
      </w:pPr>
      <w:r>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rsidRPr="000538FD">
        <w:t xml:space="preserve"> вызовом метода</w:t>
      </w:r>
      <w:r>
        <w:t xml:space="preserve"> </w:t>
      </w:r>
      <w:r>
        <w:rPr>
          <w:lang w:val="en-US"/>
        </w:rPr>
        <w:t>reclacGroupMembers</w:t>
      </w:r>
    </w:p>
    <w:p w14:paraId="1DFD7C50" w14:textId="77777777" w:rsidR="00C005CE" w:rsidRDefault="00C005CE" w:rsidP="001D0680">
      <w:r>
        <w:t>При удаление дочерней группы из родительской следует:</w:t>
      </w:r>
    </w:p>
    <w:p w14:paraId="2096BCC4" w14:textId="77777777" w:rsidR="00C005CE" w:rsidRDefault="00C005CE" w:rsidP="0030006A">
      <w:pPr>
        <w:pStyle w:val="afa"/>
        <w:numPr>
          <w:ilvl w:val="0"/>
          <w:numId w:val="14"/>
        </w:numPr>
      </w:pPr>
      <w:r>
        <w:t xml:space="preserve">Удалить запись в </w:t>
      </w:r>
      <w:r>
        <w:rPr>
          <w:lang w:val="en-US"/>
        </w:rPr>
        <w:t>GROUP</w:t>
      </w:r>
      <w:r w:rsidRPr="00063EBA">
        <w:t>_</w:t>
      </w:r>
      <w:r>
        <w:rPr>
          <w:lang w:val="en-US"/>
        </w:rPr>
        <w:t>GROUP</w:t>
      </w:r>
      <w:r w:rsidRPr="00063EBA">
        <w:t>_</w:t>
      </w:r>
      <w:r>
        <w:rPr>
          <w:lang w:val="en-US"/>
        </w:rPr>
        <w:t>SETTINGS</w:t>
      </w:r>
    </w:p>
    <w:p w14:paraId="51D46B6A" w14:textId="77777777" w:rsidR="00C005CE" w:rsidRDefault="00C005CE" w:rsidP="0030006A">
      <w:pPr>
        <w:pStyle w:val="afa"/>
        <w:numPr>
          <w:ilvl w:val="0"/>
          <w:numId w:val="14"/>
        </w:numPr>
      </w:pPr>
      <w:r>
        <w:lastRenderedPageBreak/>
        <w:t xml:space="preserve">Для родительской группы и для всех групп куда входит родительская группа в качестве дочерней пересчитываются записи в сущности </w:t>
      </w:r>
      <w:r>
        <w:rPr>
          <w:lang w:val="en-US"/>
        </w:rPr>
        <w:t>GROUP</w:t>
      </w:r>
      <w:r w:rsidRPr="00063EBA">
        <w:t>_</w:t>
      </w:r>
      <w:r>
        <w:rPr>
          <w:lang w:val="en-US"/>
        </w:rPr>
        <w:t>GROUP</w:t>
      </w:r>
      <w:r>
        <w:t xml:space="preserve"> </w:t>
      </w:r>
      <w:r w:rsidRPr="000538FD">
        <w:t>вызовом метода</w:t>
      </w:r>
      <w:r>
        <w:t xml:space="preserve"> </w:t>
      </w:r>
      <w:r>
        <w:rPr>
          <w:lang w:val="en-US"/>
        </w:rPr>
        <w:t>reclacGroupMembers</w:t>
      </w:r>
    </w:p>
    <w:p w14:paraId="5D29B4E5" w14:textId="77777777" w:rsidR="00C005CE" w:rsidRDefault="00C005CE" w:rsidP="001D0680">
      <w:r>
        <w:t>При получение актуальных прав пользователя на доменный объект необходимо модифицировать существующий запросы, приведя их к подобному виду:</w:t>
      </w:r>
    </w:p>
    <w:p w14:paraId="240DAAE8" w14:textId="77777777" w:rsidR="00C005CE" w:rsidRPr="000538FD" w:rsidRDefault="00C005CE" w:rsidP="001D0680">
      <w:r>
        <w:t xml:space="preserve">Получение </w:t>
      </w:r>
      <w:r>
        <w:rPr>
          <w:lang w:val="en-US"/>
        </w:rPr>
        <w:t>acl</w:t>
      </w:r>
      <w:r w:rsidRPr="000538FD">
        <w:t xml:space="preserve"> </w:t>
      </w:r>
      <w:r>
        <w:t>для доменного объекта</w:t>
      </w:r>
      <w:r w:rsidRPr="000538FD">
        <w:t>:</w:t>
      </w:r>
    </w:p>
    <w:p w14:paraId="3B624778" w14:textId="77777777" w:rsidR="00C005CE" w:rsidRDefault="00C005CE" w:rsidP="001D0680">
      <w:pPr>
        <w:pStyle w:val="afc"/>
      </w:pPr>
      <w:r>
        <w:t>Select acl.* from domain_object_acl acl</w:t>
      </w:r>
    </w:p>
    <w:p w14:paraId="445CA17B" w14:textId="77777777" w:rsidR="00C005CE" w:rsidRDefault="00C005CE" w:rsidP="001D0680">
      <w:pPr>
        <w:pStyle w:val="afc"/>
      </w:pPr>
      <w:r>
        <w:t>Inner join group_group gg on (acl.group_id = gg.parent_group_id)</w:t>
      </w:r>
    </w:p>
    <w:p w14:paraId="30ABD230" w14:textId="77777777" w:rsidR="00C005CE" w:rsidRDefault="00C005CE" w:rsidP="001D0680">
      <w:pPr>
        <w:pStyle w:val="afc"/>
      </w:pPr>
      <w:r>
        <w:t>Inner join group_members gm on (gg.child_group_id = gm.master)</w:t>
      </w:r>
    </w:p>
    <w:p w14:paraId="4AAB417F" w14:textId="77777777" w:rsidR="00C005CE" w:rsidRDefault="00C005CE" w:rsidP="001D0680">
      <w:pPr>
        <w:pStyle w:val="afc"/>
      </w:pPr>
      <w:r>
        <w:t>Where gm.person_id = :user_id</w:t>
      </w:r>
    </w:p>
    <w:p w14:paraId="26FC789C" w14:textId="77777777" w:rsidR="00C005CE" w:rsidRDefault="00C005CE" w:rsidP="001D0680">
      <w:pPr>
        <w:pStyle w:val="afc"/>
      </w:pPr>
      <w:r>
        <w:t>And acl.object_id = :object_id</w:t>
      </w:r>
    </w:p>
    <w:p w14:paraId="3EABB97C" w14:textId="77777777" w:rsidR="00C005CE" w:rsidRDefault="00C005CE" w:rsidP="001D0680">
      <w:r w:rsidRPr="000538FD">
        <w:t xml:space="preserve">, </w:t>
      </w:r>
      <w:r>
        <w:t>где</w:t>
      </w:r>
      <w:r w:rsidRPr="000538FD">
        <w:t xml:space="preserve"> </w:t>
      </w:r>
    </w:p>
    <w:p w14:paraId="5CF7A875" w14:textId="77777777"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14:paraId="24066540" w14:textId="77777777" w:rsidR="00C005CE" w:rsidRDefault="00C005CE" w:rsidP="001D0680">
      <w:r>
        <w:tab/>
      </w:r>
      <w:r w:rsidRPr="000538FD">
        <w:t>object_id</w:t>
      </w:r>
      <w:r w:rsidRPr="00A4102F">
        <w:t xml:space="preserve"> – </w:t>
      </w:r>
      <w:r>
        <w:t>идентификатор доменного обьекта</w:t>
      </w:r>
    </w:p>
    <w:p w14:paraId="24670C70" w14:textId="77777777" w:rsidR="00C005CE" w:rsidRDefault="00C005CE" w:rsidP="001D0680">
      <w:r>
        <w:t>Получение списка доменных объектов:</w:t>
      </w:r>
    </w:p>
    <w:p w14:paraId="2054E368" w14:textId="77777777" w:rsidR="00C005CE" w:rsidRPr="006E2F37" w:rsidRDefault="00C005CE" w:rsidP="001D0680">
      <w:pPr>
        <w:pStyle w:val="afc"/>
      </w:pPr>
      <w:r>
        <w:t>Select</w:t>
      </w:r>
      <w:r w:rsidRPr="006E2F37">
        <w:t xml:space="preserve"> </w:t>
      </w:r>
      <w:r>
        <w:t>domain</w:t>
      </w:r>
      <w:r w:rsidRPr="006E2F37">
        <w:t>_</w:t>
      </w:r>
      <w:r>
        <w:t>object</w:t>
      </w:r>
      <w:r w:rsidRPr="006E2F37">
        <w:t xml:space="preserve">.* </w:t>
      </w:r>
      <w:r>
        <w:t>from</w:t>
      </w:r>
      <w:r w:rsidRPr="006E2F37">
        <w:t xml:space="preserve"> </w:t>
      </w:r>
      <w:r>
        <w:t>domain</w:t>
      </w:r>
      <w:r w:rsidRPr="006E2F37">
        <w:t>_</w:t>
      </w:r>
      <w:r>
        <w:t>object d</w:t>
      </w:r>
    </w:p>
    <w:p w14:paraId="73A4C187" w14:textId="77777777" w:rsidR="00C005CE" w:rsidRPr="006E2F37" w:rsidRDefault="00C005CE" w:rsidP="001D0680">
      <w:pPr>
        <w:pStyle w:val="afc"/>
      </w:pPr>
      <w:r>
        <w:t>Where exists (select acl.object_id from domain</w:t>
      </w:r>
      <w:r w:rsidRPr="006E2F37">
        <w:t>_</w:t>
      </w:r>
      <w:r>
        <w:t>object</w:t>
      </w:r>
      <w:r w:rsidRPr="006E2F37">
        <w:t>_</w:t>
      </w:r>
      <w:r>
        <w:t>acl_read</w:t>
      </w:r>
      <w:r w:rsidRPr="006E2F37">
        <w:t xml:space="preserve"> </w:t>
      </w:r>
      <w:r>
        <w:t>acl</w:t>
      </w:r>
    </w:p>
    <w:p w14:paraId="12A15374" w14:textId="77777777" w:rsidR="00C005CE" w:rsidRDefault="00C005CE" w:rsidP="001D0680">
      <w:pPr>
        <w:pStyle w:val="afc"/>
      </w:pPr>
      <w:r>
        <w:t>Inner join group_group gg on (acl.group_id = gg.parent_group_id)</w:t>
      </w:r>
    </w:p>
    <w:p w14:paraId="520B42E9" w14:textId="77777777" w:rsidR="00C005CE" w:rsidRDefault="00C005CE" w:rsidP="001D0680">
      <w:pPr>
        <w:pStyle w:val="afc"/>
      </w:pPr>
      <w:r>
        <w:t>Inner join group_members gm on (gg.child_group_id = gm.master)</w:t>
      </w:r>
    </w:p>
    <w:p w14:paraId="1512C036" w14:textId="77777777" w:rsidR="00C005CE" w:rsidRDefault="00C005CE" w:rsidP="001D0680">
      <w:pPr>
        <w:pStyle w:val="afc"/>
      </w:pPr>
      <w:r>
        <w:t>Where gm.person_id = :user_id</w:t>
      </w:r>
    </w:p>
    <w:p w14:paraId="0B6489BF" w14:textId="77777777" w:rsidR="00C005CE" w:rsidRDefault="00C005CE" w:rsidP="001D0680">
      <w:pPr>
        <w:pStyle w:val="afc"/>
      </w:pPr>
      <w:r>
        <w:t>And acl.object_id = d.id</w:t>
      </w:r>
    </w:p>
    <w:p w14:paraId="2B052BB8" w14:textId="77777777" w:rsidR="00C005CE" w:rsidRPr="00A4102F" w:rsidRDefault="00C005CE" w:rsidP="001D0680">
      <w:pPr>
        <w:pStyle w:val="afc"/>
        <w:rPr>
          <w:lang w:val="ru-RU"/>
        </w:rPr>
      </w:pPr>
      <w:r w:rsidRPr="00A4102F">
        <w:rPr>
          <w:lang w:val="ru-RU"/>
        </w:rPr>
        <w:t>)</w:t>
      </w:r>
    </w:p>
    <w:p w14:paraId="006B08B1" w14:textId="77777777" w:rsidR="00C005CE" w:rsidRDefault="00C005CE" w:rsidP="001D0680">
      <w:r w:rsidRPr="000538FD">
        <w:t xml:space="preserve">, </w:t>
      </w:r>
      <w:r>
        <w:t>где</w:t>
      </w:r>
      <w:r w:rsidRPr="000538FD">
        <w:t xml:space="preserve"> </w:t>
      </w:r>
    </w:p>
    <w:p w14:paraId="25390F6C" w14:textId="77777777" w:rsidR="00C005CE" w:rsidRDefault="00C005CE" w:rsidP="001D0680">
      <w:pPr>
        <w:ind w:firstLine="708"/>
      </w:pPr>
      <w:r>
        <w:rPr>
          <w:lang w:val="en-US"/>
        </w:rPr>
        <w:t>user</w:t>
      </w:r>
      <w:r w:rsidRPr="000538FD">
        <w:t>_</w:t>
      </w:r>
      <w:r>
        <w:rPr>
          <w:lang w:val="en-US"/>
        </w:rPr>
        <w:t>id</w:t>
      </w:r>
      <w:r w:rsidRPr="000538FD">
        <w:t xml:space="preserve"> – идентификатор пользователя из сущности</w:t>
      </w:r>
      <w:r>
        <w:t xml:space="preserve"> </w:t>
      </w:r>
      <w:r w:rsidRPr="000538FD">
        <w:t>authentication_info</w:t>
      </w:r>
    </w:p>
    <w:p w14:paraId="191160A7" w14:textId="77777777" w:rsidR="00C005CE" w:rsidRPr="00C84D39" w:rsidRDefault="00C005CE" w:rsidP="001D0680"/>
    <w:p w14:paraId="4AB5B169" w14:textId="77777777" w:rsidR="00C005CE" w:rsidRDefault="00C005CE" w:rsidP="00860514">
      <w:pPr>
        <w:pStyle w:val="30"/>
      </w:pPr>
      <w:bookmarkStart w:id="80" w:name="_Toc383285370"/>
      <w:r>
        <w:t>Сервис управления пользователями и группами</w:t>
      </w:r>
      <w:bookmarkEnd w:id="80"/>
    </w:p>
    <w:p w14:paraId="3763D6F5" w14:textId="77777777" w:rsidR="00C005CE" w:rsidRDefault="00C005CE" w:rsidP="001D0680">
      <w:r>
        <w:t xml:space="preserve">Для более удобной работы с доменными объектами пользователи и группы создан </w:t>
      </w:r>
      <w:r>
        <w:rPr>
          <w:lang w:val="en-US"/>
        </w:rPr>
        <w:t>spring</w:t>
      </w:r>
      <w:r w:rsidRPr="00107E16">
        <w:t xml:space="preserve"> </w:t>
      </w:r>
      <w:r>
        <w:t xml:space="preserve">сервис </w:t>
      </w:r>
      <w:r w:rsidRPr="00107E16">
        <w:t>ru.intertrust.cm.core.dao.api</w:t>
      </w:r>
      <w:r>
        <w:t>.</w:t>
      </w:r>
      <w:r w:rsidRPr="00107E16">
        <w:t>PersonManagementServiceDao</w:t>
      </w:r>
      <w:r>
        <w:t xml:space="preserve"> и соответствующий </w:t>
      </w:r>
      <w:r>
        <w:rPr>
          <w:lang w:val="en-US"/>
        </w:rPr>
        <w:t>ejb</w:t>
      </w:r>
      <w:r w:rsidRPr="00107E16">
        <w:t xml:space="preserve"> ru.intertrust.cm.core.business.api.PersonManagementService</w:t>
      </w:r>
      <w:r>
        <w:t>.</w:t>
      </w:r>
    </w:p>
    <w:p w14:paraId="0C3A5404" w14:textId="77777777" w:rsidR="00C005CE" w:rsidRPr="00107E16" w:rsidRDefault="00C005CE" w:rsidP="001D0680">
      <w:r>
        <w:t xml:space="preserve">Описание методов доступны в общем </w:t>
      </w:r>
      <w:r>
        <w:rPr>
          <w:lang w:val="en-US"/>
        </w:rPr>
        <w:t>javadoc</w:t>
      </w:r>
      <w:r w:rsidRPr="00107E16">
        <w:t xml:space="preserve"> </w:t>
      </w:r>
      <w:r>
        <w:t>и продублированы ниже.</w:t>
      </w:r>
    </w:p>
    <w:p w14:paraId="34B5DD38" w14:textId="77777777" w:rsidR="00C005CE" w:rsidRPr="00107E16" w:rsidRDefault="00C005CE" w:rsidP="00860514">
      <w:pPr>
        <w:pStyle w:val="5"/>
      </w:pPr>
      <w:bookmarkStart w:id="81" w:name="_Toc383285371"/>
      <w:r w:rsidRPr="00107E16">
        <w:t>Method Summary</w:t>
      </w:r>
      <w:bookmarkEnd w:id="81"/>
    </w:p>
    <w:tbl>
      <w:tblPr>
        <w:tblW w:w="5000" w:type="pct"/>
        <w:tblCellSpacing w:w="0" w:type="dxa"/>
        <w:tblBorders>
          <w:bottom w:val="single" w:sz="6" w:space="0" w:color="9EADC0"/>
        </w:tblBorders>
        <w:tblCellMar>
          <w:left w:w="0" w:type="dxa"/>
          <w:right w:w="0" w:type="dxa"/>
        </w:tblCellMar>
        <w:tblLook w:val="04A0" w:firstRow="1" w:lastRow="0" w:firstColumn="1" w:lastColumn="0" w:noHBand="0" w:noVBand="1"/>
      </w:tblPr>
      <w:tblGrid>
        <w:gridCol w:w="2758"/>
        <w:gridCol w:w="6776"/>
      </w:tblGrid>
      <w:tr w:rsidR="00C005CE" w:rsidRPr="00107E16" w14:paraId="208323D0" w14:textId="77777777"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14:paraId="3FF476EC" w14:textId="77777777" w:rsidR="00C005CE" w:rsidRPr="00107E16" w:rsidRDefault="00C005CE" w:rsidP="001D0680">
            <w:pPr>
              <w:spacing w:after="0"/>
              <w:rPr>
                <w:rFonts w:ascii="Arial" w:hAnsi="Arial" w:cs="Arial"/>
                <w:b/>
                <w:bCs/>
                <w:color w:val="FFFFFF"/>
                <w:sz w:val="18"/>
                <w:szCs w:val="18"/>
              </w:rPr>
            </w:pPr>
            <w:r w:rsidRPr="00107E16">
              <w:rPr>
                <w:rFonts w:ascii="Arial" w:hAnsi="Arial" w:cs="Arial"/>
                <w:b/>
                <w:bCs/>
                <w:color w:val="FFFFFF"/>
                <w:sz w:val="18"/>
                <w:szCs w:val="18"/>
              </w:rPr>
              <w:t xml:space="preserve">Methods </w:t>
            </w:r>
          </w:p>
        </w:tc>
      </w:tr>
      <w:tr w:rsidR="00C005CE" w:rsidRPr="00107E16" w14:paraId="00640600" w14:textId="77777777"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14:paraId="6201A180" w14:textId="77777777"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14:paraId="739D9B84" w14:textId="77777777" w:rsidR="00C005CE" w:rsidRPr="00107E16" w:rsidRDefault="00C005CE" w:rsidP="001D0680">
            <w:pPr>
              <w:spacing w:after="0"/>
              <w:rPr>
                <w:rFonts w:ascii="Arial" w:hAnsi="Arial" w:cs="Arial"/>
                <w:b/>
                <w:bCs/>
                <w:color w:val="353833"/>
                <w:sz w:val="18"/>
                <w:szCs w:val="18"/>
              </w:rPr>
            </w:pPr>
            <w:r w:rsidRPr="00107E16">
              <w:rPr>
                <w:rFonts w:ascii="Arial" w:hAnsi="Arial" w:cs="Arial"/>
                <w:b/>
                <w:bCs/>
                <w:color w:val="353833"/>
                <w:sz w:val="18"/>
                <w:szCs w:val="18"/>
              </w:rPr>
              <w:t>Method and Description</w:t>
            </w:r>
          </w:p>
        </w:tc>
      </w:tr>
      <w:tr w:rsidR="00C005CE" w:rsidRPr="00107E16" w14:paraId="0B3B767C"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1846E8F9" w14:textId="77777777"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14:paraId="73644A0F" w14:textId="77777777" w:rsidR="00C005CE" w:rsidRPr="00107E16" w:rsidRDefault="001B19AE" w:rsidP="001D0680">
            <w:pPr>
              <w:spacing w:after="0"/>
              <w:rPr>
                <w:rFonts w:ascii="Arial" w:hAnsi="Arial" w:cs="Arial"/>
                <w:color w:val="353833"/>
                <w:sz w:val="18"/>
                <w:szCs w:val="18"/>
                <w:lang w:val="en-US"/>
              </w:rPr>
            </w:pPr>
            <w:r>
              <w:fldChar w:fldCharType="begin"/>
            </w:r>
            <w:r w:rsidRPr="001B19AE">
              <w:rPr>
                <w:lang w:val="en-US"/>
                <w:rPrChange w:id="82" w:author="Administrator" w:date="2014-04-18T12:11:00Z">
                  <w:rPr/>
                </w:rPrChange>
              </w:rPr>
              <w:instrText xml:space="preserve"> HYPERLINK "file:///D:\\MyDocuments\\MyProject\\CM\\CM5SRC\\CM5\\Core\\dao-api\\target\\site\\apidocs\\ru\\intertrust\\cm\\core\\dao\\api\\PersonManagementServiceDao.html" \l "addGroupToGroup(ru.intertrust.cm.core.business.api.dto.Id, ru.intertrust.cm.core.business.api.dto.Id)" </w:instrText>
            </w:r>
            <w:r>
              <w:fldChar w:fldCharType="separate"/>
            </w:r>
            <w:r w:rsidR="00C005CE" w:rsidRPr="00107E16">
              <w:rPr>
                <w:rFonts w:ascii="Courier New" w:hAnsi="Courier New" w:cs="Courier New"/>
                <w:b/>
                <w:bCs/>
                <w:color w:val="4C6B87"/>
                <w:lang w:val="en-US"/>
              </w:rPr>
              <w:t>addGroupToGroup</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w:t>
            </w:r>
            <w:r>
              <w:fldChar w:fldCharType="begin"/>
            </w:r>
            <w:r w:rsidRPr="001B19AE">
              <w:rPr>
                <w:lang w:val="en-US"/>
                <w:rPrChange w:id="83"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parent, </w:t>
            </w:r>
            <w:r>
              <w:fldChar w:fldCharType="begin"/>
            </w:r>
            <w:r w:rsidRPr="001B19AE">
              <w:rPr>
                <w:lang w:val="en-US"/>
                <w:rPrChange w:id="84"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child)</w:t>
            </w:r>
          </w:p>
          <w:p w14:paraId="697A1318"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Добавление группы в группу</w:t>
            </w:r>
          </w:p>
        </w:tc>
      </w:tr>
      <w:tr w:rsidR="00C005CE" w:rsidRPr="00107E16" w14:paraId="0CB5C8E2"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033D22B5" w14:textId="77777777"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14:paraId="5B691AF2" w14:textId="77777777" w:rsidR="00C005CE" w:rsidRPr="00107E16" w:rsidRDefault="001B19AE" w:rsidP="001D0680">
            <w:pPr>
              <w:spacing w:after="0"/>
              <w:rPr>
                <w:rFonts w:ascii="Arial" w:hAnsi="Arial" w:cs="Arial"/>
                <w:color w:val="353833"/>
                <w:sz w:val="18"/>
                <w:szCs w:val="18"/>
                <w:lang w:val="en-US"/>
              </w:rPr>
            </w:pPr>
            <w:r>
              <w:fldChar w:fldCharType="begin"/>
            </w:r>
            <w:r w:rsidRPr="001B19AE">
              <w:rPr>
                <w:lang w:val="en-US"/>
                <w:rPrChange w:id="85" w:author="Administrator" w:date="2014-04-18T12:11:00Z">
                  <w:rPr/>
                </w:rPrChange>
              </w:rPr>
              <w:instrText xml:space="preserve"> HYPERLINK "file:///D:\\MyDocuments\\MyProject\\CM\\CM5SRC\\CM5\\Core\\dao-api\\target\\site\\apidocs\\ru\\intertrust\\cm\\core\\dao\\api\\PersonManagementServiceDao.html" \l "addPersonToGroup(ru.intertrust.cm.core.business.api.dto.Id, ru.intertrust.cm.core.business.api.dto.Id)" </w:instrText>
            </w:r>
            <w:r>
              <w:fldChar w:fldCharType="separate"/>
            </w:r>
            <w:r w:rsidR="00C005CE" w:rsidRPr="00107E16">
              <w:rPr>
                <w:rFonts w:ascii="Courier New" w:hAnsi="Courier New" w:cs="Courier New"/>
                <w:b/>
                <w:bCs/>
                <w:color w:val="4C6B87"/>
                <w:lang w:val="en-US"/>
              </w:rPr>
              <w:t>addPersonToGroup</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w:t>
            </w:r>
            <w:r>
              <w:fldChar w:fldCharType="begin"/>
            </w:r>
            <w:r w:rsidRPr="001B19AE">
              <w:rPr>
                <w:lang w:val="en-US"/>
                <w:rPrChange w:id="86"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group, </w:t>
            </w:r>
            <w:r>
              <w:fldChar w:fldCharType="begin"/>
            </w:r>
            <w:r w:rsidRPr="001B19AE">
              <w:rPr>
                <w:lang w:val="en-US"/>
                <w:rPrChange w:id="87"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person)</w:t>
            </w:r>
          </w:p>
          <w:p w14:paraId="6A3BA1A9"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Добавление персоны в группу</w:t>
            </w:r>
          </w:p>
        </w:tc>
      </w:tr>
      <w:tr w:rsidR="00C005CE" w:rsidRPr="00107E16" w14:paraId="349A839A"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34E83C93" w14:textId="77777777" w:rsidR="00C005CE" w:rsidRPr="00107E16" w:rsidRDefault="001B19AE" w:rsidP="001D0680">
            <w:pPr>
              <w:spacing w:after="0"/>
              <w:rPr>
                <w:rFonts w:ascii="Arial" w:hAnsi="Arial" w:cs="Arial"/>
                <w:color w:val="353833"/>
                <w:sz w:val="18"/>
                <w:szCs w:val="18"/>
              </w:rPr>
            </w:pPr>
            <w:hyperlink r:id="rId16"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17"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14:paraId="4C68AF44" w14:textId="77777777" w:rsidR="00C005CE" w:rsidRPr="00107E16" w:rsidRDefault="001B19AE" w:rsidP="001D0680">
            <w:pPr>
              <w:spacing w:after="0"/>
              <w:rPr>
                <w:rFonts w:ascii="Arial" w:hAnsi="Arial" w:cs="Arial"/>
                <w:color w:val="353833"/>
                <w:sz w:val="18"/>
                <w:szCs w:val="18"/>
              </w:rPr>
            </w:pPr>
            <w:hyperlink r:id="rId18" w:anchor="getAllChildGroups(ru.intertrust.cm.core.business.api.dto.Id)" w:history="1">
              <w:r w:rsidR="00C005CE" w:rsidRPr="00107E16">
                <w:rPr>
                  <w:rFonts w:ascii="Courier New" w:hAnsi="Courier New" w:cs="Courier New"/>
                  <w:b/>
                  <w:bCs/>
                  <w:color w:val="4C6B87"/>
                </w:rPr>
                <w:t>getAllChildGroups</w:t>
              </w:r>
            </w:hyperlink>
            <w:r w:rsidR="00C005CE" w:rsidRPr="00107E16">
              <w:rPr>
                <w:rFonts w:ascii="Courier New" w:hAnsi="Courier New" w:cs="Courier New"/>
                <w:color w:val="353833"/>
              </w:rPr>
              <w:t>(</w:t>
            </w:r>
            <w:hyperlink r:id="rId19"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14:paraId="671891B4"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входящих в группу с учетом вхождения группы в группу</w:t>
            </w:r>
          </w:p>
        </w:tc>
      </w:tr>
      <w:tr w:rsidR="00C005CE" w:rsidRPr="00107E16" w14:paraId="13349779"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26B7834A" w14:textId="77777777" w:rsidR="00C005CE" w:rsidRPr="00107E16" w:rsidRDefault="001B19AE" w:rsidP="001D0680">
            <w:pPr>
              <w:spacing w:after="0"/>
              <w:rPr>
                <w:rFonts w:ascii="Arial" w:hAnsi="Arial" w:cs="Arial"/>
                <w:color w:val="353833"/>
                <w:sz w:val="18"/>
                <w:szCs w:val="18"/>
              </w:rPr>
            </w:pPr>
            <w:hyperlink r:id="rId20"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1"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14:paraId="69346747" w14:textId="77777777" w:rsidR="00C005CE" w:rsidRPr="00107E16" w:rsidRDefault="001B19AE" w:rsidP="001D0680">
            <w:pPr>
              <w:spacing w:after="0"/>
              <w:rPr>
                <w:rFonts w:ascii="Arial" w:hAnsi="Arial" w:cs="Arial"/>
                <w:color w:val="353833"/>
                <w:sz w:val="18"/>
                <w:szCs w:val="18"/>
              </w:rPr>
            </w:pPr>
            <w:hyperlink r:id="rId22" w:anchor="getAllParentGroup(ru.intertrust.cm.core.business.api.dto.Id)" w:history="1">
              <w:r w:rsidR="00C005CE" w:rsidRPr="00107E16">
                <w:rPr>
                  <w:rFonts w:ascii="Courier New" w:hAnsi="Courier New" w:cs="Courier New"/>
                  <w:b/>
                  <w:bCs/>
                  <w:color w:val="4C6B87"/>
                </w:rPr>
                <w:t>getAllParentGroup</w:t>
              </w:r>
            </w:hyperlink>
            <w:r w:rsidR="00C005CE" w:rsidRPr="00107E16">
              <w:rPr>
                <w:rFonts w:ascii="Courier New" w:hAnsi="Courier New" w:cs="Courier New"/>
                <w:color w:val="353833"/>
              </w:rPr>
              <w:t>(</w:t>
            </w:r>
            <w:hyperlink r:id="rId23"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child)</w:t>
            </w:r>
          </w:p>
          <w:p w14:paraId="1A6AEDE1"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всех родительских групп для группы, с учетом вхождения группы в группу</w:t>
            </w:r>
          </w:p>
        </w:tc>
      </w:tr>
      <w:tr w:rsidR="00C005CE" w:rsidRPr="00107E16" w14:paraId="613E966E"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63A3C26A" w14:textId="77777777" w:rsidR="00C005CE" w:rsidRPr="00107E16" w:rsidRDefault="001B19AE" w:rsidP="001D0680">
            <w:pPr>
              <w:spacing w:after="0"/>
              <w:rPr>
                <w:rFonts w:ascii="Arial" w:hAnsi="Arial" w:cs="Arial"/>
                <w:color w:val="353833"/>
                <w:sz w:val="18"/>
                <w:szCs w:val="18"/>
              </w:rPr>
            </w:pPr>
            <w:hyperlink r:id="rId24"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5"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14:paraId="1C6644F6" w14:textId="77777777" w:rsidR="00C005CE" w:rsidRPr="00107E16" w:rsidRDefault="001B19AE" w:rsidP="001D0680">
            <w:pPr>
              <w:spacing w:after="0"/>
              <w:rPr>
                <w:rFonts w:ascii="Arial" w:hAnsi="Arial" w:cs="Arial"/>
                <w:color w:val="353833"/>
                <w:sz w:val="18"/>
                <w:szCs w:val="18"/>
              </w:rPr>
            </w:pPr>
            <w:hyperlink r:id="rId26" w:anchor="getAllPersonsInGroup(ru.intertrust.cm.core.business.api.dto.Id)" w:history="1">
              <w:r w:rsidR="00C005CE" w:rsidRPr="00107E16">
                <w:rPr>
                  <w:rFonts w:ascii="Courier New" w:hAnsi="Courier New" w:cs="Courier New"/>
                  <w:b/>
                  <w:bCs/>
                  <w:color w:val="4C6B87"/>
                </w:rPr>
                <w:t>getAllPersonsInGroup</w:t>
              </w:r>
            </w:hyperlink>
            <w:r w:rsidR="00C005CE" w:rsidRPr="00107E16">
              <w:rPr>
                <w:rFonts w:ascii="Courier New" w:hAnsi="Courier New" w:cs="Courier New"/>
                <w:color w:val="353833"/>
              </w:rPr>
              <w:t>(</w:t>
            </w:r>
            <w:hyperlink r:id="rId27"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14:paraId="1A704CCA"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lastRenderedPageBreak/>
              <w:t>Получение списка персон входящих в группу, с учетом вхождения группы в группу</w:t>
            </w:r>
          </w:p>
        </w:tc>
      </w:tr>
      <w:tr w:rsidR="00C005CE" w:rsidRPr="00107E16" w14:paraId="6702050E"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391DEAE1" w14:textId="77777777" w:rsidR="00C005CE" w:rsidRPr="00107E16" w:rsidRDefault="001B19AE" w:rsidP="001D0680">
            <w:pPr>
              <w:spacing w:after="0"/>
              <w:rPr>
                <w:rFonts w:ascii="Arial" w:hAnsi="Arial" w:cs="Arial"/>
                <w:color w:val="353833"/>
                <w:sz w:val="18"/>
                <w:szCs w:val="18"/>
              </w:rPr>
            </w:pPr>
            <w:hyperlink r:id="rId28"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29"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14:paraId="4BC88950" w14:textId="77777777" w:rsidR="00C005CE" w:rsidRPr="00107E16" w:rsidRDefault="001B19AE" w:rsidP="001D0680">
            <w:pPr>
              <w:spacing w:after="0"/>
              <w:rPr>
                <w:rFonts w:ascii="Arial" w:hAnsi="Arial" w:cs="Arial"/>
                <w:color w:val="353833"/>
                <w:sz w:val="18"/>
                <w:szCs w:val="18"/>
              </w:rPr>
            </w:pPr>
            <w:hyperlink r:id="rId30" w:anchor="getChildGroups(ru.intertrust.cm.core.business.api.dto.Id)" w:history="1">
              <w:r w:rsidR="00C005CE" w:rsidRPr="00107E16">
                <w:rPr>
                  <w:rFonts w:ascii="Courier New" w:hAnsi="Courier New" w:cs="Courier New"/>
                  <w:b/>
                  <w:bCs/>
                  <w:color w:val="4C6B87"/>
                </w:rPr>
                <w:t>getChildGroups</w:t>
              </w:r>
            </w:hyperlink>
            <w:r w:rsidR="00C005CE" w:rsidRPr="00107E16">
              <w:rPr>
                <w:rFonts w:ascii="Courier New" w:hAnsi="Courier New" w:cs="Courier New"/>
                <w:color w:val="353833"/>
              </w:rPr>
              <w:t>(</w:t>
            </w:r>
            <w:hyperlink r:id="rId31"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parent)</w:t>
            </w:r>
          </w:p>
          <w:p w14:paraId="67489827"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групп, непосредственно входящие в группу</w:t>
            </w:r>
          </w:p>
        </w:tc>
      </w:tr>
      <w:tr w:rsidR="00C005CE" w:rsidRPr="00107E16" w14:paraId="481ADC8A"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5388D1B6" w14:textId="77777777" w:rsidR="00C005CE" w:rsidRPr="00107E16" w:rsidRDefault="001B19AE" w:rsidP="001D0680">
            <w:pPr>
              <w:spacing w:after="0"/>
              <w:rPr>
                <w:rFonts w:ascii="Arial" w:hAnsi="Arial" w:cs="Arial"/>
                <w:color w:val="353833"/>
                <w:sz w:val="18"/>
                <w:szCs w:val="18"/>
              </w:rPr>
            </w:pPr>
            <w:hyperlink r:id="rId32"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14:paraId="42E214F9" w14:textId="77777777" w:rsidR="00C005CE" w:rsidRPr="00107E16" w:rsidRDefault="001B19AE" w:rsidP="001D0680">
            <w:pPr>
              <w:spacing w:after="0"/>
              <w:rPr>
                <w:rFonts w:ascii="Arial" w:hAnsi="Arial" w:cs="Arial"/>
                <w:color w:val="353833"/>
                <w:sz w:val="18"/>
                <w:szCs w:val="18"/>
              </w:rPr>
            </w:pPr>
            <w:hyperlink r:id="rId33" w:anchor="getGroupId(java.lang.String)" w:history="1">
              <w:r w:rsidR="00C005CE" w:rsidRPr="00107E16">
                <w:rPr>
                  <w:rFonts w:ascii="Courier New" w:hAnsi="Courier New" w:cs="Courier New"/>
                  <w:b/>
                  <w:bCs/>
                  <w:color w:val="4C6B87"/>
                </w:rPr>
                <w:t>getGroupId</w:t>
              </w:r>
            </w:hyperlink>
            <w:r w:rsidR="00C005CE" w:rsidRPr="00107E16">
              <w:rPr>
                <w:rFonts w:ascii="Courier New" w:hAnsi="Courier New" w:cs="Courier New"/>
                <w:color w:val="353833"/>
              </w:rPr>
              <w:t>(</w:t>
            </w:r>
            <w:hyperlink r:id="rId34"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groupName)</w:t>
            </w:r>
          </w:p>
          <w:p w14:paraId="764B76D6"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группы по имени</w:t>
            </w:r>
          </w:p>
        </w:tc>
      </w:tr>
      <w:tr w:rsidR="00C005CE" w:rsidRPr="00107E16" w14:paraId="4762ACB3"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498B6A15" w14:textId="77777777" w:rsidR="00C005CE" w:rsidRPr="00107E16" w:rsidRDefault="001B19AE" w:rsidP="001D0680">
            <w:pPr>
              <w:spacing w:after="0"/>
              <w:rPr>
                <w:rFonts w:ascii="Arial" w:hAnsi="Arial" w:cs="Arial"/>
                <w:color w:val="353833"/>
                <w:sz w:val="18"/>
                <w:szCs w:val="18"/>
              </w:rPr>
            </w:pPr>
            <w:hyperlink r:id="rId35"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36"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14:paraId="04717A34" w14:textId="77777777" w:rsidR="00C005CE" w:rsidRPr="00107E16" w:rsidRDefault="001B19AE" w:rsidP="001D0680">
            <w:pPr>
              <w:spacing w:after="0"/>
              <w:rPr>
                <w:rFonts w:ascii="Arial" w:hAnsi="Arial" w:cs="Arial"/>
                <w:color w:val="353833"/>
                <w:sz w:val="18"/>
                <w:szCs w:val="18"/>
              </w:rPr>
            </w:pPr>
            <w:hyperlink r:id="rId37" w:anchor="getPersonGroups(ru.intertrust.cm.core.business.api.dto.Id)" w:history="1">
              <w:r w:rsidR="00C005CE" w:rsidRPr="00107E16">
                <w:rPr>
                  <w:rFonts w:ascii="Courier New" w:hAnsi="Courier New" w:cs="Courier New"/>
                  <w:b/>
                  <w:bCs/>
                  <w:color w:val="4C6B87"/>
                </w:rPr>
                <w:t>getPersonGroups</w:t>
              </w:r>
            </w:hyperlink>
            <w:r w:rsidR="00C005CE" w:rsidRPr="00107E16">
              <w:rPr>
                <w:rFonts w:ascii="Courier New" w:hAnsi="Courier New" w:cs="Courier New"/>
                <w:color w:val="353833"/>
              </w:rPr>
              <w:t>(</w:t>
            </w:r>
            <w:hyperlink r:id="rId38"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personId)</w:t>
            </w:r>
          </w:p>
          <w:p w14:paraId="1069D6D0"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Получения списка групп, в которые входит персона с учетом наследования</w:t>
            </w:r>
          </w:p>
        </w:tc>
      </w:tr>
      <w:tr w:rsidR="00C005CE" w:rsidRPr="00107E16" w14:paraId="14955DFC"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2F881F47" w14:textId="77777777" w:rsidR="00C005CE" w:rsidRPr="00107E16" w:rsidRDefault="001B19AE" w:rsidP="001D0680">
            <w:pPr>
              <w:spacing w:after="0"/>
              <w:rPr>
                <w:rFonts w:ascii="Arial" w:hAnsi="Arial" w:cs="Arial"/>
                <w:color w:val="353833"/>
                <w:sz w:val="18"/>
                <w:szCs w:val="18"/>
              </w:rPr>
            </w:pPr>
            <w:hyperlink r:id="rId39" w:tooltip="class or interface in ru.intertrust.cm.core.business.api.dto" w:history="1">
              <w:r w:rsidR="00C005CE" w:rsidRPr="00107E16">
                <w:rPr>
                  <w:rFonts w:ascii="Courier New" w:hAnsi="Courier New" w:cs="Courier New"/>
                  <w:b/>
                  <w:bCs/>
                  <w:color w:val="4C6B87"/>
                </w:rPr>
                <w:t>Id</w:t>
              </w:r>
            </w:hyperlink>
          </w:p>
        </w:tc>
        <w:tc>
          <w:tcPr>
            <w:tcW w:w="0" w:type="auto"/>
            <w:tcBorders>
              <w:right w:val="single" w:sz="6" w:space="0" w:color="9EADC0"/>
            </w:tcBorders>
            <w:shd w:val="clear" w:color="auto" w:fill="EEEEEF"/>
            <w:tcMar>
              <w:top w:w="45" w:type="dxa"/>
              <w:left w:w="105" w:type="dxa"/>
              <w:bottom w:w="45" w:type="dxa"/>
              <w:right w:w="45" w:type="dxa"/>
            </w:tcMar>
            <w:hideMark/>
          </w:tcPr>
          <w:p w14:paraId="1424AEE1" w14:textId="77777777" w:rsidR="00C005CE" w:rsidRPr="00107E16" w:rsidRDefault="001B19AE" w:rsidP="001D0680">
            <w:pPr>
              <w:spacing w:after="0"/>
              <w:rPr>
                <w:rFonts w:ascii="Arial" w:hAnsi="Arial" w:cs="Arial"/>
                <w:color w:val="353833"/>
                <w:sz w:val="18"/>
                <w:szCs w:val="18"/>
              </w:rPr>
            </w:pPr>
            <w:hyperlink r:id="rId40" w:anchor="getPersonId(java.lang.String)" w:history="1">
              <w:r w:rsidR="00C005CE" w:rsidRPr="00107E16">
                <w:rPr>
                  <w:rFonts w:ascii="Courier New" w:hAnsi="Courier New" w:cs="Courier New"/>
                  <w:b/>
                  <w:bCs/>
                  <w:color w:val="4C6B87"/>
                </w:rPr>
                <w:t>getPersonId</w:t>
              </w:r>
            </w:hyperlink>
            <w:r w:rsidR="00C005CE" w:rsidRPr="00107E16">
              <w:rPr>
                <w:rFonts w:ascii="Courier New" w:hAnsi="Courier New" w:cs="Courier New"/>
                <w:color w:val="353833"/>
              </w:rPr>
              <w:t>(</w:t>
            </w:r>
            <w:hyperlink r:id="rId41" w:tooltip="class or interface in java.lang" w:history="1">
              <w:r w:rsidR="00C005CE" w:rsidRPr="00107E16">
                <w:rPr>
                  <w:rFonts w:ascii="Courier New" w:hAnsi="Courier New" w:cs="Courier New"/>
                  <w:b/>
                  <w:bCs/>
                  <w:color w:val="4C6B87"/>
                </w:rPr>
                <w:t>String</w:t>
              </w:r>
            </w:hyperlink>
            <w:r w:rsidR="00C005CE" w:rsidRPr="00107E16">
              <w:rPr>
                <w:rFonts w:ascii="Courier New" w:hAnsi="Courier New" w:cs="Courier New"/>
                <w:color w:val="353833"/>
              </w:rPr>
              <w:t xml:space="preserve"> login)</w:t>
            </w:r>
          </w:p>
          <w:p w14:paraId="5E55972C"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идентификатора персоны по его логину</w:t>
            </w:r>
          </w:p>
        </w:tc>
      </w:tr>
      <w:tr w:rsidR="00C005CE" w:rsidRPr="00107E16" w14:paraId="39E19376"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41434EB5" w14:textId="77777777" w:rsidR="00C005CE" w:rsidRPr="00107E16" w:rsidRDefault="001B19AE" w:rsidP="001D0680">
            <w:pPr>
              <w:spacing w:after="0"/>
              <w:rPr>
                <w:rFonts w:ascii="Arial" w:hAnsi="Arial" w:cs="Arial"/>
                <w:color w:val="353833"/>
                <w:sz w:val="18"/>
                <w:szCs w:val="18"/>
              </w:rPr>
            </w:pPr>
            <w:hyperlink r:id="rId42" w:tooltip="class or interface in java.util" w:history="1">
              <w:r w:rsidR="00C005CE" w:rsidRPr="00107E16">
                <w:rPr>
                  <w:rFonts w:ascii="Courier New" w:hAnsi="Courier New" w:cs="Courier New"/>
                  <w:b/>
                  <w:bCs/>
                  <w:color w:val="4C6B87"/>
                </w:rPr>
                <w:t>List</w:t>
              </w:r>
            </w:hyperlink>
            <w:r w:rsidR="00C005CE" w:rsidRPr="00107E16">
              <w:rPr>
                <w:rFonts w:ascii="Courier New" w:hAnsi="Courier New" w:cs="Courier New"/>
                <w:color w:val="353833"/>
              </w:rPr>
              <w:t>&lt;</w:t>
            </w:r>
            <w:hyperlink r:id="rId43" w:tooltip="class or interface in ru.intertrust.cm.core.business.api.dto" w:history="1">
              <w:r w:rsidR="00C005CE" w:rsidRPr="00107E16">
                <w:rPr>
                  <w:rFonts w:ascii="Courier New" w:hAnsi="Courier New" w:cs="Courier New"/>
                  <w:b/>
                  <w:bCs/>
                  <w:color w:val="4C6B87"/>
                </w:rPr>
                <w:t>DomainObject</w:t>
              </w:r>
            </w:hyperlink>
            <w:r w:rsidR="00C005CE" w:rsidRPr="00107E16">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14:paraId="4E2F5E81" w14:textId="77777777" w:rsidR="00C005CE" w:rsidRPr="00107E16" w:rsidRDefault="001B19AE" w:rsidP="001D0680">
            <w:pPr>
              <w:spacing w:after="0"/>
              <w:rPr>
                <w:rFonts w:ascii="Arial" w:hAnsi="Arial" w:cs="Arial"/>
                <w:color w:val="353833"/>
                <w:sz w:val="18"/>
                <w:szCs w:val="18"/>
              </w:rPr>
            </w:pPr>
            <w:hyperlink r:id="rId44" w:anchor="getPersonsInGroup(ru.intertrust.cm.core.business.api.dto.Id)" w:history="1">
              <w:r w:rsidR="00C005CE" w:rsidRPr="00107E16">
                <w:rPr>
                  <w:rFonts w:ascii="Courier New" w:hAnsi="Courier New" w:cs="Courier New"/>
                  <w:b/>
                  <w:bCs/>
                  <w:color w:val="4C6B87"/>
                </w:rPr>
                <w:t>getPersonsInGroup</w:t>
              </w:r>
            </w:hyperlink>
            <w:r w:rsidR="00C005CE" w:rsidRPr="00107E16">
              <w:rPr>
                <w:rFonts w:ascii="Courier New" w:hAnsi="Courier New" w:cs="Courier New"/>
                <w:color w:val="353833"/>
              </w:rPr>
              <w:t>(</w:t>
            </w:r>
            <w:hyperlink r:id="rId45" w:tooltip="class or interface in ru.intertrust.cm.core.business.api.dto" w:history="1">
              <w:r w:rsidR="00C005CE" w:rsidRPr="00107E16">
                <w:rPr>
                  <w:rFonts w:ascii="Courier New" w:hAnsi="Courier New" w:cs="Courier New"/>
                  <w:b/>
                  <w:bCs/>
                  <w:color w:val="4C6B87"/>
                </w:rPr>
                <w:t>Id</w:t>
              </w:r>
            </w:hyperlink>
            <w:r w:rsidR="00C005CE" w:rsidRPr="00107E16">
              <w:rPr>
                <w:rFonts w:ascii="Courier New" w:hAnsi="Courier New" w:cs="Courier New"/>
                <w:color w:val="353833"/>
              </w:rPr>
              <w:t xml:space="preserve"> groupId)</w:t>
            </w:r>
          </w:p>
          <w:p w14:paraId="0A495229"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Получение списка персон, входящих в группу</w:t>
            </w:r>
          </w:p>
        </w:tc>
      </w:tr>
      <w:tr w:rsidR="00C005CE" w:rsidRPr="00107E16" w14:paraId="6636ACD3"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1DE2E1EC" w14:textId="77777777"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EEEEEF"/>
            <w:tcMar>
              <w:top w:w="45" w:type="dxa"/>
              <w:left w:w="105" w:type="dxa"/>
              <w:bottom w:w="45" w:type="dxa"/>
              <w:right w:w="45" w:type="dxa"/>
            </w:tcMar>
            <w:hideMark/>
          </w:tcPr>
          <w:p w14:paraId="2401DC39" w14:textId="77777777" w:rsidR="00C005CE" w:rsidRPr="00107E16" w:rsidRDefault="001B19AE" w:rsidP="001D0680">
            <w:pPr>
              <w:spacing w:after="0"/>
              <w:rPr>
                <w:rFonts w:ascii="Arial" w:hAnsi="Arial" w:cs="Arial"/>
                <w:color w:val="353833"/>
                <w:sz w:val="18"/>
                <w:szCs w:val="18"/>
                <w:lang w:val="en-US"/>
              </w:rPr>
            </w:pPr>
            <w:r>
              <w:fldChar w:fldCharType="begin"/>
            </w:r>
            <w:r w:rsidRPr="001B19AE">
              <w:rPr>
                <w:lang w:val="en-US"/>
                <w:rPrChange w:id="88" w:author="Administrator" w:date="2014-04-18T12:11:00Z">
                  <w:rPr/>
                </w:rPrChange>
              </w:rPr>
              <w:instrText xml:space="preserve"> HYPERLINK "file:///D:\\MyDocuments\\MyProject\\CM\\CM5SRC\\CM5\\Core\\dao-api\\target\\site\\apidocs\\ru\\intertrust\\cm\\core\\dao\\api\\PersonManagementServiceDao.html" \l "isGroupInGroup(ru.intertrust.cm.core.business.api.dto.Id, ru.intertrust.cm.core.business.api.dto.Id, boolean)" </w:instrText>
            </w:r>
            <w:r>
              <w:fldChar w:fldCharType="separate"/>
            </w:r>
            <w:r w:rsidR="00C005CE" w:rsidRPr="00107E16">
              <w:rPr>
                <w:rFonts w:ascii="Courier New" w:hAnsi="Courier New" w:cs="Courier New"/>
                <w:b/>
                <w:bCs/>
                <w:color w:val="4C6B87"/>
                <w:lang w:val="en-US"/>
              </w:rPr>
              <w:t>isGroupInGroup</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w:t>
            </w:r>
            <w:r>
              <w:fldChar w:fldCharType="begin"/>
            </w:r>
            <w:r w:rsidRPr="001B19AE">
              <w:rPr>
                <w:lang w:val="en-US"/>
                <w:rPrChange w:id="89"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parent, </w:t>
            </w:r>
            <w:r>
              <w:fldChar w:fldCharType="begin"/>
            </w:r>
            <w:r w:rsidRPr="001B19AE">
              <w:rPr>
                <w:lang w:val="en-US"/>
                <w:rPrChange w:id="90"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child, boolean recursive)</w:t>
            </w:r>
          </w:p>
          <w:p w14:paraId="766A471A"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вхождения группы в группу.</w:t>
            </w:r>
          </w:p>
        </w:tc>
      </w:tr>
      <w:tr w:rsidR="00C005CE" w:rsidRPr="00107E16" w14:paraId="39C26867"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5A910892" w14:textId="77777777"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boolean</w:t>
            </w:r>
          </w:p>
        </w:tc>
        <w:tc>
          <w:tcPr>
            <w:tcW w:w="0" w:type="auto"/>
            <w:tcBorders>
              <w:right w:val="single" w:sz="6" w:space="0" w:color="9EADC0"/>
            </w:tcBorders>
            <w:shd w:val="clear" w:color="auto" w:fill="FFFFFF"/>
            <w:tcMar>
              <w:top w:w="45" w:type="dxa"/>
              <w:left w:w="105" w:type="dxa"/>
              <w:bottom w:w="45" w:type="dxa"/>
              <w:right w:w="45" w:type="dxa"/>
            </w:tcMar>
            <w:hideMark/>
          </w:tcPr>
          <w:p w14:paraId="0902B4CA" w14:textId="77777777" w:rsidR="00C005CE" w:rsidRPr="00107E16" w:rsidRDefault="001B19AE" w:rsidP="001D0680">
            <w:pPr>
              <w:spacing w:after="0"/>
              <w:rPr>
                <w:rFonts w:ascii="Arial" w:hAnsi="Arial" w:cs="Arial"/>
                <w:color w:val="353833"/>
                <w:sz w:val="18"/>
                <w:szCs w:val="18"/>
                <w:lang w:val="en-US"/>
              </w:rPr>
            </w:pPr>
            <w:r>
              <w:fldChar w:fldCharType="begin"/>
            </w:r>
            <w:r w:rsidRPr="001B19AE">
              <w:rPr>
                <w:lang w:val="en-US"/>
                <w:rPrChange w:id="91" w:author="Administrator" w:date="2014-04-18T12:11:00Z">
                  <w:rPr/>
                </w:rPrChange>
              </w:rPr>
              <w:instrText xml:space="preserve"> HYPERLINK "file:///D:\\MyDocuments\\MyProject\\CM\\CM5SRC\\CM5\\Core\\dao-api\\target\\site\\apidocs\\ru\\intertrust\\cm\\core\\dao\\api\\PersonManagementServiceDao.html" \l "isPersonInGroup(ru.intertrust.cm.core.business.api.dto.Id, ru.intertrust.cm.core.business.api.dto.Id)" </w:instrText>
            </w:r>
            <w:r>
              <w:fldChar w:fldCharType="separate"/>
            </w:r>
            <w:r w:rsidR="00C005CE" w:rsidRPr="00107E16">
              <w:rPr>
                <w:rFonts w:ascii="Courier New" w:hAnsi="Courier New" w:cs="Courier New"/>
                <w:b/>
                <w:bCs/>
                <w:color w:val="4C6B87"/>
                <w:lang w:val="en-US"/>
              </w:rPr>
              <w:t>isPersonInGroup</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w:t>
            </w:r>
            <w:r>
              <w:fldChar w:fldCharType="begin"/>
            </w:r>
            <w:r w:rsidRPr="001B19AE">
              <w:rPr>
                <w:lang w:val="en-US"/>
                <w:rPrChange w:id="92"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groupId, </w:t>
            </w:r>
            <w:r>
              <w:fldChar w:fldCharType="begin"/>
            </w:r>
            <w:r w:rsidRPr="001B19AE">
              <w:rPr>
                <w:lang w:val="en-US"/>
                <w:rPrChange w:id="93"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personId)</w:t>
            </w:r>
          </w:p>
          <w:p w14:paraId="47DE6480"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Проверка входит ли персона в группу с учетом вхождения группы в группу</w:t>
            </w:r>
          </w:p>
        </w:tc>
      </w:tr>
      <w:tr w:rsidR="00C005CE" w:rsidRPr="00107E16" w14:paraId="04B5E4E1"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722C1274" w14:textId="77777777"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14:paraId="1FCCE095" w14:textId="77777777" w:rsidR="00C005CE" w:rsidRPr="00107E16" w:rsidRDefault="001B19AE" w:rsidP="001D0680">
            <w:pPr>
              <w:spacing w:after="0"/>
              <w:rPr>
                <w:rFonts w:ascii="Arial" w:hAnsi="Arial" w:cs="Arial"/>
                <w:color w:val="353833"/>
                <w:sz w:val="18"/>
                <w:szCs w:val="18"/>
                <w:lang w:val="en-US"/>
              </w:rPr>
            </w:pPr>
            <w:r>
              <w:fldChar w:fldCharType="begin"/>
            </w:r>
            <w:r w:rsidRPr="001B19AE">
              <w:rPr>
                <w:lang w:val="en-US"/>
                <w:rPrChange w:id="94" w:author="Administrator" w:date="2014-04-18T12:11:00Z">
                  <w:rPr/>
                </w:rPrChange>
              </w:rPr>
              <w:instrText xml:space="preserve"> HYPERLINK "file:///D:\\MyDocuments\\MyProject\\CM\\CM5SRC\\CM5\\Core\\dao-api\\target\\site\\apidocs\\ru\\intertrust\\cm\\core\\dao\\api\\PersonManagementServiceDao.html" \l "remoteGroupFromGroup(ru.intertrust.cm.core.business.api.dto.Id, ru.intertrust.cm.core.business.api.dto.Id)" </w:instrText>
            </w:r>
            <w:r>
              <w:fldChar w:fldCharType="separate"/>
            </w:r>
            <w:r w:rsidR="00C005CE" w:rsidRPr="00107E16">
              <w:rPr>
                <w:rFonts w:ascii="Courier New" w:hAnsi="Courier New" w:cs="Courier New"/>
                <w:b/>
                <w:bCs/>
                <w:color w:val="4C6B87"/>
                <w:lang w:val="en-US"/>
              </w:rPr>
              <w:t>remoteGroupFromGroup</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w:t>
            </w:r>
            <w:r>
              <w:fldChar w:fldCharType="begin"/>
            </w:r>
            <w:r w:rsidRPr="001B19AE">
              <w:rPr>
                <w:lang w:val="en-US"/>
                <w:rPrChange w:id="95"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parent, </w:t>
            </w:r>
            <w:r>
              <w:fldChar w:fldCharType="begin"/>
            </w:r>
            <w:r w:rsidRPr="001B19AE">
              <w:rPr>
                <w:lang w:val="en-US"/>
                <w:rPrChange w:id="96"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child)</w:t>
            </w:r>
          </w:p>
          <w:p w14:paraId="11D07219"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группы из группы</w:t>
            </w:r>
          </w:p>
        </w:tc>
      </w:tr>
      <w:tr w:rsidR="00C005CE" w:rsidRPr="00107E16" w14:paraId="45A84A7A"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511A3D44" w14:textId="77777777" w:rsidR="00C005CE" w:rsidRPr="00107E16" w:rsidRDefault="00C005CE" w:rsidP="001D0680">
            <w:pPr>
              <w:spacing w:after="0"/>
              <w:rPr>
                <w:rFonts w:ascii="Arial" w:hAnsi="Arial" w:cs="Arial"/>
                <w:color w:val="353833"/>
                <w:sz w:val="18"/>
                <w:szCs w:val="18"/>
              </w:rPr>
            </w:pPr>
            <w:r w:rsidRPr="00107E16">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14:paraId="76AD3603" w14:textId="77777777" w:rsidR="00C005CE" w:rsidRPr="00107E16" w:rsidRDefault="001B19AE" w:rsidP="001D0680">
            <w:pPr>
              <w:spacing w:after="0"/>
              <w:rPr>
                <w:rFonts w:ascii="Arial" w:hAnsi="Arial" w:cs="Arial"/>
                <w:color w:val="353833"/>
                <w:sz w:val="18"/>
                <w:szCs w:val="18"/>
                <w:lang w:val="en-US"/>
              </w:rPr>
            </w:pPr>
            <w:r>
              <w:fldChar w:fldCharType="begin"/>
            </w:r>
            <w:r w:rsidRPr="001B19AE">
              <w:rPr>
                <w:lang w:val="en-US"/>
                <w:rPrChange w:id="97" w:author="Administrator" w:date="2014-04-18T12:11:00Z">
                  <w:rPr/>
                </w:rPrChange>
              </w:rPr>
              <w:instrText xml:space="preserve"> HYPERLINK "file:///D:\\MyDocuments\\MyProject\\CM\\CM5SRC\\CM5\\Core\\dao-api\\target\\site\\apidocs\\ru\\intertrust\\cm\\core\\dao\\api\\PersonManagementServiceDao.html" \l "remotePersonFromGroup(ru.intertrust.cm.core.business.api.dto.Id, ru.intertrust.cm.core.business.api.dto.Id)" </w:instrText>
            </w:r>
            <w:r>
              <w:fldChar w:fldCharType="separate"/>
            </w:r>
            <w:r w:rsidR="00C005CE" w:rsidRPr="00107E16">
              <w:rPr>
                <w:rFonts w:ascii="Courier New" w:hAnsi="Courier New" w:cs="Courier New"/>
                <w:b/>
                <w:bCs/>
                <w:color w:val="4C6B87"/>
                <w:lang w:val="en-US"/>
              </w:rPr>
              <w:t>remotePersonFromGroup</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w:t>
            </w:r>
            <w:r>
              <w:fldChar w:fldCharType="begin"/>
            </w:r>
            <w:r w:rsidRPr="001B19AE">
              <w:rPr>
                <w:lang w:val="en-US"/>
                <w:rPrChange w:id="98"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group, </w:t>
            </w:r>
            <w:r>
              <w:fldChar w:fldCharType="begin"/>
            </w:r>
            <w:r w:rsidRPr="001B19AE">
              <w:rPr>
                <w:lang w:val="en-US"/>
                <w:rPrChange w:id="99" w:author="Administrator" w:date="2014-04-18T12:11: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107E16">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107E16">
              <w:rPr>
                <w:rFonts w:ascii="Courier New" w:hAnsi="Courier New" w:cs="Courier New"/>
                <w:color w:val="353833"/>
                <w:lang w:val="en-US"/>
              </w:rPr>
              <w:t xml:space="preserve"> person)</w:t>
            </w:r>
          </w:p>
          <w:p w14:paraId="6DFE08E6" w14:textId="77777777" w:rsidR="00C005CE" w:rsidRPr="00107E16" w:rsidRDefault="00C005CE" w:rsidP="001D0680">
            <w:pPr>
              <w:spacing w:after="0"/>
              <w:rPr>
                <w:rFonts w:ascii="Arial" w:hAnsi="Arial" w:cs="Arial"/>
                <w:color w:val="353833"/>
                <w:sz w:val="18"/>
                <w:szCs w:val="18"/>
              </w:rPr>
            </w:pPr>
            <w:r w:rsidRPr="00107E16">
              <w:rPr>
                <w:rFonts w:ascii="Arial" w:hAnsi="Arial" w:cs="Arial"/>
                <w:color w:val="353833"/>
                <w:sz w:val="18"/>
                <w:szCs w:val="18"/>
              </w:rPr>
              <w:t>Удаление персоны из группы</w:t>
            </w:r>
          </w:p>
        </w:tc>
      </w:tr>
    </w:tbl>
    <w:p w14:paraId="643E0BF3" w14:textId="77777777" w:rsidR="00C005CE" w:rsidRDefault="00C005CE" w:rsidP="00B31782">
      <w:pPr>
        <w:rPr>
          <w:lang w:val="en-US"/>
        </w:rPr>
      </w:pPr>
    </w:p>
    <w:p w14:paraId="3B5D5D1E" w14:textId="77777777" w:rsidR="008165BD" w:rsidRPr="007A3578" w:rsidRDefault="008165BD" w:rsidP="0030006A">
      <w:pPr>
        <w:pStyle w:val="2"/>
        <w:numPr>
          <w:ilvl w:val="1"/>
          <w:numId w:val="1"/>
        </w:numPr>
      </w:pPr>
      <w:bookmarkStart w:id="100" w:name="_Toc378087733"/>
      <w:bookmarkStart w:id="101" w:name="_Toc383285372"/>
      <w:r w:rsidRPr="007A3578">
        <w:t>Работа с вложениями</w:t>
      </w:r>
      <w:bookmarkEnd w:id="100"/>
      <w:bookmarkEnd w:id="101"/>
    </w:p>
    <w:p w14:paraId="07CA1AB3" w14:textId="77777777" w:rsidR="008165BD" w:rsidRPr="007A3578" w:rsidRDefault="008165BD" w:rsidP="00860514">
      <w:pPr>
        <w:pStyle w:val="30"/>
      </w:pPr>
      <w:bookmarkStart w:id="102" w:name="_Toc378087734"/>
      <w:bookmarkStart w:id="103" w:name="_Toc383285373"/>
      <w:r w:rsidRPr="007A3578">
        <w:t>Общие положения</w:t>
      </w:r>
      <w:bookmarkEnd w:id="102"/>
      <w:bookmarkEnd w:id="103"/>
    </w:p>
    <w:p w14:paraId="6F6EED7C" w14:textId="77777777" w:rsidR="008165BD" w:rsidRDefault="008165BD" w:rsidP="008165BD">
      <w:r>
        <w:t>1. С вложениями предполагается работать как с обычными доменными объектам. Для каждого загруженного вложения создается доменный объект Вложение.</w:t>
      </w:r>
    </w:p>
    <w:p w14:paraId="0D99B18D" w14:textId="77777777" w:rsidR="008165BD" w:rsidRDefault="008165BD" w:rsidP="008165BD">
      <w:r>
        <w:t>Для каждого типа доменного объекта создается свой тип доменного объекта Вложение.</w:t>
      </w:r>
    </w:p>
    <w:p w14:paraId="5C3D194E" w14:textId="77777777" w:rsidR="008165BD" w:rsidRDefault="008165BD" w:rsidP="008165BD">
      <w:pPr>
        <w:rPr>
          <w:rFonts w:ascii="Consolas" w:eastAsia="Consolas" w:hAnsi="Consolas" w:cs="Consolas"/>
          <w:color w:val="3F7F7F"/>
        </w:rPr>
      </w:pPr>
      <w:r>
        <w:t xml:space="preserve">2. Для указания, что у доменного объекта могут быть Вложения, а заодно и названия таблицы для  Вложений используется тег </w:t>
      </w:r>
      <w:r>
        <w:rPr>
          <w:rFonts w:ascii="Consolas" w:eastAsia="Consolas" w:hAnsi="Consolas" w:cs="Consolas"/>
          <w:color w:val="3F7F7F"/>
        </w:rPr>
        <w:t xml:space="preserve">attachment-type </w:t>
      </w:r>
      <w:r>
        <w:t xml:space="preserve">внутри конфигурации </w:t>
      </w:r>
      <w:r>
        <w:rPr>
          <w:rFonts w:ascii="Consolas" w:eastAsia="Consolas" w:hAnsi="Consolas" w:cs="Consolas"/>
          <w:color w:val="3F7F7F"/>
        </w:rPr>
        <w:t>domain-object-type</w:t>
      </w:r>
    </w:p>
    <w:p w14:paraId="2F00B02F" w14:textId="77777777" w:rsidR="008165BD" w:rsidRPr="005F593D" w:rsidRDefault="008165BD" w:rsidP="008165BD">
      <w:pPr>
        <w:rPr>
          <w:lang w:val="en-US"/>
        </w:rPr>
      </w:pPr>
      <w:r>
        <w:t>Причем у одного ДО может быть несколько типов Вложений (например, если нужно задать разные права для разных типов Вложений). Пример</w:t>
      </w:r>
      <w:r w:rsidRPr="005F593D">
        <w:rPr>
          <w:lang w:val="en-US"/>
        </w:rPr>
        <w:t xml:space="preserve"> </w:t>
      </w:r>
      <w:r>
        <w:t>указания</w:t>
      </w:r>
      <w:r w:rsidRPr="005F593D">
        <w:rPr>
          <w:lang w:val="en-US"/>
        </w:rPr>
        <w:t xml:space="preserve"> </w:t>
      </w:r>
      <w:r>
        <w:t>всех</w:t>
      </w:r>
      <w:r w:rsidRPr="005F593D">
        <w:rPr>
          <w:lang w:val="en-US"/>
        </w:rPr>
        <w:t xml:space="preserve"> </w:t>
      </w:r>
      <w:r>
        <w:t>типов</w:t>
      </w:r>
      <w:r w:rsidRPr="005F593D">
        <w:rPr>
          <w:lang w:val="en-US"/>
        </w:rPr>
        <w:t xml:space="preserve"> </w:t>
      </w:r>
      <w:r>
        <w:t>Вложений</w:t>
      </w:r>
      <w:r w:rsidRPr="005F593D">
        <w:rPr>
          <w:lang w:val="en-US"/>
        </w:rPr>
        <w:t xml:space="preserve"> </w:t>
      </w:r>
      <w:r>
        <w:t>для</w:t>
      </w:r>
      <w:r w:rsidRPr="005F593D">
        <w:rPr>
          <w:lang w:val="en-US"/>
        </w:rPr>
        <w:t xml:space="preserve"> </w:t>
      </w:r>
      <w:r>
        <w:t>ДО</w:t>
      </w:r>
      <w:r w:rsidRPr="005F593D">
        <w:rPr>
          <w:lang w:val="en-US"/>
        </w:rPr>
        <w:t xml:space="preserve">. </w:t>
      </w:r>
    </w:p>
    <w:p w14:paraId="4873D5AA" w14:textId="77777777" w:rsidR="008165BD" w:rsidRDefault="008165BD" w:rsidP="008165BD">
      <w:pPr>
        <w:pStyle w:val="afc"/>
        <w:rPr>
          <w:color w:val="008080"/>
        </w:rPr>
      </w:pPr>
      <w:r>
        <w:t xml:space="preserve">        </w:t>
      </w:r>
      <w:r>
        <w:rPr>
          <w:color w:val="008080"/>
        </w:rPr>
        <w:t>&lt;</w:t>
      </w:r>
      <w:r>
        <w:rPr>
          <w:color w:val="3F7F7F"/>
        </w:rPr>
        <w:t>attachment-types</w:t>
      </w:r>
      <w:r>
        <w:rPr>
          <w:color w:val="008080"/>
        </w:rPr>
        <w:t>&gt;</w:t>
      </w:r>
    </w:p>
    <w:p w14:paraId="1ED8A564" w14:textId="77777777" w:rsidR="008165BD" w:rsidRDefault="008165BD" w:rsidP="008165BD">
      <w:pPr>
        <w:pStyle w:val="afc"/>
        <w:rPr>
          <w:color w:val="008080"/>
        </w:rPr>
      </w:pPr>
      <w:r>
        <w:t xml:space="preserve">            </w:t>
      </w:r>
      <w:r>
        <w:rPr>
          <w:color w:val="008080"/>
        </w:rPr>
        <w:t>&lt;</w:t>
      </w:r>
      <w:r>
        <w:rPr>
          <w:color w:val="3F7F7F"/>
        </w:rPr>
        <w:t>attachment-type</w:t>
      </w:r>
      <w:r>
        <w:t xml:space="preserve"> </w:t>
      </w:r>
      <w:r>
        <w:rPr>
          <w:color w:val="7F007F"/>
        </w:rPr>
        <w:t>name</w:t>
      </w:r>
      <w:r>
        <w:t>=</w:t>
      </w:r>
      <w:r>
        <w:rPr>
          <w:i/>
          <w:iCs/>
          <w:color w:val="2A00FF"/>
        </w:rPr>
        <w:t>"Outgoing_Document_Atch"</w:t>
      </w:r>
      <w:r>
        <w:rPr>
          <w:color w:val="008080"/>
        </w:rPr>
        <w:t>/&gt;</w:t>
      </w:r>
    </w:p>
    <w:p w14:paraId="784D9D81" w14:textId="77777777" w:rsidR="008165BD" w:rsidRPr="005F593D" w:rsidRDefault="008165BD" w:rsidP="008165BD">
      <w:pPr>
        <w:pStyle w:val="afc"/>
        <w:rPr>
          <w:color w:val="008080"/>
          <w:lang w:val="ru-RU"/>
        </w:rPr>
      </w:pPr>
      <w:r>
        <w:t xml:space="preserve">        </w:t>
      </w:r>
      <w:r w:rsidRPr="005F593D">
        <w:rPr>
          <w:color w:val="008080"/>
          <w:lang w:val="ru-RU"/>
        </w:rPr>
        <w:t>&lt;/</w:t>
      </w:r>
      <w:r>
        <w:rPr>
          <w:color w:val="3F7F7F"/>
        </w:rPr>
        <w:t>attachment</w:t>
      </w:r>
      <w:r w:rsidRPr="005F593D">
        <w:rPr>
          <w:color w:val="3F7F7F"/>
          <w:lang w:val="ru-RU"/>
        </w:rPr>
        <w:t>-</w:t>
      </w:r>
      <w:r>
        <w:rPr>
          <w:color w:val="3F7F7F"/>
        </w:rPr>
        <w:t>types</w:t>
      </w:r>
      <w:r w:rsidRPr="005F593D">
        <w:rPr>
          <w:color w:val="008080"/>
          <w:lang w:val="ru-RU"/>
        </w:rPr>
        <w:t>&gt;</w:t>
      </w:r>
    </w:p>
    <w:p w14:paraId="54A05632" w14:textId="77777777" w:rsidR="008165BD" w:rsidRDefault="008165BD" w:rsidP="00A02491">
      <w:pPr>
        <w:rPr>
          <w:rFonts w:eastAsia="Consolas" w:cs="Consolas"/>
          <w:color w:val="000000"/>
        </w:rPr>
      </w:pPr>
      <w:r>
        <w:rPr>
          <w:rFonts w:eastAsia="Consolas" w:cs="Consolas"/>
          <w:color w:val="000000"/>
        </w:rPr>
        <w:t xml:space="preserve">Атрибут </w:t>
      </w:r>
      <w:r>
        <w:rPr>
          <w:rFonts w:ascii="Consolas" w:eastAsia="Consolas" w:hAnsi="Consolas" w:cs="Consolas"/>
          <w:color w:val="7F007F"/>
        </w:rPr>
        <w:t xml:space="preserve">name </w:t>
      </w:r>
      <w:r>
        <w:rPr>
          <w:rFonts w:eastAsia="Consolas" w:cs="Consolas"/>
          <w:color w:val="000000"/>
        </w:rPr>
        <w:t>указывает название таблицы вложений.</w:t>
      </w:r>
    </w:p>
    <w:p w14:paraId="2617B194" w14:textId="77777777" w:rsidR="008165BD" w:rsidRPr="00A02491" w:rsidRDefault="008165BD" w:rsidP="008165BD">
      <w:pPr>
        <w:rPr>
          <w:rFonts w:eastAsia="Consolas"/>
        </w:rPr>
      </w:pPr>
      <w:r>
        <w:t xml:space="preserve">Поддержку элементов </w:t>
      </w:r>
      <w:r>
        <w:rPr>
          <w:rFonts w:ascii="Consolas" w:eastAsia="Consolas" w:hAnsi="Consolas" w:cs="Consolas"/>
          <w:color w:val="3F7F7F"/>
        </w:rPr>
        <w:t>attachment-types и</w:t>
      </w:r>
      <w:r>
        <w:t xml:space="preserve">  </w:t>
      </w:r>
      <w:r w:rsidRPr="00A02491">
        <w:rPr>
          <w:rFonts w:eastAsia="Consolas"/>
        </w:rPr>
        <w:t>attachment-type</w:t>
      </w:r>
      <w:r w:rsidRPr="005F593D">
        <w:rPr>
          <w:rFonts w:ascii="Consolas" w:eastAsia="Consolas" w:hAnsi="Consolas" w:cs="Consolas"/>
          <w:color w:val="7F007F"/>
        </w:rPr>
        <w:t xml:space="preserve"> </w:t>
      </w:r>
      <w:r>
        <w:t xml:space="preserve">нужно добавить в  </w:t>
      </w:r>
      <w:r w:rsidRPr="00A02491">
        <w:rPr>
          <w:rFonts w:eastAsia="Consolas"/>
        </w:rPr>
        <w:t>DomainObjectTypeConfig.</w:t>
      </w:r>
    </w:p>
    <w:p w14:paraId="76044671" w14:textId="77777777" w:rsidR="008165BD" w:rsidRPr="005F593D" w:rsidRDefault="008165BD" w:rsidP="008165BD">
      <w:r>
        <w:t xml:space="preserve">Состав полей объектов Вложения конфигурируется в доменном объекте </w:t>
      </w:r>
      <w:r>
        <w:rPr>
          <w:lang w:val="en-GB"/>
        </w:rPr>
        <w:t>Attachment</w:t>
      </w:r>
    </w:p>
    <w:p w14:paraId="1D0F486D" w14:textId="77777777" w:rsidR="008165BD" w:rsidRDefault="008165BD" w:rsidP="008165BD">
      <w:pPr>
        <w:pStyle w:val="afc"/>
        <w:rPr>
          <w:color w:val="008080"/>
        </w:rPr>
      </w:pPr>
      <w:r w:rsidRPr="005F593D">
        <w:rPr>
          <w:color w:val="000000"/>
          <w:lang w:val="ru-RU"/>
        </w:rPr>
        <w:t xml:space="preserve">    </w:t>
      </w:r>
      <w:r>
        <w:rPr>
          <w:color w:val="008080"/>
        </w:rPr>
        <w:t>&lt;</w:t>
      </w:r>
      <w:r>
        <w:rPr>
          <w:color w:val="3F7F7F"/>
        </w:rPr>
        <w:t>domain-object-type</w:t>
      </w:r>
      <w:r>
        <w:t xml:space="preserve"> </w:t>
      </w:r>
      <w:r>
        <w:rPr>
          <w:color w:val="7F007F"/>
        </w:rPr>
        <w:t>name</w:t>
      </w:r>
      <w:r>
        <w:rPr>
          <w:color w:val="000000"/>
        </w:rPr>
        <w:t>=</w:t>
      </w:r>
      <w:r>
        <w:rPr>
          <w:i/>
          <w:iCs/>
        </w:rPr>
        <w:t>"Attachment"</w:t>
      </w:r>
      <w:r>
        <w:t xml:space="preserve"> </w:t>
      </w:r>
      <w:r>
        <w:rPr>
          <w:color w:val="7F007F"/>
        </w:rPr>
        <w:t>template</w:t>
      </w:r>
      <w:r>
        <w:rPr>
          <w:color w:val="000000"/>
        </w:rPr>
        <w:t>=</w:t>
      </w:r>
      <w:r>
        <w:rPr>
          <w:i/>
          <w:iCs/>
        </w:rPr>
        <w:t>"true"</w:t>
      </w:r>
      <w:r>
        <w:rPr>
          <w:color w:val="008080"/>
        </w:rPr>
        <w:t>&gt;</w:t>
      </w:r>
    </w:p>
    <w:p w14:paraId="6E5A3C4F" w14:textId="77777777" w:rsidR="008165BD" w:rsidRDefault="008165BD" w:rsidP="008165BD">
      <w:pPr>
        <w:pStyle w:val="afc"/>
        <w:rPr>
          <w:color w:val="008080"/>
        </w:rPr>
      </w:pPr>
      <w:r>
        <w:rPr>
          <w:color w:val="000000"/>
        </w:rPr>
        <w:t xml:space="preserve">        </w:t>
      </w:r>
      <w:r>
        <w:rPr>
          <w:color w:val="008080"/>
        </w:rPr>
        <w:t>&lt;</w:t>
      </w:r>
      <w:r>
        <w:rPr>
          <w:color w:val="3F7F7F"/>
        </w:rPr>
        <w:t>fields</w:t>
      </w:r>
      <w:r>
        <w:rPr>
          <w:color w:val="008080"/>
        </w:rPr>
        <w:t>&gt;</w:t>
      </w:r>
    </w:p>
    <w:p w14:paraId="16C8A42E" w14:textId="77777777" w:rsidR="008165BD" w:rsidRDefault="008165BD" w:rsidP="008165BD">
      <w:pPr>
        <w:pStyle w:val="afc"/>
        <w:rPr>
          <w:color w:val="008080"/>
        </w:rPr>
      </w:pPr>
      <w:r>
        <w:rPr>
          <w:color w:val="000000"/>
        </w:rPr>
        <w:t xml:space="preserve">            </w:t>
      </w:r>
      <w:r>
        <w:rPr>
          <w:color w:val="008080"/>
        </w:rPr>
        <w:t>&lt;</w:t>
      </w:r>
      <w:r>
        <w:rPr>
          <w:color w:val="3F7F7F"/>
        </w:rPr>
        <w:t>string</w:t>
      </w:r>
      <w:r>
        <w:t xml:space="preserve"> </w:t>
      </w:r>
      <w:r>
        <w:rPr>
          <w:color w:val="7F007F"/>
        </w:rPr>
        <w:t>name</w:t>
      </w:r>
      <w:r>
        <w:rPr>
          <w:color w:val="000000"/>
        </w:rPr>
        <w:t>=</w:t>
      </w:r>
      <w:r>
        <w:rPr>
          <w:i/>
          <w:iCs/>
        </w:rPr>
        <w:t>"Name"</w:t>
      </w:r>
      <w:r>
        <w:t xml:space="preserve"> </w:t>
      </w:r>
      <w:r>
        <w:rPr>
          <w:color w:val="7F007F"/>
        </w:rPr>
        <w:t>length</w:t>
      </w:r>
      <w:r>
        <w:rPr>
          <w:color w:val="000000"/>
        </w:rPr>
        <w:t>=</w:t>
      </w:r>
      <w:r>
        <w:rPr>
          <w:i/>
          <w:iCs/>
        </w:rPr>
        <w:t>"128"</w:t>
      </w:r>
      <w:r>
        <w:t xml:space="preserve"> </w:t>
      </w:r>
      <w:r>
        <w:rPr>
          <w:color w:val="008080"/>
        </w:rPr>
        <w:t>/&gt;</w:t>
      </w:r>
    </w:p>
    <w:p w14:paraId="2A4F2765" w14:textId="77777777" w:rsidR="008165BD" w:rsidRDefault="008165BD" w:rsidP="008165BD">
      <w:pPr>
        <w:pStyle w:val="afc"/>
        <w:rPr>
          <w:color w:val="008080"/>
        </w:rPr>
      </w:pPr>
      <w:r>
        <w:rPr>
          <w:color w:val="000000"/>
        </w:rPr>
        <w:t xml:space="preserve">            </w:t>
      </w:r>
      <w:r>
        <w:rPr>
          <w:color w:val="008080"/>
        </w:rPr>
        <w:t>&lt;</w:t>
      </w:r>
      <w:r>
        <w:rPr>
          <w:color w:val="3F7F7F"/>
        </w:rPr>
        <w:t>string</w:t>
      </w:r>
      <w:r>
        <w:t xml:space="preserve"> </w:t>
      </w:r>
      <w:r>
        <w:rPr>
          <w:color w:val="7F007F"/>
        </w:rPr>
        <w:t>name</w:t>
      </w:r>
      <w:r>
        <w:rPr>
          <w:color w:val="000000"/>
        </w:rPr>
        <w:t>=</w:t>
      </w:r>
      <w:r>
        <w:rPr>
          <w:i/>
          <w:iCs/>
        </w:rPr>
        <w:t>"Description"</w:t>
      </w:r>
      <w:r>
        <w:t xml:space="preserve"> </w:t>
      </w:r>
      <w:r>
        <w:rPr>
          <w:color w:val="7F007F"/>
        </w:rPr>
        <w:t>length</w:t>
      </w:r>
      <w:r>
        <w:rPr>
          <w:color w:val="000000"/>
        </w:rPr>
        <w:t>=</w:t>
      </w:r>
      <w:r>
        <w:rPr>
          <w:i/>
          <w:iCs/>
        </w:rPr>
        <w:t>"128"</w:t>
      </w:r>
      <w:r>
        <w:t xml:space="preserve"> </w:t>
      </w:r>
      <w:r>
        <w:rPr>
          <w:color w:val="008080"/>
        </w:rPr>
        <w:t>/&gt;</w:t>
      </w:r>
    </w:p>
    <w:p w14:paraId="39A70763" w14:textId="77777777" w:rsidR="008165BD" w:rsidRDefault="008165BD" w:rsidP="008165BD">
      <w:pPr>
        <w:pStyle w:val="afc"/>
        <w:rPr>
          <w:color w:val="008080"/>
        </w:rPr>
      </w:pPr>
      <w:r>
        <w:rPr>
          <w:color w:val="000000"/>
        </w:rPr>
        <w:t xml:space="preserve">        </w:t>
      </w:r>
      <w:r>
        <w:rPr>
          <w:color w:val="008080"/>
        </w:rPr>
        <w:t>&lt;/</w:t>
      </w:r>
      <w:r>
        <w:rPr>
          <w:color w:val="3F7F7F"/>
        </w:rPr>
        <w:t>fields</w:t>
      </w:r>
      <w:r>
        <w:rPr>
          <w:color w:val="008080"/>
        </w:rPr>
        <w:t>&gt;</w:t>
      </w:r>
    </w:p>
    <w:p w14:paraId="57D3358F" w14:textId="77777777" w:rsidR="008165BD" w:rsidRPr="005F593D" w:rsidRDefault="008165BD" w:rsidP="008165BD">
      <w:pPr>
        <w:pStyle w:val="afc"/>
        <w:rPr>
          <w:color w:val="008080"/>
          <w:lang w:val="ru-RU"/>
        </w:rPr>
      </w:pPr>
      <w:r>
        <w:rPr>
          <w:color w:val="000000"/>
        </w:rPr>
        <w:lastRenderedPageBreak/>
        <w:t xml:space="preserve">    </w:t>
      </w:r>
      <w:r w:rsidRPr="005F593D">
        <w:rPr>
          <w:color w:val="008080"/>
          <w:lang w:val="ru-RU"/>
        </w:rPr>
        <w:t>&lt;/</w:t>
      </w:r>
      <w:r>
        <w:rPr>
          <w:color w:val="3F7F7F"/>
        </w:rPr>
        <w:t>domain</w:t>
      </w:r>
      <w:r w:rsidRPr="005F593D">
        <w:rPr>
          <w:color w:val="3F7F7F"/>
          <w:lang w:val="ru-RU"/>
        </w:rPr>
        <w:t>-</w:t>
      </w:r>
      <w:r>
        <w:rPr>
          <w:color w:val="3F7F7F"/>
        </w:rPr>
        <w:t>object</w:t>
      </w:r>
      <w:r w:rsidRPr="005F593D">
        <w:rPr>
          <w:color w:val="3F7F7F"/>
          <w:lang w:val="ru-RU"/>
        </w:rPr>
        <w:t>-</w:t>
      </w:r>
      <w:r>
        <w:rPr>
          <w:color w:val="3F7F7F"/>
        </w:rPr>
        <w:t>type</w:t>
      </w:r>
      <w:r w:rsidRPr="005F593D">
        <w:rPr>
          <w:color w:val="008080"/>
          <w:lang w:val="ru-RU"/>
        </w:rPr>
        <w:t>&gt;</w:t>
      </w:r>
    </w:p>
    <w:p w14:paraId="5CBA8B8F" w14:textId="77777777" w:rsidR="008165BD" w:rsidRDefault="008165BD" w:rsidP="008165BD">
      <w:r>
        <w:t xml:space="preserve">Флагом того, что это не обычный доменный объект и для него не надо создвавать таблицу, является атрибут </w:t>
      </w:r>
      <w:r>
        <w:rPr>
          <w:rFonts w:ascii="Consolas" w:eastAsia="Consolas" w:hAnsi="Consolas" w:cs="Consolas"/>
          <w:color w:val="7F007F"/>
          <w:lang w:val="en-GB"/>
        </w:rPr>
        <w:t>template</w:t>
      </w:r>
      <w:r w:rsidRPr="005F593D">
        <w:rPr>
          <w:rFonts w:ascii="Consolas" w:eastAsia="Consolas" w:hAnsi="Consolas" w:cs="Consolas"/>
          <w:color w:val="000000"/>
        </w:rPr>
        <w:t>=</w:t>
      </w:r>
      <w:r w:rsidRPr="005F593D">
        <w:rPr>
          <w:rFonts w:ascii="Consolas" w:eastAsia="Consolas" w:hAnsi="Consolas" w:cs="Consolas"/>
          <w:i/>
          <w:iCs/>
          <w:color w:val="2A00FF"/>
        </w:rPr>
        <w:t>"</w:t>
      </w:r>
      <w:r>
        <w:rPr>
          <w:rFonts w:ascii="Consolas" w:eastAsia="Consolas" w:hAnsi="Consolas" w:cs="Consolas"/>
          <w:i/>
          <w:iCs/>
          <w:color w:val="2A00FF"/>
          <w:lang w:val="en-GB"/>
        </w:rPr>
        <w:t>true</w:t>
      </w:r>
      <w:r w:rsidRPr="005F593D">
        <w:rPr>
          <w:rFonts w:ascii="Consolas" w:eastAsia="Consolas" w:hAnsi="Consolas" w:cs="Consolas"/>
          <w:i/>
          <w:iCs/>
          <w:color w:val="2A00FF"/>
        </w:rPr>
        <w:t xml:space="preserve">". </w:t>
      </w:r>
      <w:r>
        <w:t xml:space="preserve">Это шаблонный объект, который используется при построении других доменных объектов. Шаблонные объекты ДО Вложений должны находится в системном конфигурационном файле. Сейчас системный конфигурационный файл  </w:t>
      </w:r>
      <w:r>
        <w:rPr>
          <w:b/>
          <w:bCs/>
        </w:rPr>
        <w:t>domain-objects.xml</w:t>
      </w:r>
      <w:r>
        <w:t xml:space="preserve"> включает и определение бизнес объектов, которые должны будут уйти из него.</w:t>
      </w:r>
    </w:p>
    <w:p w14:paraId="7B88DA44" w14:textId="77777777" w:rsidR="008165BD" w:rsidRPr="00A02491" w:rsidRDefault="008165BD" w:rsidP="008165BD">
      <w:pPr>
        <w:rPr>
          <w:rFonts w:eastAsia="Consolas"/>
        </w:rPr>
      </w:pPr>
      <w:r>
        <w:t xml:space="preserve">Поддержку атрибута  </w:t>
      </w:r>
      <w:r>
        <w:rPr>
          <w:rFonts w:ascii="Consolas" w:eastAsia="Consolas" w:hAnsi="Consolas" w:cs="Consolas"/>
          <w:color w:val="7F007F"/>
          <w:lang w:val="en-GB"/>
        </w:rPr>
        <w:t>template</w:t>
      </w:r>
      <w:r w:rsidRPr="005F593D">
        <w:rPr>
          <w:rFonts w:ascii="Consolas" w:eastAsia="Consolas" w:hAnsi="Consolas" w:cs="Consolas"/>
          <w:color w:val="7F007F"/>
        </w:rPr>
        <w:t xml:space="preserve"> </w:t>
      </w:r>
      <w:r>
        <w:t xml:space="preserve">нужно добавить в  </w:t>
      </w:r>
      <w:r w:rsidRPr="00A02491">
        <w:rPr>
          <w:rFonts w:eastAsia="Consolas"/>
        </w:rPr>
        <w:t>DomainObjectTypeConfig.</w:t>
      </w:r>
    </w:p>
    <w:p w14:paraId="4C2A636E" w14:textId="77777777" w:rsidR="008165BD" w:rsidRPr="005F593D" w:rsidRDefault="008165BD" w:rsidP="008165BD">
      <w:pPr>
        <w:rPr>
          <w:rFonts w:ascii="Consolas" w:eastAsia="Consolas" w:hAnsi="Consolas" w:cs="Consolas"/>
          <w:color w:val="000000"/>
        </w:rPr>
      </w:pPr>
      <w:r>
        <w:t xml:space="preserve">3.Так как доменные объекты Вложения не указываются явно в конфигурационном файле, то для получения этих объектов нужно изменить реализацию </w:t>
      </w:r>
      <w:r>
        <w:rPr>
          <w:rFonts w:ascii="Consolas" w:eastAsia="Consolas" w:hAnsi="Consolas" w:cs="Consolas"/>
          <w:color w:val="000000"/>
        </w:rPr>
        <w:t>ConfigurationExplorerImpl.</w:t>
      </w:r>
      <w:r>
        <w:t xml:space="preserve"> Этот класс хранит закешированные доменные объекты в отдельной хеш таблице. Поэтому при добавленни ДО в кеш, можно проверять имеет ли этот доменный объект Вложения и если так, создавать ДО Вложения на основе шаблонна и добавлять их в кеш. Такой механизм позволит получить ДО Вложения через </w:t>
      </w:r>
      <w:r>
        <w:rPr>
          <w:rFonts w:ascii="Consolas" w:eastAsia="Consolas" w:hAnsi="Consolas" w:cs="Consolas"/>
          <w:color w:val="000000"/>
        </w:rPr>
        <w:t>ConfigurationExplorerImpl.getDomainObjectTypeConfig</w:t>
      </w:r>
      <w:r w:rsidRPr="005F593D">
        <w:rPr>
          <w:rFonts w:ascii="Consolas" w:eastAsia="Consolas" w:hAnsi="Consolas" w:cs="Consolas"/>
          <w:color w:val="000000"/>
        </w:rPr>
        <w:t>()</w:t>
      </w:r>
      <w:r>
        <w:rPr>
          <w:rFonts w:ascii="Consolas" w:eastAsia="Consolas" w:hAnsi="Consolas" w:cs="Consolas"/>
          <w:color w:val="000000"/>
        </w:rPr>
        <w:t xml:space="preserve"> и ConfigurationExplorerImpl.getDomainObjectConfigs</w:t>
      </w:r>
      <w:r w:rsidRPr="005F593D">
        <w:rPr>
          <w:rFonts w:ascii="Consolas" w:eastAsia="Consolas" w:hAnsi="Consolas" w:cs="Consolas"/>
          <w:color w:val="000000"/>
        </w:rPr>
        <w:t>().</w:t>
      </w:r>
    </w:p>
    <w:p w14:paraId="11354F33" w14:textId="77777777" w:rsidR="008165BD" w:rsidRDefault="008165BD" w:rsidP="008165BD">
      <w:r>
        <w:t>Сами Вложения (содержимое загруженых файлов, далее контент Вложений) предлагается хранить на файловой системе.</w:t>
      </w:r>
    </w:p>
    <w:p w14:paraId="452C2202" w14:textId="77777777" w:rsidR="008165BD" w:rsidRPr="007A3578" w:rsidRDefault="008165BD" w:rsidP="00860514">
      <w:pPr>
        <w:pStyle w:val="30"/>
      </w:pPr>
      <w:bookmarkStart w:id="104" w:name="_Toc378087735"/>
      <w:bookmarkStart w:id="105" w:name="_Toc383285374"/>
      <w:r w:rsidRPr="007A3578">
        <w:t>Хранение вложений</w:t>
      </w:r>
      <w:bookmarkEnd w:id="104"/>
      <w:bookmarkEnd w:id="105"/>
    </w:p>
    <w:p w14:paraId="49216F55" w14:textId="77777777" w:rsidR="008165BD" w:rsidRDefault="008165BD" w:rsidP="008165BD">
      <w:r>
        <w:t>Для каждого типа доменного объекта создается соответсвующая таблица для Вложений, название которой указывается в конфигурации,</w:t>
      </w:r>
    </w:p>
    <w:p w14:paraId="22B8EA18" w14:textId="77777777" w:rsidR="008165BD" w:rsidRDefault="008165BD" w:rsidP="008165BD">
      <w:r>
        <w:t>с полями</w:t>
      </w:r>
    </w:p>
    <w:p w14:paraId="2AF968DF" w14:textId="77777777" w:rsidR="008165BD" w:rsidRDefault="008165BD" w:rsidP="008165BD">
      <w:r w:rsidRPr="00A02491">
        <w:t>id</w:t>
      </w:r>
      <w:r>
        <w:t>,</w:t>
      </w:r>
    </w:p>
    <w:p w14:paraId="3D38F7CC" w14:textId="77777777" w:rsidR="008165BD" w:rsidRDefault="008165BD" w:rsidP="008165BD">
      <w:r w:rsidRPr="00A02491">
        <w:t>name</w:t>
      </w:r>
      <w:r>
        <w:t>, – первоначальное имя атачмента</w:t>
      </w:r>
    </w:p>
    <w:p w14:paraId="4D871D35" w14:textId="77777777" w:rsidR="008165BD" w:rsidRDefault="008165BD" w:rsidP="008165BD">
      <w:r w:rsidRPr="00A02491">
        <w:t>path</w:t>
      </w:r>
      <w:r>
        <w:t>, – относительный путь к атачменту. Путь указывается относительно корневой директории хранения, которая настраивается в конфигурации.</w:t>
      </w:r>
    </w:p>
    <w:p w14:paraId="53785AC3" w14:textId="77777777" w:rsidR="008165BD" w:rsidRDefault="008165BD" w:rsidP="008165BD">
      <w:r>
        <w:rPr>
          <w:b/>
          <w:bCs/>
          <w:lang w:val="en-GB"/>
        </w:rPr>
        <w:t>mimeType</w:t>
      </w:r>
      <w:r w:rsidRPr="005F593D">
        <w:rPr>
          <w:b/>
          <w:bCs/>
        </w:rPr>
        <w:t xml:space="preserve">, - </w:t>
      </w:r>
      <w:r>
        <w:rPr>
          <w:lang w:val="en-US"/>
        </w:rPr>
        <w:t>mime</w:t>
      </w:r>
      <w:r w:rsidRPr="005F593D">
        <w:t xml:space="preserve"> </w:t>
      </w:r>
      <w:r>
        <w:t>тип атачмента</w:t>
      </w:r>
    </w:p>
    <w:p w14:paraId="4B3EC2E1" w14:textId="77777777" w:rsidR="008165BD" w:rsidRDefault="008165BD" w:rsidP="008165BD">
      <w:r w:rsidRPr="00A02491">
        <w:t>parent</w:t>
      </w:r>
      <w:r>
        <w:t xml:space="preserve"> – уникальный идентификатор доменного объекта, для которого загружен атачмент. Ссылается на поле </w:t>
      </w:r>
      <w:r w:rsidRPr="00A02491">
        <w:t>id</w:t>
      </w:r>
      <w:r>
        <w:t xml:space="preserve"> соответсвующей таблицы доменного объекта.</w:t>
      </w:r>
    </w:p>
    <w:p w14:paraId="41C71BFD" w14:textId="77777777" w:rsidR="008165BD" w:rsidRDefault="008165BD" w:rsidP="00860514">
      <w:pPr>
        <w:pStyle w:val="30"/>
      </w:pPr>
      <w:bookmarkStart w:id="106" w:name="_Toc378087736"/>
      <w:bookmarkStart w:id="107" w:name="_Toc383285375"/>
      <w:r w:rsidRPr="007A3578">
        <w:t>Сервисы</w:t>
      </w:r>
      <w:bookmarkEnd w:id="106"/>
      <w:bookmarkEnd w:id="107"/>
    </w:p>
    <w:p w14:paraId="0E89821E" w14:textId="77777777" w:rsidR="008165BD" w:rsidRDefault="008165BD" w:rsidP="008165BD">
      <w:r>
        <w:t xml:space="preserve">Сервис для работы с  доменными объектами Вложение и их контентом </w:t>
      </w:r>
      <w:r w:rsidRPr="00A02491">
        <w:rPr>
          <w:rFonts w:eastAsia="Consolas"/>
        </w:rPr>
        <w:t>AttachmentService</w:t>
      </w:r>
      <w:r>
        <w:t>.</w:t>
      </w:r>
    </w:p>
    <w:p w14:paraId="4C517E22" w14:textId="77777777" w:rsidR="008165BD" w:rsidRDefault="008165BD" w:rsidP="008165BD">
      <w:r>
        <w:t xml:space="preserve">Этот сервис предоставляет </w:t>
      </w:r>
      <w:r>
        <w:rPr>
          <w:lang w:val="en-GB"/>
        </w:rPr>
        <w:t>Public</w:t>
      </w:r>
      <w:r w:rsidRPr="005F593D">
        <w:t xml:space="preserve"> </w:t>
      </w:r>
      <w:r>
        <w:rPr>
          <w:lang w:val="en-GB"/>
        </w:rPr>
        <w:t>API</w:t>
      </w:r>
      <w:r w:rsidRPr="005F593D">
        <w:t xml:space="preserve"> </w:t>
      </w:r>
      <w:r>
        <w:t>для работы с Вложениями.</w:t>
      </w:r>
    </w:p>
    <w:p w14:paraId="6D60B1E5" w14:textId="77777777" w:rsidR="008165BD" w:rsidRPr="005F593D" w:rsidRDefault="008165BD" w:rsidP="008165BD">
      <w:r>
        <w:t xml:space="preserve">С ДО  Вложения можно работать, как с обычными  ДО объектами,  используя </w:t>
      </w:r>
      <w:r>
        <w:rPr>
          <w:lang w:val="en-GB"/>
        </w:rPr>
        <w:t>CrudService</w:t>
      </w:r>
      <w:r w:rsidRPr="005F593D">
        <w:t xml:space="preserve">. </w:t>
      </w:r>
      <w:r>
        <w:t>Например, для поиска ДО Вложений по идентификатору и др.</w:t>
      </w:r>
      <w:r w:rsidRPr="005F593D">
        <w:t xml:space="preserve">  </w:t>
      </w:r>
    </w:p>
    <w:p w14:paraId="31958C56" w14:textId="77777777" w:rsidR="008165BD" w:rsidRDefault="008165BD" w:rsidP="008165BD">
      <w:pPr>
        <w:rPr>
          <w:rFonts w:eastAsia="Consolas" w:cs="Consolas"/>
          <w:color w:val="3F5FBF"/>
        </w:rPr>
      </w:pPr>
      <w:r w:rsidRPr="005F593D">
        <w:t>Н</w:t>
      </w:r>
      <w:r>
        <w:t xml:space="preserve">о все специфические операции работы с Вложениями вынесены в </w:t>
      </w:r>
      <w:r w:rsidRPr="00A02491">
        <w:rPr>
          <w:rFonts w:eastAsia="Consolas"/>
        </w:rPr>
        <w:t>AttachmentService.</w:t>
      </w:r>
    </w:p>
    <w:p w14:paraId="513599AE" w14:textId="77777777" w:rsidR="008165BD" w:rsidRPr="005F593D" w:rsidRDefault="008165BD" w:rsidP="008165BD">
      <w:pPr>
        <w:pStyle w:val="afc"/>
        <w:rPr>
          <w:lang w:val="ru-RU"/>
        </w:rPr>
      </w:pPr>
      <w:r w:rsidRPr="005F593D">
        <w:rPr>
          <w:lang w:val="ru-RU"/>
        </w:rPr>
        <w:t>/**</w:t>
      </w:r>
    </w:p>
    <w:p w14:paraId="10558B45" w14:textId="77777777" w:rsidR="008165BD" w:rsidRPr="005F593D" w:rsidRDefault="008165BD" w:rsidP="008165BD">
      <w:pPr>
        <w:pStyle w:val="afc"/>
        <w:rPr>
          <w:lang w:val="ru-RU"/>
        </w:rPr>
      </w:pPr>
      <w:r w:rsidRPr="005F593D">
        <w:rPr>
          <w:lang w:val="ru-RU"/>
        </w:rPr>
        <w:t xml:space="preserve"> * </w:t>
      </w:r>
      <w:r w:rsidRPr="005F593D">
        <w:rPr>
          <w:u w:val="single"/>
          <w:lang w:val="ru-RU"/>
        </w:rPr>
        <w:t>Работа</w:t>
      </w:r>
      <w:r w:rsidRPr="005F593D">
        <w:rPr>
          <w:lang w:val="ru-RU"/>
        </w:rPr>
        <w:t xml:space="preserve"> с </w:t>
      </w:r>
      <w:r w:rsidRPr="005F593D">
        <w:rPr>
          <w:u w:val="single"/>
          <w:lang w:val="ru-RU"/>
        </w:rPr>
        <w:t>доменными</w:t>
      </w:r>
      <w:r w:rsidRPr="005F593D">
        <w:rPr>
          <w:lang w:val="ru-RU"/>
        </w:rPr>
        <w:t xml:space="preserve"> </w:t>
      </w:r>
      <w:r w:rsidRPr="005F593D">
        <w:rPr>
          <w:u w:val="single"/>
          <w:lang w:val="ru-RU"/>
        </w:rPr>
        <w:t>объектами</w:t>
      </w:r>
      <w:r w:rsidRPr="005F593D">
        <w:rPr>
          <w:lang w:val="ru-RU"/>
        </w:rPr>
        <w:t xml:space="preserve"> </w:t>
      </w:r>
      <w:r w:rsidRPr="005F593D">
        <w:rPr>
          <w:u w:val="single"/>
          <w:lang w:val="ru-RU"/>
        </w:rPr>
        <w:t>Вложения</w:t>
      </w:r>
      <w:r w:rsidRPr="005F593D">
        <w:rPr>
          <w:lang w:val="ru-RU"/>
        </w:rPr>
        <w:t xml:space="preserve">. </w:t>
      </w:r>
      <w:r w:rsidRPr="005F593D">
        <w:rPr>
          <w:u w:val="single"/>
          <w:lang w:val="ru-RU"/>
        </w:rPr>
        <w:t>Вынесен</w:t>
      </w:r>
      <w:r w:rsidRPr="005F593D">
        <w:rPr>
          <w:lang w:val="ru-RU"/>
        </w:rPr>
        <w:t xml:space="preserve"> в </w:t>
      </w:r>
      <w:r w:rsidRPr="005F593D">
        <w:rPr>
          <w:u w:val="single"/>
          <w:lang w:val="ru-RU"/>
        </w:rPr>
        <w:t>отдельный</w:t>
      </w:r>
      <w:r w:rsidRPr="005F593D">
        <w:rPr>
          <w:lang w:val="ru-RU"/>
        </w:rPr>
        <w:t xml:space="preserve"> </w:t>
      </w:r>
      <w:r w:rsidRPr="005F593D">
        <w:rPr>
          <w:u w:val="single"/>
          <w:lang w:val="ru-RU"/>
        </w:rPr>
        <w:t>сервис</w:t>
      </w:r>
      <w:r w:rsidRPr="005F593D">
        <w:rPr>
          <w:lang w:val="ru-RU"/>
        </w:rPr>
        <w:t xml:space="preserve">, </w:t>
      </w:r>
      <w:r w:rsidRPr="005F593D">
        <w:rPr>
          <w:u w:val="single"/>
          <w:lang w:val="ru-RU"/>
        </w:rPr>
        <w:t>так</w:t>
      </w:r>
      <w:r w:rsidRPr="005F593D">
        <w:rPr>
          <w:lang w:val="ru-RU"/>
        </w:rPr>
        <w:t xml:space="preserve"> </w:t>
      </w:r>
      <w:r w:rsidRPr="005F593D">
        <w:rPr>
          <w:u w:val="single"/>
          <w:lang w:val="ru-RU"/>
        </w:rPr>
        <w:t>как</w:t>
      </w:r>
      <w:r w:rsidRPr="005F593D">
        <w:rPr>
          <w:lang w:val="ru-RU"/>
        </w:rPr>
        <w:t xml:space="preserve"> </w:t>
      </w:r>
      <w:r w:rsidRPr="005F593D">
        <w:rPr>
          <w:u w:val="single"/>
          <w:lang w:val="ru-RU"/>
        </w:rPr>
        <w:t>нужны</w:t>
      </w:r>
      <w:r w:rsidRPr="005F593D">
        <w:rPr>
          <w:lang w:val="ru-RU"/>
        </w:rPr>
        <w:t xml:space="preserve"> </w:t>
      </w:r>
      <w:r w:rsidRPr="005F593D">
        <w:rPr>
          <w:u w:val="single"/>
          <w:lang w:val="ru-RU"/>
        </w:rPr>
        <w:t>функции</w:t>
      </w:r>
      <w:r w:rsidRPr="005F593D">
        <w:rPr>
          <w:lang w:val="ru-RU"/>
        </w:rPr>
        <w:t xml:space="preserve"> </w:t>
      </w:r>
      <w:r w:rsidRPr="005F593D">
        <w:rPr>
          <w:u w:val="single"/>
          <w:lang w:val="ru-RU"/>
        </w:rPr>
        <w:t>работы</w:t>
      </w:r>
      <w:r w:rsidRPr="005F593D">
        <w:rPr>
          <w:lang w:val="ru-RU"/>
        </w:rPr>
        <w:t xml:space="preserve"> с </w:t>
      </w:r>
      <w:r w:rsidRPr="005F593D">
        <w:rPr>
          <w:u w:val="single"/>
          <w:lang w:val="ru-RU"/>
        </w:rPr>
        <w:t>контентом</w:t>
      </w:r>
      <w:r w:rsidRPr="005F593D">
        <w:rPr>
          <w:lang w:val="ru-RU"/>
        </w:rPr>
        <w:t xml:space="preserve"> </w:t>
      </w:r>
      <w:r w:rsidRPr="005F593D">
        <w:rPr>
          <w:u w:val="single"/>
          <w:lang w:val="ru-RU"/>
        </w:rPr>
        <w:t>Вложений</w:t>
      </w:r>
      <w:r w:rsidRPr="005F593D">
        <w:rPr>
          <w:lang w:val="ru-RU"/>
        </w:rPr>
        <w:t>.</w:t>
      </w:r>
    </w:p>
    <w:p w14:paraId="3CCC8E7D" w14:textId="77777777" w:rsidR="008165BD" w:rsidRDefault="008165BD" w:rsidP="008165BD">
      <w:pPr>
        <w:pStyle w:val="afc"/>
        <w:rPr>
          <w:u w:val="single"/>
        </w:rPr>
      </w:pPr>
      <w:r w:rsidRPr="005F593D">
        <w:rPr>
          <w:lang w:val="ru-RU"/>
        </w:rPr>
        <w:t xml:space="preserve"> </w:t>
      </w:r>
      <w:r>
        <w:t xml:space="preserve">* </w:t>
      </w:r>
      <w:r>
        <w:rPr>
          <w:b/>
          <w:bCs/>
          <w:color w:val="7F9FBF"/>
        </w:rPr>
        <w:t>@author</w:t>
      </w:r>
      <w:r>
        <w:t xml:space="preserve"> </w:t>
      </w:r>
      <w:r>
        <w:rPr>
          <w:u w:val="single"/>
        </w:rPr>
        <w:t>atsvetkov</w:t>
      </w:r>
    </w:p>
    <w:p w14:paraId="0E8322A3" w14:textId="77777777" w:rsidR="008165BD" w:rsidRDefault="008165BD" w:rsidP="008165BD">
      <w:pPr>
        <w:pStyle w:val="afc"/>
      </w:pPr>
      <w:r>
        <w:t xml:space="preserve"> *</w:t>
      </w:r>
    </w:p>
    <w:p w14:paraId="57D476CB" w14:textId="77777777" w:rsidR="008165BD" w:rsidRDefault="008165BD" w:rsidP="008165BD">
      <w:pPr>
        <w:pStyle w:val="afc"/>
      </w:pPr>
      <w:r>
        <w:t xml:space="preserve"> */</w:t>
      </w:r>
    </w:p>
    <w:p w14:paraId="0CDE30B3" w14:textId="77777777" w:rsidR="008165BD" w:rsidRDefault="008165BD" w:rsidP="008165BD">
      <w:pPr>
        <w:pStyle w:val="afc"/>
        <w:rPr>
          <w:color w:val="000000"/>
        </w:rPr>
      </w:pPr>
      <w:r>
        <w:rPr>
          <w:b/>
          <w:bCs/>
          <w:color w:val="7F0055"/>
        </w:rPr>
        <w:t>public</w:t>
      </w:r>
      <w:r>
        <w:rPr>
          <w:color w:val="000000"/>
        </w:rPr>
        <w:t xml:space="preserve"> </w:t>
      </w:r>
      <w:r>
        <w:rPr>
          <w:b/>
          <w:bCs/>
          <w:color w:val="7F0055"/>
        </w:rPr>
        <w:t>interface</w:t>
      </w:r>
      <w:r>
        <w:rPr>
          <w:color w:val="000000"/>
        </w:rPr>
        <w:t xml:space="preserve"> AttachmentService {     </w:t>
      </w:r>
    </w:p>
    <w:p w14:paraId="42FF0C88" w14:textId="77777777" w:rsidR="008165BD" w:rsidRPr="005F593D" w:rsidRDefault="008165BD" w:rsidP="008165BD">
      <w:pPr>
        <w:pStyle w:val="afc"/>
        <w:rPr>
          <w:lang w:val="ru-RU"/>
        </w:rPr>
      </w:pPr>
      <w:r>
        <w:rPr>
          <w:color w:val="000000"/>
        </w:rPr>
        <w:lastRenderedPageBreak/>
        <w:t xml:space="preserve">     </w:t>
      </w:r>
      <w:r w:rsidRPr="005F593D">
        <w:rPr>
          <w:lang w:val="ru-RU"/>
        </w:rPr>
        <w:t>/**</w:t>
      </w:r>
    </w:p>
    <w:p w14:paraId="4D909E83" w14:textId="77777777" w:rsidR="008165BD" w:rsidRPr="005F593D" w:rsidRDefault="008165BD" w:rsidP="008165BD">
      <w:pPr>
        <w:pStyle w:val="afc"/>
        <w:rPr>
          <w:lang w:val="ru-RU"/>
        </w:rPr>
      </w:pPr>
      <w:r w:rsidRPr="005F593D">
        <w:rPr>
          <w:lang w:val="ru-RU"/>
        </w:rPr>
        <w:t xml:space="preserve">     * </w:t>
      </w:r>
      <w:r w:rsidRPr="005F593D">
        <w:rPr>
          <w:u w:val="single"/>
          <w:lang w:val="ru-RU"/>
        </w:rPr>
        <w:t>Удаленный</w:t>
      </w:r>
      <w:r w:rsidRPr="005F593D">
        <w:rPr>
          <w:lang w:val="ru-RU"/>
        </w:rPr>
        <w:t xml:space="preserve"> </w:t>
      </w:r>
      <w:r w:rsidRPr="005F593D">
        <w:rPr>
          <w:u w:val="single"/>
          <w:lang w:val="ru-RU"/>
        </w:rPr>
        <w:t>интерфейс</w:t>
      </w:r>
      <w:r w:rsidRPr="005F593D">
        <w:rPr>
          <w:lang w:val="ru-RU"/>
        </w:rPr>
        <w:t xml:space="preserve"> </w:t>
      </w:r>
      <w:r w:rsidRPr="005F593D">
        <w:rPr>
          <w:u w:val="single"/>
          <w:lang w:val="ru-RU"/>
        </w:rPr>
        <w:t>для</w:t>
      </w:r>
      <w:r w:rsidRPr="005F593D">
        <w:rPr>
          <w:lang w:val="ru-RU"/>
        </w:rPr>
        <w:t xml:space="preserve"> </w:t>
      </w:r>
      <w:r>
        <w:t>EJB</w:t>
      </w:r>
    </w:p>
    <w:p w14:paraId="401DF104"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author</w:t>
      </w:r>
      <w:r w:rsidRPr="005F593D">
        <w:rPr>
          <w:lang w:val="ru-RU"/>
        </w:rPr>
        <w:t xml:space="preserve"> </w:t>
      </w:r>
      <w:r>
        <w:rPr>
          <w:u w:val="single"/>
        </w:rPr>
        <w:t>atsvetkov</w:t>
      </w:r>
    </w:p>
    <w:p w14:paraId="57B3EFBB" w14:textId="77777777" w:rsidR="008165BD" w:rsidRDefault="008165BD" w:rsidP="008165BD">
      <w:pPr>
        <w:pStyle w:val="afc"/>
      </w:pPr>
      <w:r w:rsidRPr="005F593D">
        <w:rPr>
          <w:lang w:val="ru-RU"/>
        </w:rPr>
        <w:t xml:space="preserve">     </w:t>
      </w:r>
      <w:r>
        <w:t>*</w:t>
      </w:r>
    </w:p>
    <w:p w14:paraId="2D00CB80" w14:textId="77777777" w:rsidR="008165BD" w:rsidRDefault="008165BD" w:rsidP="008165BD">
      <w:pPr>
        <w:pStyle w:val="afc"/>
      </w:pPr>
      <w:r>
        <w:t xml:space="preserve">     */</w:t>
      </w:r>
    </w:p>
    <w:p w14:paraId="128BBCED" w14:textId="77777777" w:rsidR="008165BD" w:rsidRDefault="008165BD" w:rsidP="008165BD">
      <w:pPr>
        <w:pStyle w:val="afc"/>
        <w:rPr>
          <w:color w:val="000000"/>
        </w:rPr>
      </w:pPr>
      <w:r>
        <w:rPr>
          <w:color w:val="000000"/>
        </w:rPr>
        <w:t xml:space="preserve">    </w:t>
      </w:r>
      <w:r>
        <w:rPr>
          <w:b/>
          <w:bCs/>
          <w:color w:val="7F0055"/>
        </w:rPr>
        <w:t>public</w:t>
      </w:r>
      <w:r>
        <w:rPr>
          <w:color w:val="000000"/>
        </w:rPr>
        <w:t xml:space="preserve"> </w:t>
      </w:r>
      <w:r>
        <w:rPr>
          <w:b/>
          <w:bCs/>
          <w:color w:val="7F0055"/>
        </w:rPr>
        <w:t>interface</w:t>
      </w:r>
      <w:r>
        <w:rPr>
          <w:color w:val="000000"/>
        </w:rPr>
        <w:t xml:space="preserve"> Remote </w:t>
      </w:r>
      <w:r>
        <w:rPr>
          <w:b/>
          <w:bCs/>
          <w:color w:val="7F0055"/>
        </w:rPr>
        <w:t>extends</w:t>
      </w:r>
      <w:r>
        <w:rPr>
          <w:color w:val="000000"/>
        </w:rPr>
        <w:t xml:space="preserve"> AttachmentService {</w:t>
      </w:r>
    </w:p>
    <w:p w14:paraId="15DB9842" w14:textId="77777777" w:rsidR="008165BD" w:rsidRPr="005F593D" w:rsidRDefault="008165BD" w:rsidP="008165BD">
      <w:pPr>
        <w:pStyle w:val="afc"/>
        <w:rPr>
          <w:color w:val="000000"/>
          <w:lang w:val="ru-RU"/>
        </w:rPr>
      </w:pPr>
      <w:r>
        <w:rPr>
          <w:color w:val="000000"/>
        </w:rPr>
        <w:t xml:space="preserve">    </w:t>
      </w:r>
      <w:r w:rsidRPr="005F593D">
        <w:rPr>
          <w:color w:val="000000"/>
          <w:lang w:val="ru-RU"/>
        </w:rPr>
        <w:t>}</w:t>
      </w:r>
    </w:p>
    <w:p w14:paraId="246CCC62" w14:textId="77777777" w:rsidR="008165BD" w:rsidRPr="005F593D" w:rsidRDefault="008165BD" w:rsidP="008165BD">
      <w:pPr>
        <w:pStyle w:val="afc"/>
        <w:rPr>
          <w:color w:val="000000"/>
          <w:lang w:val="ru-RU"/>
        </w:rPr>
      </w:pPr>
    </w:p>
    <w:p w14:paraId="7CE98C1D" w14:textId="77777777" w:rsidR="008165BD" w:rsidRPr="005F593D" w:rsidRDefault="008165BD" w:rsidP="008165BD">
      <w:pPr>
        <w:pStyle w:val="afc"/>
        <w:rPr>
          <w:lang w:val="ru-RU"/>
        </w:rPr>
      </w:pPr>
      <w:r w:rsidRPr="005F593D">
        <w:rPr>
          <w:color w:val="000000"/>
          <w:lang w:val="ru-RU"/>
        </w:rPr>
        <w:t xml:space="preserve">      </w:t>
      </w:r>
      <w:r w:rsidRPr="005F593D">
        <w:rPr>
          <w:lang w:val="ru-RU"/>
        </w:rPr>
        <w:t>/**</w:t>
      </w:r>
    </w:p>
    <w:p w14:paraId="26B11D70" w14:textId="77777777" w:rsidR="008165BD" w:rsidRPr="005F593D" w:rsidRDefault="008165BD" w:rsidP="008165BD">
      <w:pPr>
        <w:pStyle w:val="afc"/>
        <w:rPr>
          <w:lang w:val="ru-RU"/>
        </w:rPr>
      </w:pPr>
      <w:r w:rsidRPr="005F593D">
        <w:rPr>
          <w:lang w:val="ru-RU"/>
        </w:rPr>
        <w:t xml:space="preserve">     * </w:t>
      </w:r>
      <w:r w:rsidRPr="005F593D">
        <w:rPr>
          <w:u w:val="single"/>
          <w:lang w:val="ru-RU"/>
        </w:rPr>
        <w:t>Создает</w:t>
      </w:r>
      <w:r w:rsidRPr="005F593D">
        <w:rPr>
          <w:lang w:val="ru-RU"/>
        </w:rPr>
        <w:t xml:space="preserve"> </w:t>
      </w:r>
      <w:r w:rsidRPr="005F593D">
        <w:rPr>
          <w:u w:val="single"/>
          <w:lang w:val="ru-RU"/>
        </w:rPr>
        <w:t>доменный</w:t>
      </w:r>
      <w:r w:rsidRPr="005F593D">
        <w:rPr>
          <w:lang w:val="ru-RU"/>
        </w:rPr>
        <w:t xml:space="preserve"> </w:t>
      </w:r>
      <w:r w:rsidRPr="005F593D">
        <w:rPr>
          <w:u w:val="single"/>
          <w:lang w:val="ru-RU"/>
        </w:rPr>
        <w:t>объект</w:t>
      </w:r>
      <w:r w:rsidRPr="005F593D">
        <w:rPr>
          <w:lang w:val="ru-RU"/>
        </w:rPr>
        <w:t xml:space="preserve"> (ДО) </w:t>
      </w:r>
      <w:r w:rsidRPr="005F593D">
        <w:rPr>
          <w:u w:val="single"/>
          <w:lang w:val="ru-RU"/>
        </w:rPr>
        <w:t>Вложение</w:t>
      </w:r>
      <w:r w:rsidRPr="005F593D">
        <w:rPr>
          <w:lang w:val="ru-RU"/>
        </w:rPr>
        <w:t xml:space="preserve"> </w:t>
      </w:r>
      <w:r w:rsidRPr="005F593D">
        <w:rPr>
          <w:u w:val="single"/>
          <w:lang w:val="ru-RU"/>
        </w:rPr>
        <w:t>на</w:t>
      </w:r>
      <w:r w:rsidRPr="005F593D">
        <w:rPr>
          <w:lang w:val="ru-RU"/>
        </w:rPr>
        <w:t xml:space="preserve"> </w:t>
      </w:r>
      <w:r w:rsidRPr="005F593D">
        <w:rPr>
          <w:u w:val="single"/>
          <w:lang w:val="ru-RU"/>
        </w:rPr>
        <w:t>основе</w:t>
      </w:r>
      <w:r w:rsidRPr="005F593D">
        <w:rPr>
          <w:lang w:val="ru-RU"/>
        </w:rPr>
        <w:t xml:space="preserve"> </w:t>
      </w:r>
      <w:r w:rsidRPr="005F593D">
        <w:rPr>
          <w:u w:val="single"/>
          <w:lang w:val="ru-RU"/>
        </w:rPr>
        <w:t>его</w:t>
      </w:r>
      <w:r w:rsidRPr="005F593D">
        <w:rPr>
          <w:lang w:val="ru-RU"/>
        </w:rPr>
        <w:t xml:space="preserve"> </w:t>
      </w:r>
      <w:r w:rsidRPr="005F593D">
        <w:rPr>
          <w:u w:val="single"/>
          <w:lang w:val="ru-RU"/>
        </w:rPr>
        <w:t>типа</w:t>
      </w:r>
      <w:r w:rsidRPr="005F593D">
        <w:rPr>
          <w:lang w:val="ru-RU"/>
        </w:rPr>
        <w:t xml:space="preserve">, </w:t>
      </w:r>
      <w:r w:rsidRPr="005F593D">
        <w:rPr>
          <w:u w:val="single"/>
          <w:lang w:val="ru-RU"/>
        </w:rPr>
        <w:t>не</w:t>
      </w:r>
      <w:r w:rsidRPr="005F593D">
        <w:rPr>
          <w:lang w:val="ru-RU"/>
        </w:rPr>
        <w:t xml:space="preserve"> </w:t>
      </w:r>
      <w:r w:rsidRPr="005F593D">
        <w:rPr>
          <w:u w:val="single"/>
          <w:lang w:val="ru-RU"/>
        </w:rPr>
        <w:t>сохраняя</w:t>
      </w:r>
      <w:r w:rsidRPr="005F593D">
        <w:rPr>
          <w:lang w:val="ru-RU"/>
        </w:rPr>
        <w:t xml:space="preserve"> </w:t>
      </w:r>
      <w:r w:rsidRPr="005F593D">
        <w:rPr>
          <w:u w:val="single"/>
          <w:lang w:val="ru-RU"/>
        </w:rPr>
        <w:t>его</w:t>
      </w:r>
      <w:r w:rsidRPr="005F593D">
        <w:rPr>
          <w:lang w:val="ru-RU"/>
        </w:rPr>
        <w:t xml:space="preserve"> в СУБД.</w:t>
      </w:r>
    </w:p>
    <w:p w14:paraId="73C3108D"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objectId</w:t>
      </w:r>
      <w:r w:rsidRPr="005F593D">
        <w:rPr>
          <w:lang w:val="ru-RU"/>
        </w:rPr>
        <w:t xml:space="preserve"> </w:t>
      </w:r>
      <w:r w:rsidRPr="005F593D">
        <w:rPr>
          <w:u w:val="single"/>
          <w:lang w:val="ru-RU"/>
        </w:rPr>
        <w:t>доменный</w:t>
      </w:r>
      <w:r w:rsidRPr="005F593D">
        <w:rPr>
          <w:lang w:val="ru-RU"/>
        </w:rPr>
        <w:t xml:space="preserve"> </w:t>
      </w:r>
      <w:r w:rsidRPr="005F593D">
        <w:rPr>
          <w:u w:val="single"/>
          <w:lang w:val="ru-RU"/>
        </w:rPr>
        <w:t>объект</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которого</w:t>
      </w:r>
      <w:r w:rsidRPr="005F593D">
        <w:rPr>
          <w:lang w:val="ru-RU"/>
        </w:rPr>
        <w:t xml:space="preserve"> </w:t>
      </w:r>
      <w:r w:rsidRPr="005F593D">
        <w:rPr>
          <w:u w:val="single"/>
          <w:lang w:val="ru-RU"/>
        </w:rPr>
        <w:t>создается</w:t>
      </w:r>
      <w:r w:rsidRPr="005F593D">
        <w:rPr>
          <w:lang w:val="ru-RU"/>
        </w:rPr>
        <w:t xml:space="preserve"> ДО </w:t>
      </w:r>
      <w:r w:rsidRPr="005F593D">
        <w:rPr>
          <w:u w:val="single"/>
          <w:lang w:val="ru-RU"/>
        </w:rPr>
        <w:t>Вложение</w:t>
      </w:r>
    </w:p>
    <w:p w14:paraId="1D5EDA46"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attachmentType</w:t>
      </w:r>
      <w:r w:rsidRPr="005F593D">
        <w:rPr>
          <w:lang w:val="ru-RU"/>
        </w:rPr>
        <w:t xml:space="preserve"> </w:t>
      </w:r>
      <w:r w:rsidRPr="005F593D">
        <w:rPr>
          <w:u w:val="single"/>
          <w:lang w:val="ru-RU"/>
        </w:rPr>
        <w:t>тип</w:t>
      </w:r>
      <w:r w:rsidRPr="005F593D">
        <w:rPr>
          <w:lang w:val="ru-RU"/>
        </w:rPr>
        <w:t xml:space="preserve"> </w:t>
      </w:r>
      <w:r w:rsidRPr="005F593D">
        <w:rPr>
          <w:u w:val="single"/>
          <w:lang w:val="ru-RU"/>
        </w:rPr>
        <w:t>Вложения</w:t>
      </w:r>
    </w:p>
    <w:p w14:paraId="5AE87C61"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return</w:t>
      </w:r>
      <w:r w:rsidRPr="005F593D">
        <w:rPr>
          <w:lang w:val="ru-RU"/>
        </w:rPr>
        <w:t xml:space="preserve"> </w:t>
      </w:r>
      <w:r w:rsidRPr="005F593D">
        <w:rPr>
          <w:u w:val="single"/>
          <w:lang w:val="ru-RU"/>
        </w:rPr>
        <w:t>пустой</w:t>
      </w:r>
      <w:r w:rsidRPr="005F593D">
        <w:rPr>
          <w:lang w:val="ru-RU"/>
        </w:rPr>
        <w:t xml:space="preserve"> ДО </w:t>
      </w:r>
      <w:r w:rsidRPr="005F593D">
        <w:rPr>
          <w:u w:val="single"/>
          <w:lang w:val="ru-RU"/>
        </w:rPr>
        <w:t>Вложение</w:t>
      </w:r>
    </w:p>
    <w:p w14:paraId="23F883FC" w14:textId="77777777" w:rsidR="008165BD" w:rsidRDefault="008165BD" w:rsidP="008165BD">
      <w:pPr>
        <w:pStyle w:val="afc"/>
      </w:pPr>
      <w:r w:rsidRPr="005F593D">
        <w:rPr>
          <w:lang w:val="ru-RU"/>
        </w:rPr>
        <w:t xml:space="preserve">     </w:t>
      </w:r>
      <w:r>
        <w:t>*/</w:t>
      </w:r>
    </w:p>
    <w:p w14:paraId="0FEC1FDC" w14:textId="77777777" w:rsidR="008165BD" w:rsidRDefault="008165BD" w:rsidP="008165BD">
      <w:pPr>
        <w:pStyle w:val="afc"/>
        <w:rPr>
          <w:color w:val="000000"/>
        </w:rPr>
      </w:pPr>
      <w:r>
        <w:rPr>
          <w:color w:val="000000"/>
        </w:rPr>
        <w:t xml:space="preserve">    DomainObject createAttachmentDomainObjectFor(Id objectId, String attachmentType);</w:t>
      </w:r>
    </w:p>
    <w:p w14:paraId="708EEF12" w14:textId="77777777" w:rsidR="008165BD" w:rsidRDefault="008165BD" w:rsidP="008165BD">
      <w:pPr>
        <w:pStyle w:val="afc"/>
        <w:rPr>
          <w:color w:val="000000"/>
        </w:rPr>
      </w:pPr>
      <w:r>
        <w:rPr>
          <w:color w:val="000000"/>
        </w:rPr>
        <w:t xml:space="preserve">    </w:t>
      </w:r>
    </w:p>
    <w:p w14:paraId="36766F90" w14:textId="77777777" w:rsidR="008165BD" w:rsidRPr="005F593D" w:rsidRDefault="008165BD" w:rsidP="008165BD">
      <w:pPr>
        <w:pStyle w:val="afc"/>
        <w:rPr>
          <w:lang w:val="ru-RU"/>
        </w:rPr>
      </w:pPr>
      <w:r>
        <w:rPr>
          <w:color w:val="000000"/>
        </w:rPr>
        <w:t xml:space="preserve"> </w:t>
      </w:r>
      <w:r w:rsidRPr="005F593D">
        <w:rPr>
          <w:lang w:val="ru-RU"/>
        </w:rPr>
        <w:t>/**</w:t>
      </w:r>
    </w:p>
    <w:p w14:paraId="78A2C20C" w14:textId="77777777" w:rsidR="008165BD" w:rsidRPr="005F593D" w:rsidRDefault="008165BD" w:rsidP="008165BD">
      <w:pPr>
        <w:pStyle w:val="afc"/>
        <w:rPr>
          <w:lang w:val="ru-RU"/>
        </w:rPr>
      </w:pPr>
      <w:r w:rsidRPr="005F593D">
        <w:rPr>
          <w:lang w:val="ru-RU"/>
        </w:rPr>
        <w:t xml:space="preserve">     * </w:t>
      </w:r>
      <w:r w:rsidRPr="005F593D">
        <w:rPr>
          <w:u w:val="single"/>
          <w:lang w:val="ru-RU"/>
        </w:rPr>
        <w:t>Сохраняет</w:t>
      </w:r>
      <w:r w:rsidRPr="005F593D">
        <w:rPr>
          <w:lang w:val="ru-RU"/>
        </w:rPr>
        <w:t xml:space="preserve"> </w:t>
      </w:r>
      <w:r w:rsidRPr="005F593D">
        <w:rPr>
          <w:u w:val="single"/>
          <w:lang w:val="ru-RU"/>
        </w:rPr>
        <w:t>доменный</w:t>
      </w:r>
      <w:r w:rsidRPr="005F593D">
        <w:rPr>
          <w:lang w:val="ru-RU"/>
        </w:rPr>
        <w:t xml:space="preserve"> </w:t>
      </w:r>
      <w:r w:rsidRPr="005F593D">
        <w:rPr>
          <w:u w:val="single"/>
          <w:lang w:val="ru-RU"/>
        </w:rPr>
        <w:t>объект</w:t>
      </w:r>
      <w:r w:rsidRPr="005F593D">
        <w:rPr>
          <w:lang w:val="ru-RU"/>
        </w:rPr>
        <w:t xml:space="preserve"> </w:t>
      </w:r>
      <w:r w:rsidRPr="005F593D">
        <w:rPr>
          <w:u w:val="single"/>
          <w:lang w:val="ru-RU"/>
        </w:rPr>
        <w:t>Вложение</w:t>
      </w:r>
      <w:r w:rsidRPr="005F593D">
        <w:rPr>
          <w:lang w:val="ru-RU"/>
        </w:rPr>
        <w:t xml:space="preserve"> и </w:t>
      </w:r>
      <w:r w:rsidRPr="005F593D">
        <w:rPr>
          <w:u w:val="single"/>
          <w:lang w:val="ru-RU"/>
        </w:rPr>
        <w:t>его</w:t>
      </w:r>
      <w:r w:rsidRPr="005F593D">
        <w:rPr>
          <w:lang w:val="ru-RU"/>
        </w:rPr>
        <w:t xml:space="preserve"> </w:t>
      </w:r>
      <w:r w:rsidRPr="005F593D">
        <w:rPr>
          <w:u w:val="single"/>
          <w:lang w:val="ru-RU"/>
        </w:rPr>
        <w:t>контент</w:t>
      </w:r>
      <w:r w:rsidRPr="005F593D">
        <w:rPr>
          <w:lang w:val="ru-RU"/>
        </w:rPr>
        <w:t xml:space="preserve">. </w:t>
      </w:r>
      <w:r w:rsidRPr="005F593D">
        <w:rPr>
          <w:u w:val="single"/>
          <w:lang w:val="ru-RU"/>
        </w:rPr>
        <w:t>Если</w:t>
      </w:r>
      <w:r w:rsidRPr="005F593D">
        <w:rPr>
          <w:lang w:val="ru-RU"/>
        </w:rPr>
        <w:t xml:space="preserve"> </w:t>
      </w:r>
      <w:r>
        <w:t>id</w:t>
      </w:r>
      <w:r w:rsidRPr="005F593D">
        <w:rPr>
          <w:lang w:val="ru-RU"/>
        </w:rPr>
        <w:t xml:space="preserve"> ДО </w:t>
      </w:r>
      <w:r w:rsidRPr="005F593D">
        <w:rPr>
          <w:u w:val="single"/>
          <w:lang w:val="ru-RU"/>
        </w:rPr>
        <w:t>Вложение</w:t>
      </w:r>
      <w:r w:rsidRPr="005F593D">
        <w:rPr>
          <w:lang w:val="ru-RU"/>
        </w:rPr>
        <w:t xml:space="preserve"> </w:t>
      </w:r>
      <w:r w:rsidRPr="005F593D">
        <w:rPr>
          <w:u w:val="single"/>
          <w:lang w:val="ru-RU"/>
        </w:rPr>
        <w:t>пустое</w:t>
      </w:r>
      <w:r w:rsidRPr="005F593D">
        <w:rPr>
          <w:lang w:val="ru-RU"/>
        </w:rPr>
        <w:t xml:space="preserve">, </w:t>
      </w:r>
      <w:r w:rsidRPr="005F593D">
        <w:rPr>
          <w:u w:val="single"/>
          <w:lang w:val="ru-RU"/>
        </w:rPr>
        <w:t>то</w:t>
      </w:r>
      <w:r w:rsidRPr="005F593D">
        <w:rPr>
          <w:lang w:val="ru-RU"/>
        </w:rPr>
        <w:t xml:space="preserve"> </w:t>
      </w:r>
      <w:r w:rsidRPr="005F593D">
        <w:rPr>
          <w:u w:val="single"/>
          <w:lang w:val="ru-RU"/>
        </w:rPr>
        <w:t>создает</w:t>
      </w:r>
      <w:r w:rsidRPr="005F593D">
        <w:rPr>
          <w:lang w:val="ru-RU"/>
        </w:rPr>
        <w:t xml:space="preserve"> </w:t>
      </w:r>
      <w:r w:rsidRPr="005F593D">
        <w:rPr>
          <w:u w:val="single"/>
          <w:lang w:val="ru-RU"/>
        </w:rPr>
        <w:t>новый</w:t>
      </w:r>
      <w:r w:rsidRPr="005F593D">
        <w:rPr>
          <w:lang w:val="ru-RU"/>
        </w:rPr>
        <w:t xml:space="preserve"> </w:t>
      </w:r>
      <w:r w:rsidRPr="005F593D">
        <w:rPr>
          <w:u w:val="single"/>
          <w:lang w:val="ru-RU"/>
        </w:rPr>
        <w:t>объект</w:t>
      </w:r>
      <w:r w:rsidRPr="005F593D">
        <w:rPr>
          <w:lang w:val="ru-RU"/>
        </w:rPr>
        <w:t xml:space="preserve">. </w:t>
      </w:r>
      <w:r w:rsidRPr="005F593D">
        <w:rPr>
          <w:u w:val="single"/>
          <w:lang w:val="ru-RU"/>
        </w:rPr>
        <w:t>Иначе</w:t>
      </w:r>
      <w:r w:rsidRPr="005F593D">
        <w:rPr>
          <w:lang w:val="ru-RU"/>
        </w:rPr>
        <w:t>,</w:t>
      </w:r>
    </w:p>
    <w:p w14:paraId="16FB454A" w14:textId="77777777" w:rsidR="008165BD" w:rsidRPr="005F593D" w:rsidRDefault="008165BD" w:rsidP="008165BD">
      <w:pPr>
        <w:pStyle w:val="afc"/>
        <w:rPr>
          <w:lang w:val="ru-RU"/>
        </w:rPr>
      </w:pPr>
      <w:r w:rsidRPr="005F593D">
        <w:rPr>
          <w:lang w:val="ru-RU"/>
        </w:rPr>
        <w:t xml:space="preserve">     * </w:t>
      </w:r>
      <w:r w:rsidRPr="005F593D">
        <w:rPr>
          <w:u w:val="single"/>
          <w:lang w:val="ru-RU"/>
        </w:rPr>
        <w:t>замещает</w:t>
      </w:r>
      <w:r w:rsidRPr="005F593D">
        <w:rPr>
          <w:lang w:val="ru-RU"/>
        </w:rPr>
        <w:t xml:space="preserve"> </w:t>
      </w:r>
      <w:r w:rsidRPr="005F593D">
        <w:rPr>
          <w:u w:val="single"/>
          <w:lang w:val="ru-RU"/>
        </w:rPr>
        <w:t>файл</w:t>
      </w:r>
      <w:r w:rsidRPr="005F593D">
        <w:rPr>
          <w:lang w:val="ru-RU"/>
        </w:rPr>
        <w:t xml:space="preserve"> </w:t>
      </w:r>
      <w:r w:rsidRPr="005F593D">
        <w:rPr>
          <w:u w:val="single"/>
          <w:lang w:val="ru-RU"/>
        </w:rPr>
        <w:t>вложения</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существующего</w:t>
      </w:r>
      <w:r w:rsidRPr="005F593D">
        <w:rPr>
          <w:lang w:val="ru-RU"/>
        </w:rPr>
        <w:t xml:space="preserve"> ДО </w:t>
      </w:r>
      <w:r w:rsidRPr="005F593D">
        <w:rPr>
          <w:u w:val="single"/>
          <w:lang w:val="ru-RU"/>
        </w:rPr>
        <w:t>Вложение</w:t>
      </w:r>
      <w:r w:rsidRPr="005F593D">
        <w:rPr>
          <w:lang w:val="ru-RU"/>
        </w:rPr>
        <w:t>.</w:t>
      </w:r>
    </w:p>
    <w:p w14:paraId="409DF655"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inputStream</w:t>
      </w:r>
      <w:r w:rsidRPr="005F593D">
        <w:rPr>
          <w:lang w:val="ru-RU"/>
        </w:rPr>
        <w:t xml:space="preserve"> </w:t>
      </w:r>
      <w:r w:rsidRPr="005F593D">
        <w:rPr>
          <w:u w:val="single"/>
          <w:lang w:val="ru-RU"/>
        </w:rPr>
        <w:t>обертка</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для</w:t>
      </w:r>
      <w:r w:rsidRPr="005F593D">
        <w:rPr>
          <w:lang w:val="ru-RU"/>
        </w:rPr>
        <w:t xml:space="preserve"> </w:t>
      </w:r>
      <w:r>
        <w:t>java</w:t>
      </w:r>
      <w:r w:rsidRPr="005F593D">
        <w:rPr>
          <w:lang w:val="ru-RU"/>
        </w:rPr>
        <w:t>.</w:t>
      </w:r>
      <w:r>
        <w:t>io</w:t>
      </w:r>
      <w:r w:rsidRPr="005F593D">
        <w:rPr>
          <w:lang w:val="ru-RU"/>
        </w:rPr>
        <w:t>.</w:t>
      </w:r>
      <w:r>
        <w:t>InputStream</w:t>
      </w:r>
      <w:r w:rsidRPr="005F593D">
        <w:rPr>
          <w:lang w:val="ru-RU"/>
        </w:rPr>
        <w:t xml:space="preserve">, </w:t>
      </w:r>
      <w:r w:rsidRPr="005F593D">
        <w:rPr>
          <w:u w:val="single"/>
          <w:lang w:val="ru-RU"/>
        </w:rPr>
        <w:t>используется</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перемещения</w:t>
      </w:r>
      <w:r w:rsidRPr="005F593D">
        <w:rPr>
          <w:lang w:val="ru-RU"/>
        </w:rPr>
        <w:t xml:space="preserve"> </w:t>
      </w:r>
      <w:r w:rsidRPr="005F593D">
        <w:rPr>
          <w:u w:val="single"/>
          <w:lang w:val="ru-RU"/>
        </w:rPr>
        <w:t>файлов</w:t>
      </w:r>
      <w:r w:rsidRPr="005F593D">
        <w:rPr>
          <w:lang w:val="ru-RU"/>
        </w:rPr>
        <w:t xml:space="preserve"> в </w:t>
      </w:r>
      <w:r w:rsidRPr="005F593D">
        <w:rPr>
          <w:u w:val="single"/>
          <w:lang w:val="ru-RU"/>
        </w:rPr>
        <w:t>потоке</w:t>
      </w:r>
      <w:r w:rsidRPr="005F593D">
        <w:rPr>
          <w:lang w:val="ru-RU"/>
        </w:rPr>
        <w:t xml:space="preserve"> </w:t>
      </w:r>
      <w:r w:rsidRPr="005F593D">
        <w:rPr>
          <w:u w:val="single"/>
          <w:lang w:val="ru-RU"/>
        </w:rPr>
        <w:t>по</w:t>
      </w:r>
      <w:r w:rsidRPr="005F593D">
        <w:rPr>
          <w:lang w:val="ru-RU"/>
        </w:rPr>
        <w:t xml:space="preserve"> </w:t>
      </w:r>
      <w:r w:rsidRPr="005F593D">
        <w:rPr>
          <w:u w:val="single"/>
          <w:lang w:val="ru-RU"/>
        </w:rPr>
        <w:t>сети</w:t>
      </w:r>
    </w:p>
    <w:p w14:paraId="06FFFB8A" w14:textId="77777777" w:rsidR="008165BD" w:rsidRPr="005F593D" w:rsidRDefault="008165BD" w:rsidP="008165BD">
      <w:pPr>
        <w:pStyle w:val="afc"/>
        <w:rPr>
          <w:u w:val="single"/>
          <w:lang w:val="ru-RU"/>
        </w:rPr>
      </w:pPr>
      <w:r w:rsidRPr="005F593D">
        <w:rPr>
          <w:b/>
          <w:bCs/>
          <w:lang w:val="ru-RU"/>
        </w:rPr>
        <w:t xml:space="preserve">* </w:t>
      </w:r>
      <w:r w:rsidRPr="005F593D">
        <w:rPr>
          <w:b/>
          <w:bCs/>
          <w:color w:val="7F9FBF"/>
          <w:lang w:val="ru-RU"/>
        </w:rPr>
        <w:t>@</w:t>
      </w:r>
      <w:r>
        <w:rPr>
          <w:b/>
          <w:bCs/>
          <w:color w:val="7F9FBF"/>
        </w:rPr>
        <w:t>param</w:t>
      </w:r>
      <w:r w:rsidRPr="005F593D">
        <w:rPr>
          <w:lang w:val="ru-RU"/>
        </w:rPr>
        <w:t xml:space="preserve"> </w:t>
      </w:r>
      <w:r>
        <w:t>attachmentDomainObject</w:t>
      </w:r>
      <w:r w:rsidRPr="005F593D">
        <w:rPr>
          <w:lang w:val="ru-RU"/>
        </w:rPr>
        <w:t xml:space="preserve"> </w:t>
      </w:r>
      <w:r w:rsidRPr="005F593D">
        <w:rPr>
          <w:u w:val="single"/>
          <w:lang w:val="ru-RU"/>
        </w:rPr>
        <w:t>доменный</w:t>
      </w:r>
      <w:r w:rsidRPr="005F593D">
        <w:rPr>
          <w:lang w:val="ru-RU"/>
        </w:rPr>
        <w:t xml:space="preserve"> </w:t>
      </w:r>
      <w:r w:rsidRPr="005F593D">
        <w:rPr>
          <w:u w:val="single"/>
          <w:lang w:val="ru-RU"/>
        </w:rPr>
        <w:t>объект</w:t>
      </w:r>
      <w:r w:rsidRPr="005F593D">
        <w:rPr>
          <w:lang w:val="ru-RU"/>
        </w:rPr>
        <w:t xml:space="preserve"> </w:t>
      </w:r>
      <w:r w:rsidRPr="005F593D">
        <w:rPr>
          <w:u w:val="single"/>
          <w:lang w:val="ru-RU"/>
        </w:rPr>
        <w:t>Вложение</w:t>
      </w:r>
    </w:p>
    <w:p w14:paraId="25619CC0" w14:textId="77777777" w:rsidR="008165BD" w:rsidRPr="005F593D" w:rsidRDefault="008165BD" w:rsidP="008165BD">
      <w:pPr>
        <w:pStyle w:val="afc"/>
        <w:rPr>
          <w:u w:val="single"/>
          <w:lang w:val="ru-RU"/>
        </w:rPr>
      </w:pPr>
      <w:r w:rsidRPr="005F593D">
        <w:rPr>
          <w:u w:val="single"/>
          <w:lang w:val="ru-RU"/>
        </w:rPr>
        <w:t xml:space="preserve">* </w:t>
      </w:r>
      <w:r w:rsidRPr="005F593D">
        <w:rPr>
          <w:b/>
          <w:bCs/>
          <w:color w:val="7F9FBF"/>
          <w:u w:val="single"/>
          <w:lang w:val="ru-RU"/>
        </w:rPr>
        <w:t>@</w:t>
      </w:r>
      <w:r>
        <w:rPr>
          <w:b/>
          <w:bCs/>
          <w:color w:val="7F9FBF"/>
          <w:u w:val="single"/>
        </w:rPr>
        <w:t>return</w:t>
      </w:r>
      <w:r w:rsidRPr="005F593D">
        <w:rPr>
          <w:u w:val="single"/>
          <w:lang w:val="ru-RU"/>
        </w:rPr>
        <w:t xml:space="preserve"> сохраненный доменный объект Вложение</w:t>
      </w:r>
    </w:p>
    <w:p w14:paraId="2CC72D65" w14:textId="77777777" w:rsidR="008165BD" w:rsidRDefault="008165BD" w:rsidP="008165BD">
      <w:pPr>
        <w:pStyle w:val="afc"/>
      </w:pPr>
      <w:r w:rsidRPr="005F593D">
        <w:rPr>
          <w:lang w:val="ru-RU"/>
        </w:rPr>
        <w:t xml:space="preserve">     </w:t>
      </w:r>
      <w:r>
        <w:t>*/</w:t>
      </w:r>
    </w:p>
    <w:p w14:paraId="702545A5" w14:textId="77777777" w:rsidR="008165BD" w:rsidRDefault="008165BD" w:rsidP="008165BD">
      <w:pPr>
        <w:pStyle w:val="afc"/>
        <w:rPr>
          <w:color w:val="000000"/>
        </w:rPr>
      </w:pPr>
      <w:r>
        <w:rPr>
          <w:color w:val="000000"/>
        </w:rPr>
        <w:t xml:space="preserve">    </w:t>
      </w:r>
    </w:p>
    <w:p w14:paraId="60EDAF7E" w14:textId="77777777" w:rsidR="008165BD" w:rsidRDefault="008165BD" w:rsidP="008165BD">
      <w:pPr>
        <w:pStyle w:val="afc"/>
        <w:rPr>
          <w:color w:val="000000"/>
        </w:rPr>
      </w:pPr>
      <w:r>
        <w:rPr>
          <w:color w:val="000000"/>
        </w:rPr>
        <w:t xml:space="preserve">    </w:t>
      </w:r>
      <w:r>
        <w:rPr>
          <w:b/>
          <w:bCs/>
          <w:color w:val="000000"/>
        </w:rPr>
        <w:t>DomainObject</w:t>
      </w:r>
      <w:r>
        <w:rPr>
          <w:color w:val="000000"/>
        </w:rPr>
        <w:t xml:space="preserve"> saveAttachment(RemoteInputStream  inputStream, DomainObject attachmentDomainObject);</w:t>
      </w:r>
    </w:p>
    <w:p w14:paraId="19726BFD" w14:textId="77777777" w:rsidR="008165BD" w:rsidRDefault="008165BD" w:rsidP="008165BD">
      <w:pPr>
        <w:pStyle w:val="afc"/>
      </w:pPr>
    </w:p>
    <w:p w14:paraId="55A57C03" w14:textId="77777777" w:rsidR="008165BD" w:rsidRPr="005F593D" w:rsidRDefault="008165BD" w:rsidP="008165BD">
      <w:pPr>
        <w:pStyle w:val="afc"/>
        <w:rPr>
          <w:lang w:val="ru-RU"/>
        </w:rPr>
      </w:pPr>
      <w:r>
        <w:rPr>
          <w:color w:val="000000"/>
        </w:rPr>
        <w:t xml:space="preserve">    </w:t>
      </w:r>
      <w:r w:rsidRPr="005F593D">
        <w:rPr>
          <w:lang w:val="ru-RU"/>
        </w:rPr>
        <w:t>/**</w:t>
      </w:r>
    </w:p>
    <w:p w14:paraId="48935448" w14:textId="77777777" w:rsidR="008165BD" w:rsidRPr="005F593D" w:rsidRDefault="008165BD" w:rsidP="008165BD">
      <w:pPr>
        <w:pStyle w:val="afc"/>
        <w:rPr>
          <w:lang w:val="ru-RU"/>
        </w:rPr>
      </w:pPr>
      <w:r w:rsidRPr="005F593D">
        <w:rPr>
          <w:lang w:val="ru-RU"/>
        </w:rPr>
        <w:t xml:space="preserve">     * </w:t>
      </w:r>
      <w:r w:rsidRPr="005F593D">
        <w:rPr>
          <w:u w:val="single"/>
          <w:lang w:val="ru-RU"/>
        </w:rPr>
        <w:t>Загружает</w:t>
      </w:r>
      <w:r w:rsidRPr="005F593D">
        <w:rPr>
          <w:lang w:val="ru-RU"/>
        </w:rPr>
        <w:t xml:space="preserve"> </w:t>
      </w:r>
      <w:r w:rsidRPr="005F593D">
        <w:rPr>
          <w:u w:val="single"/>
          <w:lang w:val="ru-RU"/>
        </w:rPr>
        <w:t>контент</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доменного</w:t>
      </w:r>
      <w:r w:rsidRPr="005F593D">
        <w:rPr>
          <w:lang w:val="ru-RU"/>
        </w:rPr>
        <w:t xml:space="preserve"> </w:t>
      </w:r>
      <w:r w:rsidRPr="005F593D">
        <w:rPr>
          <w:u w:val="single"/>
          <w:lang w:val="ru-RU"/>
        </w:rPr>
        <w:t>объекта</w:t>
      </w:r>
      <w:r w:rsidRPr="005F593D">
        <w:rPr>
          <w:lang w:val="ru-RU"/>
        </w:rPr>
        <w:t xml:space="preserve"> </w:t>
      </w:r>
      <w:r w:rsidRPr="005F593D">
        <w:rPr>
          <w:u w:val="single"/>
          <w:lang w:val="ru-RU"/>
        </w:rPr>
        <w:t>Вложение</w:t>
      </w:r>
      <w:r w:rsidRPr="005F593D">
        <w:rPr>
          <w:lang w:val="ru-RU"/>
        </w:rPr>
        <w:t>.</w:t>
      </w:r>
    </w:p>
    <w:p w14:paraId="57153C26"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attachmentDomainObject</w:t>
      </w:r>
      <w:r w:rsidRPr="005F593D">
        <w:rPr>
          <w:lang w:val="ru-RU"/>
        </w:rPr>
        <w:t xml:space="preserve"> ДО </w:t>
      </w:r>
      <w:r w:rsidRPr="005F593D">
        <w:rPr>
          <w:u w:val="single"/>
          <w:lang w:val="ru-RU"/>
        </w:rPr>
        <w:t>Вложение</w:t>
      </w:r>
    </w:p>
    <w:p w14:paraId="64B17085"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return</w:t>
      </w:r>
      <w:r w:rsidRPr="005F593D">
        <w:rPr>
          <w:lang w:val="ru-RU"/>
        </w:rPr>
        <w:t xml:space="preserve"> </w:t>
      </w:r>
      <w:r w:rsidRPr="005F593D">
        <w:rPr>
          <w:u w:val="single"/>
          <w:lang w:val="ru-RU"/>
        </w:rPr>
        <w:t>обертка</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для</w:t>
      </w:r>
      <w:r w:rsidRPr="005F593D">
        <w:rPr>
          <w:lang w:val="ru-RU"/>
        </w:rPr>
        <w:t xml:space="preserve"> </w:t>
      </w:r>
      <w:r>
        <w:t>java</w:t>
      </w:r>
      <w:r w:rsidRPr="005F593D">
        <w:rPr>
          <w:lang w:val="ru-RU"/>
        </w:rPr>
        <w:t>.</w:t>
      </w:r>
      <w:r>
        <w:t>io</w:t>
      </w:r>
      <w:r w:rsidRPr="005F593D">
        <w:rPr>
          <w:lang w:val="ru-RU"/>
        </w:rPr>
        <w:t>.</w:t>
      </w:r>
      <w:r>
        <w:t>InputStream</w:t>
      </w:r>
      <w:r w:rsidRPr="005F593D">
        <w:rPr>
          <w:lang w:val="ru-RU"/>
        </w:rPr>
        <w:t xml:space="preserve">, </w:t>
      </w:r>
      <w:r w:rsidRPr="005F593D">
        <w:rPr>
          <w:u w:val="single"/>
          <w:lang w:val="ru-RU"/>
        </w:rPr>
        <w:t>используется</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перемещения</w:t>
      </w:r>
      <w:r w:rsidRPr="005F593D">
        <w:rPr>
          <w:lang w:val="ru-RU"/>
        </w:rPr>
        <w:t xml:space="preserve"> </w:t>
      </w:r>
      <w:r w:rsidRPr="005F593D">
        <w:rPr>
          <w:u w:val="single"/>
          <w:lang w:val="ru-RU"/>
        </w:rPr>
        <w:t>файлов</w:t>
      </w:r>
      <w:r w:rsidRPr="005F593D">
        <w:rPr>
          <w:lang w:val="ru-RU"/>
        </w:rPr>
        <w:t xml:space="preserve"> в </w:t>
      </w:r>
      <w:r w:rsidRPr="005F593D">
        <w:rPr>
          <w:u w:val="single"/>
          <w:lang w:val="ru-RU"/>
        </w:rPr>
        <w:t>потоке</w:t>
      </w:r>
      <w:r w:rsidRPr="005F593D">
        <w:rPr>
          <w:lang w:val="ru-RU"/>
        </w:rPr>
        <w:t xml:space="preserve"> </w:t>
      </w:r>
      <w:r w:rsidRPr="005F593D">
        <w:rPr>
          <w:u w:val="single"/>
          <w:lang w:val="ru-RU"/>
        </w:rPr>
        <w:t>по</w:t>
      </w:r>
      <w:r w:rsidRPr="005F593D">
        <w:rPr>
          <w:lang w:val="ru-RU"/>
        </w:rPr>
        <w:t xml:space="preserve"> </w:t>
      </w:r>
      <w:r w:rsidRPr="005F593D">
        <w:rPr>
          <w:u w:val="single"/>
          <w:lang w:val="ru-RU"/>
        </w:rPr>
        <w:t>сети</w:t>
      </w:r>
    </w:p>
    <w:p w14:paraId="06367BAE" w14:textId="77777777" w:rsidR="008165BD" w:rsidRDefault="008165BD" w:rsidP="008165BD">
      <w:pPr>
        <w:pStyle w:val="afc"/>
      </w:pPr>
      <w:r w:rsidRPr="005F593D">
        <w:rPr>
          <w:lang w:val="ru-RU"/>
        </w:rPr>
        <w:t xml:space="preserve">     </w:t>
      </w:r>
      <w:r>
        <w:t>*/</w:t>
      </w:r>
    </w:p>
    <w:p w14:paraId="7333821F" w14:textId="77777777" w:rsidR="008165BD" w:rsidRDefault="008165BD" w:rsidP="008165BD">
      <w:pPr>
        <w:pStyle w:val="afc"/>
        <w:rPr>
          <w:color w:val="000000"/>
        </w:rPr>
      </w:pPr>
      <w:r>
        <w:rPr>
          <w:color w:val="000000"/>
        </w:rPr>
        <w:t xml:space="preserve">    </w:t>
      </w:r>
    </w:p>
    <w:p w14:paraId="1A13DD25" w14:textId="77777777" w:rsidR="008165BD" w:rsidRDefault="008165BD" w:rsidP="008165BD">
      <w:pPr>
        <w:pStyle w:val="afc"/>
        <w:rPr>
          <w:color w:val="000000"/>
        </w:rPr>
      </w:pPr>
      <w:r>
        <w:rPr>
          <w:color w:val="000000"/>
        </w:rPr>
        <w:t xml:space="preserve">    RemoteInputStream loadAttachment(DomainObject attachmentDomainObject);</w:t>
      </w:r>
    </w:p>
    <w:p w14:paraId="07178DEA" w14:textId="77777777" w:rsidR="008165BD" w:rsidRDefault="008165BD" w:rsidP="008165BD">
      <w:pPr>
        <w:pStyle w:val="afc"/>
      </w:pPr>
      <w:r>
        <w:rPr>
          <w:color w:val="000000"/>
        </w:rPr>
        <w:t xml:space="preserve">    </w:t>
      </w:r>
      <w:r>
        <w:t>/**</w:t>
      </w:r>
    </w:p>
    <w:p w14:paraId="2DAC09B3" w14:textId="77777777" w:rsidR="008165BD" w:rsidRDefault="008165BD" w:rsidP="008165BD">
      <w:pPr>
        <w:pStyle w:val="afc"/>
      </w:pPr>
      <w:r>
        <w:t xml:space="preserve">     * </w:t>
      </w:r>
      <w:r>
        <w:rPr>
          <w:u w:val="single"/>
        </w:rPr>
        <w:t>Удаление</w:t>
      </w:r>
      <w:r>
        <w:t xml:space="preserve"> ДО </w:t>
      </w:r>
      <w:r>
        <w:rPr>
          <w:u w:val="single"/>
        </w:rPr>
        <w:t>Вложение</w:t>
      </w:r>
      <w:r>
        <w:t xml:space="preserve"> и </w:t>
      </w:r>
      <w:r>
        <w:rPr>
          <w:u w:val="single"/>
        </w:rPr>
        <w:t>его</w:t>
      </w:r>
      <w:r>
        <w:t xml:space="preserve"> </w:t>
      </w:r>
      <w:r>
        <w:rPr>
          <w:u w:val="single"/>
        </w:rPr>
        <w:t>контента</w:t>
      </w:r>
      <w:r>
        <w:t>.</w:t>
      </w:r>
    </w:p>
    <w:p w14:paraId="3BFCDAA4" w14:textId="77777777" w:rsidR="008165BD" w:rsidRPr="005F593D" w:rsidRDefault="008165BD" w:rsidP="008165BD">
      <w:pPr>
        <w:pStyle w:val="afc"/>
        <w:rPr>
          <w:u w:val="single"/>
          <w:lang w:val="ru-RU"/>
        </w:rPr>
      </w:pPr>
      <w:r>
        <w:t xml:space="preserve">     </w:t>
      </w:r>
      <w:r w:rsidRPr="005F593D">
        <w:rPr>
          <w:lang w:val="ru-RU"/>
        </w:rPr>
        <w:t xml:space="preserve">* </w:t>
      </w:r>
      <w:r w:rsidRPr="005F593D">
        <w:rPr>
          <w:b/>
          <w:bCs/>
          <w:color w:val="7F9FBF"/>
          <w:lang w:val="ru-RU"/>
        </w:rPr>
        <w:t>@</w:t>
      </w:r>
      <w:r>
        <w:rPr>
          <w:b/>
          <w:bCs/>
          <w:color w:val="7F9FBF"/>
        </w:rPr>
        <w:t>param</w:t>
      </w:r>
      <w:r w:rsidRPr="005F593D">
        <w:rPr>
          <w:lang w:val="ru-RU"/>
        </w:rPr>
        <w:t xml:space="preserve"> </w:t>
      </w:r>
      <w:r>
        <w:t>path</w:t>
      </w:r>
      <w:r w:rsidRPr="005F593D">
        <w:rPr>
          <w:lang w:val="ru-RU"/>
        </w:rPr>
        <w:t xml:space="preserve"> </w:t>
      </w:r>
      <w:r>
        <w:t>id</w:t>
      </w:r>
      <w:r w:rsidRPr="005F593D">
        <w:rPr>
          <w:lang w:val="ru-RU"/>
        </w:rPr>
        <w:t xml:space="preserve"> в БД </w:t>
      </w:r>
      <w:r w:rsidRPr="005F593D">
        <w:rPr>
          <w:u w:val="single"/>
          <w:lang w:val="ru-RU"/>
        </w:rPr>
        <w:t>или</w:t>
      </w:r>
      <w:r w:rsidRPr="005F593D">
        <w:rPr>
          <w:lang w:val="ru-RU"/>
        </w:rPr>
        <w:t xml:space="preserve"> </w:t>
      </w:r>
      <w:r w:rsidRPr="005F593D">
        <w:rPr>
          <w:u w:val="single"/>
          <w:lang w:val="ru-RU"/>
        </w:rPr>
        <w:t>абсолютный</w:t>
      </w:r>
      <w:r w:rsidRPr="005F593D">
        <w:rPr>
          <w:lang w:val="ru-RU"/>
        </w:rPr>
        <w:t xml:space="preserve"> </w:t>
      </w:r>
      <w:r w:rsidRPr="005F593D">
        <w:rPr>
          <w:u w:val="single"/>
          <w:lang w:val="ru-RU"/>
        </w:rPr>
        <w:t>путь</w:t>
      </w:r>
      <w:r w:rsidRPr="005F593D">
        <w:rPr>
          <w:lang w:val="ru-RU"/>
        </w:rPr>
        <w:t xml:space="preserve"> </w:t>
      </w:r>
      <w:r w:rsidRPr="005F593D">
        <w:rPr>
          <w:u w:val="single"/>
          <w:lang w:val="ru-RU"/>
        </w:rPr>
        <w:t>на</w:t>
      </w:r>
      <w:r w:rsidRPr="005F593D">
        <w:rPr>
          <w:lang w:val="ru-RU"/>
        </w:rPr>
        <w:t xml:space="preserve"> </w:t>
      </w:r>
      <w:r w:rsidRPr="005F593D">
        <w:rPr>
          <w:u w:val="single"/>
          <w:lang w:val="ru-RU"/>
        </w:rPr>
        <w:t>жёстком</w:t>
      </w:r>
      <w:r w:rsidRPr="005F593D">
        <w:rPr>
          <w:lang w:val="ru-RU"/>
        </w:rPr>
        <w:t xml:space="preserve"> </w:t>
      </w:r>
      <w:r w:rsidRPr="005F593D">
        <w:rPr>
          <w:u w:val="single"/>
          <w:lang w:val="ru-RU"/>
        </w:rPr>
        <w:t>диске</w:t>
      </w:r>
    </w:p>
    <w:p w14:paraId="6E5C8B69" w14:textId="77777777" w:rsidR="008165BD" w:rsidRPr="005F593D" w:rsidRDefault="008165BD" w:rsidP="008165BD">
      <w:pPr>
        <w:pStyle w:val="afc"/>
        <w:rPr>
          <w:lang w:val="ru-RU"/>
        </w:rPr>
      </w:pPr>
      <w:r w:rsidRPr="005F593D">
        <w:rPr>
          <w:lang w:val="ru-RU"/>
        </w:rPr>
        <w:t xml:space="preserve">     */</w:t>
      </w:r>
    </w:p>
    <w:p w14:paraId="6F5D2012" w14:textId="77777777" w:rsidR="008165BD" w:rsidRPr="005F593D" w:rsidRDefault="008165BD" w:rsidP="008165BD">
      <w:pPr>
        <w:pStyle w:val="afc"/>
        <w:rPr>
          <w:color w:val="000000"/>
          <w:lang w:val="ru-RU"/>
        </w:rPr>
      </w:pPr>
      <w:r w:rsidRPr="005F593D">
        <w:rPr>
          <w:color w:val="000000"/>
          <w:lang w:val="ru-RU"/>
        </w:rPr>
        <w:t xml:space="preserve">    </w:t>
      </w:r>
      <w:r>
        <w:rPr>
          <w:b/>
          <w:bCs/>
          <w:color w:val="7F0055"/>
        </w:rPr>
        <w:t>void</w:t>
      </w:r>
      <w:r w:rsidRPr="005F593D">
        <w:rPr>
          <w:color w:val="000000"/>
          <w:lang w:val="ru-RU"/>
        </w:rPr>
        <w:t xml:space="preserve"> </w:t>
      </w:r>
      <w:r>
        <w:rPr>
          <w:color w:val="000000"/>
        </w:rPr>
        <w:t>deleteAttachment</w:t>
      </w:r>
      <w:r w:rsidRPr="005F593D">
        <w:rPr>
          <w:color w:val="000000"/>
          <w:lang w:val="ru-RU"/>
        </w:rPr>
        <w:t>(</w:t>
      </w:r>
      <w:r>
        <w:rPr>
          <w:color w:val="000000"/>
        </w:rPr>
        <w:t>DomainObject</w:t>
      </w:r>
      <w:r w:rsidRPr="005F593D">
        <w:rPr>
          <w:color w:val="000000"/>
          <w:lang w:val="ru-RU"/>
        </w:rPr>
        <w:t xml:space="preserve"> </w:t>
      </w:r>
      <w:r>
        <w:rPr>
          <w:color w:val="000000"/>
        </w:rPr>
        <w:t>attachmentDomainObject</w:t>
      </w:r>
      <w:r w:rsidRPr="005F593D">
        <w:rPr>
          <w:color w:val="000000"/>
          <w:lang w:val="ru-RU"/>
        </w:rPr>
        <w:t>);</w:t>
      </w:r>
    </w:p>
    <w:p w14:paraId="62A44627" w14:textId="77777777" w:rsidR="008165BD" w:rsidRPr="005F593D" w:rsidRDefault="008165BD" w:rsidP="008165BD">
      <w:pPr>
        <w:pStyle w:val="afc"/>
        <w:rPr>
          <w:color w:val="000000"/>
          <w:lang w:val="ru-RU"/>
        </w:rPr>
      </w:pPr>
    </w:p>
    <w:p w14:paraId="53242A7F" w14:textId="77777777" w:rsidR="008165BD" w:rsidRPr="005F593D" w:rsidRDefault="008165BD" w:rsidP="008165BD">
      <w:pPr>
        <w:pStyle w:val="afc"/>
        <w:rPr>
          <w:lang w:val="ru-RU"/>
        </w:rPr>
      </w:pPr>
      <w:r w:rsidRPr="005F593D">
        <w:rPr>
          <w:color w:val="000000"/>
          <w:lang w:val="ru-RU"/>
        </w:rPr>
        <w:t xml:space="preserve">    </w:t>
      </w:r>
      <w:r w:rsidRPr="005F593D">
        <w:rPr>
          <w:lang w:val="ru-RU"/>
        </w:rPr>
        <w:t>/**</w:t>
      </w:r>
    </w:p>
    <w:p w14:paraId="2D7F2C4B" w14:textId="77777777" w:rsidR="008165BD" w:rsidRPr="005F593D" w:rsidRDefault="008165BD" w:rsidP="008165BD">
      <w:pPr>
        <w:pStyle w:val="afc"/>
        <w:rPr>
          <w:lang w:val="ru-RU"/>
        </w:rPr>
      </w:pPr>
      <w:r w:rsidRPr="005F593D">
        <w:rPr>
          <w:lang w:val="ru-RU"/>
        </w:rPr>
        <w:t xml:space="preserve">     * </w:t>
      </w:r>
      <w:r w:rsidRPr="005F593D">
        <w:rPr>
          <w:u w:val="single"/>
          <w:lang w:val="ru-RU"/>
        </w:rPr>
        <w:t>Получает</w:t>
      </w:r>
      <w:r w:rsidRPr="005F593D">
        <w:rPr>
          <w:lang w:val="ru-RU"/>
        </w:rPr>
        <w:t xml:space="preserve"> </w:t>
      </w:r>
      <w:r w:rsidRPr="005F593D">
        <w:rPr>
          <w:u w:val="single"/>
          <w:lang w:val="ru-RU"/>
        </w:rPr>
        <w:t>список</w:t>
      </w:r>
      <w:r w:rsidRPr="005F593D">
        <w:rPr>
          <w:lang w:val="ru-RU"/>
        </w:rPr>
        <w:t xml:space="preserve"> ДО </w:t>
      </w:r>
      <w:r w:rsidRPr="005F593D">
        <w:rPr>
          <w:u w:val="single"/>
          <w:lang w:val="ru-RU"/>
        </w:rPr>
        <w:t>Вложений</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переданного</w:t>
      </w:r>
      <w:r w:rsidRPr="005F593D">
        <w:rPr>
          <w:lang w:val="ru-RU"/>
        </w:rPr>
        <w:t xml:space="preserve"> ДО.</w:t>
      </w:r>
    </w:p>
    <w:p w14:paraId="02D31124" w14:textId="77777777" w:rsidR="008165BD" w:rsidRPr="005F593D" w:rsidRDefault="008165BD" w:rsidP="008165BD">
      <w:pPr>
        <w:pStyle w:val="afc"/>
        <w:rPr>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domainObject</w:t>
      </w:r>
      <w:r w:rsidRPr="005F593D">
        <w:rPr>
          <w:lang w:val="ru-RU"/>
        </w:rPr>
        <w:t xml:space="preserve"> ДО, </w:t>
      </w:r>
      <w:r w:rsidRPr="005F593D">
        <w:rPr>
          <w:u w:val="single"/>
          <w:lang w:val="ru-RU"/>
        </w:rPr>
        <w:t>для</w:t>
      </w:r>
      <w:r w:rsidRPr="005F593D">
        <w:rPr>
          <w:lang w:val="ru-RU"/>
        </w:rPr>
        <w:t xml:space="preserve"> </w:t>
      </w:r>
      <w:r w:rsidRPr="005F593D">
        <w:rPr>
          <w:u w:val="single"/>
          <w:lang w:val="ru-RU"/>
        </w:rPr>
        <w:t>которого</w:t>
      </w:r>
      <w:r w:rsidRPr="005F593D">
        <w:rPr>
          <w:lang w:val="ru-RU"/>
        </w:rPr>
        <w:t xml:space="preserve"> находятся вложения</w:t>
      </w:r>
    </w:p>
    <w:p w14:paraId="76454806" w14:textId="77777777" w:rsidR="008165BD" w:rsidRDefault="008165BD" w:rsidP="008165BD">
      <w:pPr>
        <w:pStyle w:val="afc"/>
      </w:pPr>
      <w:r w:rsidRPr="005F593D">
        <w:rPr>
          <w:lang w:val="ru-RU"/>
        </w:rPr>
        <w:t xml:space="preserve">     </w:t>
      </w:r>
      <w:r>
        <w:t xml:space="preserve">* </w:t>
      </w:r>
      <w:r>
        <w:rPr>
          <w:b/>
          <w:bCs/>
          <w:color w:val="7F9FBF"/>
        </w:rPr>
        <w:t>@return</w:t>
      </w:r>
      <w:r>
        <w:t xml:space="preserve"> список ДО Вложений</w:t>
      </w:r>
    </w:p>
    <w:p w14:paraId="5AE905FE" w14:textId="77777777" w:rsidR="008165BD" w:rsidRDefault="008165BD" w:rsidP="008165BD">
      <w:pPr>
        <w:pStyle w:val="afc"/>
      </w:pPr>
      <w:r>
        <w:t xml:space="preserve">     */</w:t>
      </w:r>
    </w:p>
    <w:p w14:paraId="3897BCC3" w14:textId="77777777" w:rsidR="008165BD" w:rsidRDefault="008165BD" w:rsidP="008165BD">
      <w:pPr>
        <w:pStyle w:val="afc"/>
        <w:rPr>
          <w:color w:val="000000"/>
        </w:rPr>
      </w:pPr>
      <w:r>
        <w:rPr>
          <w:color w:val="000000"/>
        </w:rPr>
        <w:t xml:space="preserve">    List&lt;DomainObject&gt; getAttachmentDomainObjectsFor(DomainObject domainObject);</w:t>
      </w:r>
    </w:p>
    <w:p w14:paraId="3031565D" w14:textId="77777777" w:rsidR="008165BD" w:rsidRPr="005F593D" w:rsidRDefault="008165BD" w:rsidP="008165BD">
      <w:pPr>
        <w:pStyle w:val="afc"/>
        <w:rPr>
          <w:color w:val="000000"/>
          <w:lang w:val="ru-RU"/>
        </w:rPr>
      </w:pPr>
      <w:r w:rsidRPr="005F593D">
        <w:rPr>
          <w:color w:val="000000"/>
          <w:lang w:val="ru-RU"/>
        </w:rPr>
        <w:t>}</w:t>
      </w:r>
    </w:p>
    <w:p w14:paraId="6FCAF93C" w14:textId="77777777" w:rsidR="008165BD" w:rsidRDefault="008165BD" w:rsidP="008165BD">
      <w:pPr>
        <w:rPr>
          <w:rFonts w:eastAsia="Consolas"/>
        </w:rPr>
      </w:pPr>
      <w:r>
        <w:rPr>
          <w:rFonts w:eastAsia="Consolas"/>
        </w:rPr>
        <w:t xml:space="preserve">Для передачи потоков по сети (в случае вызова данного сервиса как </w:t>
      </w:r>
      <w:r>
        <w:rPr>
          <w:rFonts w:eastAsia="Consolas"/>
          <w:lang w:val="en-GB"/>
        </w:rPr>
        <w:t>remote</w:t>
      </w:r>
      <w:r w:rsidRPr="005F593D">
        <w:rPr>
          <w:rFonts w:eastAsia="Consolas"/>
        </w:rPr>
        <w:t xml:space="preserve"> </w:t>
      </w:r>
      <w:r>
        <w:rPr>
          <w:rFonts w:eastAsia="Consolas"/>
          <w:lang w:val="en-US"/>
        </w:rPr>
        <w:t>EJB</w:t>
      </w:r>
      <w:r>
        <w:rPr>
          <w:rFonts w:eastAsia="Consolas"/>
        </w:rPr>
        <w:t xml:space="preserve">) используется библиотека </w:t>
      </w:r>
      <w:r>
        <w:rPr>
          <w:rFonts w:eastAsia="Consolas"/>
          <w:lang w:val="en-GB"/>
        </w:rPr>
        <w:t>RMIIO</w:t>
      </w:r>
      <w:r w:rsidRPr="005F593D">
        <w:rPr>
          <w:rFonts w:eastAsia="Consolas"/>
        </w:rPr>
        <w:t xml:space="preserve"> (</w:t>
      </w:r>
      <w:hyperlink r:id="rId46" w:history="1">
        <w:r>
          <w:rPr>
            <w:rStyle w:val="ac"/>
          </w:rPr>
          <w:t>http://openhms.sourceforge.net/rmiio/</w:t>
        </w:r>
      </w:hyperlink>
      <w:r w:rsidRPr="005F593D">
        <w:rPr>
          <w:rFonts w:eastAsia="Consolas"/>
        </w:rPr>
        <w:t xml:space="preserve">).  </w:t>
      </w:r>
      <w:r>
        <w:rPr>
          <w:rFonts w:eastAsia="Consolas"/>
        </w:rPr>
        <w:t>Библиотека доступна в стандартном мавен репозитарии:</w:t>
      </w:r>
    </w:p>
    <w:p w14:paraId="58C86FA0" w14:textId="77777777" w:rsidR="008165BD" w:rsidRPr="005F593D" w:rsidRDefault="001B19AE" w:rsidP="008165BD">
      <w:pPr>
        <w:rPr>
          <w:rFonts w:eastAsia="Consolas"/>
        </w:rPr>
      </w:pPr>
      <w:hyperlink r:id="rId47" w:history="1">
        <w:r w:rsidR="008165BD">
          <w:rPr>
            <w:rStyle w:val="ac"/>
          </w:rPr>
          <w:t>http://repo1.maven.org/maven2/com/healthmarketscience/rmiio/rmiio/2.0.3/</w:t>
        </w:r>
      </w:hyperlink>
      <w:r w:rsidR="008165BD">
        <w:rPr>
          <w:rFonts w:eastAsia="Consolas"/>
        </w:rPr>
        <w:t xml:space="preserve"> </w:t>
      </w:r>
    </w:p>
    <w:p w14:paraId="1C6F3EA5" w14:textId="77777777" w:rsidR="008165BD" w:rsidRDefault="008165BD" w:rsidP="008165BD">
      <w:pPr>
        <w:pStyle w:val="afc"/>
        <w:rPr>
          <w:color w:val="008080"/>
        </w:rPr>
      </w:pPr>
      <w:r w:rsidRPr="005F593D">
        <w:rPr>
          <w:lang w:val="ru-RU"/>
        </w:rPr>
        <w:t xml:space="preserve">    </w:t>
      </w:r>
      <w:r>
        <w:rPr>
          <w:color w:val="008080"/>
        </w:rPr>
        <w:t>&lt;</w:t>
      </w:r>
      <w:r>
        <w:rPr>
          <w:color w:val="3F7F7F"/>
        </w:rPr>
        <w:t>dependency</w:t>
      </w:r>
      <w:r>
        <w:rPr>
          <w:color w:val="008080"/>
        </w:rPr>
        <w:t>&gt;</w:t>
      </w:r>
    </w:p>
    <w:p w14:paraId="72C2FA88" w14:textId="77777777" w:rsidR="008165BD" w:rsidRDefault="008165BD" w:rsidP="008165BD">
      <w:pPr>
        <w:pStyle w:val="afc"/>
        <w:rPr>
          <w:color w:val="008080"/>
        </w:rPr>
      </w:pPr>
      <w:r>
        <w:t xml:space="preserve">        </w:t>
      </w:r>
      <w:r>
        <w:rPr>
          <w:color w:val="008080"/>
        </w:rPr>
        <w:t>&lt;</w:t>
      </w:r>
      <w:r>
        <w:rPr>
          <w:color w:val="3F7F7F"/>
        </w:rPr>
        <w:t>groupId</w:t>
      </w:r>
      <w:r>
        <w:rPr>
          <w:color w:val="008080"/>
        </w:rPr>
        <w:t>&gt;</w:t>
      </w:r>
      <w:r>
        <w:t>com.healthmarketscience.rmiio</w:t>
      </w:r>
      <w:r>
        <w:rPr>
          <w:color w:val="008080"/>
        </w:rPr>
        <w:t>&lt;/</w:t>
      </w:r>
      <w:r>
        <w:rPr>
          <w:color w:val="3F7F7F"/>
        </w:rPr>
        <w:t>groupId</w:t>
      </w:r>
      <w:r>
        <w:rPr>
          <w:color w:val="008080"/>
        </w:rPr>
        <w:t>&gt;</w:t>
      </w:r>
    </w:p>
    <w:p w14:paraId="3D123542" w14:textId="77777777" w:rsidR="008165BD" w:rsidRDefault="008165BD" w:rsidP="008165BD">
      <w:pPr>
        <w:pStyle w:val="afc"/>
        <w:rPr>
          <w:color w:val="008080"/>
        </w:rPr>
      </w:pPr>
      <w:r>
        <w:lastRenderedPageBreak/>
        <w:t xml:space="preserve">        </w:t>
      </w:r>
      <w:r>
        <w:rPr>
          <w:color w:val="008080"/>
        </w:rPr>
        <w:t>&lt;</w:t>
      </w:r>
      <w:r>
        <w:rPr>
          <w:color w:val="3F7F7F"/>
        </w:rPr>
        <w:t>artifactId</w:t>
      </w:r>
      <w:r>
        <w:rPr>
          <w:color w:val="008080"/>
        </w:rPr>
        <w:t>&gt;</w:t>
      </w:r>
      <w:r>
        <w:rPr>
          <w:u w:val="single"/>
        </w:rPr>
        <w:t>rmiio</w:t>
      </w:r>
      <w:r>
        <w:rPr>
          <w:color w:val="008080"/>
        </w:rPr>
        <w:t>&lt;/</w:t>
      </w:r>
      <w:r>
        <w:rPr>
          <w:color w:val="3F7F7F"/>
        </w:rPr>
        <w:t>artifactId</w:t>
      </w:r>
      <w:r>
        <w:rPr>
          <w:color w:val="008080"/>
        </w:rPr>
        <w:t>&gt;</w:t>
      </w:r>
    </w:p>
    <w:p w14:paraId="7E91F692" w14:textId="77777777" w:rsidR="008165BD" w:rsidRDefault="008165BD" w:rsidP="008165BD">
      <w:pPr>
        <w:pStyle w:val="afc"/>
        <w:rPr>
          <w:color w:val="008080"/>
        </w:rPr>
      </w:pPr>
      <w:r>
        <w:t xml:space="preserve">        </w:t>
      </w:r>
      <w:r>
        <w:rPr>
          <w:color w:val="008080"/>
        </w:rPr>
        <w:t>&lt;</w:t>
      </w:r>
      <w:r>
        <w:rPr>
          <w:color w:val="3F7F7F"/>
        </w:rPr>
        <w:t>version</w:t>
      </w:r>
      <w:r>
        <w:rPr>
          <w:color w:val="008080"/>
        </w:rPr>
        <w:t>&gt;</w:t>
      </w:r>
      <w:r>
        <w:t>2.0.3</w:t>
      </w:r>
      <w:r>
        <w:rPr>
          <w:color w:val="008080"/>
        </w:rPr>
        <w:t>&lt;/</w:t>
      </w:r>
      <w:r>
        <w:rPr>
          <w:color w:val="3F7F7F"/>
        </w:rPr>
        <w:t>version</w:t>
      </w:r>
      <w:r>
        <w:rPr>
          <w:color w:val="008080"/>
        </w:rPr>
        <w:t>&gt;</w:t>
      </w:r>
    </w:p>
    <w:p w14:paraId="40AD37D3" w14:textId="77777777" w:rsidR="008165BD" w:rsidRDefault="008165BD" w:rsidP="008165BD">
      <w:pPr>
        <w:pStyle w:val="afc"/>
        <w:rPr>
          <w:color w:val="008080"/>
        </w:rPr>
      </w:pPr>
      <w:r>
        <w:t xml:space="preserve">    </w:t>
      </w:r>
      <w:r>
        <w:rPr>
          <w:color w:val="008080"/>
        </w:rPr>
        <w:t>&lt;/</w:t>
      </w:r>
      <w:r>
        <w:rPr>
          <w:color w:val="3F7F7F"/>
        </w:rPr>
        <w:t>dependency</w:t>
      </w:r>
      <w:r>
        <w:rPr>
          <w:color w:val="008080"/>
        </w:rPr>
        <w:t>&gt;</w:t>
      </w:r>
    </w:p>
    <w:p w14:paraId="50436BFF" w14:textId="77777777" w:rsidR="008165BD" w:rsidRPr="005F593D" w:rsidRDefault="008165BD" w:rsidP="008165BD">
      <w:pPr>
        <w:rPr>
          <w:rFonts w:eastAsia="Consolas"/>
          <w:lang w:val="en-US"/>
        </w:rPr>
      </w:pPr>
      <w:r>
        <w:rPr>
          <w:rFonts w:eastAsia="Consolas"/>
        </w:rPr>
        <w:t>Объект</w:t>
      </w:r>
      <w:r w:rsidRPr="005F593D">
        <w:rPr>
          <w:rFonts w:eastAsia="Consolas"/>
          <w:lang w:val="en-US"/>
        </w:rPr>
        <w:t xml:space="preserve">  RemoteInputStream </w:t>
      </w:r>
      <w:r>
        <w:rPr>
          <w:rFonts w:eastAsia="Consolas"/>
        </w:rPr>
        <w:t>обертывает</w:t>
      </w:r>
      <w:r w:rsidRPr="005F593D">
        <w:rPr>
          <w:rFonts w:eastAsia="Consolas"/>
          <w:lang w:val="en-US"/>
        </w:rPr>
        <w:t xml:space="preserve"> </w:t>
      </w:r>
      <w:r>
        <w:rPr>
          <w:rFonts w:eastAsia="Consolas"/>
          <w:lang w:val="en-GB"/>
        </w:rPr>
        <w:t xml:space="preserve">java.io.InputStream </w:t>
      </w:r>
      <w:r>
        <w:rPr>
          <w:rFonts w:eastAsia="Consolas"/>
        </w:rPr>
        <w:t>и</w:t>
      </w:r>
      <w:r w:rsidRPr="005F593D">
        <w:rPr>
          <w:rFonts w:eastAsia="Consolas"/>
          <w:lang w:val="en-US"/>
        </w:rPr>
        <w:t xml:space="preserve"> </w:t>
      </w:r>
      <w:r>
        <w:rPr>
          <w:rFonts w:eastAsia="Consolas"/>
        </w:rPr>
        <w:t>выполняет</w:t>
      </w:r>
      <w:r w:rsidRPr="005F593D">
        <w:rPr>
          <w:rFonts w:eastAsia="Consolas"/>
          <w:lang w:val="en-US"/>
        </w:rPr>
        <w:t xml:space="preserve"> </w:t>
      </w:r>
      <w:r>
        <w:rPr>
          <w:rFonts w:eastAsia="Consolas"/>
        </w:rPr>
        <w:t>передачу</w:t>
      </w:r>
      <w:r w:rsidRPr="005F593D">
        <w:rPr>
          <w:rFonts w:eastAsia="Consolas"/>
          <w:lang w:val="en-US"/>
        </w:rPr>
        <w:t xml:space="preserve"> </w:t>
      </w:r>
      <w:r>
        <w:rPr>
          <w:rFonts w:eastAsia="Consolas"/>
        </w:rPr>
        <w:t>контента</w:t>
      </w:r>
      <w:r w:rsidRPr="005F593D">
        <w:rPr>
          <w:rFonts w:eastAsia="Consolas"/>
          <w:lang w:val="en-US"/>
        </w:rPr>
        <w:t xml:space="preserve"> </w:t>
      </w:r>
      <w:r>
        <w:rPr>
          <w:rFonts w:eastAsia="Consolas"/>
        </w:rPr>
        <w:t>по</w:t>
      </w:r>
      <w:r w:rsidRPr="005F593D">
        <w:rPr>
          <w:rFonts w:eastAsia="Consolas"/>
          <w:lang w:val="en-US"/>
        </w:rPr>
        <w:t xml:space="preserve"> </w:t>
      </w:r>
      <w:r>
        <w:rPr>
          <w:rFonts w:eastAsia="Consolas"/>
        </w:rPr>
        <w:t>сети</w:t>
      </w:r>
      <w:r w:rsidRPr="005F593D">
        <w:rPr>
          <w:rFonts w:eastAsia="Consolas"/>
          <w:lang w:val="en-US"/>
        </w:rPr>
        <w:t xml:space="preserve"> </w:t>
      </w:r>
      <w:r>
        <w:rPr>
          <w:rFonts w:eastAsia="Consolas"/>
        </w:rPr>
        <w:t>по</w:t>
      </w:r>
      <w:r w:rsidRPr="005F593D">
        <w:rPr>
          <w:rFonts w:eastAsia="Consolas"/>
          <w:lang w:val="en-US"/>
        </w:rPr>
        <w:t xml:space="preserve"> </w:t>
      </w:r>
      <w:r>
        <w:rPr>
          <w:rFonts w:eastAsia="Consolas"/>
        </w:rPr>
        <w:t>частям</w:t>
      </w:r>
      <w:r w:rsidRPr="005F593D">
        <w:rPr>
          <w:rFonts w:eastAsia="Consolas"/>
          <w:lang w:val="en-US"/>
        </w:rPr>
        <w:t>.</w:t>
      </w:r>
    </w:p>
    <w:p w14:paraId="45930761" w14:textId="77777777" w:rsidR="008165BD" w:rsidRDefault="008165BD" w:rsidP="008165BD">
      <w:pPr>
        <w:rPr>
          <w:rFonts w:eastAsia="Consolas"/>
        </w:rPr>
      </w:pPr>
      <w:r>
        <w:rPr>
          <w:rFonts w:eastAsia="Consolas"/>
        </w:rPr>
        <w:t xml:space="preserve">Для работы непосредственно с контентом Вложений предлагается </w:t>
      </w:r>
      <w:r>
        <w:rPr>
          <w:rFonts w:eastAsia="Consolas"/>
          <w:lang w:val="en-US"/>
        </w:rPr>
        <w:t>Dao</w:t>
      </w:r>
      <w:r w:rsidRPr="005F593D">
        <w:rPr>
          <w:rFonts w:eastAsia="Consolas"/>
        </w:rPr>
        <w:t xml:space="preserve"> </w:t>
      </w:r>
      <w:r>
        <w:rPr>
          <w:rFonts w:eastAsia="Consolas"/>
        </w:rPr>
        <w:t xml:space="preserve">сервис  </w:t>
      </w:r>
      <w:r>
        <w:rPr>
          <w:rFonts w:ascii="Consolas" w:eastAsia="Consolas" w:hAnsi="Consolas"/>
          <w:b/>
          <w:bCs/>
        </w:rPr>
        <w:t>AttachmentContentDao</w:t>
      </w:r>
      <w:r>
        <w:rPr>
          <w:rFonts w:eastAsia="Consolas"/>
        </w:rPr>
        <w:t>.</w:t>
      </w:r>
    </w:p>
    <w:p w14:paraId="348EE3BD" w14:textId="77777777" w:rsidR="008165BD" w:rsidRPr="005F593D" w:rsidRDefault="008165BD" w:rsidP="008165BD">
      <w:pPr>
        <w:pStyle w:val="afc"/>
        <w:rPr>
          <w:lang w:val="ru-RU"/>
        </w:rPr>
      </w:pPr>
      <w:r w:rsidRPr="005F593D">
        <w:rPr>
          <w:lang w:val="ru-RU"/>
        </w:rPr>
        <w:t>/**</w:t>
      </w:r>
    </w:p>
    <w:p w14:paraId="68C398C8" w14:textId="77777777" w:rsidR="008165BD" w:rsidRPr="005F593D" w:rsidRDefault="008165BD" w:rsidP="008165BD">
      <w:pPr>
        <w:pStyle w:val="afc"/>
        <w:rPr>
          <w:lang w:val="ru-RU"/>
        </w:rPr>
      </w:pPr>
      <w:r w:rsidRPr="005F593D">
        <w:rPr>
          <w:lang w:val="ru-RU"/>
        </w:rPr>
        <w:t xml:space="preserve"> * </w:t>
      </w:r>
      <w:r w:rsidRPr="005F593D">
        <w:rPr>
          <w:u w:val="single"/>
          <w:lang w:val="ru-RU"/>
        </w:rPr>
        <w:t>Предоставляет</w:t>
      </w:r>
      <w:r w:rsidRPr="005F593D">
        <w:rPr>
          <w:lang w:val="ru-RU"/>
        </w:rPr>
        <w:t xml:space="preserve"> </w:t>
      </w:r>
      <w:r w:rsidRPr="005F593D">
        <w:rPr>
          <w:u w:val="single"/>
          <w:lang w:val="ru-RU"/>
        </w:rPr>
        <w:t>операции</w:t>
      </w:r>
      <w:r w:rsidRPr="005F593D">
        <w:rPr>
          <w:lang w:val="ru-RU"/>
        </w:rPr>
        <w:t xml:space="preserve"> </w:t>
      </w:r>
      <w:r w:rsidRPr="005F593D">
        <w:rPr>
          <w:u w:val="single"/>
          <w:lang w:val="ru-RU"/>
        </w:rPr>
        <w:t>для</w:t>
      </w:r>
      <w:r w:rsidRPr="005F593D">
        <w:rPr>
          <w:lang w:val="ru-RU"/>
        </w:rPr>
        <w:t xml:space="preserve"> </w:t>
      </w:r>
      <w:r w:rsidRPr="005F593D">
        <w:rPr>
          <w:u w:val="single"/>
          <w:lang w:val="ru-RU"/>
        </w:rPr>
        <w:t>сохранения</w:t>
      </w:r>
      <w:r w:rsidRPr="005F593D">
        <w:rPr>
          <w:lang w:val="ru-RU"/>
        </w:rPr>
        <w:t>/</w:t>
      </w:r>
      <w:r w:rsidRPr="005F593D">
        <w:rPr>
          <w:u w:val="single"/>
          <w:lang w:val="ru-RU"/>
        </w:rPr>
        <w:t>загрузки</w:t>
      </w:r>
      <w:r w:rsidRPr="005F593D">
        <w:rPr>
          <w:lang w:val="ru-RU"/>
        </w:rPr>
        <w:t>/</w:t>
      </w:r>
      <w:r w:rsidRPr="005F593D">
        <w:rPr>
          <w:u w:val="single"/>
          <w:lang w:val="ru-RU"/>
        </w:rPr>
        <w:t>удаления</w:t>
      </w:r>
      <w:r w:rsidRPr="005F593D">
        <w:rPr>
          <w:lang w:val="ru-RU"/>
        </w:rPr>
        <w:t xml:space="preserve"> </w:t>
      </w:r>
      <w:r w:rsidRPr="005F593D">
        <w:rPr>
          <w:u w:val="single"/>
          <w:lang w:val="ru-RU"/>
        </w:rPr>
        <w:t>Вложений</w:t>
      </w:r>
      <w:r w:rsidRPr="005F593D">
        <w:rPr>
          <w:lang w:val="ru-RU"/>
        </w:rPr>
        <w:t xml:space="preserve"> </w:t>
      </w:r>
      <w:r w:rsidRPr="005F593D">
        <w:rPr>
          <w:u w:val="single"/>
          <w:lang w:val="ru-RU"/>
        </w:rPr>
        <w:t>на</w:t>
      </w:r>
      <w:r w:rsidRPr="005F593D">
        <w:rPr>
          <w:lang w:val="ru-RU"/>
        </w:rPr>
        <w:t xml:space="preserve"> </w:t>
      </w:r>
      <w:r w:rsidRPr="005F593D">
        <w:rPr>
          <w:u w:val="single"/>
          <w:lang w:val="ru-RU"/>
        </w:rPr>
        <w:t>файловой</w:t>
      </w:r>
      <w:r w:rsidRPr="005F593D">
        <w:rPr>
          <w:lang w:val="ru-RU"/>
        </w:rPr>
        <w:t xml:space="preserve"> </w:t>
      </w:r>
      <w:r w:rsidRPr="005F593D">
        <w:rPr>
          <w:u w:val="single"/>
          <w:lang w:val="ru-RU"/>
        </w:rPr>
        <w:t>системе</w:t>
      </w:r>
      <w:r w:rsidRPr="005F593D">
        <w:rPr>
          <w:lang w:val="ru-RU"/>
        </w:rPr>
        <w:t>.</w:t>
      </w:r>
    </w:p>
    <w:p w14:paraId="32C929AB" w14:textId="77777777" w:rsidR="008165BD" w:rsidRDefault="008165BD" w:rsidP="008165BD">
      <w:pPr>
        <w:pStyle w:val="afc"/>
        <w:rPr>
          <w:u w:val="single"/>
        </w:rPr>
      </w:pPr>
      <w:r w:rsidRPr="005F593D">
        <w:rPr>
          <w:lang w:val="ru-RU"/>
        </w:rPr>
        <w:t xml:space="preserve"> </w:t>
      </w:r>
      <w:r>
        <w:t xml:space="preserve">* </w:t>
      </w:r>
      <w:r>
        <w:rPr>
          <w:b/>
          <w:bCs/>
          <w:color w:val="7F9FBF"/>
        </w:rPr>
        <w:t>@author</w:t>
      </w:r>
      <w:r>
        <w:t xml:space="preserve"> </w:t>
      </w:r>
      <w:r>
        <w:rPr>
          <w:u w:val="single"/>
        </w:rPr>
        <w:t>atsvetkov</w:t>
      </w:r>
    </w:p>
    <w:p w14:paraId="6A504602" w14:textId="77777777" w:rsidR="008165BD" w:rsidRDefault="008165BD" w:rsidP="008165BD">
      <w:pPr>
        <w:pStyle w:val="afc"/>
      </w:pPr>
      <w:r>
        <w:t xml:space="preserve"> *</w:t>
      </w:r>
    </w:p>
    <w:p w14:paraId="249AA01B" w14:textId="77777777" w:rsidR="008165BD" w:rsidRDefault="008165BD" w:rsidP="008165BD">
      <w:pPr>
        <w:pStyle w:val="afc"/>
      </w:pPr>
      <w:r>
        <w:t xml:space="preserve"> */</w:t>
      </w:r>
    </w:p>
    <w:p w14:paraId="5AFCFC6E" w14:textId="77777777" w:rsidR="008165BD" w:rsidRDefault="008165BD" w:rsidP="008165BD">
      <w:pPr>
        <w:pStyle w:val="afc"/>
        <w:rPr>
          <w:color w:val="000000"/>
        </w:rPr>
      </w:pPr>
      <w:r>
        <w:rPr>
          <w:b/>
          <w:bCs/>
          <w:color w:val="7F0055"/>
        </w:rPr>
        <w:t>public</w:t>
      </w:r>
      <w:r>
        <w:rPr>
          <w:color w:val="000000"/>
        </w:rPr>
        <w:t xml:space="preserve"> </w:t>
      </w:r>
      <w:r>
        <w:rPr>
          <w:b/>
          <w:bCs/>
          <w:color w:val="7F0055"/>
        </w:rPr>
        <w:t>interface</w:t>
      </w:r>
      <w:r>
        <w:rPr>
          <w:color w:val="000000"/>
        </w:rPr>
        <w:t xml:space="preserve"> AttachmentContentDao {</w:t>
      </w:r>
    </w:p>
    <w:p w14:paraId="366CF2E2" w14:textId="77777777" w:rsidR="008165BD" w:rsidRDefault="008165BD" w:rsidP="008165BD">
      <w:pPr>
        <w:pStyle w:val="afc"/>
      </w:pPr>
    </w:p>
    <w:p w14:paraId="0CAEA9A9" w14:textId="77777777" w:rsidR="008165BD" w:rsidRPr="005F593D" w:rsidRDefault="008165BD" w:rsidP="008165BD">
      <w:pPr>
        <w:pStyle w:val="afc"/>
        <w:rPr>
          <w:lang w:val="ru-RU"/>
        </w:rPr>
      </w:pPr>
      <w:r>
        <w:rPr>
          <w:color w:val="000000"/>
        </w:rPr>
        <w:t xml:space="preserve">    </w:t>
      </w:r>
      <w:r w:rsidRPr="005F593D">
        <w:rPr>
          <w:lang w:val="ru-RU"/>
        </w:rPr>
        <w:t>/**</w:t>
      </w:r>
    </w:p>
    <w:p w14:paraId="23AF7EE7" w14:textId="77777777" w:rsidR="008165BD" w:rsidRPr="005F593D" w:rsidRDefault="008165BD" w:rsidP="008165BD">
      <w:pPr>
        <w:pStyle w:val="afc"/>
        <w:rPr>
          <w:lang w:val="ru-RU"/>
        </w:rPr>
      </w:pPr>
      <w:r w:rsidRPr="005F593D">
        <w:rPr>
          <w:lang w:val="ru-RU"/>
        </w:rPr>
        <w:t xml:space="preserve">     * </w:t>
      </w:r>
      <w:r w:rsidRPr="005F593D">
        <w:rPr>
          <w:u w:val="single"/>
          <w:lang w:val="ru-RU"/>
        </w:rPr>
        <w:t>Сохраняет</w:t>
      </w:r>
      <w:r w:rsidRPr="005F593D">
        <w:rPr>
          <w:lang w:val="ru-RU"/>
        </w:rPr>
        <w:t xml:space="preserve"> </w:t>
      </w:r>
      <w:r w:rsidRPr="005F593D">
        <w:rPr>
          <w:u w:val="single"/>
          <w:lang w:val="ru-RU"/>
        </w:rPr>
        <w:t>Вложение</w:t>
      </w:r>
      <w:r w:rsidRPr="005F593D">
        <w:rPr>
          <w:lang w:val="ru-RU"/>
        </w:rPr>
        <w:t xml:space="preserve"> в </w:t>
      </w:r>
      <w:r w:rsidRPr="005F593D">
        <w:rPr>
          <w:u w:val="single"/>
          <w:lang w:val="ru-RU"/>
        </w:rPr>
        <w:t>хранилище</w:t>
      </w:r>
      <w:r w:rsidRPr="005F593D">
        <w:rPr>
          <w:lang w:val="ru-RU"/>
        </w:rPr>
        <w:t xml:space="preserve"> </w:t>
      </w:r>
      <w:r w:rsidRPr="005F593D">
        <w:rPr>
          <w:u w:val="single"/>
          <w:lang w:val="ru-RU"/>
        </w:rPr>
        <w:t>на</w:t>
      </w:r>
      <w:r w:rsidRPr="005F593D">
        <w:rPr>
          <w:lang w:val="ru-RU"/>
        </w:rPr>
        <w:t xml:space="preserve"> </w:t>
      </w:r>
      <w:r w:rsidRPr="005F593D">
        <w:rPr>
          <w:u w:val="single"/>
          <w:lang w:val="ru-RU"/>
        </w:rPr>
        <w:t>файловой</w:t>
      </w:r>
      <w:r w:rsidRPr="005F593D">
        <w:rPr>
          <w:lang w:val="ru-RU"/>
        </w:rPr>
        <w:t xml:space="preserve"> </w:t>
      </w:r>
      <w:r w:rsidRPr="005F593D">
        <w:rPr>
          <w:u w:val="single"/>
          <w:lang w:val="ru-RU"/>
        </w:rPr>
        <w:t>системе</w:t>
      </w:r>
      <w:r w:rsidRPr="005F593D">
        <w:rPr>
          <w:lang w:val="ru-RU"/>
        </w:rPr>
        <w:t xml:space="preserve">. </w:t>
      </w:r>
      <w:r w:rsidRPr="005F593D">
        <w:rPr>
          <w:u w:val="single"/>
          <w:lang w:val="ru-RU"/>
        </w:rPr>
        <w:t>Путь</w:t>
      </w:r>
      <w:r w:rsidRPr="005F593D">
        <w:rPr>
          <w:lang w:val="ru-RU"/>
        </w:rPr>
        <w:t xml:space="preserve"> к </w:t>
      </w:r>
      <w:r w:rsidRPr="005F593D">
        <w:rPr>
          <w:u w:val="single"/>
          <w:lang w:val="ru-RU"/>
        </w:rPr>
        <w:t>хранилищу</w:t>
      </w:r>
      <w:r w:rsidRPr="005F593D">
        <w:rPr>
          <w:lang w:val="ru-RU"/>
        </w:rPr>
        <w:t xml:space="preserve"> </w:t>
      </w:r>
      <w:r w:rsidRPr="005F593D">
        <w:rPr>
          <w:u w:val="single"/>
          <w:lang w:val="ru-RU"/>
        </w:rPr>
        <w:t>указывается</w:t>
      </w:r>
      <w:r w:rsidRPr="005F593D">
        <w:rPr>
          <w:lang w:val="ru-RU"/>
        </w:rPr>
        <w:t xml:space="preserve"> в </w:t>
      </w:r>
      <w:r w:rsidRPr="005F593D">
        <w:rPr>
          <w:u w:val="single"/>
          <w:lang w:val="ru-RU"/>
        </w:rPr>
        <w:t>настройках</w:t>
      </w:r>
      <w:r w:rsidRPr="005F593D">
        <w:rPr>
          <w:lang w:val="ru-RU"/>
        </w:rPr>
        <w:t xml:space="preserve"> </w:t>
      </w:r>
      <w:r w:rsidRPr="005F593D">
        <w:rPr>
          <w:u w:val="single"/>
          <w:lang w:val="ru-RU"/>
        </w:rPr>
        <w:t>разворачивания</w:t>
      </w:r>
      <w:r w:rsidRPr="005F593D">
        <w:rPr>
          <w:lang w:val="ru-RU"/>
        </w:rPr>
        <w:t xml:space="preserve"> </w:t>
      </w:r>
      <w:r w:rsidRPr="005F593D">
        <w:rPr>
          <w:u w:val="single"/>
          <w:lang w:val="ru-RU"/>
        </w:rPr>
        <w:t>приложения</w:t>
      </w:r>
      <w:r w:rsidRPr="005F593D">
        <w:rPr>
          <w:lang w:val="ru-RU"/>
        </w:rPr>
        <w:t>.</w:t>
      </w:r>
    </w:p>
    <w:p w14:paraId="1EA43AD6"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inputStream</w:t>
      </w:r>
      <w:r w:rsidRPr="005F593D">
        <w:rPr>
          <w:lang w:val="ru-RU"/>
        </w:rPr>
        <w:t xml:space="preserve"> </w:t>
      </w:r>
      <w:r w:rsidRPr="005F593D">
        <w:rPr>
          <w:u w:val="single"/>
          <w:lang w:val="ru-RU"/>
        </w:rPr>
        <w:t>поток</w:t>
      </w:r>
      <w:r w:rsidRPr="005F593D">
        <w:rPr>
          <w:lang w:val="ru-RU"/>
        </w:rPr>
        <w:t xml:space="preserve"> с </w:t>
      </w:r>
      <w:r w:rsidRPr="005F593D">
        <w:rPr>
          <w:u w:val="single"/>
          <w:lang w:val="ru-RU"/>
        </w:rPr>
        <w:t>Вложением</w:t>
      </w:r>
    </w:p>
    <w:p w14:paraId="1D71F232"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attachmentDomainObject</w:t>
      </w:r>
      <w:r w:rsidRPr="005F593D">
        <w:rPr>
          <w:lang w:val="ru-RU"/>
        </w:rPr>
        <w:t xml:space="preserve"> </w:t>
      </w:r>
      <w:r w:rsidRPr="005F593D">
        <w:rPr>
          <w:u w:val="single"/>
          <w:lang w:val="ru-RU"/>
        </w:rPr>
        <w:t>доменный</w:t>
      </w:r>
      <w:r w:rsidRPr="005F593D">
        <w:rPr>
          <w:lang w:val="ru-RU"/>
        </w:rPr>
        <w:t xml:space="preserve"> </w:t>
      </w:r>
      <w:r w:rsidRPr="005F593D">
        <w:rPr>
          <w:u w:val="single"/>
          <w:lang w:val="ru-RU"/>
        </w:rPr>
        <w:t>объект</w:t>
      </w:r>
      <w:r w:rsidRPr="005F593D">
        <w:rPr>
          <w:lang w:val="ru-RU"/>
        </w:rPr>
        <w:t xml:space="preserve"> </w:t>
      </w:r>
      <w:r w:rsidRPr="005F593D">
        <w:rPr>
          <w:u w:val="single"/>
          <w:lang w:val="ru-RU"/>
        </w:rPr>
        <w:t>Вложение</w:t>
      </w:r>
    </w:p>
    <w:p w14:paraId="37652276"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return</w:t>
      </w:r>
      <w:r w:rsidRPr="005F593D">
        <w:rPr>
          <w:lang w:val="ru-RU"/>
        </w:rPr>
        <w:t xml:space="preserve"> </w:t>
      </w:r>
      <w:r w:rsidRPr="005F593D">
        <w:rPr>
          <w:u w:val="single"/>
          <w:lang w:val="ru-RU"/>
        </w:rPr>
        <w:t>относительный</w:t>
      </w:r>
      <w:r w:rsidRPr="005F593D">
        <w:rPr>
          <w:lang w:val="ru-RU"/>
        </w:rPr>
        <w:t xml:space="preserve"> </w:t>
      </w:r>
      <w:r w:rsidRPr="005F593D">
        <w:rPr>
          <w:u w:val="single"/>
          <w:lang w:val="ru-RU"/>
        </w:rPr>
        <w:t>путь</w:t>
      </w:r>
      <w:r w:rsidRPr="005F593D">
        <w:rPr>
          <w:lang w:val="ru-RU"/>
        </w:rPr>
        <w:t xml:space="preserve"> к </w:t>
      </w:r>
      <w:r w:rsidRPr="005F593D">
        <w:rPr>
          <w:u w:val="single"/>
          <w:lang w:val="ru-RU"/>
        </w:rPr>
        <w:t>сохраненному</w:t>
      </w:r>
      <w:r w:rsidRPr="005F593D">
        <w:rPr>
          <w:lang w:val="ru-RU"/>
        </w:rPr>
        <w:t xml:space="preserve"> </w:t>
      </w:r>
      <w:r w:rsidRPr="005F593D">
        <w:rPr>
          <w:u w:val="single"/>
          <w:lang w:val="ru-RU"/>
        </w:rPr>
        <w:t>Вложению</w:t>
      </w:r>
    </w:p>
    <w:p w14:paraId="3DE7C87B" w14:textId="77777777" w:rsidR="008165BD" w:rsidRPr="005F593D" w:rsidRDefault="008165BD" w:rsidP="008165BD">
      <w:pPr>
        <w:pStyle w:val="afc"/>
        <w:rPr>
          <w:color w:val="000000"/>
          <w:lang w:val="ru-RU"/>
        </w:rPr>
      </w:pPr>
      <w:r w:rsidRPr="005F593D">
        <w:rPr>
          <w:lang w:val="ru-RU"/>
        </w:rPr>
        <w:t xml:space="preserve">     */</w:t>
      </w:r>
      <w:r w:rsidRPr="005F593D">
        <w:rPr>
          <w:color w:val="000000"/>
          <w:lang w:val="ru-RU"/>
        </w:rPr>
        <w:t xml:space="preserve">    </w:t>
      </w:r>
    </w:p>
    <w:p w14:paraId="0002F8B2" w14:textId="77777777" w:rsidR="008165BD" w:rsidRPr="005F593D" w:rsidRDefault="008165BD" w:rsidP="008165BD">
      <w:pPr>
        <w:pStyle w:val="afc"/>
        <w:rPr>
          <w:color w:val="000000"/>
          <w:lang w:val="ru-RU"/>
        </w:rPr>
      </w:pPr>
      <w:r w:rsidRPr="005F593D">
        <w:rPr>
          <w:color w:val="000000"/>
          <w:lang w:val="ru-RU"/>
        </w:rPr>
        <w:t xml:space="preserve">    </w:t>
      </w:r>
      <w:r>
        <w:rPr>
          <w:color w:val="000000"/>
        </w:rPr>
        <w:t>String</w:t>
      </w:r>
      <w:r w:rsidRPr="005F593D">
        <w:rPr>
          <w:color w:val="000000"/>
          <w:lang w:val="ru-RU"/>
        </w:rPr>
        <w:t xml:space="preserve"> </w:t>
      </w:r>
      <w:r>
        <w:rPr>
          <w:color w:val="000000"/>
        </w:rPr>
        <w:t>saveContent</w:t>
      </w:r>
      <w:r w:rsidRPr="005F593D">
        <w:rPr>
          <w:color w:val="000000"/>
          <w:lang w:val="ru-RU"/>
        </w:rPr>
        <w:t>(</w:t>
      </w:r>
      <w:r>
        <w:rPr>
          <w:color w:val="000000"/>
        </w:rPr>
        <w:t>InputStream</w:t>
      </w:r>
      <w:r w:rsidRPr="005F593D">
        <w:rPr>
          <w:color w:val="000000"/>
          <w:lang w:val="ru-RU"/>
        </w:rPr>
        <w:t xml:space="preserve">  </w:t>
      </w:r>
      <w:r>
        <w:rPr>
          <w:color w:val="000000"/>
        </w:rPr>
        <w:t>inputStream</w:t>
      </w:r>
      <w:r w:rsidRPr="005F593D">
        <w:rPr>
          <w:color w:val="000000"/>
          <w:lang w:val="ru-RU"/>
        </w:rPr>
        <w:t>);</w:t>
      </w:r>
    </w:p>
    <w:p w14:paraId="0D0B6842" w14:textId="77777777" w:rsidR="008165BD" w:rsidRPr="005F593D" w:rsidRDefault="008165BD" w:rsidP="008165BD">
      <w:pPr>
        <w:pStyle w:val="afc"/>
        <w:rPr>
          <w:lang w:val="ru-RU"/>
        </w:rPr>
      </w:pPr>
    </w:p>
    <w:p w14:paraId="09AB6A2C" w14:textId="77777777" w:rsidR="008165BD" w:rsidRPr="005F593D" w:rsidRDefault="008165BD" w:rsidP="008165BD">
      <w:pPr>
        <w:pStyle w:val="afc"/>
        <w:rPr>
          <w:lang w:val="ru-RU"/>
        </w:rPr>
      </w:pPr>
      <w:r w:rsidRPr="005F593D">
        <w:rPr>
          <w:color w:val="000000"/>
          <w:lang w:val="ru-RU"/>
        </w:rPr>
        <w:t xml:space="preserve">    </w:t>
      </w:r>
      <w:r w:rsidRPr="005F593D">
        <w:rPr>
          <w:lang w:val="ru-RU"/>
        </w:rPr>
        <w:t>/**</w:t>
      </w:r>
    </w:p>
    <w:p w14:paraId="1014D228" w14:textId="77777777" w:rsidR="008165BD" w:rsidRPr="005F593D" w:rsidRDefault="008165BD" w:rsidP="008165BD">
      <w:pPr>
        <w:pStyle w:val="afc"/>
        <w:rPr>
          <w:lang w:val="ru-RU"/>
        </w:rPr>
      </w:pPr>
      <w:r w:rsidRPr="005F593D">
        <w:rPr>
          <w:lang w:val="ru-RU"/>
        </w:rPr>
        <w:t xml:space="preserve">     * </w:t>
      </w:r>
      <w:r w:rsidRPr="005F593D">
        <w:rPr>
          <w:u w:val="single"/>
          <w:lang w:val="ru-RU"/>
        </w:rPr>
        <w:t>Загружает</w:t>
      </w:r>
      <w:r w:rsidRPr="005F593D">
        <w:rPr>
          <w:lang w:val="ru-RU"/>
        </w:rPr>
        <w:t xml:space="preserve"> </w:t>
      </w:r>
      <w:r w:rsidRPr="005F593D">
        <w:rPr>
          <w:u w:val="single"/>
          <w:lang w:val="ru-RU"/>
        </w:rPr>
        <w:t>Вложение</w:t>
      </w:r>
      <w:r w:rsidRPr="005F593D">
        <w:rPr>
          <w:lang w:val="ru-RU"/>
        </w:rPr>
        <w:t xml:space="preserve"> </w:t>
      </w:r>
      <w:r w:rsidRPr="005F593D">
        <w:rPr>
          <w:u w:val="single"/>
          <w:lang w:val="ru-RU"/>
        </w:rPr>
        <w:t>по</w:t>
      </w:r>
      <w:r w:rsidRPr="005F593D">
        <w:rPr>
          <w:lang w:val="ru-RU"/>
        </w:rPr>
        <w:t xml:space="preserve"> </w:t>
      </w:r>
      <w:r w:rsidRPr="005F593D">
        <w:rPr>
          <w:u w:val="single"/>
          <w:lang w:val="ru-RU"/>
        </w:rPr>
        <w:t>относительному</w:t>
      </w:r>
      <w:r w:rsidRPr="005F593D">
        <w:rPr>
          <w:lang w:val="ru-RU"/>
        </w:rPr>
        <w:t xml:space="preserve"> </w:t>
      </w:r>
      <w:r w:rsidRPr="005F593D">
        <w:rPr>
          <w:u w:val="single"/>
          <w:lang w:val="ru-RU"/>
        </w:rPr>
        <w:t>пути</w:t>
      </w:r>
      <w:r w:rsidRPr="005F593D">
        <w:rPr>
          <w:lang w:val="ru-RU"/>
        </w:rPr>
        <w:t xml:space="preserve"> в </w:t>
      </w:r>
      <w:r w:rsidRPr="005F593D">
        <w:rPr>
          <w:u w:val="single"/>
          <w:lang w:val="ru-RU"/>
        </w:rPr>
        <w:t>хранилище</w:t>
      </w:r>
      <w:r w:rsidRPr="005F593D">
        <w:rPr>
          <w:lang w:val="ru-RU"/>
        </w:rPr>
        <w:t>.</w:t>
      </w:r>
    </w:p>
    <w:p w14:paraId="09CEFD72"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domainObject</w:t>
      </w:r>
      <w:r w:rsidRPr="005F593D">
        <w:rPr>
          <w:lang w:val="ru-RU"/>
        </w:rPr>
        <w:t xml:space="preserve"> ДО </w:t>
      </w:r>
      <w:r w:rsidRPr="005F593D">
        <w:rPr>
          <w:u w:val="single"/>
          <w:lang w:val="ru-RU"/>
        </w:rPr>
        <w:t>Вложение</w:t>
      </w:r>
    </w:p>
    <w:p w14:paraId="64DDA3EA" w14:textId="77777777" w:rsidR="008165BD" w:rsidRPr="005F593D" w:rsidRDefault="008165BD" w:rsidP="008165BD">
      <w:pPr>
        <w:pStyle w:val="afc"/>
        <w:rPr>
          <w:u w:val="single"/>
          <w:lang w:val="ru-RU"/>
        </w:rPr>
      </w:pPr>
      <w:r w:rsidRPr="005F593D">
        <w:rPr>
          <w:lang w:val="ru-RU"/>
        </w:rPr>
        <w:t xml:space="preserve">     * </w:t>
      </w:r>
      <w:r w:rsidRPr="005F593D">
        <w:rPr>
          <w:b/>
          <w:bCs/>
          <w:color w:val="7F9FBF"/>
          <w:lang w:val="ru-RU"/>
        </w:rPr>
        <w:t>@</w:t>
      </w:r>
      <w:r>
        <w:rPr>
          <w:b/>
          <w:bCs/>
          <w:color w:val="7F9FBF"/>
        </w:rPr>
        <w:t>return</w:t>
      </w:r>
      <w:r w:rsidRPr="005F593D">
        <w:rPr>
          <w:lang w:val="ru-RU"/>
        </w:rPr>
        <w:t xml:space="preserve"> </w:t>
      </w:r>
      <w:r w:rsidRPr="005F593D">
        <w:rPr>
          <w:u w:val="single"/>
          <w:lang w:val="ru-RU"/>
        </w:rPr>
        <w:t>поток</w:t>
      </w:r>
      <w:r w:rsidRPr="005F593D">
        <w:rPr>
          <w:lang w:val="ru-RU"/>
        </w:rPr>
        <w:t xml:space="preserve"> с </w:t>
      </w:r>
      <w:r w:rsidRPr="005F593D">
        <w:rPr>
          <w:u w:val="single"/>
          <w:lang w:val="ru-RU"/>
        </w:rPr>
        <w:t>Вложением</w:t>
      </w:r>
    </w:p>
    <w:p w14:paraId="25E6319F" w14:textId="77777777" w:rsidR="008165BD" w:rsidRPr="005F593D" w:rsidRDefault="008165BD" w:rsidP="008165BD">
      <w:pPr>
        <w:pStyle w:val="afc"/>
        <w:rPr>
          <w:color w:val="000000"/>
          <w:lang w:val="ru-RU"/>
        </w:rPr>
      </w:pPr>
      <w:r w:rsidRPr="005F593D">
        <w:rPr>
          <w:lang w:val="ru-RU"/>
        </w:rPr>
        <w:t xml:space="preserve">     */</w:t>
      </w:r>
      <w:r w:rsidRPr="005F593D">
        <w:rPr>
          <w:color w:val="000000"/>
          <w:lang w:val="ru-RU"/>
        </w:rPr>
        <w:t xml:space="preserve">    </w:t>
      </w:r>
    </w:p>
    <w:p w14:paraId="0B0A683F" w14:textId="77777777" w:rsidR="008165BD" w:rsidRPr="005F593D" w:rsidRDefault="008165BD" w:rsidP="008165BD">
      <w:pPr>
        <w:pStyle w:val="afc"/>
        <w:rPr>
          <w:color w:val="000000"/>
          <w:lang w:val="ru-RU"/>
        </w:rPr>
      </w:pPr>
      <w:r w:rsidRPr="005F593D">
        <w:rPr>
          <w:color w:val="000000"/>
          <w:lang w:val="ru-RU"/>
        </w:rPr>
        <w:t xml:space="preserve">    </w:t>
      </w:r>
      <w:r>
        <w:rPr>
          <w:color w:val="000000"/>
        </w:rPr>
        <w:t>InputStream</w:t>
      </w:r>
      <w:r w:rsidRPr="005F593D">
        <w:rPr>
          <w:color w:val="000000"/>
          <w:lang w:val="ru-RU"/>
        </w:rPr>
        <w:t xml:space="preserve"> </w:t>
      </w:r>
      <w:r>
        <w:rPr>
          <w:color w:val="000000"/>
        </w:rPr>
        <w:t>loadContent</w:t>
      </w:r>
      <w:r w:rsidRPr="005F593D">
        <w:rPr>
          <w:color w:val="000000"/>
          <w:lang w:val="ru-RU"/>
        </w:rPr>
        <w:t>(</w:t>
      </w:r>
      <w:r>
        <w:rPr>
          <w:color w:val="000000"/>
        </w:rPr>
        <w:t>DomainObject</w:t>
      </w:r>
      <w:r w:rsidRPr="005F593D">
        <w:rPr>
          <w:color w:val="000000"/>
          <w:lang w:val="ru-RU"/>
        </w:rPr>
        <w:t xml:space="preserve"> </w:t>
      </w:r>
      <w:r>
        <w:rPr>
          <w:color w:val="000000"/>
        </w:rPr>
        <w:t>domainObject</w:t>
      </w:r>
      <w:r w:rsidRPr="005F593D">
        <w:rPr>
          <w:color w:val="000000"/>
          <w:lang w:val="ru-RU"/>
        </w:rPr>
        <w:t>);</w:t>
      </w:r>
    </w:p>
    <w:p w14:paraId="294DF74E" w14:textId="77777777" w:rsidR="008165BD" w:rsidRPr="005F593D" w:rsidRDefault="008165BD" w:rsidP="008165BD">
      <w:pPr>
        <w:pStyle w:val="afc"/>
        <w:rPr>
          <w:lang w:val="ru-RU"/>
        </w:rPr>
      </w:pPr>
    </w:p>
    <w:p w14:paraId="2F152A94" w14:textId="77777777" w:rsidR="008165BD" w:rsidRPr="005F593D" w:rsidRDefault="008165BD" w:rsidP="008165BD">
      <w:pPr>
        <w:pStyle w:val="afc"/>
        <w:rPr>
          <w:lang w:val="ru-RU"/>
        </w:rPr>
      </w:pPr>
      <w:r w:rsidRPr="005F593D">
        <w:rPr>
          <w:color w:val="000000"/>
          <w:lang w:val="ru-RU"/>
        </w:rPr>
        <w:t xml:space="preserve">    </w:t>
      </w:r>
      <w:r w:rsidRPr="005F593D">
        <w:rPr>
          <w:lang w:val="ru-RU"/>
        </w:rPr>
        <w:t>/**</w:t>
      </w:r>
    </w:p>
    <w:p w14:paraId="5A0F2EEE" w14:textId="77777777" w:rsidR="008165BD" w:rsidRPr="005F593D" w:rsidRDefault="008165BD" w:rsidP="008165BD">
      <w:pPr>
        <w:pStyle w:val="afc"/>
        <w:rPr>
          <w:lang w:val="ru-RU"/>
        </w:rPr>
      </w:pPr>
      <w:r w:rsidRPr="005F593D">
        <w:rPr>
          <w:lang w:val="ru-RU"/>
        </w:rPr>
        <w:t xml:space="preserve">     * </w:t>
      </w:r>
      <w:r w:rsidRPr="005F593D">
        <w:rPr>
          <w:u w:val="single"/>
          <w:lang w:val="ru-RU"/>
        </w:rPr>
        <w:t>Удаление</w:t>
      </w:r>
      <w:r w:rsidRPr="005F593D">
        <w:rPr>
          <w:lang w:val="ru-RU"/>
        </w:rPr>
        <w:t xml:space="preserve"> </w:t>
      </w:r>
      <w:r w:rsidRPr="005F593D">
        <w:rPr>
          <w:u w:val="single"/>
          <w:lang w:val="ru-RU"/>
        </w:rPr>
        <w:t>Вложения</w:t>
      </w:r>
      <w:r w:rsidRPr="005F593D">
        <w:rPr>
          <w:lang w:val="ru-RU"/>
        </w:rPr>
        <w:t xml:space="preserve"> </w:t>
      </w:r>
      <w:r w:rsidRPr="005F593D">
        <w:rPr>
          <w:u w:val="single"/>
          <w:lang w:val="ru-RU"/>
        </w:rPr>
        <w:t>по</w:t>
      </w:r>
      <w:r w:rsidRPr="005F593D">
        <w:rPr>
          <w:lang w:val="ru-RU"/>
        </w:rPr>
        <w:t xml:space="preserve"> </w:t>
      </w:r>
      <w:r w:rsidRPr="005F593D">
        <w:rPr>
          <w:u w:val="single"/>
          <w:lang w:val="ru-RU"/>
        </w:rPr>
        <w:t>относительному</w:t>
      </w:r>
      <w:r w:rsidRPr="005F593D">
        <w:rPr>
          <w:lang w:val="ru-RU"/>
        </w:rPr>
        <w:t xml:space="preserve"> </w:t>
      </w:r>
      <w:r w:rsidRPr="005F593D">
        <w:rPr>
          <w:u w:val="single"/>
          <w:lang w:val="ru-RU"/>
        </w:rPr>
        <w:t>пути</w:t>
      </w:r>
      <w:r w:rsidRPr="005F593D">
        <w:rPr>
          <w:lang w:val="ru-RU"/>
        </w:rPr>
        <w:t xml:space="preserve"> в </w:t>
      </w:r>
      <w:r w:rsidRPr="005F593D">
        <w:rPr>
          <w:u w:val="single"/>
          <w:lang w:val="ru-RU"/>
        </w:rPr>
        <w:t>хранилище</w:t>
      </w:r>
      <w:r w:rsidRPr="005F593D">
        <w:rPr>
          <w:lang w:val="ru-RU"/>
        </w:rPr>
        <w:t>.</w:t>
      </w:r>
    </w:p>
    <w:p w14:paraId="13883F06" w14:textId="77777777" w:rsidR="008165BD" w:rsidRDefault="008165BD" w:rsidP="008165BD">
      <w:pPr>
        <w:pStyle w:val="afc"/>
        <w:rPr>
          <w:u w:val="single"/>
        </w:rPr>
      </w:pPr>
      <w:r w:rsidRPr="005F593D">
        <w:rPr>
          <w:lang w:val="ru-RU"/>
        </w:rPr>
        <w:t xml:space="preserve">     </w:t>
      </w:r>
      <w:r>
        <w:t xml:space="preserve">* </w:t>
      </w:r>
      <w:r>
        <w:rPr>
          <w:b/>
          <w:bCs/>
          <w:color w:val="7F9FBF"/>
        </w:rPr>
        <w:t>@param</w:t>
      </w:r>
      <w:r>
        <w:t xml:space="preserve"> domainObject ДО </w:t>
      </w:r>
      <w:r>
        <w:rPr>
          <w:u w:val="single"/>
        </w:rPr>
        <w:t>Вложение</w:t>
      </w:r>
    </w:p>
    <w:p w14:paraId="6CE6857F" w14:textId="77777777" w:rsidR="008165BD" w:rsidRDefault="008165BD" w:rsidP="008165BD">
      <w:pPr>
        <w:pStyle w:val="afc"/>
      </w:pPr>
      <w:r>
        <w:t xml:space="preserve">     */</w:t>
      </w:r>
    </w:p>
    <w:p w14:paraId="629C3B71" w14:textId="77777777" w:rsidR="008165BD" w:rsidRDefault="008165BD" w:rsidP="008165BD">
      <w:pPr>
        <w:pStyle w:val="afc"/>
        <w:rPr>
          <w:color w:val="000000"/>
        </w:rPr>
      </w:pPr>
      <w:r>
        <w:rPr>
          <w:color w:val="000000"/>
        </w:rPr>
        <w:t xml:space="preserve">    </w:t>
      </w:r>
      <w:r>
        <w:rPr>
          <w:b/>
          <w:bCs/>
          <w:color w:val="7F0055"/>
        </w:rPr>
        <w:t>void</w:t>
      </w:r>
      <w:r>
        <w:rPr>
          <w:color w:val="000000"/>
        </w:rPr>
        <w:t xml:space="preserve"> deleteContent(DomainObject domainObject);</w:t>
      </w:r>
    </w:p>
    <w:p w14:paraId="1EA143E1" w14:textId="77777777" w:rsidR="008165BD" w:rsidRDefault="008165BD" w:rsidP="008165BD">
      <w:pPr>
        <w:pStyle w:val="afc"/>
      </w:pPr>
    </w:p>
    <w:p w14:paraId="2BB5E2CF" w14:textId="77777777" w:rsidR="008165BD" w:rsidRPr="005F593D" w:rsidRDefault="008165BD" w:rsidP="008165BD">
      <w:pPr>
        <w:pStyle w:val="afc"/>
        <w:rPr>
          <w:color w:val="000000"/>
          <w:lang w:val="ru-RU"/>
        </w:rPr>
      </w:pPr>
      <w:r w:rsidRPr="005F593D">
        <w:rPr>
          <w:color w:val="000000"/>
          <w:lang w:val="ru-RU"/>
        </w:rPr>
        <w:t>}</w:t>
      </w:r>
    </w:p>
    <w:p w14:paraId="7BCAF164" w14:textId="77777777" w:rsidR="008165BD" w:rsidRPr="005F593D" w:rsidRDefault="008165BD" w:rsidP="008165BD">
      <w:pPr>
        <w:rPr>
          <w:rFonts w:eastAsia="Consolas"/>
        </w:rPr>
      </w:pPr>
      <w:r>
        <w:rPr>
          <w:rFonts w:eastAsia="Consolas"/>
        </w:rPr>
        <w:t xml:space="preserve">Замечу, что этот сервис использует уже обычный </w:t>
      </w:r>
      <w:r>
        <w:rPr>
          <w:rFonts w:ascii="Consolas" w:eastAsia="Consolas" w:hAnsi="Consolas"/>
        </w:rPr>
        <w:t>java.io.InputStream</w:t>
      </w:r>
      <w:r>
        <w:rPr>
          <w:rFonts w:eastAsia="Consolas"/>
        </w:rPr>
        <w:t xml:space="preserve"> для передачи контента Вложений, т. к. предполагается, что он будет находится на одном сервере с вызывающим его </w:t>
      </w:r>
      <w:r>
        <w:rPr>
          <w:rFonts w:eastAsia="Consolas"/>
          <w:lang w:val="en-GB"/>
        </w:rPr>
        <w:t>EJB</w:t>
      </w:r>
      <w:r w:rsidRPr="005F593D">
        <w:rPr>
          <w:rFonts w:eastAsia="Consolas"/>
        </w:rPr>
        <w:t>.</w:t>
      </w:r>
    </w:p>
    <w:p w14:paraId="339B937F" w14:textId="77777777" w:rsidR="008165BD" w:rsidRPr="007A3578" w:rsidRDefault="008165BD" w:rsidP="00860514">
      <w:pPr>
        <w:pStyle w:val="30"/>
      </w:pPr>
      <w:bookmarkStart w:id="108" w:name="_Toc378087737"/>
      <w:bookmarkStart w:id="109" w:name="_Toc383285376"/>
      <w:r w:rsidRPr="007A3578">
        <w:t>Реализация сервиса</w:t>
      </w:r>
      <w:bookmarkEnd w:id="108"/>
      <w:bookmarkEnd w:id="109"/>
      <w:r w:rsidRPr="007A3578">
        <w:t xml:space="preserve"> </w:t>
      </w:r>
    </w:p>
    <w:p w14:paraId="727646E0" w14:textId="77777777" w:rsidR="008165BD" w:rsidRPr="00A02491" w:rsidRDefault="008165BD" w:rsidP="00ED2555">
      <w:pPr>
        <w:rPr>
          <w:rFonts w:eastAsia="Consolas"/>
        </w:rPr>
      </w:pPr>
      <w:r>
        <w:t xml:space="preserve">Реализация сервиса  будет выполнена в виде </w:t>
      </w:r>
      <w:r>
        <w:rPr>
          <w:lang w:val="en-GB"/>
        </w:rPr>
        <w:t>EJB</w:t>
      </w:r>
      <w:r>
        <w:t xml:space="preserve">  - </w:t>
      </w:r>
      <w:r w:rsidRPr="00A02491">
        <w:rPr>
          <w:rFonts w:eastAsia="Consolas"/>
        </w:rPr>
        <w:t>AttachmentServiceImpl</w:t>
      </w:r>
    </w:p>
    <w:p w14:paraId="3E89F41D" w14:textId="77777777" w:rsidR="008165BD" w:rsidRDefault="008165BD" w:rsidP="00ED2555">
      <w:pPr>
        <w:rPr>
          <w:rFonts w:eastAsia="Consolas" w:cs="Consolas"/>
          <w:color w:val="000000"/>
        </w:rPr>
      </w:pPr>
      <w:r>
        <w:rPr>
          <w:rFonts w:eastAsia="Consolas" w:cs="Consolas"/>
          <w:color w:val="000000"/>
        </w:rPr>
        <w:t xml:space="preserve">Функции работы с ДО Вложения должны быть делегированы </w:t>
      </w:r>
      <w:r>
        <w:rPr>
          <w:rFonts w:ascii="Consolas" w:eastAsia="Consolas" w:hAnsi="Consolas" w:cs="Consolas"/>
          <w:color w:val="000000"/>
        </w:rPr>
        <w:t>DomainObjectDao</w:t>
      </w:r>
      <w:r>
        <w:rPr>
          <w:rFonts w:eastAsia="Consolas" w:cs="Consolas"/>
          <w:color w:val="000000"/>
        </w:rPr>
        <w:t xml:space="preserve"> </w:t>
      </w:r>
    </w:p>
    <w:p w14:paraId="4D66D660" w14:textId="77777777" w:rsidR="008165BD" w:rsidRDefault="008165BD" w:rsidP="00A02491">
      <w:pPr>
        <w:rPr>
          <w:rFonts w:ascii="Consolas" w:eastAsia="Consolas" w:hAnsi="Consolas" w:cs="Consolas"/>
          <w:color w:val="000000"/>
        </w:rPr>
      </w:pPr>
      <w:r>
        <w:rPr>
          <w:rFonts w:eastAsia="Consolas" w:cs="Consolas"/>
          <w:color w:val="000000"/>
        </w:rPr>
        <w:t xml:space="preserve">а функции работы с файлами Вложений — </w:t>
      </w:r>
      <w:r>
        <w:rPr>
          <w:rFonts w:ascii="Consolas" w:eastAsia="Consolas" w:hAnsi="Consolas" w:cs="Consolas"/>
          <w:color w:val="000000"/>
        </w:rPr>
        <w:t>AttachmentContentDao.</w:t>
      </w:r>
    </w:p>
    <w:p w14:paraId="7D3AF28B" w14:textId="77777777" w:rsidR="008165BD" w:rsidRDefault="008165BD" w:rsidP="00A02491">
      <w:pPr>
        <w:rPr>
          <w:rFonts w:ascii="Consolas" w:eastAsia="Consolas" w:hAnsi="Consolas" w:cs="Consolas"/>
          <w:color w:val="000000"/>
        </w:rPr>
      </w:pPr>
      <w:r>
        <w:rPr>
          <w:rFonts w:eastAsia="Consolas" w:cs="Consolas"/>
          <w:color w:val="000000"/>
        </w:rPr>
        <w:t xml:space="preserve">Реализация  AttachmentContentDao для файловой системы — </w:t>
      </w:r>
      <w:r>
        <w:rPr>
          <w:rFonts w:ascii="Consolas" w:eastAsia="Consolas" w:hAnsi="Consolas" w:cs="Consolas"/>
          <w:b/>
          <w:bCs/>
          <w:color w:val="000000"/>
        </w:rPr>
        <w:t>FileSystemAttachmentContentDaoImpl</w:t>
      </w:r>
      <w:r>
        <w:rPr>
          <w:rFonts w:ascii="Consolas" w:eastAsia="Consolas" w:hAnsi="Consolas" w:cs="Consolas"/>
          <w:color w:val="000000"/>
        </w:rPr>
        <w:t>.</w:t>
      </w:r>
    </w:p>
    <w:p w14:paraId="5977BE3F" w14:textId="77777777" w:rsidR="008165BD" w:rsidRDefault="008165BD" w:rsidP="00ED2555">
      <w:pPr>
        <w:rPr>
          <w:rFonts w:eastAsia="Consolas" w:cs="Consolas"/>
          <w:color w:val="000000"/>
        </w:rPr>
      </w:pPr>
      <w:r>
        <w:rPr>
          <w:rFonts w:eastAsia="Consolas" w:cs="Consolas"/>
          <w:color w:val="000000"/>
        </w:rPr>
        <w:t xml:space="preserve">Реализация метода  saveAttachment будет сохранять контент Вложения, сохранять доменный объект Вложение. В случае отката транзакции нужно удалять сохраненный контент вложения на файловой системе. Т.е. этот случай нужно отдельно обрабатывать. </w:t>
      </w:r>
    </w:p>
    <w:p w14:paraId="61CA6B8C" w14:textId="77777777" w:rsidR="008165BD" w:rsidRDefault="008165BD" w:rsidP="00A02491">
      <w:pPr>
        <w:rPr>
          <w:rFonts w:eastAsia="Consolas" w:cs="Consolas"/>
          <w:color w:val="000000"/>
        </w:rPr>
      </w:pPr>
      <w:r>
        <w:rPr>
          <w:rFonts w:eastAsia="Consolas" w:cs="Consolas"/>
          <w:color w:val="000000"/>
        </w:rPr>
        <w:lastRenderedPageBreak/>
        <w:t>Так как операция загрузки файла может быть небыстрой (зависит от пропускной способности сети и размера файла), то нужно предотвратить возможность изменеия Вложения, которое в данный момент скачивается другим пользователем.</w:t>
      </w:r>
    </w:p>
    <w:p w14:paraId="2D8CD2F2" w14:textId="77777777" w:rsidR="008165BD" w:rsidRDefault="008165BD" w:rsidP="00A02491">
      <w:pPr>
        <w:rPr>
          <w:rFonts w:eastAsia="Consolas" w:cs="Consolas"/>
          <w:color w:val="000000"/>
        </w:rPr>
      </w:pPr>
      <w:r>
        <w:rPr>
          <w:rFonts w:eastAsia="Consolas" w:cs="Consolas"/>
          <w:color w:val="000000"/>
        </w:rPr>
        <w:t>Поэтому предлагается следующая логика работы с файлами Вложений.</w:t>
      </w:r>
    </w:p>
    <w:p w14:paraId="0E8555C6" w14:textId="77777777" w:rsidR="008165BD" w:rsidRDefault="008165BD" w:rsidP="00A02491">
      <w:pPr>
        <w:rPr>
          <w:rFonts w:eastAsia="Consolas" w:cs="Consolas"/>
          <w:color w:val="000000"/>
        </w:rPr>
      </w:pPr>
      <w:r>
        <w:rPr>
          <w:rFonts w:eastAsia="Consolas" w:cs="Consolas"/>
          <w:color w:val="000000"/>
        </w:rPr>
        <w:t>При апдейте существующего вложения создается новый файл в хранилище.</w:t>
      </w:r>
    </w:p>
    <w:p w14:paraId="2C3847D3" w14:textId="77777777" w:rsidR="008165BD" w:rsidRDefault="008165BD" w:rsidP="00A02491">
      <w:pPr>
        <w:rPr>
          <w:rFonts w:eastAsia="Consolas" w:cs="Consolas"/>
          <w:color w:val="000000"/>
        </w:rPr>
      </w:pPr>
      <w:r>
        <w:rPr>
          <w:rFonts w:eastAsia="Consolas" w:cs="Consolas"/>
          <w:color w:val="000000"/>
        </w:rPr>
        <w:t>В пределах транзакции будет вестись журнал созданных файлов и файлов, которые следует удалить по успешному завершению транзакции.</w:t>
      </w:r>
    </w:p>
    <w:p w14:paraId="06283AA7" w14:textId="77777777" w:rsidR="008165BD" w:rsidRDefault="008165BD" w:rsidP="00A02491">
      <w:pPr>
        <w:rPr>
          <w:rFonts w:eastAsia="Consolas" w:cs="Consolas"/>
          <w:color w:val="000000"/>
        </w:rPr>
      </w:pPr>
      <w:r>
        <w:rPr>
          <w:rFonts w:eastAsia="Consolas" w:cs="Consolas"/>
          <w:color w:val="000000"/>
        </w:rPr>
        <w:t>При откате транзакции новые созданные файлы должны быть удалены, а старые нетронуты.</w:t>
      </w:r>
    </w:p>
    <w:p w14:paraId="505ED9B4" w14:textId="77777777" w:rsidR="008165BD" w:rsidRDefault="008165BD" w:rsidP="00A02491">
      <w:pPr>
        <w:rPr>
          <w:rFonts w:eastAsia="Consolas" w:cs="Consolas"/>
          <w:color w:val="000000"/>
        </w:rPr>
      </w:pPr>
      <w:r>
        <w:rPr>
          <w:rFonts w:eastAsia="Consolas" w:cs="Consolas"/>
          <w:color w:val="000000"/>
        </w:rPr>
        <w:t>При успешном выполнении транзакции старые файлы, вместо которых были созданы новые, удаляются.</w:t>
      </w:r>
    </w:p>
    <w:p w14:paraId="61D2C1B4" w14:textId="77777777" w:rsidR="008165BD" w:rsidRDefault="008165BD" w:rsidP="00A02491">
      <w:pPr>
        <w:rPr>
          <w:rFonts w:eastAsia="Consolas" w:cs="Consolas"/>
          <w:color w:val="000000"/>
        </w:rPr>
      </w:pPr>
      <w:r>
        <w:rPr>
          <w:rFonts w:eastAsia="Consolas" w:cs="Consolas"/>
          <w:color w:val="000000"/>
        </w:rPr>
        <w:t>Реализация перехватчика конца транзакции и журнала файлов на удаление будет выполнена   в рамках другой задачи (</w:t>
      </w:r>
      <w:hyperlink r:id="rId48" w:history="1">
        <w:r w:rsidRPr="00D85A6A">
          <w:rPr>
            <w:rStyle w:val="ac"/>
            <w:rFonts w:eastAsia="Consolas" w:cs="Consolas"/>
          </w:rPr>
          <w:t>https://jira.inttrust.ru:8443/browse/CMFIVE-4</w:t>
        </w:r>
      </w:hyperlink>
      <w:r>
        <w:rPr>
          <w:rFonts w:eastAsia="Consolas" w:cs="Consolas"/>
          <w:color w:val="000000"/>
        </w:rPr>
        <w:t>)</w:t>
      </w:r>
    </w:p>
    <w:p w14:paraId="6D5E0522" w14:textId="77777777" w:rsidR="008165BD" w:rsidRDefault="008165BD" w:rsidP="00A02491">
      <w:pPr>
        <w:rPr>
          <w:rFonts w:eastAsia="Consolas" w:cs="Consolas"/>
          <w:color w:val="000000"/>
        </w:rPr>
      </w:pPr>
      <w:r>
        <w:rPr>
          <w:rFonts w:eastAsia="Consolas" w:cs="Consolas"/>
          <w:color w:val="000000"/>
        </w:rPr>
        <w:t>Если удалить старый файл не удастся (т. к. он в данный момент читается другим пользователем), то этот файл так и останнется не удаленным, причем ссылка на него в доменном объектке пропадет. Для удаления таких файлов можно создать фоновую периодическую задачу.</w:t>
      </w:r>
    </w:p>
    <w:p w14:paraId="4AF7D506" w14:textId="77777777" w:rsidR="008165BD" w:rsidRDefault="008165BD" w:rsidP="00A02491">
      <w:pPr>
        <w:rPr>
          <w:rFonts w:eastAsia="Consolas" w:cs="Consolas"/>
          <w:color w:val="000000"/>
        </w:rPr>
      </w:pPr>
      <w:r>
        <w:rPr>
          <w:rFonts w:eastAsia="Consolas" w:cs="Consolas"/>
          <w:color w:val="000000"/>
        </w:rPr>
        <w:t xml:space="preserve">Директория, куда будут сохраняться вложения, настраивается в конфигурационном фале </w:t>
      </w:r>
      <w:r>
        <w:rPr>
          <w:rFonts w:eastAsia="Consolas" w:cs="Consolas"/>
          <w:color w:val="000000"/>
          <w:lang w:val="en-GB"/>
        </w:rPr>
        <w:t>deploy</w:t>
      </w:r>
      <w:r w:rsidRPr="005F593D">
        <w:rPr>
          <w:rFonts w:eastAsia="Consolas" w:cs="Consolas"/>
          <w:color w:val="000000"/>
        </w:rPr>
        <w:t>.</w:t>
      </w:r>
      <w:r>
        <w:rPr>
          <w:rFonts w:eastAsia="Consolas" w:cs="Consolas"/>
          <w:color w:val="000000"/>
          <w:lang w:val="en-GB"/>
        </w:rPr>
        <w:t>properties</w:t>
      </w:r>
      <w:r w:rsidRPr="005F593D">
        <w:rPr>
          <w:rFonts w:eastAsia="Consolas" w:cs="Consolas"/>
          <w:color w:val="000000"/>
        </w:rPr>
        <w:t xml:space="preserve">. </w:t>
      </w:r>
      <w:r>
        <w:rPr>
          <w:rFonts w:eastAsia="Consolas" w:cs="Consolas"/>
          <w:color w:val="000000"/>
        </w:rPr>
        <w:t>В этой корневой директории вложения будут группирваться по подпапкам год/месяц/день. Эта структура папок нужна, чтобы ускорить чтение/запись фалов на файловой системе. (Сейчас конфигурационные параметры специфичные для окружения приложения</w:t>
      </w:r>
      <w:r w:rsidRPr="005F593D">
        <w:rPr>
          <w:rFonts w:eastAsia="Consolas" w:cs="Consolas"/>
          <w:color w:val="000000"/>
        </w:rPr>
        <w:t xml:space="preserve"> </w:t>
      </w:r>
      <w:r>
        <w:rPr>
          <w:rFonts w:eastAsia="Consolas" w:cs="Consolas"/>
          <w:color w:val="000000"/>
        </w:rPr>
        <w:t xml:space="preserve">хранятся в файле </w:t>
      </w:r>
      <w:r>
        <w:rPr>
          <w:rFonts w:eastAsia="Consolas" w:cs="Consolas"/>
          <w:color w:val="000000"/>
          <w:lang w:val="en-GB"/>
        </w:rPr>
        <w:t>build</w:t>
      </w:r>
      <w:r w:rsidRPr="005F593D">
        <w:rPr>
          <w:rFonts w:eastAsia="Consolas" w:cs="Consolas"/>
          <w:color w:val="000000"/>
        </w:rPr>
        <w:t>.</w:t>
      </w:r>
      <w:r>
        <w:rPr>
          <w:rFonts w:eastAsia="Consolas" w:cs="Consolas"/>
          <w:color w:val="000000"/>
          <w:lang w:val="en-GB"/>
        </w:rPr>
        <w:t>properties</w:t>
      </w:r>
      <w:r w:rsidRPr="005F593D">
        <w:rPr>
          <w:rFonts w:eastAsia="Consolas" w:cs="Consolas"/>
          <w:color w:val="000000"/>
        </w:rPr>
        <w:t xml:space="preserve">. </w:t>
      </w:r>
      <w:r>
        <w:rPr>
          <w:rFonts w:eastAsia="Consolas" w:cs="Consolas"/>
          <w:color w:val="000000"/>
        </w:rPr>
        <w:t xml:space="preserve">Этот файл нужно переименовать в </w:t>
      </w:r>
      <w:r>
        <w:rPr>
          <w:rFonts w:eastAsia="Consolas" w:cs="Consolas"/>
          <w:color w:val="000000"/>
          <w:lang w:val="en-GB"/>
        </w:rPr>
        <w:t>deploy</w:t>
      </w:r>
      <w:r w:rsidRPr="005F593D">
        <w:rPr>
          <w:rFonts w:eastAsia="Consolas" w:cs="Consolas"/>
          <w:color w:val="000000"/>
        </w:rPr>
        <w:t>.</w:t>
      </w:r>
      <w:r>
        <w:rPr>
          <w:rFonts w:eastAsia="Consolas" w:cs="Consolas"/>
          <w:color w:val="000000"/>
          <w:lang w:val="en-GB"/>
        </w:rPr>
        <w:t>properties</w:t>
      </w:r>
      <w:r>
        <w:rPr>
          <w:rFonts w:eastAsia="Consolas" w:cs="Consolas"/>
          <w:color w:val="000000"/>
        </w:rPr>
        <w:t>).</w:t>
      </w:r>
    </w:p>
    <w:p w14:paraId="20B421C5" w14:textId="77777777" w:rsidR="008165BD" w:rsidRDefault="008165BD" w:rsidP="00A02491">
      <w:pPr>
        <w:rPr>
          <w:rFonts w:eastAsia="Consolas" w:cs="Consolas"/>
          <w:color w:val="000000"/>
          <w:lang w:val="en-GB"/>
        </w:rPr>
      </w:pPr>
      <w:r>
        <w:rPr>
          <w:rFonts w:eastAsia="Consolas" w:cs="Consolas"/>
          <w:color w:val="000000"/>
        </w:rPr>
        <w:t>При сохранени Вложения оригинальное название файла будет сохраняться в ДО Вложение, но на фаловой системе сохраненный файл должен иметь уникальное закодированное имя. Предлагается  использовать генератор java.util.</w:t>
      </w:r>
      <w:r>
        <w:rPr>
          <w:rFonts w:eastAsia="Consolas" w:cs="Consolas"/>
          <w:color w:val="000000"/>
          <w:lang w:val="en-GB"/>
        </w:rPr>
        <w:t>UUID.randomUUID().</w:t>
      </w:r>
    </w:p>
    <w:p w14:paraId="39804D32" w14:textId="77777777" w:rsidR="008165BD" w:rsidRDefault="008165BD" w:rsidP="00A02491">
      <w:pPr>
        <w:rPr>
          <w:rFonts w:eastAsia="Consolas" w:cs="Consolas"/>
          <w:color w:val="000000"/>
          <w:lang w:val="en-GB"/>
        </w:rPr>
      </w:pPr>
    </w:p>
    <w:p w14:paraId="0A1E4DB6" w14:textId="77777777" w:rsidR="00C005CE" w:rsidRDefault="00C005CE" w:rsidP="0030006A">
      <w:pPr>
        <w:pStyle w:val="2"/>
        <w:numPr>
          <w:ilvl w:val="1"/>
          <w:numId w:val="1"/>
        </w:numPr>
      </w:pPr>
      <w:bookmarkStart w:id="110" w:name="_Toc383285377"/>
      <w:r>
        <w:t>Подсистема поиска</w:t>
      </w:r>
      <w:bookmarkEnd w:id="110"/>
    </w:p>
    <w:p w14:paraId="4797EABA" w14:textId="77777777" w:rsidR="00C005CE" w:rsidRDefault="00C005CE" w:rsidP="00860514">
      <w:pPr>
        <w:pStyle w:val="30"/>
      </w:pPr>
      <w:bookmarkStart w:id="111" w:name="_Toc383285378"/>
      <w:r>
        <w:t>Область применения</w:t>
      </w:r>
      <w:bookmarkEnd w:id="111"/>
    </w:p>
    <w:p w14:paraId="2A14B079" w14:textId="77777777" w:rsidR="00C005CE" w:rsidRPr="00324D2A" w:rsidRDefault="00C005CE" w:rsidP="001D0680">
      <w:r>
        <w:t xml:space="preserve">К понятию «поиска» можно отнести несколько различных функций системы </w:t>
      </w:r>
      <w:r>
        <w:rPr>
          <w:lang w:val="en-US"/>
        </w:rPr>
        <w:t>CM</w:t>
      </w:r>
      <w:r w:rsidRPr="00324D2A">
        <w:t xml:space="preserve"> 4/5:</w:t>
      </w:r>
    </w:p>
    <w:p w14:paraId="76C2CFB2" w14:textId="77777777" w:rsidR="00C005CE" w:rsidRDefault="00C005CE" w:rsidP="0030006A">
      <w:pPr>
        <w:pStyle w:val="afa"/>
        <w:numPr>
          <w:ilvl w:val="0"/>
          <w:numId w:val="15"/>
        </w:numPr>
      </w:pPr>
      <w:r>
        <w:t>поиск по полю (фильтрация) в списке документов;</w:t>
      </w:r>
    </w:p>
    <w:p w14:paraId="2AA6D348" w14:textId="77777777" w:rsidR="00C005CE" w:rsidRDefault="00C005CE" w:rsidP="0030006A">
      <w:pPr>
        <w:pStyle w:val="afa"/>
        <w:numPr>
          <w:ilvl w:val="0"/>
          <w:numId w:val="15"/>
        </w:numPr>
      </w:pPr>
      <w:r>
        <w:t>простой поиск (по строке);</w:t>
      </w:r>
    </w:p>
    <w:p w14:paraId="5D042F1F" w14:textId="77777777" w:rsidR="00C005CE" w:rsidRDefault="00C005CE" w:rsidP="0030006A">
      <w:pPr>
        <w:pStyle w:val="afa"/>
        <w:numPr>
          <w:ilvl w:val="0"/>
          <w:numId w:val="15"/>
        </w:numPr>
      </w:pPr>
      <w:r>
        <w:t>расширенный поиск (по атрибутам).</w:t>
      </w:r>
    </w:p>
    <w:p w14:paraId="04909A6C" w14:textId="77777777" w:rsidR="00C005CE" w:rsidRDefault="00C005CE" w:rsidP="00860514">
      <w:pPr>
        <w:pStyle w:val="4"/>
      </w:pPr>
      <w:bookmarkStart w:id="112" w:name="_Toc383285379"/>
      <w:r>
        <w:t>Поиск по полю в списке</w:t>
      </w:r>
      <w:bookmarkEnd w:id="112"/>
    </w:p>
    <w:p w14:paraId="3A80D2C3" w14:textId="77777777" w:rsidR="00C005CE" w:rsidRDefault="00C005CE" w:rsidP="001D0680">
      <w:r>
        <w:t>В интерфейсе системы списки документов представляются таблицами. При этом в заголовках тех полей (столбцов), по которым поддерживается поиск, присутствует специальная кнопка, открывающая поле для ввода фильтра. При вводе значения в это поле осуществляется повторный запрос списка документов, учитывающий – дополнительно к основным условиям отбора – введённый фильтр.</w:t>
      </w:r>
    </w:p>
    <w:p w14:paraId="7B225F26" w14:textId="77777777" w:rsidR="00C005CE" w:rsidRDefault="00C005CE" w:rsidP="001D0680">
      <w:r>
        <w:t xml:space="preserve">Списки документов в интерфейсе системы настраиваются с помощью специальных конфигурируемых сущностей – коллекций. Существует 2  варианта настройки коллекций: </w:t>
      </w:r>
      <w:r w:rsidRPr="007C37D9">
        <w:lastRenderedPageBreak/>
        <w:t xml:space="preserve">(1 </w:t>
      </w:r>
      <w:r>
        <w:t>–</w:t>
      </w:r>
      <w:r w:rsidRPr="007C37D9">
        <w:t xml:space="preserve"> </w:t>
      </w:r>
      <w:r>
        <w:rPr>
          <w:lang w:val="en-US"/>
        </w:rPr>
        <w:t>generic</w:t>
      </w:r>
      <w:r w:rsidRPr="007C37D9">
        <w:t xml:space="preserve">) </w:t>
      </w:r>
      <w:r>
        <w:t xml:space="preserve">указанием специального </w:t>
      </w:r>
      <w:r>
        <w:rPr>
          <w:lang w:val="en-US"/>
        </w:rPr>
        <w:t>Java</w:t>
      </w:r>
      <w:r w:rsidRPr="007C37D9">
        <w:t>-</w:t>
      </w:r>
      <w:r>
        <w:t>класса, осуществляющего выборку объектов</w:t>
      </w:r>
      <w:r w:rsidRPr="007C37D9">
        <w:t xml:space="preserve"> </w:t>
      </w:r>
      <w:r>
        <w:t xml:space="preserve">и </w:t>
      </w:r>
      <w:r w:rsidRPr="007C37D9">
        <w:t xml:space="preserve">(2 – </w:t>
      </w:r>
      <w:r>
        <w:rPr>
          <w:lang w:val="en-US"/>
        </w:rPr>
        <w:t>specific</w:t>
      </w:r>
      <w:r w:rsidRPr="007C37D9">
        <w:t xml:space="preserve">) </w:t>
      </w:r>
      <w:r>
        <w:t>написанием запросов на псевдо-</w:t>
      </w:r>
      <w:r>
        <w:rPr>
          <w:lang w:val="en-US"/>
        </w:rPr>
        <w:t>SQL</w:t>
      </w:r>
      <w:r w:rsidRPr="007C37D9">
        <w:t xml:space="preserve"> (</w:t>
      </w:r>
      <w:r>
        <w:rPr>
          <w:lang w:val="en-US"/>
        </w:rPr>
        <w:t>DOSQL</w:t>
      </w:r>
      <w:r w:rsidRPr="007C37D9">
        <w:t xml:space="preserve">), </w:t>
      </w:r>
      <w:r>
        <w:t xml:space="preserve">преобразуемым в настоящий </w:t>
      </w:r>
      <w:r>
        <w:rPr>
          <w:lang w:val="en-US"/>
        </w:rPr>
        <w:t>SQL</w:t>
      </w:r>
      <w:r w:rsidRPr="007C37D9">
        <w:t xml:space="preserve"> </w:t>
      </w:r>
      <w:r>
        <w:t>ядром системы</w:t>
      </w:r>
      <w:r w:rsidRPr="0088231E">
        <w:t xml:space="preserve">. </w:t>
      </w:r>
      <w:r>
        <w:t xml:space="preserve">В обоих случаях поддерживается встраивание в запросы фильтров, которые могут модифицировать результирующий запрос. Эта возможность может быть использована для организации фильтров списка по значениям полей. Правда, в случае конфигурации коллекции через </w:t>
      </w:r>
      <w:r>
        <w:rPr>
          <w:lang w:val="en-US"/>
        </w:rPr>
        <w:t>DOSQL</w:t>
      </w:r>
      <w:r>
        <w:t xml:space="preserve"> написание запроса и всех фильтров к нему может быть сложной и трудоёмкой задачей.</w:t>
      </w:r>
    </w:p>
    <w:p w14:paraId="70A92C9D" w14:textId="77777777" w:rsidR="00C005CE" w:rsidRDefault="00C005CE" w:rsidP="001D0680">
      <w:r>
        <w:t>Описанный выше подход оставляет фильтрацию списков за пределами ответственности подсистемы поиска. Его, однако, нужно будет пересмотреть, если для фильтрации необходимы функции, реализуемые исключительно подсистемой поиска – например, учёт морфологии русского языка.</w:t>
      </w:r>
    </w:p>
    <w:p w14:paraId="25216DF6" w14:textId="77777777" w:rsidR="00C005CE" w:rsidRDefault="00C005CE" w:rsidP="00860514">
      <w:pPr>
        <w:pStyle w:val="4"/>
      </w:pPr>
      <w:bookmarkStart w:id="113" w:name="_Toc383285380"/>
      <w:r>
        <w:t>Простой поиск</w:t>
      </w:r>
      <w:bookmarkEnd w:id="113"/>
    </w:p>
    <w:p w14:paraId="0E8431A4" w14:textId="77777777" w:rsidR="00C005CE" w:rsidRDefault="00C005CE" w:rsidP="001D0680">
      <w:r>
        <w:t>Строка для поиска документов присутствует на каждой странице системы – в шапке интерфейса. Тем не менее, при поиске учитывается настраиваемый параметр контекстной страницы – область поиска.</w:t>
      </w:r>
    </w:p>
    <w:p w14:paraId="007107B2" w14:textId="77777777" w:rsidR="00C005CE" w:rsidRDefault="00C005CE" w:rsidP="001D0680">
      <w:r>
        <w:t>Область поиска определяет множество документов – доменных объектов на основании их типа, статуса и, возможно, других полей, а также набор полей (включая поля связанных объектов), в которых производится поиск заданной строки. Одним из важных требований к простому поиску является возможность поиска текста во вложенных файлах различных форматов (</w:t>
      </w:r>
      <w:r>
        <w:rPr>
          <w:lang w:val="en-US"/>
        </w:rPr>
        <w:t>MS</w:t>
      </w:r>
      <w:r w:rsidRPr="00BD2183">
        <w:t xml:space="preserve"> </w:t>
      </w:r>
      <w:r>
        <w:rPr>
          <w:lang w:val="en-US"/>
        </w:rPr>
        <w:t>Word</w:t>
      </w:r>
      <w:r w:rsidRPr="00BD2183">
        <w:t xml:space="preserve">, </w:t>
      </w:r>
      <w:r>
        <w:rPr>
          <w:lang w:val="en-US"/>
        </w:rPr>
        <w:t>Open</w:t>
      </w:r>
      <w:r w:rsidRPr="00BD2183">
        <w:t xml:space="preserve"> </w:t>
      </w:r>
      <w:r>
        <w:rPr>
          <w:lang w:val="en-US"/>
        </w:rPr>
        <w:t>Office</w:t>
      </w:r>
      <w:r w:rsidRPr="00BD2183">
        <w:t xml:space="preserve">, </w:t>
      </w:r>
      <w:r>
        <w:rPr>
          <w:lang w:val="en-US"/>
        </w:rPr>
        <w:t>plain</w:t>
      </w:r>
      <w:r w:rsidRPr="00BD2183">
        <w:t xml:space="preserve"> </w:t>
      </w:r>
      <w:r>
        <w:rPr>
          <w:lang w:val="en-US"/>
        </w:rPr>
        <w:t>text</w:t>
      </w:r>
      <w:r w:rsidRPr="00BD2183">
        <w:t xml:space="preserve"> </w:t>
      </w:r>
      <w:r>
        <w:t>и др.). Следует отметить, что результатом поиска является список документов – ключевых (корневых) объектов иерархии, олицетворяющих собой бизнес-сущности, а не доменных объектов, непосредственно содержащих удовлетворяющее поисковому запросу поле.</w:t>
      </w:r>
    </w:p>
    <w:p w14:paraId="0B40E41A" w14:textId="77777777" w:rsidR="00C005CE" w:rsidRDefault="00C005CE" w:rsidP="001D0680">
      <w:r>
        <w:t xml:space="preserve">Области поиска также должно быть сопоставлено представление коллекции </w:t>
      </w:r>
      <w:r w:rsidRPr="00484A23">
        <w:t>(</w:t>
      </w:r>
      <w:r>
        <w:rPr>
          <w:lang w:val="en-US"/>
        </w:rPr>
        <w:t>collection</w:t>
      </w:r>
      <w:r w:rsidRPr="00484A23">
        <w:t>-</w:t>
      </w:r>
      <w:r>
        <w:rPr>
          <w:lang w:val="en-US"/>
        </w:rPr>
        <w:t>view</w:t>
      </w:r>
      <w:r w:rsidRPr="00484A23">
        <w:t>)</w:t>
      </w:r>
      <w:r>
        <w:t>, которое позволит отобразить результаты поиска в виде таблицы.</w:t>
      </w:r>
    </w:p>
    <w:p w14:paraId="537B61E8" w14:textId="77777777" w:rsidR="00C005CE" w:rsidRDefault="00C005CE" w:rsidP="00860514">
      <w:pPr>
        <w:pStyle w:val="4"/>
      </w:pPr>
      <w:bookmarkStart w:id="114" w:name="_Toc383285381"/>
      <w:r>
        <w:t>Расширенный поиск</w:t>
      </w:r>
      <w:bookmarkEnd w:id="114"/>
    </w:p>
    <w:p w14:paraId="3F67E9EB" w14:textId="77777777" w:rsidR="00C005CE" w:rsidRDefault="00C005CE" w:rsidP="001D0680">
      <w:r>
        <w:t>Расширенный поиск во многом схож с простым, но добавляет некоторые возможности. Ссылка на форму расширенного поиска присутствует рядом со строкой простого поиска.</w:t>
      </w:r>
    </w:p>
    <w:p w14:paraId="1085BC6F" w14:textId="77777777" w:rsidR="00C005CE" w:rsidRDefault="00C005CE" w:rsidP="001D0680">
      <w:r>
        <w:t>Во-первых, расширенный поиск позволяет выбрать любую область поиска независимо от контекста</w:t>
      </w:r>
      <w:r w:rsidRPr="00565E73">
        <w:t xml:space="preserve"> (</w:t>
      </w:r>
      <w:r>
        <w:t>хотя именно контекст определяет выбор по умолчанию), и даже несколько таковых одновременно. Набор полей формы расширенного поиска зависит от выбранной(ых) пользователем области(ей). В случае выбора нескольких областей поиска форма содержит только поля, присутствующие во всех выбранных областях. Возможность выбора несовместимых областей поиска блокируется.</w:t>
      </w:r>
    </w:p>
    <w:p w14:paraId="759A9C8D" w14:textId="77777777" w:rsidR="00C005CE" w:rsidRDefault="00C005CE" w:rsidP="001D0680">
      <w:r>
        <w:t>Каждое поле формы поиска позволяет наложить ограничение на искомые документы по содержанию их конкретных полей. Тип фильтра при этом зависит от типа и семантики поля документа: для строковых полей фильтр будет содержать также строку для поиска по словам или по вхождению, для полей дат – диапазон дат, для полей, ссылающихся на справочники – набор подходящих значений этого же справочника. Также, как правило, присутствует поле для поиска текста в файлах вложений. Кроме того, форма расширенного поиска содержит поле «Искать везде» – аналог строки в простом поиске.</w:t>
      </w:r>
    </w:p>
    <w:p w14:paraId="4774D032" w14:textId="77777777" w:rsidR="00C005CE" w:rsidRDefault="00C005CE" w:rsidP="001D0680">
      <w:r>
        <w:t>Наконец, форма расширенного поиска позволяет выбрать одно из нескольких возможных представлений коллекции найденных документов и ограничить размер выборки.</w:t>
      </w:r>
    </w:p>
    <w:p w14:paraId="6763FB7B" w14:textId="77777777" w:rsidR="00C005CE" w:rsidRDefault="00C005CE" w:rsidP="00860514">
      <w:pPr>
        <w:pStyle w:val="4"/>
      </w:pPr>
      <w:bookmarkStart w:id="115" w:name="_Toc383285382"/>
      <w:r>
        <w:lastRenderedPageBreak/>
        <w:t>Области поиска</w:t>
      </w:r>
      <w:bookmarkEnd w:id="115"/>
    </w:p>
    <w:p w14:paraId="01B39E6A" w14:textId="77777777" w:rsidR="00C005CE" w:rsidRDefault="00C005CE" w:rsidP="001D0680">
      <w:r>
        <w:t xml:space="preserve">В форме расширенного поиска </w:t>
      </w:r>
      <w:r>
        <w:rPr>
          <w:lang w:val="en-US"/>
        </w:rPr>
        <w:t>CM</w:t>
      </w:r>
      <w:r w:rsidRPr="0072736F">
        <w:t xml:space="preserve"> 4.</w:t>
      </w:r>
      <w:r>
        <w:rPr>
          <w:lang w:val="en-US"/>
        </w:rPr>
        <w:t>x</w:t>
      </w:r>
      <w:r w:rsidRPr="0072736F">
        <w:t xml:space="preserve"> </w:t>
      </w:r>
      <w:r>
        <w:t>присутствует группа флажков под названием «Область поиска». Однако, реальные области поиска определяются сочетанием выбранных значений из этой группы со значением переключателя «Искомый объект». Именно это сочетание задаёт набор полей, по которым осуществляется поиск. Оно же определяет состав полей, возвращаемых для искомых объектов. Разумеется, не каждое сочетание области поиска и искомого объекта соответствует реальной области поиска, и выбор таких сочетаний блокируется пользовательским интерфейсом.</w:t>
      </w:r>
    </w:p>
    <w:p w14:paraId="62D0FE3B" w14:textId="77777777" w:rsidR="00C005CE" w:rsidRPr="008A17ED" w:rsidRDefault="00C005CE" w:rsidP="001D0680">
      <w:r>
        <w:t xml:space="preserve">Поскольку переключатель «Искомый объект» позволяет выбрать только один вариант, это гарантирует, что возвращаемые поиском документы (доменные объекты) являются однотипными, независимо от того, сколько выбрано разных областей поиска. Даже для поиска собственно документов в различных областях (например, «Входящие документы», «ОРД») искомым объектом является «РКК» – единый для разных типов документов. Это будет работать и в </w:t>
      </w:r>
      <w:r>
        <w:rPr>
          <w:lang w:val="en-US"/>
        </w:rPr>
        <w:t>CM</w:t>
      </w:r>
      <w:r w:rsidRPr="008A17ED">
        <w:t xml:space="preserve"> 4/5</w:t>
      </w:r>
      <w:r>
        <w:t>, где РКК является базовым (родительским) типом для различных типов доменных объектов, представляющих входящие, исходящие и др. документы.</w:t>
      </w:r>
    </w:p>
    <w:p w14:paraId="06B60058" w14:textId="77777777" w:rsidR="00C005CE" w:rsidRDefault="00C005CE" w:rsidP="00860514">
      <w:pPr>
        <w:pStyle w:val="30"/>
      </w:pPr>
      <w:bookmarkStart w:id="116" w:name="_Toc383285383"/>
      <w:r>
        <w:t>Архитектура</w:t>
      </w:r>
      <w:bookmarkEnd w:id="116"/>
    </w:p>
    <w:p w14:paraId="0F37F176" w14:textId="77777777" w:rsidR="00C005CE" w:rsidRPr="00BD5736" w:rsidRDefault="00C005CE" w:rsidP="00860514">
      <w:pPr>
        <w:pStyle w:val="4"/>
      </w:pPr>
      <w:bookmarkStart w:id="117" w:name="_Toc383285384"/>
      <w:r>
        <w:rPr>
          <w:lang w:val="en-US"/>
        </w:rPr>
        <w:t>Apache</w:t>
      </w:r>
      <w:r w:rsidRPr="00CC6F3D">
        <w:t xml:space="preserve"> </w:t>
      </w:r>
      <w:r>
        <w:rPr>
          <w:lang w:val="en-US"/>
        </w:rPr>
        <w:t>Solr</w:t>
      </w:r>
      <w:bookmarkEnd w:id="117"/>
    </w:p>
    <w:p w14:paraId="7036E5E6" w14:textId="77777777" w:rsidR="00C005CE" w:rsidRDefault="00C005CE" w:rsidP="001D0680">
      <w:r>
        <w:t xml:space="preserve">Для реализации поиска в системе используется мощная поисковая платформа с открытым кодом </w:t>
      </w:r>
      <w:r>
        <w:rPr>
          <w:lang w:val="en-US"/>
        </w:rPr>
        <w:t>Apache</w:t>
      </w:r>
      <w:r w:rsidRPr="00BD5736">
        <w:t xml:space="preserve"> </w:t>
      </w:r>
      <w:r>
        <w:rPr>
          <w:lang w:val="en-US"/>
        </w:rPr>
        <w:t>Solr</w:t>
      </w:r>
      <w:r>
        <w:t>. Она позволяет организовать эффективные поисковые индексы</w:t>
      </w:r>
      <w:r w:rsidRPr="0009767B">
        <w:t xml:space="preserve"> </w:t>
      </w:r>
      <w:r>
        <w:t xml:space="preserve">для быстрого выполнения поисковых запросов по большим массивам данных, поиск текста с учётом морфологии русского языка, индексирование файлов в различных форматах (включая </w:t>
      </w:r>
      <w:r>
        <w:rPr>
          <w:lang w:val="en-US"/>
        </w:rPr>
        <w:t>MS</w:t>
      </w:r>
      <w:r w:rsidRPr="00BD5736">
        <w:t xml:space="preserve"> </w:t>
      </w:r>
      <w:r>
        <w:rPr>
          <w:lang w:val="en-US"/>
        </w:rPr>
        <w:t>Word</w:t>
      </w:r>
      <w:r w:rsidRPr="00BD5736">
        <w:t xml:space="preserve">, </w:t>
      </w:r>
      <w:r>
        <w:rPr>
          <w:lang w:val="en-US"/>
        </w:rPr>
        <w:t>Open</w:t>
      </w:r>
      <w:r w:rsidRPr="00BD5736">
        <w:t xml:space="preserve"> </w:t>
      </w:r>
      <w:r>
        <w:rPr>
          <w:lang w:val="en-US"/>
        </w:rPr>
        <w:t>Office</w:t>
      </w:r>
      <w:r w:rsidRPr="00BD5736">
        <w:t xml:space="preserve">, </w:t>
      </w:r>
      <w:r>
        <w:rPr>
          <w:lang w:val="en-US"/>
        </w:rPr>
        <w:t>Adobe</w:t>
      </w:r>
      <w:r w:rsidRPr="00BD5736">
        <w:t xml:space="preserve"> </w:t>
      </w:r>
      <w:r>
        <w:rPr>
          <w:lang w:val="en-US"/>
        </w:rPr>
        <w:t>PDF</w:t>
      </w:r>
      <w:r>
        <w:t xml:space="preserve">, </w:t>
      </w:r>
      <w:r>
        <w:rPr>
          <w:lang w:val="en-US"/>
        </w:rPr>
        <w:t>HTML</w:t>
      </w:r>
      <w:r w:rsidRPr="00BD5736">
        <w:t xml:space="preserve"> </w:t>
      </w:r>
      <w:r>
        <w:t xml:space="preserve">и др.). </w:t>
      </w:r>
      <w:r>
        <w:rPr>
          <w:lang w:val="en-US"/>
        </w:rPr>
        <w:t>Solr</w:t>
      </w:r>
      <w:r w:rsidRPr="00A10831">
        <w:t xml:space="preserve"> </w:t>
      </w:r>
      <w:r>
        <w:t>может быть встроен в ядро системы, либо запускаться как отдельное приложение на том же сервере приложений или на другом, причём этот сервер может как на том же компьютере, так и на отдельном (выделенном) или даже кластере – решение остаётся за заказчиком и зависит от его потребностей и возможностей.</w:t>
      </w:r>
    </w:p>
    <w:p w14:paraId="051EA4F1" w14:textId="77777777" w:rsidR="00C005CE" w:rsidRPr="00D055E9" w:rsidRDefault="00C005CE" w:rsidP="001D0680">
      <w:r>
        <w:t>Подсистема поиска является, фактически, мостом (</w:t>
      </w:r>
      <w:r>
        <w:rPr>
          <w:lang w:val="en-US"/>
        </w:rPr>
        <w:t>bridge</w:t>
      </w:r>
      <w:r w:rsidRPr="00204B61">
        <w:t xml:space="preserve">) </w:t>
      </w:r>
      <w:r>
        <w:t xml:space="preserve">между </w:t>
      </w:r>
      <w:r>
        <w:rPr>
          <w:lang w:val="en-US"/>
        </w:rPr>
        <w:t>Apache</w:t>
      </w:r>
      <w:r w:rsidRPr="00204B61">
        <w:t xml:space="preserve"> </w:t>
      </w:r>
      <w:r>
        <w:rPr>
          <w:lang w:val="en-US"/>
        </w:rPr>
        <w:t>Solr</w:t>
      </w:r>
      <w:r w:rsidRPr="00204B61">
        <w:t xml:space="preserve"> </w:t>
      </w:r>
      <w:r>
        <w:t xml:space="preserve">и остальной частью системы </w:t>
      </w:r>
      <w:r>
        <w:rPr>
          <w:lang w:val="en-US"/>
        </w:rPr>
        <w:t>CM</w:t>
      </w:r>
      <w:r w:rsidRPr="00204B61">
        <w:t xml:space="preserve"> 4/5</w:t>
      </w:r>
      <w:r>
        <w:t xml:space="preserve">. Она обеспечивает поставку данных для индексации в </w:t>
      </w:r>
      <w:r>
        <w:rPr>
          <w:lang w:val="en-US"/>
        </w:rPr>
        <w:t>Solr</w:t>
      </w:r>
      <w:r w:rsidRPr="00204B61">
        <w:t xml:space="preserve">, </w:t>
      </w:r>
      <w:r>
        <w:t>формирование поисковых запросов</w:t>
      </w:r>
      <w:r w:rsidRPr="00204B61">
        <w:t xml:space="preserve"> </w:t>
      </w:r>
      <w:r>
        <w:t xml:space="preserve">к этой платформе и интерпретацию результатов поиска в коллекции объектов. Для взаимодействия с </w:t>
      </w:r>
      <w:r>
        <w:rPr>
          <w:lang w:val="en-US"/>
        </w:rPr>
        <w:t>Solr</w:t>
      </w:r>
      <w:r>
        <w:t xml:space="preserve"> используется </w:t>
      </w:r>
      <w:r>
        <w:rPr>
          <w:lang w:val="en-US"/>
        </w:rPr>
        <w:t>Java</w:t>
      </w:r>
      <w:r w:rsidRPr="00D055E9">
        <w:t>-</w:t>
      </w:r>
      <w:r>
        <w:t xml:space="preserve">библиотека </w:t>
      </w:r>
      <w:r>
        <w:rPr>
          <w:lang w:val="en-US"/>
        </w:rPr>
        <w:t>SolrJ</w:t>
      </w:r>
      <w:r w:rsidRPr="00D055E9">
        <w:t>.</w:t>
      </w:r>
    </w:p>
    <w:p w14:paraId="03AA52BF" w14:textId="77777777" w:rsidR="00C005CE" w:rsidRPr="004249C5" w:rsidRDefault="00C005CE" w:rsidP="001D0680">
      <w:r>
        <w:t xml:space="preserve">При разработке подсистемы, помимо её кода и необходимой конфигурации, должны быть разработаны требования и рекомендации по настройке </w:t>
      </w:r>
      <w:r>
        <w:rPr>
          <w:lang w:val="en-US"/>
        </w:rPr>
        <w:t>Apache</w:t>
      </w:r>
      <w:r w:rsidRPr="00204B61">
        <w:t xml:space="preserve"> </w:t>
      </w:r>
      <w:r>
        <w:rPr>
          <w:lang w:val="en-US"/>
        </w:rPr>
        <w:t>Solr</w:t>
      </w:r>
      <w:r w:rsidRPr="00204B61">
        <w:t>.</w:t>
      </w:r>
      <w:r>
        <w:t xml:space="preserve"> В этих рекомендациях должна быть особым образом отмечена необходимость ограничения доступа к </w:t>
      </w:r>
      <w:r>
        <w:rPr>
          <w:lang w:val="en-US"/>
        </w:rPr>
        <w:t>Solr</w:t>
      </w:r>
      <w:r w:rsidRPr="00D055E9">
        <w:t xml:space="preserve"> </w:t>
      </w:r>
      <w:r>
        <w:t>извне, так как он имеет доступ к значительной части данных системы, но не обеспечивает собственной аутентификации или авторизации пользователей.</w:t>
      </w:r>
    </w:p>
    <w:p w14:paraId="38352EC5" w14:textId="77777777" w:rsidR="00C005CE" w:rsidRDefault="00C005CE" w:rsidP="00860514">
      <w:pPr>
        <w:pStyle w:val="4"/>
      </w:pPr>
      <w:bookmarkStart w:id="118" w:name="_Toc383285385"/>
      <w:r>
        <w:t>Организация поисковых индексов</w:t>
      </w:r>
      <w:bookmarkEnd w:id="118"/>
    </w:p>
    <w:p w14:paraId="6B501D0C" w14:textId="77777777" w:rsidR="00C005CE" w:rsidRPr="00AE7D9E" w:rsidRDefault="00C005CE" w:rsidP="001D0680">
      <w:r>
        <w:t xml:space="preserve">Для упрощения процедуры обновления поисковых индексов они организуются в соответствии со структурой доменных объектов системы: одному документу </w:t>
      </w:r>
      <w:r>
        <w:rPr>
          <w:lang w:val="en-US"/>
        </w:rPr>
        <w:t>Solr</w:t>
      </w:r>
      <w:r w:rsidRPr="00A5588C">
        <w:t xml:space="preserve"> </w:t>
      </w:r>
      <w:r>
        <w:t xml:space="preserve">соответствует один доменный объект системы. Это особенно важно для доменных объектов вложений, индексация которых может требовать передачи большого объёма данных. В специальном поле документа </w:t>
      </w:r>
      <w:r>
        <w:rPr>
          <w:lang w:val="en-US"/>
        </w:rPr>
        <w:t>Solr</w:t>
      </w:r>
      <w:r w:rsidRPr="00A5588C">
        <w:t xml:space="preserve"> </w:t>
      </w:r>
      <w:r>
        <w:t xml:space="preserve">сохраняется идентификатор доменного объекта системы. Кроме того, ещё в одном поле должен быть сохранён идентификатор документа системы, т.е. главного (корневого) доменного объекта иерархии. Это поле – ключевое для построения коллекции в ответ на поисковый запрос. Для эффективной </w:t>
      </w:r>
      <w:r>
        <w:lastRenderedPageBreak/>
        <w:t xml:space="preserve">организации поиска по областям идентификатор области поиска также должен сохраняться в специальном поле документа </w:t>
      </w:r>
      <w:r>
        <w:rPr>
          <w:lang w:val="en-US"/>
        </w:rPr>
        <w:t>Solr</w:t>
      </w:r>
      <w:r w:rsidRPr="00AE7D9E">
        <w:t>.</w:t>
      </w:r>
    </w:p>
    <w:p w14:paraId="7B773B42" w14:textId="77777777" w:rsidR="00C005CE" w:rsidRPr="00E4258A" w:rsidRDefault="00C005CE" w:rsidP="001D0680">
      <w:r>
        <w:t xml:space="preserve">Помимо перечисленных служебных полей, в поисковые индексы </w:t>
      </w:r>
      <w:r>
        <w:rPr>
          <w:lang w:val="en-US"/>
        </w:rPr>
        <w:t>Solr</w:t>
      </w:r>
      <w:r w:rsidRPr="002233AA">
        <w:t xml:space="preserve"> </w:t>
      </w:r>
      <w:r>
        <w:t xml:space="preserve">включаются поля доменных объектов, по которым может осуществляться поиск. Также могут быть сконфигурированы индексы (поля </w:t>
      </w:r>
      <w:r>
        <w:rPr>
          <w:lang w:val="en-US"/>
        </w:rPr>
        <w:t>Solr</w:t>
      </w:r>
      <w:r w:rsidRPr="00E4258A">
        <w:t>),</w:t>
      </w:r>
      <w:r>
        <w:t xml:space="preserve"> вычисляемые по содержимому полей связанных объектов (например, фамилия подписанта документа). Однако, автоматическое отслеживание изменений этих объектов для обновления индекса исходного объекта в настоящий момент не предусмотрено – в частности, потому, что это может потребовать слишком большого объёма вычислений. Поэтому такие поля должны использоваться только для редко изменяемых объектов (связанных) – таких, как объекты организационно-штатной структуры. Переиндексация </w:t>
      </w:r>
    </w:p>
    <w:p w14:paraId="28295461" w14:textId="77777777" w:rsidR="00C005CE" w:rsidRPr="002233AA" w:rsidRDefault="00C005CE" w:rsidP="001D0680">
      <w:r>
        <w:t xml:space="preserve">Следует отметить, что </w:t>
      </w:r>
      <w:r>
        <w:rPr>
          <w:lang w:val="en-US"/>
        </w:rPr>
        <w:t>Solr</w:t>
      </w:r>
      <w:r w:rsidRPr="002233AA">
        <w:t xml:space="preserve"> </w:t>
      </w:r>
      <w:r>
        <w:t xml:space="preserve">может быть настроен на хранение либо только индексов полей, либо также их содержимого. Второй вариант может существенно увеличить объём данных, хранимых </w:t>
      </w:r>
      <w:r>
        <w:rPr>
          <w:lang w:val="en-US"/>
        </w:rPr>
        <w:t>Solr</w:t>
      </w:r>
      <w:r>
        <w:t>, но позволит отображать в коллекции контекст найденных слов. Выбор варианта конфигурации может быть оставлен на усмотрение администратора системы.</w:t>
      </w:r>
    </w:p>
    <w:p w14:paraId="5496DB63" w14:textId="77777777" w:rsidR="00C005CE" w:rsidRDefault="00C005CE" w:rsidP="00860514">
      <w:pPr>
        <w:pStyle w:val="4"/>
      </w:pPr>
      <w:bookmarkStart w:id="119" w:name="_Toc383285386"/>
      <w:r>
        <w:t>Конфигурация</w:t>
      </w:r>
      <w:bookmarkEnd w:id="119"/>
    </w:p>
    <w:p w14:paraId="3A6B501D" w14:textId="77777777" w:rsidR="00C005CE" w:rsidRDefault="00C005CE" w:rsidP="001D0680">
      <w:r>
        <w:t xml:space="preserve">Базовым элементом конфигурации подсистемы поиска является определение областей поиска. Для каждой области поиска указываются типы доменных объектов, которые в неё попадают, а также набор полей, подлежащих индексированию. </w:t>
      </w:r>
    </w:p>
    <w:p w14:paraId="41ED38A2" w14:textId="77777777" w:rsidR="00C005CE" w:rsidRDefault="00C005CE" w:rsidP="001D0680">
      <w:r>
        <w:t>Кроме того, необходима привязка области поиска к отображаемой в интерфейсе странице.</w:t>
      </w:r>
    </w:p>
    <w:p w14:paraId="44A27F5C" w14:textId="77777777" w:rsidR="00C005CE" w:rsidRDefault="00C005CE" w:rsidP="001D0680"/>
    <w:p w14:paraId="28FCC477" w14:textId="77777777" w:rsidR="00C005CE" w:rsidRDefault="00C005CE" w:rsidP="00860514">
      <w:pPr>
        <w:pStyle w:val="4"/>
      </w:pPr>
      <w:bookmarkStart w:id="120" w:name="_Toc383285387"/>
      <w:r>
        <w:t>Графический интерфейс пользователя</w:t>
      </w:r>
      <w:bookmarkEnd w:id="120"/>
    </w:p>
    <w:p w14:paraId="0409CD1F" w14:textId="77777777" w:rsidR="00C005CE" w:rsidRPr="00BD30E5" w:rsidRDefault="00C005CE" w:rsidP="001D0680">
      <w:r>
        <w:t xml:space="preserve">Архитектура компонентов </w:t>
      </w:r>
      <w:r>
        <w:rPr>
          <w:lang w:val="en-US"/>
        </w:rPr>
        <w:t>GUI</w:t>
      </w:r>
      <w:r>
        <w:t>, необходимых для организации поиска,</w:t>
      </w:r>
      <w:r w:rsidRPr="00BD30E5">
        <w:t xml:space="preserve"> </w:t>
      </w:r>
      <w:r>
        <w:t xml:space="preserve">не рассматривается в данном документе. Тем не менее, необходимо упомянуть несколько моментов, важных для организации взаимодействия подсистемы поиска с </w:t>
      </w:r>
      <w:r>
        <w:rPr>
          <w:lang w:val="en-US"/>
        </w:rPr>
        <w:t>web</w:t>
      </w:r>
      <w:r w:rsidRPr="00BD30E5">
        <w:t>-</w:t>
      </w:r>
      <w:r>
        <w:t>клиентом системы.</w:t>
      </w:r>
    </w:p>
    <w:p w14:paraId="070EC11B" w14:textId="77777777" w:rsidR="00C005CE" w:rsidRDefault="00C005CE" w:rsidP="001D0680">
      <w:r>
        <w:t xml:space="preserve">Важной особенностью </w:t>
      </w:r>
      <w:r>
        <w:rPr>
          <w:lang w:val="en-US"/>
        </w:rPr>
        <w:t>GUI</w:t>
      </w:r>
      <w:r w:rsidRPr="007F046E">
        <w:t xml:space="preserve"> </w:t>
      </w:r>
      <w:r>
        <w:t xml:space="preserve">системы </w:t>
      </w:r>
      <w:r>
        <w:rPr>
          <w:lang w:val="en-US"/>
        </w:rPr>
        <w:t>CM</w:t>
      </w:r>
      <w:r w:rsidRPr="00BD30E5">
        <w:t xml:space="preserve"> 4/5  </w:t>
      </w:r>
      <w:r>
        <w:t>является способность отображения динамических форм, состав полей которых определяется не кодом системы, а внешними данными – конфигурацией. Механизм динамических форм, использующийся для просмотра и изменения доменных объектов системы, может быть использован и для формирования поисковых запросов (расширенный поиск).  С точки зрения архитектуры подсистемы поиска, это означает необходимость обеспечения интерфейсной общности между возможными подлежащими объектами динамических форм – доменным объектом и поисковым запросом, – чтобы любой из них мог использоваться как источник и приёмник данных формы.</w:t>
      </w:r>
    </w:p>
    <w:p w14:paraId="5C12EE0A" w14:textId="77777777" w:rsidR="00C005CE" w:rsidRPr="00BD30E5" w:rsidRDefault="00C005CE" w:rsidP="001D0680"/>
    <w:p w14:paraId="5D42EF8A" w14:textId="77777777" w:rsidR="00C005CE" w:rsidRDefault="00C005CE" w:rsidP="00860514">
      <w:pPr>
        <w:pStyle w:val="30"/>
      </w:pPr>
      <w:bookmarkStart w:id="121" w:name="_Toc383285388"/>
      <w:r>
        <w:t>Компоненты</w:t>
      </w:r>
      <w:bookmarkEnd w:id="121"/>
    </w:p>
    <w:p w14:paraId="6BEC6F46" w14:textId="77777777" w:rsidR="00C005CE" w:rsidRDefault="00C005CE" w:rsidP="00860514">
      <w:pPr>
        <w:pStyle w:val="4"/>
      </w:pPr>
      <w:bookmarkStart w:id="122" w:name="_Toc383285389"/>
      <w:r>
        <w:t>Сервис поиска</w:t>
      </w:r>
      <w:bookmarkEnd w:id="122"/>
    </w:p>
    <w:p w14:paraId="6875D114" w14:textId="77777777" w:rsidR="00C005CE" w:rsidRDefault="00C005CE" w:rsidP="001D0680">
      <w:r>
        <w:t xml:space="preserve">Сервис поиска является </w:t>
      </w:r>
      <w:r>
        <w:rPr>
          <w:lang w:val="en-US"/>
        </w:rPr>
        <w:t>EJB</w:t>
      </w:r>
      <w:r w:rsidRPr="00B0708D">
        <w:t xml:space="preserve"> </w:t>
      </w:r>
      <w:r>
        <w:t xml:space="preserve">и входит в публичный </w:t>
      </w:r>
      <w:r>
        <w:rPr>
          <w:lang w:val="en-US"/>
        </w:rPr>
        <w:t>API</w:t>
      </w:r>
      <w:r w:rsidRPr="00B0708D">
        <w:t xml:space="preserve"> </w:t>
      </w:r>
      <w:r>
        <w:t xml:space="preserve">системы. Он содержит методы для выполнения простых и расширенных поисковых запросов. Все методы возвращают коллекцию </w:t>
      </w:r>
      <w:r>
        <w:rPr>
          <w:lang w:val="en-US"/>
        </w:rPr>
        <w:t>IdentifiableObjects</w:t>
      </w:r>
      <w:r>
        <w:t xml:space="preserve">, каждый из которых представляет документ системы. Идентификатор объекта – это идентификатор главного доменного объекта, </w:t>
      </w:r>
      <w:r>
        <w:lastRenderedPageBreak/>
        <w:t>соответствующего документу, и он содержит все поля, определённые в конфигурации области поиска. Нужно подчеркнуть, что независимо от того, где был найден искомый текст, в результатах поиска будут содержаться только идентификаторы главных объектов, а вот поля могут заполняться как из главного, так и из связанных с ним объектов. Если запросу поиска удовлетворяют несколько доменных объектов, связанных с одним главным, то он попадёт в результирующую коллекцию только один раз.</w:t>
      </w:r>
    </w:p>
    <w:p w14:paraId="0AE2E7D3" w14:textId="77777777" w:rsidR="00C005CE" w:rsidRPr="006710D7" w:rsidRDefault="00C005CE" w:rsidP="001D0680">
      <w:r>
        <w:t xml:space="preserve">Сервис поиска формирует поисковый запрос, передаёт его </w:t>
      </w:r>
      <w:r>
        <w:rPr>
          <w:lang w:val="en-US"/>
        </w:rPr>
        <w:t>Apache</w:t>
      </w:r>
      <w:r w:rsidRPr="006710D7">
        <w:t xml:space="preserve"> </w:t>
      </w:r>
      <w:r>
        <w:rPr>
          <w:lang w:val="en-US"/>
        </w:rPr>
        <w:t>Solr</w:t>
      </w:r>
      <w:r w:rsidRPr="006710D7">
        <w:t xml:space="preserve">, </w:t>
      </w:r>
      <w:r>
        <w:t xml:space="preserve">получает от него список найденных документов </w:t>
      </w:r>
      <w:r>
        <w:rPr>
          <w:lang w:val="en-US"/>
        </w:rPr>
        <w:t>Solr</w:t>
      </w:r>
      <w:r w:rsidRPr="006710D7">
        <w:t>,</w:t>
      </w:r>
      <w:r>
        <w:t xml:space="preserve"> группирует их в соответствии с описанием области поиска,</w:t>
      </w:r>
      <w:r w:rsidRPr="006710D7">
        <w:t xml:space="preserve"> </w:t>
      </w:r>
      <w:r>
        <w:t>делает выборку коллекции из доменных объектов (фильтруя их по правам пользователя) и передаёт её клиенту.</w:t>
      </w:r>
    </w:p>
    <w:p w14:paraId="3DE45149" w14:textId="77777777" w:rsidR="00C005CE" w:rsidRDefault="00C005CE" w:rsidP="001D0680">
      <w:r>
        <w:t>Все методы сервиса поиска позволяют ограничить размер возвращаемой коллекции объектов. Поиск выполняется в синхронном режиме.</w:t>
      </w:r>
    </w:p>
    <w:p w14:paraId="7B0F29DE" w14:textId="77777777" w:rsidR="00C005CE" w:rsidRDefault="00C005CE" w:rsidP="00860514">
      <w:pPr>
        <w:pStyle w:val="4"/>
      </w:pPr>
      <w:bookmarkStart w:id="123" w:name="_Toc383285390"/>
      <w:r>
        <w:t>Агент обновления поисковых индексов</w:t>
      </w:r>
      <w:bookmarkEnd w:id="123"/>
    </w:p>
    <w:p w14:paraId="0FC62D60" w14:textId="77777777" w:rsidR="00C005CE" w:rsidRPr="00AE7D9E" w:rsidRDefault="00C005CE" w:rsidP="001D0680">
      <w:r>
        <w:t xml:space="preserve">Компонент, отвечающий за актуальность поисковых индексов </w:t>
      </w:r>
      <w:r>
        <w:rPr>
          <w:lang w:val="en-US"/>
        </w:rPr>
        <w:t>Solr</w:t>
      </w:r>
      <w:r>
        <w:t xml:space="preserve">, реагирует на события изменения (включая создание и удаление) доменных объектов системы. Он подключает свой код через точку расширения на сохранении и удалении доменных объектов. Проверив по конфигурации областей поиска, что сохраняемый объект подлежит индексации, компонент отправляет на сервер </w:t>
      </w:r>
      <w:r>
        <w:rPr>
          <w:lang w:val="en-US"/>
        </w:rPr>
        <w:t>Solr</w:t>
      </w:r>
      <w:r w:rsidRPr="00AE7D9E">
        <w:t xml:space="preserve"> </w:t>
      </w:r>
      <w:r>
        <w:t>запрос, содержащий все необходимые поля для добавления или обновления документа в индексе.</w:t>
      </w:r>
    </w:p>
    <w:p w14:paraId="40C77BF0" w14:textId="77777777" w:rsidR="00C005CE" w:rsidRPr="00BA7047" w:rsidRDefault="00C005CE" w:rsidP="001D0680">
      <w:r>
        <w:t xml:space="preserve">Предмет особого внимания этого компонента – доменные объекты вложений. Главной ценностью этих объектов является содержимое приложенного к ним файла, которое должно быть проиндексировано </w:t>
      </w:r>
      <w:r>
        <w:rPr>
          <w:lang w:val="en-US"/>
        </w:rPr>
        <w:t>Solr</w:t>
      </w:r>
      <w:r w:rsidRPr="00BA7047">
        <w:t xml:space="preserve">. </w:t>
      </w:r>
      <w:r>
        <w:t xml:space="preserve">Компонент обеспечивает передачу в </w:t>
      </w:r>
      <w:r>
        <w:rPr>
          <w:lang w:val="en-US"/>
        </w:rPr>
        <w:t>Solr</w:t>
      </w:r>
      <w:r w:rsidRPr="00BA7047">
        <w:t xml:space="preserve"> </w:t>
      </w:r>
      <w:r>
        <w:t xml:space="preserve">ссылки на файл в случае их расположения на одном сервере и содержимого файла при использовании выделенного сервера </w:t>
      </w:r>
      <w:r>
        <w:rPr>
          <w:lang w:val="en-US"/>
        </w:rPr>
        <w:t>Solr</w:t>
      </w:r>
      <w:r w:rsidRPr="00BA7047">
        <w:t>.</w:t>
      </w:r>
    </w:p>
    <w:p w14:paraId="3FEA8BA4" w14:textId="77777777" w:rsidR="00C005CE" w:rsidRDefault="00C005CE" w:rsidP="001D0680">
      <w:r>
        <w:t xml:space="preserve">Индексация документов </w:t>
      </w:r>
      <w:r>
        <w:rPr>
          <w:lang w:val="en-US"/>
        </w:rPr>
        <w:t>Solr</w:t>
      </w:r>
      <w:r w:rsidRPr="000C3379">
        <w:t xml:space="preserve"> </w:t>
      </w:r>
      <w:r>
        <w:t>осуществляется исключительно в асинхронном режиме.</w:t>
      </w:r>
    </w:p>
    <w:p w14:paraId="23FBEA2C" w14:textId="77777777" w:rsidR="00C005CE" w:rsidRDefault="00C005CE" w:rsidP="00860514">
      <w:pPr>
        <w:pStyle w:val="4"/>
      </w:pPr>
      <w:bookmarkStart w:id="124" w:name="_Toc383285391"/>
      <w:r>
        <w:t>Процесс переиндексации</w:t>
      </w:r>
      <w:bookmarkEnd w:id="124"/>
    </w:p>
    <w:p w14:paraId="12535A6D" w14:textId="77777777" w:rsidR="00C005CE" w:rsidRDefault="00C005CE" w:rsidP="001D0680">
      <w:r>
        <w:t xml:space="preserve">Возможны ситуации, когда поисковые индексы </w:t>
      </w:r>
      <w:r>
        <w:rPr>
          <w:lang w:val="en-US"/>
        </w:rPr>
        <w:t>Solr</w:t>
      </w:r>
      <w:r w:rsidRPr="001863CB">
        <w:t xml:space="preserve"> </w:t>
      </w:r>
      <w:r>
        <w:t>не соответствуют доменным объектам в БД:</w:t>
      </w:r>
    </w:p>
    <w:p w14:paraId="22C0C32B" w14:textId="77777777" w:rsidR="00C005CE" w:rsidRDefault="00C005CE" w:rsidP="0030006A">
      <w:pPr>
        <w:pStyle w:val="afa"/>
        <w:numPr>
          <w:ilvl w:val="0"/>
          <w:numId w:val="16"/>
        </w:numPr>
      </w:pPr>
      <w:r>
        <w:t>изменилась конфигурация областей поиска;</w:t>
      </w:r>
    </w:p>
    <w:p w14:paraId="580C0B9B" w14:textId="77777777" w:rsidR="00C005CE" w:rsidRDefault="00C005CE" w:rsidP="0030006A">
      <w:pPr>
        <w:pStyle w:val="afa"/>
        <w:numPr>
          <w:ilvl w:val="0"/>
          <w:numId w:val="16"/>
        </w:numPr>
      </w:pPr>
      <w:r>
        <w:t>изменился объект, поля которого используются в индексах связанных объектов;</w:t>
      </w:r>
    </w:p>
    <w:p w14:paraId="612621FB" w14:textId="77777777" w:rsidR="00C005CE" w:rsidRDefault="00C005CE" w:rsidP="0030006A">
      <w:pPr>
        <w:pStyle w:val="afa"/>
        <w:numPr>
          <w:ilvl w:val="0"/>
          <w:numId w:val="16"/>
        </w:numPr>
      </w:pPr>
      <w:r>
        <w:t>текущая индексация объекта не произошла по какой-либо причине;</w:t>
      </w:r>
    </w:p>
    <w:p w14:paraId="0EF290E0" w14:textId="77777777" w:rsidR="00C005CE" w:rsidRDefault="00C005CE" w:rsidP="0030006A">
      <w:pPr>
        <w:pStyle w:val="afa"/>
        <w:numPr>
          <w:ilvl w:val="0"/>
          <w:numId w:val="16"/>
        </w:numPr>
      </w:pPr>
      <w:r>
        <w:t>поисковый индекс потерян или испорчен из-за аппаратных сбоев.</w:t>
      </w:r>
    </w:p>
    <w:p w14:paraId="0AAC8A11" w14:textId="77777777" w:rsidR="00C005CE" w:rsidRDefault="00C005CE" w:rsidP="001D0680">
      <w:r>
        <w:t>В таких случаях требуется переиндексация всех или некоторых доменных объектов.</w:t>
      </w:r>
    </w:p>
    <w:p w14:paraId="1839537E" w14:textId="77777777" w:rsidR="00C005CE" w:rsidRDefault="00C005CE" w:rsidP="001D0680">
      <w:r>
        <w:t xml:space="preserve">Эту задачу выполняет специальный компонент, осуществляющий выборку доменных объектов по заданным критериям, и передающий их для индексации в </w:t>
      </w:r>
      <w:r>
        <w:rPr>
          <w:lang w:val="en-US"/>
        </w:rPr>
        <w:t>Solr</w:t>
      </w:r>
      <w:r>
        <w:t>. Компонент работает под управлением подсистемы запуска периодических задач.</w:t>
      </w:r>
    </w:p>
    <w:p w14:paraId="6A44CDC8" w14:textId="77777777" w:rsidR="00C005CE" w:rsidRPr="00DA3A27" w:rsidRDefault="00C005CE" w:rsidP="0030006A">
      <w:pPr>
        <w:pStyle w:val="2"/>
        <w:numPr>
          <w:ilvl w:val="1"/>
          <w:numId w:val="1"/>
        </w:numPr>
      </w:pPr>
      <w:bookmarkStart w:id="125" w:name="_Toc383285392"/>
      <w:r w:rsidRPr="00DA3A27">
        <w:t>Взаимодействие с Activiti</w:t>
      </w:r>
      <w:bookmarkEnd w:id="125"/>
    </w:p>
    <w:p w14:paraId="6C9756A8" w14:textId="77777777" w:rsidR="00C005CE" w:rsidRDefault="00C005CE" w:rsidP="001D0680">
      <w:r>
        <w:t xml:space="preserve">Предполагается использование </w:t>
      </w:r>
      <w:r>
        <w:rPr>
          <w:lang w:val="en-US"/>
        </w:rPr>
        <w:t>Activiti</w:t>
      </w:r>
      <w:r w:rsidRPr="00F0588B">
        <w:t xml:space="preserve"> </w:t>
      </w:r>
      <w:r>
        <w:t xml:space="preserve">в системе </w:t>
      </w:r>
      <w:r>
        <w:rPr>
          <w:lang w:val="en-US"/>
        </w:rPr>
        <w:t>CM</w:t>
      </w:r>
      <w:r w:rsidRPr="00F0588B">
        <w:t xml:space="preserve">5 </w:t>
      </w:r>
      <w:r>
        <w:t>для управления различными процессами, предполагающими взаимодействие между различными пользователями системы.</w:t>
      </w:r>
    </w:p>
    <w:p w14:paraId="04E4658B" w14:textId="77777777" w:rsidR="00C005CE" w:rsidRPr="000C1AC4" w:rsidRDefault="00C005CE" w:rsidP="001D0680">
      <w:r>
        <w:t>Основная идея использования бизнес-процессов</w:t>
      </w:r>
      <w:r w:rsidRPr="00D11FF3">
        <w:t xml:space="preserve"> </w:t>
      </w:r>
      <w:r>
        <w:rPr>
          <w:lang w:val="en-US"/>
        </w:rPr>
        <w:t>Activiti</w:t>
      </w:r>
      <w:r w:rsidRPr="00D11FF3">
        <w:t xml:space="preserve"> </w:t>
      </w:r>
      <w:r>
        <w:t xml:space="preserve">заключается в том, чтобы прохождение документов в системе было максимально автоматизировано и требовало </w:t>
      </w:r>
      <w:r>
        <w:lastRenderedPageBreak/>
        <w:t xml:space="preserve">минимальных усилий со стороны пользователей (отказ от ручных передач с этапа на этап). С помощью процессов можно настроить контроль сроков выполнения задач и рассылку уведомлений пользователям. Графический редактор бизнес-процессов представляет их в виде, удобном для понимания, а отчасти и для изменения аналитикам (не-программистам). Кроме этого, </w:t>
      </w:r>
      <w:r>
        <w:rPr>
          <w:lang w:val="en-US"/>
        </w:rPr>
        <w:t>API</w:t>
      </w:r>
      <w:r w:rsidRPr="000C1AC4">
        <w:t xml:space="preserve"> </w:t>
      </w:r>
      <w:r>
        <w:rPr>
          <w:lang w:val="en-US"/>
        </w:rPr>
        <w:t>Activiti</w:t>
      </w:r>
      <w:r w:rsidRPr="000C1AC4">
        <w:t xml:space="preserve"> </w:t>
      </w:r>
      <w:r>
        <w:t>позволяет легко построить административный интерфейс для контроля состояния бизнес-процессов в системе.</w:t>
      </w:r>
    </w:p>
    <w:p w14:paraId="4918385F" w14:textId="77777777" w:rsidR="00C005CE" w:rsidRPr="00DA3A27" w:rsidRDefault="00C005CE" w:rsidP="00860514">
      <w:pPr>
        <w:pStyle w:val="30"/>
      </w:pPr>
      <w:bookmarkStart w:id="126" w:name="_Toc383285393"/>
      <w:r w:rsidRPr="00DA3A27">
        <w:t>Технические аспекты</w:t>
      </w:r>
      <w:bookmarkEnd w:id="126"/>
    </w:p>
    <w:p w14:paraId="41377B2A" w14:textId="77777777" w:rsidR="00C005CE" w:rsidRDefault="00C005CE" w:rsidP="001D0680">
      <w:r>
        <w:t>Каждый процесс привязан к карточке системы. Если процесс может менять статус карточки, то он называется управляющим процессом. К одной карточке в каждый момент времени может быть привязан только один управляющий процесс.</w:t>
      </w:r>
    </w:p>
    <w:p w14:paraId="087CCE42" w14:textId="77777777" w:rsidR="00C005CE" w:rsidRPr="006011FD" w:rsidRDefault="00C005CE" w:rsidP="001D0680">
      <w:r w:rsidRPr="006011FD">
        <w:t>Идентификатор экземпляра управляющего процесса сохраняется в специальном поле карточки. По завершению процесса это поле очищается. Объект карточки делается доступным коду задач через переменные процесса.</w:t>
      </w:r>
    </w:p>
    <w:p w14:paraId="37015ED8" w14:textId="77777777" w:rsidR="00C005CE" w:rsidRDefault="00C005CE" w:rsidP="001D0680">
      <w:r>
        <w:t>Основные типы задач (активностей), из которых будут состоять процессы, это:</w:t>
      </w:r>
    </w:p>
    <w:p w14:paraId="4AA04608" w14:textId="77777777" w:rsidR="00C005CE" w:rsidRPr="00DA3A27" w:rsidRDefault="00C005CE" w:rsidP="0030006A">
      <w:pPr>
        <w:pStyle w:val="afa"/>
        <w:numPr>
          <w:ilvl w:val="0"/>
          <w:numId w:val="18"/>
        </w:numPr>
      </w:pPr>
      <w:r w:rsidRPr="00DA3A27">
        <w:t>UserTask – задачи, назначаемые пользователям (например, «Согласовать»). Activiti позволяет задавать в настройках задачи пользователей, которым будет назначена эта задача (в т.ч. через переменные процесса). Предполагается добавить собственные настройки, указывающие возможные варианты завершения пользователем задачи («Согласен», «Не согласен», «Согласен с замечаниями»). Назначенные пользователю задачи будут отображаться в специальной(ых) папке(ах), для каждой будут предложены кнопки в соответствии с вариантами завершения задачи. При выборе пользователем одного из этих действий код системы информирует Activiti о завершении задачи, и выполнение процесса продолжается.</w:t>
      </w:r>
    </w:p>
    <w:p w14:paraId="01AB7847" w14:textId="77777777" w:rsidR="00C005CE" w:rsidRPr="00DA3A27" w:rsidRDefault="00C005CE" w:rsidP="0030006A">
      <w:pPr>
        <w:pStyle w:val="afa"/>
        <w:numPr>
          <w:ilvl w:val="0"/>
          <w:numId w:val="18"/>
        </w:numPr>
      </w:pPr>
      <w:r w:rsidRPr="00DA3A27">
        <w:t>ServiceTask – задачи, выполняемые системой автоматически, некоторый Java-код (класс), указанный в настройках задачи. Предполагается разработать ряд стандартных «кубиков» - классов, выполняющих типовые действия, – чтобы составлять из них различные процессы. Такими действиями могут быть: изменение статуса карточки, вычисление полей, создание дочерней(их) карточки(ек), добавление карточки в папку и т.п. В некоторых случаях понадобятся также специальные классы, выполняющие некоторые нестандартные действия, например, регистрация документа, импорт документа из МЭДО и др.</w:t>
      </w:r>
    </w:p>
    <w:p w14:paraId="2A31E754" w14:textId="77777777" w:rsidR="00C005CE" w:rsidRPr="00DA3A27" w:rsidRDefault="00C005CE" w:rsidP="0030006A">
      <w:pPr>
        <w:pStyle w:val="afa"/>
        <w:numPr>
          <w:ilvl w:val="0"/>
          <w:numId w:val="18"/>
        </w:numPr>
      </w:pPr>
      <w:r w:rsidRPr="00DA3A27">
        <w:t>Sub-process call – вызовы других процессов. Планируется использовать для вызова стандартных процессов (как согласование, подписание) из макро-процессов, управляющих жизненным циклом документа в целом (например, внутреннего).</w:t>
      </w:r>
    </w:p>
    <w:p w14:paraId="57844973" w14:textId="77777777" w:rsidR="00C005CE" w:rsidRPr="00B43926" w:rsidRDefault="00C005CE" w:rsidP="001D0680">
      <w:r>
        <w:t xml:space="preserve">Возможно использование и других типов задач, предлагаемых </w:t>
      </w:r>
      <w:r>
        <w:rPr>
          <w:lang w:val="en-US"/>
        </w:rPr>
        <w:t>Activiti</w:t>
      </w:r>
      <w:r w:rsidRPr="00B43926">
        <w:t>:</w:t>
      </w:r>
    </w:p>
    <w:p w14:paraId="090299A5" w14:textId="77777777" w:rsidR="00C005CE" w:rsidRPr="00DA3A27" w:rsidRDefault="00C005CE" w:rsidP="0030006A">
      <w:pPr>
        <w:pStyle w:val="afa"/>
        <w:numPr>
          <w:ilvl w:val="0"/>
          <w:numId w:val="19"/>
        </w:numPr>
      </w:pPr>
      <w:r w:rsidRPr="00DA3A27">
        <w:t>EmailTask – отсылка сообщений (например, уведомлений) по электронной почте.</w:t>
      </w:r>
    </w:p>
    <w:p w14:paraId="43CD12C0" w14:textId="77777777" w:rsidR="00C005CE" w:rsidRPr="00DA3A27" w:rsidRDefault="00C005CE" w:rsidP="0030006A">
      <w:pPr>
        <w:pStyle w:val="afa"/>
        <w:numPr>
          <w:ilvl w:val="0"/>
          <w:numId w:val="19"/>
        </w:numPr>
      </w:pPr>
      <w:r w:rsidRPr="00DA3A27">
        <w:t>ScriptTask – возможно, простые задачи вроде изменения полей карточки документа будет проще описывать на скриптовом языке (JavaScript, Groovy), а не создавать собственный простой класс со сложными настройками.</w:t>
      </w:r>
    </w:p>
    <w:p w14:paraId="2D55385A" w14:textId="77777777" w:rsidR="00C005CE" w:rsidRPr="00DA3A27" w:rsidRDefault="00C005CE" w:rsidP="0030006A">
      <w:pPr>
        <w:pStyle w:val="afa"/>
        <w:numPr>
          <w:ilvl w:val="0"/>
          <w:numId w:val="19"/>
        </w:numPr>
      </w:pPr>
      <w:r w:rsidRPr="00DA3A27">
        <w:t>JavaReceiveTask – приостановка процесса до получения сигнала от Java-кода. В некоторых случаях может оказаться удобнее, чем посылка сообщений.</w:t>
      </w:r>
    </w:p>
    <w:p w14:paraId="395F9E0D" w14:textId="77777777" w:rsidR="00C005CE" w:rsidRDefault="00C005CE" w:rsidP="001D0680">
      <w:r>
        <w:t>Создание процесса для карточки может производиться:</w:t>
      </w:r>
    </w:p>
    <w:p w14:paraId="243F2BE5" w14:textId="77777777" w:rsidR="00C005CE" w:rsidRPr="00DA3A27" w:rsidRDefault="00C005CE" w:rsidP="0030006A">
      <w:pPr>
        <w:pStyle w:val="afa"/>
        <w:numPr>
          <w:ilvl w:val="0"/>
          <w:numId w:val="20"/>
        </w:numPr>
      </w:pPr>
      <w:r w:rsidRPr="00DA3A27">
        <w:lastRenderedPageBreak/>
        <w:t>пользователем через вызов специального действия. Как и любое другое действие в системе, оно задаётся для определённого типа карточки и определённого статуса, а также является объектом назначения прав доступа;</w:t>
      </w:r>
    </w:p>
    <w:p w14:paraId="2683BB7F" w14:textId="77777777" w:rsidR="00C005CE" w:rsidRPr="00DA3A27" w:rsidRDefault="00C005CE" w:rsidP="0030006A">
      <w:pPr>
        <w:pStyle w:val="afa"/>
        <w:numPr>
          <w:ilvl w:val="0"/>
          <w:numId w:val="20"/>
        </w:numPr>
      </w:pPr>
      <w:r w:rsidRPr="00DA3A27">
        <w:t>системой в процессе обработки других действий пользователя или выполнения других процессов (включая периодические).</w:t>
      </w:r>
    </w:p>
    <w:p w14:paraId="26BCBFAB" w14:textId="77777777" w:rsidR="00C005CE" w:rsidRPr="00DA3A27" w:rsidRDefault="00C005CE" w:rsidP="00860514">
      <w:pPr>
        <w:pStyle w:val="30"/>
      </w:pPr>
      <w:bookmarkStart w:id="127" w:name="_Toc383285394"/>
      <w:r w:rsidRPr="00DA3A27">
        <w:t>Процессы для обеспечения ЖЦ внутреннего документа</w:t>
      </w:r>
      <w:bookmarkEnd w:id="127"/>
    </w:p>
    <w:p w14:paraId="3211D65E" w14:textId="77777777" w:rsidR="00C005CE" w:rsidRPr="00417323" w:rsidRDefault="00C005CE" w:rsidP="001D0680">
      <w:r>
        <w:t xml:space="preserve">Таким образом, для реализации жизненного цикла внутреннего документа видится необходимым создание следующих процессов в </w:t>
      </w:r>
      <w:r>
        <w:rPr>
          <w:lang w:val="en-US"/>
        </w:rPr>
        <w:t>Activiti</w:t>
      </w:r>
      <w:r w:rsidRPr="00417323">
        <w:t>:</w:t>
      </w:r>
    </w:p>
    <w:p w14:paraId="7159A66B" w14:textId="77777777" w:rsidR="00C005CE" w:rsidRPr="00DA3A27" w:rsidRDefault="00C005CE" w:rsidP="0030006A">
      <w:pPr>
        <w:pStyle w:val="afa"/>
        <w:numPr>
          <w:ilvl w:val="0"/>
          <w:numId w:val="17"/>
        </w:numPr>
      </w:pPr>
      <w:r w:rsidRPr="00DA3A27">
        <w:t>Общий ЖЦ внутреннего документа: согласование (подпроцесс), подписание (подпроцесс), регистрация (ServiceTask), исполнение (включая рассмотрение – подпроцесс), передача в дело (Service или UserTask – по мере необходимости). Это управляющий процесс карточки внутреннего документа. Следует отметить, что в нём отсутствуют логические этапы подготовки документа и ознакомления. Первый из них слабо формализован и либо не ограничен по срокам и не требует контроля со стороны системы, либо такое ограничение наложено другой задачей (выданным поручением) и контроль сроков осуществляется в рамках той задачи. Что же касается ознакомления, то оно может проводиться в разные моменты ЖЦ документа (после регистрации) и инициируется пользователем, т.е. является просто самостоятельным неуправляющим процессом для карточки документа. Впрочем, если регламент работы с внутренними документами будет предусматривать автоматическую отправку документа на ознакомление при выполнении заданных условий, то, разумеется, будет целесообразным включить этот процесс в общий ЖЦ документа.</w:t>
      </w:r>
    </w:p>
    <w:p w14:paraId="175241A6" w14:textId="77777777" w:rsidR="00C005CE" w:rsidRPr="00DA3A27" w:rsidRDefault="00C005CE" w:rsidP="0030006A">
      <w:pPr>
        <w:pStyle w:val="afa"/>
        <w:numPr>
          <w:ilvl w:val="0"/>
          <w:numId w:val="17"/>
        </w:numPr>
      </w:pPr>
      <w:r w:rsidRPr="00DA3A27">
        <w:t>Согласование. Содержит схему процесса, позволяющую реализовать комбинированный (последовательный + параллельный) процесс согласования документа. При этом в документе для каждого согласующего создаётся специальная дочерняя карточка согласования, в которой он и будет указывать свою визу. Основная задача, входящая в этот процесс – UserTask для согласующего, для завершения которой ему необходимо заполнить форму визы. В зависимости от решения согласующих, процесс перед завершением установит статус документа в «Согласовано», либо в «Подготовка»/«Доработка».</w:t>
      </w:r>
    </w:p>
    <w:p w14:paraId="49AD2AA3" w14:textId="77777777" w:rsidR="00C005CE" w:rsidRPr="00DA3A27" w:rsidRDefault="00C005CE" w:rsidP="0030006A">
      <w:pPr>
        <w:pStyle w:val="afa"/>
        <w:numPr>
          <w:ilvl w:val="0"/>
          <w:numId w:val="17"/>
        </w:numPr>
      </w:pPr>
      <w:r w:rsidRPr="00DA3A27">
        <w:t>Подписание. Процесс во многом похож на согласование, только основной UserTask предполагает выдачу формы «Подписание», также связанной с соответствующей дочерней карточкой документа, а статус документа, устанавливаемый при успешном завершении процесса – «Подписано».</w:t>
      </w:r>
    </w:p>
    <w:p w14:paraId="134984F0" w14:textId="77777777" w:rsidR="00C005CE" w:rsidRPr="00DA3A27" w:rsidRDefault="00C005CE" w:rsidP="0030006A">
      <w:pPr>
        <w:pStyle w:val="afa"/>
        <w:numPr>
          <w:ilvl w:val="0"/>
          <w:numId w:val="17"/>
        </w:numPr>
      </w:pPr>
      <w:r w:rsidRPr="00DA3A27">
        <w:t>Исполнение документа. Этот подпроцесс объединяет в себе процедуры наложения резолюций (рассмотрение документа), отправки их на исполнение и контроля исполнения. При этом для лица, рассматривающего документ (адресата или руководителя) представляется разумным создать карточку рассмотрения, по которой ему будет поставлена задача рассмотрения документа. Резолюции/поручения создаются в виде отдельных карточек в системе (привязанных к документу, конечно), и для каждой создаётся отдельный процесс исполнения поручения (см. ниже). Процесс исполнения документа ожидает завершения задачи рассмотрения и всех дочерних процессов, созданных в ходе выполнения этой задачи, устанавливает статус «Исполнен» или «Готов к списанию в дело» и завершается.</w:t>
      </w:r>
    </w:p>
    <w:p w14:paraId="067D96E0" w14:textId="77777777" w:rsidR="00C005CE" w:rsidRPr="00DA3A27" w:rsidRDefault="00C005CE" w:rsidP="0030006A">
      <w:pPr>
        <w:pStyle w:val="afa"/>
        <w:numPr>
          <w:ilvl w:val="0"/>
          <w:numId w:val="17"/>
        </w:numPr>
      </w:pPr>
      <w:r w:rsidRPr="00DA3A27">
        <w:t xml:space="preserve">Исполнение поручения – управляющий процесс для карточки поручения/резолюции. Включает UserTasks для исполнителя поручения </w:t>
      </w:r>
      <w:r w:rsidRPr="00DA3A27">
        <w:lastRenderedPageBreak/>
        <w:t>(исполнить) и контролёра (утвердить отчёт об исполнении), ServiceTasks для изменений статуса карточки поручения, рассылки уведомлений. С помощью таймерных событий можно контролировать сроки исполнения поручения (например, для рассылки дополнительных уведомлений). Процесс исполнения поручения может также порождать собственные копии в качестве подпроцессов для реализации процедуры исполнения дочерних (связанных) поручений.</w:t>
      </w:r>
    </w:p>
    <w:p w14:paraId="1B11BEE2" w14:textId="77777777" w:rsidR="00C005CE" w:rsidRPr="00DA3A27" w:rsidRDefault="00C005CE" w:rsidP="0030006A">
      <w:pPr>
        <w:pStyle w:val="afa"/>
        <w:numPr>
          <w:ilvl w:val="0"/>
          <w:numId w:val="17"/>
        </w:numPr>
      </w:pPr>
      <w:r w:rsidRPr="00DA3A27">
        <w:t>Ознакомление. Один из самых простых процессов, главная часть которого – UserTask для лиц, которые должны открыть документ и нажать кнопку «Ознакомлен». Вопрос о том, должен ли этот процесс включаться в качестве подпроцесса в общий ЖЦ документа, или остаться отдельным неуправляющим процессом для карточки внутреннего документа, подробно рассматривался выше.</w:t>
      </w:r>
    </w:p>
    <w:p w14:paraId="12D49DB9" w14:textId="77777777" w:rsidR="00C005CE" w:rsidRPr="00DA3A27" w:rsidRDefault="00C005CE" w:rsidP="00860514">
      <w:pPr>
        <w:pStyle w:val="30"/>
      </w:pPr>
      <w:bookmarkStart w:id="128" w:name="_Toc383285395"/>
      <w:r w:rsidRPr="00DA3A27">
        <w:t>О карточках и статусах</w:t>
      </w:r>
      <w:bookmarkEnd w:id="128"/>
    </w:p>
    <w:p w14:paraId="01B38FD6" w14:textId="77777777" w:rsidR="00C005CE" w:rsidRDefault="00C005CE" w:rsidP="001D0680">
      <w:r>
        <w:t xml:space="preserve">Один из важных моментов, который необходимо понимать в архитектуре </w:t>
      </w:r>
      <w:r>
        <w:rPr>
          <w:lang w:val="en-US"/>
        </w:rPr>
        <w:t>CM</w:t>
      </w:r>
      <w:r w:rsidRPr="00F96BE0">
        <w:t xml:space="preserve">5, </w:t>
      </w:r>
      <w:r>
        <w:t>это то, что понятие карточки (</w:t>
      </w:r>
      <w:r>
        <w:rPr>
          <w:lang w:val="en-US"/>
        </w:rPr>
        <w:t>BusinessObject</w:t>
      </w:r>
      <w:r w:rsidRPr="00F96BE0">
        <w:t xml:space="preserve">, </w:t>
      </w:r>
      <w:r>
        <w:t>как он сейчас назван в коде) не полностью совпадает с понятием РКК в предметной области. Карточками в системе представляются и РКК, и различные другие объекты, включая достаточно мелкие. Например, к карточке внутреннего документа привязана масса дочерних карточек, таких как карточки согласования (по одной на каждого согласующего и каждую итерацию согласования), подписания, ознакомления, поручений и т.п. Кроме того, по причине отсутствия полей со множественными значениями они также заменяются дочерними мини-карточками.</w:t>
      </w:r>
    </w:p>
    <w:p w14:paraId="60A1BF1C" w14:textId="77777777" w:rsidR="00C005CE" w:rsidRDefault="00C005CE" w:rsidP="001D0680">
      <w:r>
        <w:t xml:space="preserve">Каждая карточка имеет обязательное поле статуса, главное назначение которого – определение прав доступа к ней. Изменение поля статуса через операцию сохранения карточки невозможно, для этого в </w:t>
      </w:r>
      <w:r>
        <w:rPr>
          <w:lang w:val="en-US"/>
        </w:rPr>
        <w:t>API</w:t>
      </w:r>
      <w:r w:rsidRPr="0036316C">
        <w:t xml:space="preserve"> </w:t>
      </w:r>
      <w:r>
        <w:t xml:space="preserve">предусмотрены отдельные операции. Главным инициатором выполнения этих операций должны быть задачи процессов </w:t>
      </w:r>
      <w:r>
        <w:rPr>
          <w:lang w:val="en-US"/>
        </w:rPr>
        <w:t>Activiti</w:t>
      </w:r>
      <w:r w:rsidRPr="0059577A">
        <w:t xml:space="preserve">. </w:t>
      </w:r>
      <w:r>
        <w:t>Для некоторых переходов можно также создать бизнес-действия, которые будут доступны пользователям в соответствии с правами доступа. Однако, важно не допускать неявного подключения сложного кода, реагирующего на такие «ручные» перехода, чтобы логика системы оставалась понятной и хорошо поддерживаемой.</w:t>
      </w:r>
    </w:p>
    <w:p w14:paraId="382D821F" w14:textId="77777777" w:rsidR="00C005CE" w:rsidRPr="005F593D" w:rsidRDefault="00C005CE" w:rsidP="001D0680">
      <w:r>
        <w:t>Поскольку некоторые (но не все!) события смены статуса документа представляют особый интерес  с точки зрения его истории, целесообразно предусмотреть возможность протоколирования таких переходов в виде отдельных дочерних карточек (истории).</w:t>
      </w:r>
    </w:p>
    <w:p w14:paraId="44E5ADC9" w14:textId="77777777" w:rsidR="00C005CE" w:rsidRDefault="00C005CE" w:rsidP="00860514">
      <w:pPr>
        <w:pStyle w:val="30"/>
      </w:pPr>
      <w:bookmarkStart w:id="129" w:name="_Toc383285396"/>
      <w:r w:rsidRPr="0033296E">
        <w:t xml:space="preserve">Концепция использования </w:t>
      </w:r>
      <w:r>
        <w:rPr>
          <w:lang w:val="en-US"/>
        </w:rPr>
        <w:t>Activiti</w:t>
      </w:r>
      <w:r w:rsidRPr="0033296E">
        <w:t xml:space="preserve"> </w:t>
      </w:r>
      <w:r>
        <w:t xml:space="preserve">в </w:t>
      </w:r>
      <w:r>
        <w:rPr>
          <w:lang w:val="en-US"/>
        </w:rPr>
        <w:t>CM</w:t>
      </w:r>
      <w:r w:rsidRPr="0033296E">
        <w:t>5</w:t>
      </w:r>
      <w:bookmarkEnd w:id="129"/>
    </w:p>
    <w:p w14:paraId="3A48DFA5" w14:textId="77777777" w:rsidR="00C005CE" w:rsidRPr="00FD163C" w:rsidRDefault="00C005CE" w:rsidP="001D0680">
      <w:r>
        <w:t xml:space="preserve">Целью интеграции </w:t>
      </w:r>
      <w:r>
        <w:rPr>
          <w:lang w:val="en-US"/>
        </w:rPr>
        <w:t>Activiti</w:t>
      </w:r>
      <w:r w:rsidRPr="00FD163C">
        <w:t xml:space="preserve"> </w:t>
      </w:r>
      <w:r>
        <w:t xml:space="preserve">в платформу </w:t>
      </w:r>
      <w:r>
        <w:rPr>
          <w:lang w:val="en-US"/>
        </w:rPr>
        <w:t>CM</w:t>
      </w:r>
      <w:r w:rsidRPr="00FD163C">
        <w:t xml:space="preserve">4.5 </w:t>
      </w:r>
      <w:r>
        <w:t xml:space="preserve">является оценка возможности использования данного движка для решения задач маршрутизации и обработки доменных объектов в платформе </w:t>
      </w:r>
      <w:r>
        <w:rPr>
          <w:lang w:val="en-US"/>
        </w:rPr>
        <w:t>CM</w:t>
      </w:r>
      <w:r w:rsidRPr="00FD163C">
        <w:t xml:space="preserve">5 </w:t>
      </w:r>
      <w:r>
        <w:t xml:space="preserve">и последующих, оценки удобства написания и понятности процессов используя нотацию </w:t>
      </w:r>
      <w:r>
        <w:rPr>
          <w:lang w:val="en-US"/>
        </w:rPr>
        <w:t>BPMN</w:t>
      </w:r>
      <w:r w:rsidRPr="00FD163C">
        <w:t>2</w:t>
      </w:r>
      <w:r>
        <w:t xml:space="preserve">, оценки быстродействия. Данная цель будет достигаться путем внедрения движка </w:t>
      </w:r>
      <w:r>
        <w:rPr>
          <w:lang w:val="en-US"/>
        </w:rPr>
        <w:t>Activiti</w:t>
      </w:r>
      <w:r w:rsidRPr="00FD163C">
        <w:t xml:space="preserve"> </w:t>
      </w:r>
      <w:r>
        <w:t xml:space="preserve">в платформу </w:t>
      </w:r>
      <w:r>
        <w:rPr>
          <w:lang w:val="en-US"/>
        </w:rPr>
        <w:t>CM</w:t>
      </w:r>
      <w:r>
        <w:t xml:space="preserve">4.5, написания обертки движка для удобства работы с ним и создания необходимой инфраструктуры для удобного взаимодействия движка </w:t>
      </w:r>
      <w:r>
        <w:rPr>
          <w:lang w:val="en-US"/>
        </w:rPr>
        <w:t>Activiti</w:t>
      </w:r>
      <w:r w:rsidRPr="00FD163C">
        <w:t xml:space="preserve"> </w:t>
      </w:r>
      <w:r>
        <w:t>и остальных сервисов платформы, написания тестовых процессов, которые должны охватывать максимальное количество механизмов, которые потребуются при реализации реальных бизнес процессов в последующих версиях платформы.</w:t>
      </w:r>
    </w:p>
    <w:p w14:paraId="18B89ECD" w14:textId="77777777" w:rsidR="00C005CE" w:rsidRDefault="00C005CE" w:rsidP="001D0680">
      <w:pPr>
        <w:rPr>
          <w:lang w:val="en-US"/>
        </w:rPr>
      </w:pPr>
      <w:r>
        <w:t xml:space="preserve">Перечень задач, которые будут решаться с помощью </w:t>
      </w:r>
      <w:r>
        <w:rPr>
          <w:lang w:val="en-US"/>
        </w:rPr>
        <w:t>Activiti:</w:t>
      </w:r>
    </w:p>
    <w:p w14:paraId="7DB0DA7D" w14:textId="77777777" w:rsidR="00C005CE" w:rsidRDefault="00C005CE" w:rsidP="0030006A">
      <w:pPr>
        <w:pStyle w:val="afa"/>
        <w:numPr>
          <w:ilvl w:val="0"/>
          <w:numId w:val="21"/>
        </w:numPr>
        <w:spacing w:after="200" w:line="276" w:lineRule="auto"/>
        <w:contextualSpacing/>
      </w:pPr>
      <w:r>
        <w:t>Маршрутизация и обработка доменных объектов, смена статуса, изменение атрибутов доменных объектов, создание и удаление доменных объектов.</w:t>
      </w:r>
    </w:p>
    <w:p w14:paraId="04BADA36" w14:textId="77777777" w:rsidR="00C005CE" w:rsidRDefault="00C005CE" w:rsidP="0030006A">
      <w:pPr>
        <w:pStyle w:val="afa"/>
        <w:numPr>
          <w:ilvl w:val="0"/>
          <w:numId w:val="21"/>
        </w:numPr>
        <w:spacing w:after="200" w:line="276" w:lineRule="auto"/>
        <w:contextualSpacing/>
      </w:pPr>
      <w:r>
        <w:lastRenderedPageBreak/>
        <w:t>Формирование задач в папке «Задачи» пользователей</w:t>
      </w:r>
      <w:r w:rsidRPr="00894A5F">
        <w:t xml:space="preserve"> </w:t>
      </w:r>
      <w:r w:rsidRPr="0086095A">
        <w:t xml:space="preserve">с возможностью </w:t>
      </w:r>
      <w:r>
        <w:t>с</w:t>
      </w:r>
      <w:r w:rsidRPr="000C61A1">
        <w:t>ортировки и фильтрации</w:t>
      </w:r>
      <w:r>
        <w:t>.</w:t>
      </w:r>
    </w:p>
    <w:p w14:paraId="0F51F335" w14:textId="77777777" w:rsidR="00C005CE" w:rsidRDefault="00C005CE" w:rsidP="0030006A">
      <w:pPr>
        <w:pStyle w:val="afa"/>
        <w:numPr>
          <w:ilvl w:val="0"/>
          <w:numId w:val="21"/>
        </w:numPr>
        <w:spacing w:after="200" w:line="276" w:lineRule="auto"/>
        <w:contextualSpacing/>
      </w:pPr>
      <w:r>
        <w:t>Формирование элементов управления на карточках доменных объектов для выполнения действий доступных конкретному пользователю на данном этапе работы процесса.</w:t>
      </w:r>
    </w:p>
    <w:p w14:paraId="55EBE476" w14:textId="77777777" w:rsidR="00C005CE" w:rsidRDefault="00C005CE" w:rsidP="0030006A">
      <w:pPr>
        <w:pStyle w:val="afa"/>
        <w:numPr>
          <w:ilvl w:val="0"/>
          <w:numId w:val="21"/>
        </w:numPr>
        <w:spacing w:after="200" w:line="276" w:lineRule="auto"/>
        <w:contextualSpacing/>
      </w:pPr>
      <w:r>
        <w:t>Отправка уведомлений о поступление новой задачи по электронной почте.</w:t>
      </w:r>
    </w:p>
    <w:p w14:paraId="55A86326" w14:textId="77777777" w:rsidR="00C005CE" w:rsidRDefault="00C005CE" w:rsidP="001D0680">
      <w:pPr>
        <w:rPr>
          <w:lang w:val="en-US"/>
        </w:rPr>
      </w:pPr>
      <w:r>
        <w:t xml:space="preserve">Способ использования </w:t>
      </w:r>
      <w:r>
        <w:rPr>
          <w:lang w:val="en-US"/>
        </w:rPr>
        <w:t>Activiti:</w:t>
      </w:r>
    </w:p>
    <w:p w14:paraId="37F0924E" w14:textId="77777777" w:rsidR="00C005CE" w:rsidRPr="00B13BBD" w:rsidRDefault="00C005CE" w:rsidP="0030006A">
      <w:pPr>
        <w:pStyle w:val="afa"/>
        <w:numPr>
          <w:ilvl w:val="0"/>
          <w:numId w:val="22"/>
        </w:numPr>
        <w:spacing w:after="200" w:line="276" w:lineRule="auto"/>
        <w:contextualSpacing/>
      </w:pPr>
      <w:r>
        <w:t xml:space="preserve">Движок </w:t>
      </w:r>
      <w:r>
        <w:rPr>
          <w:lang w:val="en-US"/>
        </w:rPr>
        <w:t>Activity</w:t>
      </w:r>
      <w:r w:rsidRPr="00B13BBD">
        <w:t xml:space="preserve"> </w:t>
      </w:r>
      <w:r>
        <w:t xml:space="preserve">встраивается в ядро </w:t>
      </w:r>
      <w:r>
        <w:rPr>
          <w:lang w:val="en-US"/>
        </w:rPr>
        <w:t>CM</w:t>
      </w:r>
      <w:r w:rsidRPr="00B13BBD">
        <w:t>5</w:t>
      </w:r>
    </w:p>
    <w:p w14:paraId="23298A96" w14:textId="77777777" w:rsidR="00C005CE" w:rsidRDefault="00C005CE" w:rsidP="0030006A">
      <w:pPr>
        <w:pStyle w:val="afa"/>
        <w:numPr>
          <w:ilvl w:val="0"/>
          <w:numId w:val="22"/>
        </w:numPr>
        <w:spacing w:after="200" w:line="276" w:lineRule="auto"/>
        <w:contextualSpacing/>
      </w:pPr>
      <w:r>
        <w:t xml:space="preserve">Данные </w:t>
      </w:r>
      <w:r>
        <w:rPr>
          <w:lang w:val="en-US"/>
        </w:rPr>
        <w:t>Activiti</w:t>
      </w:r>
      <w:r w:rsidRPr="00B13BBD">
        <w:t xml:space="preserve"> хранятся в той же базе данных, что</w:t>
      </w:r>
      <w:r>
        <w:t xml:space="preserve"> и данные </w:t>
      </w:r>
      <w:r>
        <w:rPr>
          <w:lang w:val="en-US"/>
        </w:rPr>
        <w:t>CM</w:t>
      </w:r>
      <w:r w:rsidRPr="00B13BBD">
        <w:t>5</w:t>
      </w:r>
    </w:p>
    <w:p w14:paraId="0BB66494" w14:textId="77777777" w:rsidR="00C005CE" w:rsidRDefault="00C005CE" w:rsidP="0030006A">
      <w:pPr>
        <w:pStyle w:val="afa"/>
        <w:numPr>
          <w:ilvl w:val="0"/>
          <w:numId w:val="22"/>
        </w:numPr>
        <w:spacing w:after="200" w:line="276" w:lineRule="auto"/>
        <w:contextualSpacing/>
      </w:pPr>
      <w:r>
        <w:t>Activit</w:t>
      </w:r>
      <w:r>
        <w:rPr>
          <w:lang w:val="en-US"/>
        </w:rPr>
        <w:t>i</w:t>
      </w:r>
      <w:r w:rsidRPr="00AE21FC">
        <w:t xml:space="preserve"> </w:t>
      </w:r>
      <w:r>
        <w:t xml:space="preserve">использует информацию о пользователях и группах из </w:t>
      </w:r>
      <w:r>
        <w:rPr>
          <w:lang w:val="en-US"/>
        </w:rPr>
        <w:t>CM</w:t>
      </w:r>
      <w:r>
        <w:t>5</w:t>
      </w:r>
    </w:p>
    <w:p w14:paraId="6F3D2B33" w14:textId="77777777" w:rsidR="00C005CE" w:rsidRDefault="00C005CE" w:rsidP="0030006A">
      <w:pPr>
        <w:pStyle w:val="afa"/>
        <w:numPr>
          <w:ilvl w:val="0"/>
          <w:numId w:val="22"/>
        </w:numPr>
        <w:spacing w:after="200" w:line="276" w:lineRule="auto"/>
        <w:contextualSpacing/>
      </w:pPr>
      <w:r>
        <w:t xml:space="preserve">Реализовываются </w:t>
      </w:r>
      <w:r w:rsidRPr="00AE21FC">
        <w:t xml:space="preserve">spring </w:t>
      </w:r>
      <w:r>
        <w:t>бины</w:t>
      </w:r>
      <w:r w:rsidRPr="00AE21FC">
        <w:t xml:space="preserve"> </w:t>
      </w:r>
      <w:r>
        <w:t xml:space="preserve">для наиболее часто выполняемых операций, для упрощения процесса создания </w:t>
      </w:r>
      <w:r>
        <w:rPr>
          <w:lang w:val="en-US"/>
        </w:rPr>
        <w:t>workflow</w:t>
      </w:r>
    </w:p>
    <w:p w14:paraId="18AF2E87" w14:textId="77777777" w:rsidR="00C005CE" w:rsidRDefault="00C005CE" w:rsidP="0030006A">
      <w:pPr>
        <w:pStyle w:val="afa"/>
        <w:numPr>
          <w:ilvl w:val="0"/>
          <w:numId w:val="22"/>
        </w:numPr>
        <w:spacing w:after="200" w:line="276" w:lineRule="auto"/>
        <w:contextualSpacing/>
      </w:pPr>
      <w:r>
        <w:t xml:space="preserve">Доступные действия для каждого </w:t>
      </w:r>
      <w:r>
        <w:rPr>
          <w:lang w:val="en-US"/>
        </w:rPr>
        <w:t>UserTask</w:t>
      </w:r>
      <w:r w:rsidRPr="009A7B83">
        <w:t xml:space="preserve"> </w:t>
      </w:r>
      <w:r>
        <w:t xml:space="preserve">формируются с помощью заранее оговоренного имени переменной, в которой через запятую хранятся возможные действия. Имя переменной должно содержать имя активности, для исключения влияния друг на друга нескольких одновременно активных </w:t>
      </w:r>
      <w:r>
        <w:rPr>
          <w:lang w:val="en-US"/>
        </w:rPr>
        <w:t>UserTask</w:t>
      </w:r>
      <w:r>
        <w:t xml:space="preserve">. Например </w:t>
      </w:r>
      <w:r w:rsidRPr="00C06FC3">
        <w:t>NEGOTIATION_</w:t>
      </w:r>
      <w:r>
        <w:rPr>
          <w:lang w:val="en-US"/>
        </w:rPr>
        <w:t>ACTIONS</w:t>
      </w:r>
      <w:r>
        <w:t xml:space="preserve"> или</w:t>
      </w:r>
      <w:r w:rsidRPr="00C06FC3">
        <w:t xml:space="preserve"> </w:t>
      </w:r>
      <w:r>
        <w:rPr>
          <w:lang w:val="en-US"/>
        </w:rPr>
        <w:t>EXECUTION</w:t>
      </w:r>
      <w:r w:rsidRPr="00C06FC3">
        <w:t>_</w:t>
      </w:r>
      <w:r>
        <w:rPr>
          <w:lang w:val="en-US"/>
        </w:rPr>
        <w:t>ACTIONS</w:t>
      </w:r>
      <w:r w:rsidRPr="00C06FC3">
        <w:t xml:space="preserve">, </w:t>
      </w:r>
      <w:r>
        <w:t>где строка до нижнего подчеркивания имя активности, строка _</w:t>
      </w:r>
      <w:r w:rsidRPr="00C06FC3">
        <w:t xml:space="preserve"> ACTIONS константа</w:t>
      </w:r>
      <w:r>
        <w:t xml:space="preserve">, по которой находится нужная переменная. Данная переменная устанавливается в процессе в автоматической активности, предшествующей ручной активности. В результате действия пользователя устанавливается в </w:t>
      </w:r>
      <w:r>
        <w:rPr>
          <w:lang w:val="en-US"/>
        </w:rPr>
        <w:t>true</w:t>
      </w:r>
      <w:r w:rsidRPr="00C06FC3">
        <w:t xml:space="preserve"> </w:t>
      </w:r>
      <w:r>
        <w:t xml:space="preserve">переменная, </w:t>
      </w:r>
      <w:r w:rsidRPr="00C06FC3">
        <w:t>имя которой так же заранее оговорено, И содержит</w:t>
      </w:r>
      <w:r>
        <w:t xml:space="preserve"> имя активности, например </w:t>
      </w:r>
      <w:r w:rsidRPr="00C06FC3">
        <w:t>NEGOTIATION_</w:t>
      </w:r>
      <w:r>
        <w:rPr>
          <w:lang w:val="en-US"/>
        </w:rPr>
        <w:t>RESULT</w:t>
      </w:r>
      <w:r>
        <w:t xml:space="preserve"> или</w:t>
      </w:r>
      <w:r w:rsidRPr="00C06FC3">
        <w:t xml:space="preserve"> </w:t>
      </w:r>
      <w:r>
        <w:rPr>
          <w:lang w:val="en-US"/>
        </w:rPr>
        <w:t>EXECUTION</w:t>
      </w:r>
      <w:r w:rsidRPr="00C06FC3">
        <w:t>_</w:t>
      </w:r>
      <w:r>
        <w:rPr>
          <w:lang w:val="en-US"/>
        </w:rPr>
        <w:t>RESULT</w:t>
      </w:r>
      <w:r>
        <w:t xml:space="preserve">. Значение этой переменной анализируется в </w:t>
      </w:r>
      <w:r>
        <w:rPr>
          <w:lang w:val="en-US"/>
        </w:rPr>
        <w:t>gateway</w:t>
      </w:r>
      <w:r w:rsidRPr="00C06FC3">
        <w:t xml:space="preserve"> </w:t>
      </w:r>
      <w:r>
        <w:t>расположенном за ручной активностью.</w:t>
      </w:r>
    </w:p>
    <w:p w14:paraId="1398B335" w14:textId="77777777" w:rsidR="00C005CE" w:rsidRDefault="00C005CE" w:rsidP="0030006A">
      <w:pPr>
        <w:pStyle w:val="afa"/>
        <w:numPr>
          <w:ilvl w:val="0"/>
          <w:numId w:val="22"/>
        </w:numPr>
        <w:spacing w:after="200" w:line="276" w:lineRule="auto"/>
        <w:contextualSpacing/>
      </w:pPr>
      <w:r>
        <w:t xml:space="preserve">Идентификатор связанного с процессом документа хранится в специально именованной переменной, например – </w:t>
      </w:r>
      <w:r w:rsidRPr="00B82758">
        <w:t>DOCUMENT</w:t>
      </w:r>
      <w:r>
        <w:t>_</w:t>
      </w:r>
      <w:r w:rsidRPr="00467B4F">
        <w:t>ID</w:t>
      </w:r>
      <w:r w:rsidRPr="00B82758">
        <w:t>.</w:t>
      </w:r>
    </w:p>
    <w:p w14:paraId="641FBAA3" w14:textId="77777777" w:rsidR="00C005CE" w:rsidRDefault="00C005CE" w:rsidP="0030006A">
      <w:pPr>
        <w:pStyle w:val="afa"/>
        <w:numPr>
          <w:ilvl w:val="0"/>
          <w:numId w:val="22"/>
        </w:numPr>
        <w:spacing w:after="200" w:line="276" w:lineRule="auto"/>
        <w:contextualSpacing/>
      </w:pPr>
      <w:r>
        <w:t>Для доступа</w:t>
      </w:r>
      <w:r w:rsidRPr="00467B4F">
        <w:t xml:space="preserve"> </w:t>
      </w:r>
      <w:r>
        <w:t>из процесса к документу, привязанному к процессу, необходимо создать специальный спринг-бин, доступ к которому можно осуществлять из описания процесса с помощью выражений (</w:t>
      </w:r>
      <w:r>
        <w:rPr>
          <w:lang w:val="en-US"/>
        </w:rPr>
        <w:t>expression</w:t>
      </w:r>
      <w:r>
        <w:t>). Например доступ к полю статус – «</w:t>
      </w:r>
      <w:r w:rsidRPr="00B82758">
        <w:t>#{</w:t>
      </w:r>
      <w:r>
        <w:rPr>
          <w:lang w:val="en-US"/>
        </w:rPr>
        <w:t>documentServise</w:t>
      </w:r>
      <w:r w:rsidRPr="00B82758">
        <w:t>.</w:t>
      </w:r>
      <w:r>
        <w:rPr>
          <w:lang w:val="en-US"/>
        </w:rPr>
        <w:t>getDocument</w:t>
      </w:r>
      <w:r w:rsidRPr="00B82758">
        <w:t>(</w:t>
      </w:r>
      <w:r>
        <w:rPr>
          <w:lang w:val="en-US"/>
        </w:rPr>
        <w:t>id</w:t>
      </w:r>
      <w:r w:rsidRPr="00B82758">
        <w:t>).</w:t>
      </w:r>
      <w:r>
        <w:rPr>
          <w:lang w:val="en-US"/>
        </w:rPr>
        <w:t>getAttribute</w:t>
      </w:r>
      <w:r w:rsidRPr="00B82758">
        <w:t>(“</w:t>
      </w:r>
      <w:r>
        <w:rPr>
          <w:lang w:val="en-US"/>
        </w:rPr>
        <w:t>status</w:t>
      </w:r>
      <w:r w:rsidRPr="00B82758">
        <w:t>”)}</w:t>
      </w:r>
      <w:r>
        <w:t>»</w:t>
      </w:r>
      <w:r w:rsidRPr="00B82758">
        <w:t>, доступ к</w:t>
      </w:r>
      <w:r>
        <w:t xml:space="preserve"> полю связанного документа - «</w:t>
      </w:r>
      <w:r w:rsidRPr="00B82758">
        <w:t>#{</w:t>
      </w:r>
      <w:r>
        <w:rPr>
          <w:lang w:val="en-US"/>
        </w:rPr>
        <w:t>documentServise</w:t>
      </w:r>
      <w:r w:rsidRPr="00B82758">
        <w:t>.</w:t>
      </w:r>
      <w:r>
        <w:rPr>
          <w:lang w:val="en-US"/>
        </w:rPr>
        <w:t>getDocument</w:t>
      </w:r>
      <w:r w:rsidRPr="00B82758">
        <w:t>(DOCUMENT</w:t>
      </w:r>
      <w:r>
        <w:t>_</w:t>
      </w:r>
      <w:r w:rsidRPr="00467B4F">
        <w:t>ID</w:t>
      </w:r>
      <w:r w:rsidRPr="00B82758">
        <w:t>).</w:t>
      </w:r>
      <w:r>
        <w:rPr>
          <w:lang w:val="en-US"/>
        </w:rPr>
        <w:t>getAttribute</w:t>
      </w:r>
      <w:r w:rsidRPr="00B82758">
        <w:t>(“author.</w:t>
      </w:r>
      <w:r>
        <w:rPr>
          <w:lang w:val="en-US"/>
        </w:rPr>
        <w:t>full</w:t>
      </w:r>
      <w:r w:rsidRPr="00B82758">
        <w:t>_</w:t>
      </w:r>
      <w:r>
        <w:rPr>
          <w:lang w:val="en-US"/>
        </w:rPr>
        <w:t>name</w:t>
      </w:r>
      <w:r w:rsidRPr="00B82758">
        <w:t>”)}</w:t>
      </w:r>
      <w:r>
        <w:t>»</w:t>
      </w:r>
      <w:r w:rsidRPr="00B82758">
        <w:t xml:space="preserve">. </w:t>
      </w:r>
    </w:p>
    <w:p w14:paraId="3047FCDF" w14:textId="77777777" w:rsidR="00C005CE" w:rsidRDefault="00C005CE" w:rsidP="0030006A">
      <w:pPr>
        <w:pStyle w:val="afa"/>
        <w:numPr>
          <w:ilvl w:val="0"/>
          <w:numId w:val="22"/>
        </w:numPr>
        <w:spacing w:after="200" w:line="276" w:lineRule="auto"/>
        <w:contextualSpacing/>
      </w:pPr>
      <w:r>
        <w:t xml:space="preserve">Для облегчения работы с документом </w:t>
      </w:r>
      <w:r w:rsidRPr="00B82758">
        <w:t xml:space="preserve">в начале процесса </w:t>
      </w:r>
      <w:r>
        <w:t xml:space="preserve">необходимо </w:t>
      </w:r>
      <w:r w:rsidRPr="00B82758">
        <w:t>определить переменную</w:t>
      </w:r>
      <w:r>
        <w:t xml:space="preserve"> «</w:t>
      </w:r>
      <w:r w:rsidRPr="00467B4F">
        <w:t>DOCUMENT</w:t>
      </w:r>
      <w:r>
        <w:t>»</w:t>
      </w:r>
      <w:r w:rsidRPr="00B82758">
        <w:t xml:space="preserve"> </w:t>
      </w:r>
      <w:r>
        <w:t xml:space="preserve">и инициализировать ее с помощью </w:t>
      </w:r>
      <w:r w:rsidRPr="00B82758">
        <w:t>следующего выражения</w:t>
      </w:r>
      <w:r>
        <w:t xml:space="preserve"> - </w:t>
      </w:r>
      <w:r w:rsidRPr="00B82758">
        <w:t>#{</w:t>
      </w:r>
      <w:r>
        <w:rPr>
          <w:lang w:val="en-US"/>
        </w:rPr>
        <w:t>documentServise</w:t>
      </w:r>
      <w:r w:rsidRPr="00B82758">
        <w:t>.</w:t>
      </w:r>
      <w:r>
        <w:rPr>
          <w:lang w:val="en-US"/>
        </w:rPr>
        <w:t>getDocument</w:t>
      </w:r>
      <w:r w:rsidRPr="00B82758">
        <w:t>(DOCUMENT</w:t>
      </w:r>
      <w:r>
        <w:t>_</w:t>
      </w:r>
      <w:r w:rsidRPr="00467B4F">
        <w:t>ID</w:t>
      </w:r>
      <w:r w:rsidRPr="00B82758">
        <w:t>)</w:t>
      </w:r>
      <w:r w:rsidRPr="00467B4F">
        <w:t>}</w:t>
      </w:r>
      <w:r>
        <w:t xml:space="preserve">, далее в процессе доступ к документу можно осуществлять следующим выражением - </w:t>
      </w:r>
      <w:r w:rsidRPr="00467B4F">
        <w:rPr>
          <w:lang w:val="en-US"/>
        </w:rPr>
        <w:t>DOCUMENT</w:t>
      </w:r>
      <w:r w:rsidRPr="00B82758">
        <w:t>.</w:t>
      </w:r>
      <w:r>
        <w:rPr>
          <w:lang w:val="en-US"/>
        </w:rPr>
        <w:t>getAttribute</w:t>
      </w:r>
      <w:r w:rsidRPr="00B82758">
        <w:t>(“</w:t>
      </w:r>
      <w:r>
        <w:rPr>
          <w:lang w:val="en-US"/>
        </w:rPr>
        <w:t>status</w:t>
      </w:r>
      <w:r w:rsidRPr="00B82758">
        <w:t>”)</w:t>
      </w:r>
      <w:r>
        <w:t xml:space="preserve"> или </w:t>
      </w:r>
      <w:r w:rsidRPr="00467B4F">
        <w:rPr>
          <w:lang w:val="en-US"/>
        </w:rPr>
        <w:t>DOCUMENT</w:t>
      </w:r>
      <w:r w:rsidRPr="00B82758">
        <w:t>.</w:t>
      </w:r>
      <w:r>
        <w:rPr>
          <w:lang w:val="en-US"/>
        </w:rPr>
        <w:t>getAttribute</w:t>
      </w:r>
      <w:r w:rsidRPr="00B82758">
        <w:t>(“author.</w:t>
      </w:r>
      <w:r>
        <w:rPr>
          <w:lang w:val="en-US"/>
        </w:rPr>
        <w:t>full</w:t>
      </w:r>
      <w:r w:rsidRPr="00B82758">
        <w:t>_</w:t>
      </w:r>
      <w:r>
        <w:rPr>
          <w:lang w:val="en-US"/>
        </w:rPr>
        <w:t>name</w:t>
      </w:r>
      <w:r w:rsidRPr="00B82758">
        <w:t>”)</w:t>
      </w:r>
      <w:r>
        <w:t xml:space="preserve"> в случае связанных полей</w:t>
      </w:r>
      <w:r w:rsidRPr="00B82758">
        <w:t>.</w:t>
      </w:r>
    </w:p>
    <w:p w14:paraId="54BCC1F0" w14:textId="77777777" w:rsidR="00C005CE" w:rsidRPr="00B82758" w:rsidRDefault="00C005CE" w:rsidP="0030006A">
      <w:pPr>
        <w:pStyle w:val="afa"/>
        <w:numPr>
          <w:ilvl w:val="0"/>
          <w:numId w:val="22"/>
        </w:numPr>
        <w:spacing w:after="200" w:line="276" w:lineRule="auto"/>
        <w:contextualSpacing/>
      </w:pPr>
      <w:r>
        <w:t xml:space="preserve">Модификации документа производить в скриптовых активностях с помощью выражений </w:t>
      </w:r>
      <w:r>
        <w:rPr>
          <w:lang w:val="en-US"/>
        </w:rPr>
        <w:t>DOCUMENT</w:t>
      </w:r>
      <w:r w:rsidRPr="004F0D20">
        <w:t>.</w:t>
      </w:r>
      <w:r>
        <w:rPr>
          <w:lang w:val="en-US"/>
        </w:rPr>
        <w:t>setAttribute</w:t>
      </w:r>
      <w:r w:rsidRPr="004F0D20">
        <w:t>(“</w:t>
      </w:r>
      <w:r>
        <w:rPr>
          <w:lang w:val="en-US"/>
        </w:rPr>
        <w:t>description</w:t>
      </w:r>
      <w:r w:rsidRPr="004F0D20">
        <w:t>”, “</w:t>
      </w:r>
      <w:r>
        <w:rPr>
          <w:lang w:val="en-US"/>
        </w:rPr>
        <w:t>any</w:t>
      </w:r>
      <w:r w:rsidRPr="004F0D20">
        <w:t>_</w:t>
      </w:r>
      <w:r>
        <w:rPr>
          <w:lang w:val="en-US"/>
        </w:rPr>
        <w:t>string</w:t>
      </w:r>
      <w:r w:rsidRPr="004F0D20">
        <w:t xml:space="preserve">”); </w:t>
      </w:r>
      <w:r>
        <w:rPr>
          <w:lang w:val="en-US"/>
        </w:rPr>
        <w:t>DOCUMENT</w:t>
      </w:r>
      <w:r w:rsidRPr="004F0D20">
        <w:t>.</w:t>
      </w:r>
      <w:r>
        <w:rPr>
          <w:lang w:val="en-US"/>
        </w:rPr>
        <w:t>save</w:t>
      </w:r>
      <w:r w:rsidRPr="004F0D20">
        <w:t>();</w:t>
      </w:r>
    </w:p>
    <w:p w14:paraId="6869069A" w14:textId="77777777" w:rsidR="00C005CE" w:rsidRDefault="00C005CE" w:rsidP="0030006A">
      <w:pPr>
        <w:pStyle w:val="afa"/>
        <w:numPr>
          <w:ilvl w:val="0"/>
          <w:numId w:val="22"/>
        </w:numPr>
        <w:spacing w:after="200" w:line="276" w:lineRule="auto"/>
        <w:contextualSpacing/>
      </w:pPr>
      <w:r w:rsidRPr="00B82758">
        <w:t>К процессу могут быть</w:t>
      </w:r>
      <w:r>
        <w:t xml:space="preserve"> привязаны не только документы, но и вспомогательные карточки, например карточка резолюции, карточка рассматривающего, карточка согласующего. Для процесса нет разницы какая карточка привязана, работа </w:t>
      </w:r>
      <w:r>
        <w:lastRenderedPageBreak/>
        <w:t xml:space="preserve">производится с доменным объектом, идентификатор которого указан в переменной </w:t>
      </w:r>
      <w:r w:rsidRPr="00B82758">
        <w:t>DOCUMENT</w:t>
      </w:r>
      <w:r>
        <w:t>_</w:t>
      </w:r>
      <w:r w:rsidRPr="00467B4F">
        <w:t>ID</w:t>
      </w:r>
      <w:r>
        <w:t xml:space="preserve">. Из </w:t>
      </w:r>
      <w:r>
        <w:rPr>
          <w:lang w:val="en-US"/>
        </w:rPr>
        <w:t>GUI</w:t>
      </w:r>
      <w:r w:rsidRPr="00467B4F">
        <w:t xml:space="preserve">, представления </w:t>
      </w:r>
      <w:r>
        <w:t xml:space="preserve">задачи поднимается карточка привязанного к процессу документа, и на карточке формируются доступные действия, полученные из переменной </w:t>
      </w:r>
      <w:r w:rsidRPr="00467B4F">
        <w:t>ACTION_NAME_</w:t>
      </w:r>
      <w:r>
        <w:rPr>
          <w:lang w:val="en-US"/>
        </w:rPr>
        <w:t>ACTIONS</w:t>
      </w:r>
      <w:r w:rsidRPr="00467B4F">
        <w:t xml:space="preserve"> (необходимо продумать где хранить</w:t>
      </w:r>
      <w:r>
        <w:t xml:space="preserve"> иконки и русские названия соответствующих элементов управления, я думаю что строка из </w:t>
      </w:r>
      <w:r w:rsidRPr="00467B4F">
        <w:t>ACTION_NAME_</w:t>
      </w:r>
      <w:r>
        <w:rPr>
          <w:lang w:val="en-US"/>
        </w:rPr>
        <w:t>ACTIONS</w:t>
      </w:r>
      <w:r>
        <w:t xml:space="preserve"> это имя соответствующих ресурсов в </w:t>
      </w:r>
      <w:r>
        <w:rPr>
          <w:lang w:val="en-US"/>
        </w:rPr>
        <w:t>GUI</w:t>
      </w:r>
      <w:r w:rsidRPr="00467B4F">
        <w:t>).</w:t>
      </w:r>
    </w:p>
    <w:p w14:paraId="202F29CC" w14:textId="77777777" w:rsidR="00C005CE" w:rsidRDefault="00C005CE" w:rsidP="00860514">
      <w:pPr>
        <w:pStyle w:val="30"/>
      </w:pPr>
      <w:bookmarkStart w:id="130" w:name="_Toc383285397"/>
      <w:r>
        <w:t>Общеиспользуемые классы, реализующие общие операции в автоматических активностях</w:t>
      </w:r>
      <w:bookmarkEnd w:id="130"/>
    </w:p>
    <w:p w14:paraId="4C634782" w14:textId="77777777" w:rsidR="00C005CE" w:rsidRDefault="00C005CE" w:rsidP="001D0680">
      <w:pPr>
        <w:ind w:left="360"/>
      </w:pPr>
      <w:r>
        <w:t>Перечень классов, и их описание.</w:t>
      </w:r>
    </w:p>
    <w:tbl>
      <w:tblPr>
        <w:tblStyle w:val="a7"/>
        <w:tblW w:w="0" w:type="auto"/>
        <w:jc w:val="center"/>
        <w:tblLook w:val="04A0" w:firstRow="1" w:lastRow="0" w:firstColumn="1" w:lastColumn="0" w:noHBand="0" w:noVBand="1"/>
      </w:tblPr>
      <w:tblGrid>
        <w:gridCol w:w="1488"/>
        <w:gridCol w:w="3969"/>
        <w:gridCol w:w="3754"/>
      </w:tblGrid>
      <w:tr w:rsidR="00C005CE" w:rsidRPr="004F0D20" w14:paraId="0FB12999" w14:textId="77777777" w:rsidTr="001D0680">
        <w:trPr>
          <w:jc w:val="center"/>
        </w:trPr>
        <w:tc>
          <w:tcPr>
            <w:tcW w:w="1488" w:type="dxa"/>
          </w:tcPr>
          <w:p w14:paraId="17BB1C3F" w14:textId="77777777" w:rsidR="00C005CE" w:rsidRPr="004F0D20" w:rsidRDefault="00C005CE" w:rsidP="001D0680">
            <w:pPr>
              <w:jc w:val="center"/>
              <w:rPr>
                <w:b/>
              </w:rPr>
            </w:pPr>
            <w:r w:rsidRPr="004F0D20">
              <w:rPr>
                <w:b/>
              </w:rPr>
              <w:t>Имя класса</w:t>
            </w:r>
          </w:p>
        </w:tc>
        <w:tc>
          <w:tcPr>
            <w:tcW w:w="3969" w:type="dxa"/>
          </w:tcPr>
          <w:p w14:paraId="00376473" w14:textId="77777777" w:rsidR="00C005CE" w:rsidRPr="004F0D20" w:rsidRDefault="00C005CE" w:rsidP="001D0680">
            <w:pPr>
              <w:jc w:val="center"/>
              <w:rPr>
                <w:b/>
              </w:rPr>
            </w:pPr>
            <w:r w:rsidRPr="004F0D20">
              <w:rPr>
                <w:b/>
              </w:rPr>
              <w:t>Описание</w:t>
            </w:r>
          </w:p>
        </w:tc>
        <w:tc>
          <w:tcPr>
            <w:tcW w:w="3754" w:type="dxa"/>
          </w:tcPr>
          <w:p w14:paraId="68152ECC" w14:textId="77777777" w:rsidR="00C005CE" w:rsidRPr="004F0D20" w:rsidRDefault="00C005CE" w:rsidP="001D0680">
            <w:pPr>
              <w:jc w:val="center"/>
              <w:rPr>
                <w:b/>
              </w:rPr>
            </w:pPr>
            <w:r>
              <w:rPr>
                <w:b/>
              </w:rPr>
              <w:t>Поля</w:t>
            </w:r>
          </w:p>
        </w:tc>
      </w:tr>
      <w:tr w:rsidR="00C005CE" w:rsidRPr="001B19AE" w14:paraId="51CBC1CD" w14:textId="77777777" w:rsidTr="001D0680">
        <w:trPr>
          <w:jc w:val="center"/>
        </w:trPr>
        <w:tc>
          <w:tcPr>
            <w:tcW w:w="1488" w:type="dxa"/>
          </w:tcPr>
          <w:p w14:paraId="1A957A26" w14:textId="77777777" w:rsidR="00C005CE" w:rsidRPr="004F0D20" w:rsidRDefault="00C005CE" w:rsidP="001D0680">
            <w:pPr>
              <w:rPr>
                <w:b/>
              </w:rPr>
            </w:pPr>
            <w:r w:rsidRPr="004F0D20">
              <w:rPr>
                <w:i/>
                <w:lang w:val="en-US"/>
              </w:rPr>
              <w:t>InitProcess</w:t>
            </w:r>
          </w:p>
        </w:tc>
        <w:tc>
          <w:tcPr>
            <w:tcW w:w="3969" w:type="dxa"/>
          </w:tcPr>
          <w:p w14:paraId="737BB3AE" w14:textId="77777777" w:rsidR="00C005CE" w:rsidRPr="004F0D20" w:rsidRDefault="00C005CE" w:rsidP="001D0680">
            <w:pPr>
              <w:rPr>
                <w:b/>
              </w:rPr>
            </w:pPr>
            <w:r>
              <w:t xml:space="preserve">класс, необходимый для инициализации общих переменных во всех процессах. Инициализирует переменную </w:t>
            </w:r>
            <w:r w:rsidRPr="00467B4F">
              <w:t>DOCUMENT</w:t>
            </w:r>
          </w:p>
        </w:tc>
        <w:tc>
          <w:tcPr>
            <w:tcW w:w="3754" w:type="dxa"/>
          </w:tcPr>
          <w:p w14:paraId="6BA91D09" w14:textId="77777777" w:rsidR="00C005CE" w:rsidRPr="009958B9" w:rsidRDefault="00C005CE" w:rsidP="001D0680">
            <w:pPr>
              <w:rPr>
                <w:lang w:val="en-US"/>
              </w:rPr>
            </w:pPr>
            <w:r w:rsidRPr="009958B9">
              <w:rPr>
                <w:b/>
                <w:lang w:val="en-US"/>
              </w:rPr>
              <w:t>v</w:t>
            </w:r>
            <w:r w:rsidRPr="009958B9">
              <w:rPr>
                <w:b/>
              </w:rPr>
              <w:t>ariables</w:t>
            </w:r>
            <w:r w:rsidRPr="009958B9">
              <w:t xml:space="preserve"> – </w:t>
            </w:r>
            <w:r>
              <w:t>Поле класса, инициализируемого списком переменных, устанавливаемых в процессе. Формат</w:t>
            </w:r>
            <w:r w:rsidRPr="009958B9">
              <w:rPr>
                <w:lang w:val="en-US"/>
              </w:rPr>
              <w:t xml:space="preserve"> </w:t>
            </w:r>
            <w:r>
              <w:t>поля</w:t>
            </w:r>
            <w:r w:rsidRPr="009958B9">
              <w:rPr>
                <w:lang w:val="en-US"/>
              </w:rPr>
              <w:t xml:space="preserve">: </w:t>
            </w:r>
            <w:r>
              <w:rPr>
                <w:lang w:val="en-US"/>
              </w:rPr>
              <w:t>var_name1=var_value1; var_name2=var_value2;…; var_nameN=var_valueN;</w:t>
            </w:r>
          </w:p>
        </w:tc>
      </w:tr>
      <w:tr w:rsidR="00C005CE" w:rsidRPr="009958B9" w14:paraId="0CE465CF" w14:textId="77777777" w:rsidTr="001D0680">
        <w:trPr>
          <w:jc w:val="center"/>
        </w:trPr>
        <w:tc>
          <w:tcPr>
            <w:tcW w:w="1488" w:type="dxa"/>
          </w:tcPr>
          <w:p w14:paraId="10D6C618" w14:textId="77777777" w:rsidR="00C005CE" w:rsidRPr="009958B9" w:rsidRDefault="00C005CE" w:rsidP="001D0680">
            <w:pPr>
              <w:rPr>
                <w:i/>
                <w:lang w:val="en-US"/>
              </w:rPr>
            </w:pPr>
            <w:r>
              <w:rPr>
                <w:i/>
                <w:lang w:val="en-US"/>
              </w:rPr>
              <w:t>SetStatus</w:t>
            </w:r>
          </w:p>
        </w:tc>
        <w:tc>
          <w:tcPr>
            <w:tcW w:w="3969" w:type="dxa"/>
          </w:tcPr>
          <w:p w14:paraId="1A7A3A6C" w14:textId="77777777" w:rsidR="00C005CE" w:rsidRPr="009958B9" w:rsidRDefault="00C005CE" w:rsidP="001D0680">
            <w:r>
              <w:t>Класс, устанавливающий статус документа</w:t>
            </w:r>
          </w:p>
        </w:tc>
        <w:tc>
          <w:tcPr>
            <w:tcW w:w="3754" w:type="dxa"/>
          </w:tcPr>
          <w:p w14:paraId="5E200172" w14:textId="77777777" w:rsidR="00C005CE" w:rsidRPr="009958B9" w:rsidRDefault="00C005CE" w:rsidP="001D0680">
            <w:pPr>
              <w:rPr>
                <w:b/>
              </w:rPr>
            </w:pPr>
            <w:r>
              <w:rPr>
                <w:b/>
                <w:lang w:val="en-US"/>
              </w:rPr>
              <w:t xml:space="preserve">status </w:t>
            </w:r>
            <w:r w:rsidRPr="009958B9">
              <w:rPr>
                <w:lang w:val="en-US"/>
              </w:rPr>
              <w:t xml:space="preserve">– </w:t>
            </w:r>
            <w:r w:rsidRPr="009958B9">
              <w:t>Новый статус документа</w:t>
            </w:r>
          </w:p>
        </w:tc>
      </w:tr>
      <w:tr w:rsidR="00C005CE" w:rsidRPr="009958B9" w14:paraId="16439798" w14:textId="77777777" w:rsidTr="001D0680">
        <w:trPr>
          <w:jc w:val="center"/>
        </w:trPr>
        <w:tc>
          <w:tcPr>
            <w:tcW w:w="1488" w:type="dxa"/>
          </w:tcPr>
          <w:p w14:paraId="31225F30" w14:textId="77777777" w:rsidR="00C005CE" w:rsidRPr="009958B9" w:rsidRDefault="00C005CE" w:rsidP="001D0680">
            <w:pPr>
              <w:rPr>
                <w:i/>
                <w:lang w:val="en-US"/>
              </w:rPr>
            </w:pPr>
          </w:p>
        </w:tc>
        <w:tc>
          <w:tcPr>
            <w:tcW w:w="3969" w:type="dxa"/>
          </w:tcPr>
          <w:p w14:paraId="0EAA75A1" w14:textId="77777777" w:rsidR="00C005CE" w:rsidRPr="009958B9" w:rsidRDefault="00C005CE" w:rsidP="001D0680">
            <w:pPr>
              <w:rPr>
                <w:lang w:val="en-US"/>
              </w:rPr>
            </w:pPr>
          </w:p>
        </w:tc>
        <w:tc>
          <w:tcPr>
            <w:tcW w:w="3754" w:type="dxa"/>
          </w:tcPr>
          <w:p w14:paraId="3C6F5603" w14:textId="77777777" w:rsidR="00C005CE" w:rsidRPr="009958B9" w:rsidRDefault="00C005CE" w:rsidP="001D0680">
            <w:pPr>
              <w:rPr>
                <w:b/>
                <w:lang w:val="en-US"/>
              </w:rPr>
            </w:pPr>
          </w:p>
        </w:tc>
      </w:tr>
      <w:tr w:rsidR="00C005CE" w:rsidRPr="009958B9" w14:paraId="7F4CAA5C" w14:textId="77777777" w:rsidTr="001D0680">
        <w:trPr>
          <w:jc w:val="center"/>
        </w:trPr>
        <w:tc>
          <w:tcPr>
            <w:tcW w:w="1488" w:type="dxa"/>
          </w:tcPr>
          <w:p w14:paraId="3A1B6847" w14:textId="77777777" w:rsidR="00C005CE" w:rsidRPr="009958B9" w:rsidRDefault="00C005CE" w:rsidP="001D0680">
            <w:pPr>
              <w:rPr>
                <w:i/>
                <w:lang w:val="en-US"/>
              </w:rPr>
            </w:pPr>
          </w:p>
        </w:tc>
        <w:tc>
          <w:tcPr>
            <w:tcW w:w="3969" w:type="dxa"/>
          </w:tcPr>
          <w:p w14:paraId="487C3F43" w14:textId="77777777" w:rsidR="00C005CE" w:rsidRPr="009958B9" w:rsidRDefault="00C005CE" w:rsidP="001D0680">
            <w:pPr>
              <w:rPr>
                <w:lang w:val="en-US"/>
              </w:rPr>
            </w:pPr>
          </w:p>
        </w:tc>
        <w:tc>
          <w:tcPr>
            <w:tcW w:w="3754" w:type="dxa"/>
          </w:tcPr>
          <w:p w14:paraId="6193D484" w14:textId="77777777" w:rsidR="00C005CE" w:rsidRPr="009958B9" w:rsidRDefault="00C005CE" w:rsidP="001D0680">
            <w:pPr>
              <w:rPr>
                <w:b/>
                <w:lang w:val="en-US"/>
              </w:rPr>
            </w:pPr>
          </w:p>
        </w:tc>
      </w:tr>
    </w:tbl>
    <w:p w14:paraId="3B308688" w14:textId="77777777" w:rsidR="00C005CE" w:rsidRPr="009958B9" w:rsidRDefault="00C005CE" w:rsidP="001D0680">
      <w:pPr>
        <w:ind w:left="360"/>
        <w:rPr>
          <w:lang w:val="en-US"/>
        </w:rPr>
      </w:pPr>
    </w:p>
    <w:p w14:paraId="4FA5D3AA" w14:textId="77777777" w:rsidR="00C005CE" w:rsidRDefault="00C005CE" w:rsidP="00860514">
      <w:pPr>
        <w:pStyle w:val="30"/>
      </w:pPr>
      <w:bookmarkStart w:id="131" w:name="_Toc383285398"/>
      <w:r>
        <w:t xml:space="preserve">Этапы интеграции движка </w:t>
      </w:r>
      <w:r>
        <w:rPr>
          <w:lang w:val="en-US"/>
        </w:rPr>
        <w:t>Activiti</w:t>
      </w:r>
      <w:r w:rsidRPr="00777CD1">
        <w:t xml:space="preserve"> </w:t>
      </w:r>
      <w:r>
        <w:t xml:space="preserve">в платформу </w:t>
      </w:r>
      <w:r>
        <w:rPr>
          <w:lang w:val="en-US"/>
        </w:rPr>
        <w:t>CM</w:t>
      </w:r>
      <w:r w:rsidRPr="00777CD1">
        <w:t>4.5</w:t>
      </w:r>
      <w:bookmarkEnd w:id="131"/>
    </w:p>
    <w:p w14:paraId="27B60CCE" w14:textId="77777777" w:rsidR="00C005CE" w:rsidRDefault="00C005CE" w:rsidP="00860514">
      <w:pPr>
        <w:pStyle w:val="4"/>
        <w:rPr>
          <w:rStyle w:val="31"/>
        </w:rPr>
      </w:pPr>
      <w:bookmarkStart w:id="132" w:name="_Toc383285399"/>
      <w:r w:rsidRPr="00777CD1">
        <w:rPr>
          <w:rStyle w:val="31"/>
        </w:rPr>
        <w:t>Этап 1. Глубокое изучения движка</w:t>
      </w:r>
      <w:bookmarkEnd w:id="132"/>
    </w:p>
    <w:p w14:paraId="0E1611D5" w14:textId="77777777" w:rsidR="00C005CE" w:rsidRDefault="00C005CE" w:rsidP="001D0680">
      <w:r w:rsidRPr="00777CD1">
        <w:t>На данном этапе</w:t>
      </w:r>
      <w:r>
        <w:t xml:space="preserve"> необходимо произвести глубокое изучение движка, интеграцию его в платформу </w:t>
      </w:r>
      <w:r>
        <w:rPr>
          <w:lang w:val="en-US"/>
        </w:rPr>
        <w:t>CM</w:t>
      </w:r>
      <w:r>
        <w:t>4.5</w:t>
      </w:r>
      <w:r w:rsidRPr="00777CD1">
        <w:t xml:space="preserve">, написание внутреннего </w:t>
      </w:r>
      <w:r w:rsidRPr="00777CD1">
        <w:rPr>
          <w:lang w:val="en-US"/>
        </w:rPr>
        <w:t>API</w:t>
      </w:r>
      <w:r w:rsidRPr="00777CD1">
        <w:t xml:space="preserve"> и</w:t>
      </w:r>
      <w:r>
        <w:t xml:space="preserve"> тестовых процессов. На данном этапе необходимо провести функциональные и нагрузочные испытания, выявить слабые стороны и пути их обхода или исправления. </w:t>
      </w:r>
    </w:p>
    <w:p w14:paraId="7FB6C76E" w14:textId="77777777" w:rsidR="00C005CE" w:rsidRDefault="00C005CE" w:rsidP="001D0680">
      <w:r>
        <w:t>При встраивани</w:t>
      </w:r>
      <w:r w:rsidR="002E27FE">
        <w:t>и</w:t>
      </w:r>
      <w:r>
        <w:t xml:space="preserve"> движка необходимо максимально облегчить работу с ним для </w:t>
      </w:r>
      <w:r w:rsidR="002E27FE">
        <w:t xml:space="preserve">его </w:t>
      </w:r>
      <w:r>
        <w:t>пользователей – разработчиков процессов. Для этого всю рутинную работу желательно вынести за пределы шаблона процесса, а так же при возможности обеспечить возможность взаимодействия с остальными сервисами платформы на понятном, лаконичном языке формул и выражений, работа с которыми не требует квалификации программиста.</w:t>
      </w:r>
    </w:p>
    <w:p w14:paraId="220DC9DD" w14:textId="77777777" w:rsidR="00C005CE" w:rsidRPr="002171C4" w:rsidRDefault="00C005CE" w:rsidP="001D0680">
      <w:r>
        <w:t xml:space="preserve">Перечень наиболее предпочтительных функций окружения движка </w:t>
      </w:r>
      <w:r>
        <w:rPr>
          <w:lang w:val="en-US"/>
        </w:rPr>
        <w:t>Activity</w:t>
      </w:r>
      <w:r w:rsidRPr="002171C4">
        <w:t xml:space="preserve"> </w:t>
      </w:r>
      <w:r>
        <w:t>в платформе:</w:t>
      </w:r>
    </w:p>
    <w:p w14:paraId="0605E35A" w14:textId="77777777" w:rsidR="00C005CE" w:rsidRDefault="00C005CE" w:rsidP="0030006A">
      <w:pPr>
        <w:pStyle w:val="afa"/>
        <w:numPr>
          <w:ilvl w:val="0"/>
          <w:numId w:val="44"/>
        </w:numPr>
        <w:spacing w:after="200" w:line="276" w:lineRule="auto"/>
        <w:contextualSpacing/>
      </w:pPr>
      <w:r>
        <w:t xml:space="preserve">При запуске процесса инициализировать переменную DOMAIN_OBJECT по идентификатору, который передается в функцию запуска процесса. Объект, на который ссылается переменная </w:t>
      </w:r>
      <w:r>
        <w:rPr>
          <w:lang w:val="en-US"/>
        </w:rPr>
        <w:t>DOMAIN</w:t>
      </w:r>
      <w:r w:rsidRPr="00B82233">
        <w:t>_</w:t>
      </w:r>
      <w:r>
        <w:rPr>
          <w:lang w:val="en-US"/>
        </w:rPr>
        <w:t>OBJECT</w:t>
      </w:r>
      <w:r w:rsidRPr="00B82233">
        <w:t xml:space="preserve"> </w:t>
      </w:r>
      <w:r>
        <w:t>позволяет получать атрибуты доменного объекта и менять их.</w:t>
      </w:r>
    </w:p>
    <w:p w14:paraId="2AEFB2C9" w14:textId="77777777" w:rsidR="00C005CE" w:rsidRDefault="00C005CE" w:rsidP="0030006A">
      <w:pPr>
        <w:pStyle w:val="afa"/>
        <w:numPr>
          <w:ilvl w:val="0"/>
          <w:numId w:val="44"/>
        </w:numPr>
        <w:spacing w:after="200" w:line="276" w:lineRule="auto"/>
        <w:contextualSpacing/>
      </w:pPr>
      <w:r>
        <w:lastRenderedPageBreak/>
        <w:t xml:space="preserve">В выражениях желательно использовать упрощенный синтаксис обращения к доменному объекту. Например, чтобы получить наименование вместо </w:t>
      </w:r>
      <w:r>
        <w:rPr>
          <w:lang w:val="en-US"/>
        </w:rPr>
        <w:t>DOMAIN</w:t>
      </w:r>
      <w:r w:rsidRPr="00B82233">
        <w:t>_</w:t>
      </w:r>
      <w:r>
        <w:rPr>
          <w:lang w:val="en-US"/>
        </w:rPr>
        <w:t>OBJECT</w:t>
      </w:r>
      <w:r w:rsidRPr="00B82233">
        <w:t>.</w:t>
      </w:r>
      <w:r>
        <w:rPr>
          <w:lang w:val="en-US"/>
        </w:rPr>
        <w:t>getAttribute</w:t>
      </w:r>
      <w:r w:rsidRPr="00B82233">
        <w:t>(“</w:t>
      </w:r>
      <w:r>
        <w:rPr>
          <w:lang w:val="en-US"/>
        </w:rPr>
        <w:t>name</w:t>
      </w:r>
      <w:r w:rsidRPr="00B82233">
        <w:t>”)</w:t>
      </w:r>
      <w:r>
        <w:t xml:space="preserve">, желательно использовать выражение </w:t>
      </w:r>
      <w:r>
        <w:rPr>
          <w:lang w:val="en-US"/>
        </w:rPr>
        <w:t>DOMAIN</w:t>
      </w:r>
      <w:r w:rsidRPr="00B82233">
        <w:t>_</w:t>
      </w:r>
      <w:r>
        <w:rPr>
          <w:lang w:val="en-US"/>
        </w:rPr>
        <w:t>OBJECT</w:t>
      </w:r>
      <w:r w:rsidRPr="00B82233">
        <w:t>.</w:t>
      </w:r>
      <w:r>
        <w:rPr>
          <w:lang w:val="en-US"/>
        </w:rPr>
        <w:t>name</w:t>
      </w:r>
      <w:r w:rsidRPr="00B82233">
        <w:t xml:space="preserve">. </w:t>
      </w:r>
      <w:r>
        <w:t xml:space="preserve">Для реализации данного функционала изучить возможности интеграции в </w:t>
      </w:r>
      <w:r>
        <w:rPr>
          <w:lang w:val="en-US"/>
        </w:rPr>
        <w:t>Activiti</w:t>
      </w:r>
      <w:r w:rsidRPr="00B82233">
        <w:t xml:space="preserve"> </w:t>
      </w:r>
      <w:r>
        <w:t xml:space="preserve">спринг библиотеки </w:t>
      </w:r>
      <w:r>
        <w:rPr>
          <w:lang w:val="en-US"/>
        </w:rPr>
        <w:t>SpEL</w:t>
      </w:r>
      <w:r>
        <w:t>.</w:t>
      </w:r>
    </w:p>
    <w:p w14:paraId="48AAA09C" w14:textId="77777777" w:rsidR="00C005CE" w:rsidRDefault="00C005CE" w:rsidP="00860514">
      <w:pPr>
        <w:pStyle w:val="4"/>
      </w:pPr>
      <w:bookmarkStart w:id="133" w:name="_Toc383285400"/>
      <w:r>
        <w:t>Этап 2. Доводка движка до стадии полноценного инструмента.</w:t>
      </w:r>
      <w:bookmarkEnd w:id="133"/>
    </w:p>
    <w:p w14:paraId="54E06779" w14:textId="77777777" w:rsidR="00C005CE" w:rsidRDefault="00C005CE" w:rsidP="001D0680">
      <w:pPr>
        <w:rPr>
          <w:lang w:val="en-US"/>
        </w:rPr>
      </w:pPr>
      <w:r>
        <w:t xml:space="preserve">На данном этапе необходимо исправить все ошибки интеграции, доработать </w:t>
      </w:r>
      <w:r w:rsidRPr="00777CD1">
        <w:t>при необходимости API</w:t>
      </w:r>
      <w:r>
        <w:t xml:space="preserve"> и обертку жвижка внутри платформы, доработать обертку для более удобного и понятного использования, при возникновение проблем с производительностью найти пути по решению и исправить данную проблему. Задокументировать итоговый вариант.</w:t>
      </w:r>
    </w:p>
    <w:p w14:paraId="3FEE6EE3" w14:textId="77777777" w:rsidR="00C005CE" w:rsidRDefault="00C005CE" w:rsidP="00860514">
      <w:pPr>
        <w:pStyle w:val="30"/>
        <w:rPr>
          <w:lang w:val="en-US"/>
        </w:rPr>
      </w:pPr>
      <w:bookmarkStart w:id="134" w:name="_Toc383285401"/>
      <w:r>
        <w:t xml:space="preserve">Вопросы, по использованию </w:t>
      </w:r>
      <w:r>
        <w:rPr>
          <w:lang w:val="en-US"/>
        </w:rPr>
        <w:t>Activiti</w:t>
      </w:r>
      <w:bookmarkEnd w:id="134"/>
    </w:p>
    <w:tbl>
      <w:tblPr>
        <w:tblStyle w:val="a7"/>
        <w:tblW w:w="0" w:type="auto"/>
        <w:tblLook w:val="04A0" w:firstRow="1" w:lastRow="0" w:firstColumn="1" w:lastColumn="0" w:noHBand="0" w:noVBand="1"/>
      </w:tblPr>
      <w:tblGrid>
        <w:gridCol w:w="3189"/>
        <w:gridCol w:w="3190"/>
        <w:gridCol w:w="3191"/>
      </w:tblGrid>
      <w:tr w:rsidR="00C005CE" w:rsidRPr="00823B6C" w14:paraId="68AD2B18" w14:textId="77777777" w:rsidTr="001D0680">
        <w:tc>
          <w:tcPr>
            <w:tcW w:w="3190" w:type="dxa"/>
            <w:shd w:val="clear" w:color="auto" w:fill="D9D9D9" w:themeFill="background1" w:themeFillShade="D9"/>
          </w:tcPr>
          <w:p w14:paraId="3920E3D1" w14:textId="77777777" w:rsidR="00C005CE" w:rsidRPr="00823B6C" w:rsidRDefault="00C005CE" w:rsidP="001D0680">
            <w:pPr>
              <w:jc w:val="center"/>
              <w:rPr>
                <w:b/>
              </w:rPr>
            </w:pPr>
            <w:r w:rsidRPr="00823B6C">
              <w:rPr>
                <w:b/>
              </w:rPr>
              <w:t>Вопрос</w:t>
            </w:r>
          </w:p>
        </w:tc>
        <w:tc>
          <w:tcPr>
            <w:tcW w:w="3190" w:type="dxa"/>
            <w:shd w:val="clear" w:color="auto" w:fill="D9D9D9" w:themeFill="background1" w:themeFillShade="D9"/>
          </w:tcPr>
          <w:p w14:paraId="3DD08B3D" w14:textId="77777777" w:rsidR="00C005CE" w:rsidRPr="00823B6C" w:rsidRDefault="00C005CE" w:rsidP="001D0680">
            <w:pPr>
              <w:jc w:val="center"/>
              <w:rPr>
                <w:b/>
              </w:rPr>
            </w:pPr>
            <w:r w:rsidRPr="00823B6C">
              <w:rPr>
                <w:b/>
              </w:rPr>
              <w:t>Предположительный ответ</w:t>
            </w:r>
          </w:p>
        </w:tc>
        <w:tc>
          <w:tcPr>
            <w:tcW w:w="3191" w:type="dxa"/>
            <w:shd w:val="clear" w:color="auto" w:fill="D9D9D9" w:themeFill="background1" w:themeFillShade="D9"/>
          </w:tcPr>
          <w:p w14:paraId="047A737D" w14:textId="77777777" w:rsidR="00C005CE" w:rsidRPr="00823B6C" w:rsidRDefault="00C005CE" w:rsidP="001D0680">
            <w:pPr>
              <w:jc w:val="center"/>
              <w:rPr>
                <w:b/>
              </w:rPr>
            </w:pPr>
            <w:r w:rsidRPr="00823B6C">
              <w:rPr>
                <w:b/>
              </w:rPr>
              <w:t>Окончательный ответ</w:t>
            </w:r>
          </w:p>
        </w:tc>
      </w:tr>
      <w:tr w:rsidR="00C005CE" w:rsidRPr="009F18FD" w14:paraId="01D27CE5" w14:textId="77777777" w:rsidTr="001D0680">
        <w:tc>
          <w:tcPr>
            <w:tcW w:w="3190" w:type="dxa"/>
          </w:tcPr>
          <w:p w14:paraId="565B29C2" w14:textId="77777777" w:rsidR="00C005CE" w:rsidRPr="009F18FD" w:rsidRDefault="00C005CE" w:rsidP="001D0680">
            <w:r>
              <w:t>Есть ли необходимость создания доменного объекта задача</w:t>
            </w:r>
          </w:p>
        </w:tc>
        <w:tc>
          <w:tcPr>
            <w:tcW w:w="3190" w:type="dxa"/>
          </w:tcPr>
          <w:p w14:paraId="025DE2DA" w14:textId="77777777" w:rsidR="00C005CE" w:rsidRPr="009F18FD" w:rsidRDefault="00C005CE" w:rsidP="001D0680">
            <w:r>
              <w:t>Да, необходимость есть. Наличие такого объекта позволит стандартными способами вести историю, настраивать коллекции, назначать права, создавать карточки в интерфейсе.</w:t>
            </w:r>
          </w:p>
        </w:tc>
        <w:tc>
          <w:tcPr>
            <w:tcW w:w="3191" w:type="dxa"/>
          </w:tcPr>
          <w:p w14:paraId="66D483D5" w14:textId="77777777" w:rsidR="00C005CE" w:rsidRPr="009F18FD" w:rsidRDefault="00C005CE" w:rsidP="001D0680">
            <w:r>
              <w:t>Да</w:t>
            </w:r>
          </w:p>
        </w:tc>
      </w:tr>
      <w:tr w:rsidR="00C005CE" w:rsidRPr="009F18FD" w14:paraId="651165D6" w14:textId="77777777" w:rsidTr="001D0680">
        <w:tc>
          <w:tcPr>
            <w:tcW w:w="3190" w:type="dxa"/>
          </w:tcPr>
          <w:p w14:paraId="030E00A3" w14:textId="77777777" w:rsidR="00C005CE" w:rsidRPr="009F18FD" w:rsidRDefault="00C005CE" w:rsidP="001D0680">
            <w:r>
              <w:t>Есть ли необходимость создания доменного объекта задача для каждого типа задачи</w:t>
            </w:r>
          </w:p>
        </w:tc>
        <w:tc>
          <w:tcPr>
            <w:tcW w:w="3190" w:type="dxa"/>
          </w:tcPr>
          <w:p w14:paraId="4B3B1D78" w14:textId="77777777" w:rsidR="00C005CE" w:rsidRPr="00A312C9" w:rsidRDefault="00C005CE" w:rsidP="001D0680">
            <w:r>
              <w:t xml:space="preserve">Нет. Набор полей в карточке задачи фиксирован и фиксация в документации имен полей задачи движка и соответствующих им имен полей в доменном объекте позволит формировать практические любые интерфейсы в </w:t>
            </w:r>
            <w:r>
              <w:rPr>
                <w:lang w:val="en-US"/>
              </w:rPr>
              <w:t>GUI</w:t>
            </w:r>
            <w:r>
              <w:t>.</w:t>
            </w:r>
          </w:p>
        </w:tc>
        <w:tc>
          <w:tcPr>
            <w:tcW w:w="3191" w:type="dxa"/>
          </w:tcPr>
          <w:p w14:paraId="35E67488" w14:textId="77777777" w:rsidR="00C005CE" w:rsidRPr="00CC38CD" w:rsidRDefault="00C005CE" w:rsidP="001D0680">
            <w:r w:rsidRPr="00DF20E2">
              <w:rPr>
                <w:lang w:val="en-US"/>
              </w:rPr>
              <w:t>Нет</w:t>
            </w:r>
            <w:r>
              <w:t>.</w:t>
            </w:r>
          </w:p>
        </w:tc>
      </w:tr>
      <w:tr w:rsidR="00C005CE" w:rsidRPr="009F18FD" w14:paraId="404B5FA5" w14:textId="77777777" w:rsidTr="001D0680">
        <w:tc>
          <w:tcPr>
            <w:tcW w:w="3190" w:type="dxa"/>
          </w:tcPr>
          <w:p w14:paraId="677CBA2D" w14:textId="77777777" w:rsidR="00C005CE" w:rsidRPr="009F18FD" w:rsidRDefault="00C005CE" w:rsidP="001D0680">
            <w:r>
              <w:t>Каким образом на интерфейсе карточки задачи или карточки документа отображается список доступных для данной задачи (задачи по данному документу) действий и каким образом в процесс передается результат этого действия.</w:t>
            </w:r>
          </w:p>
        </w:tc>
        <w:tc>
          <w:tcPr>
            <w:tcW w:w="3190" w:type="dxa"/>
          </w:tcPr>
          <w:p w14:paraId="36FF3EB8" w14:textId="77777777" w:rsidR="00C005CE" w:rsidRDefault="00C005CE" w:rsidP="001D0680">
            <w:r>
              <w:t xml:space="preserve">Вариант 1. В объекта задача движка фиксируется имя поля, в котором через запятую перечисляются возможные действия для данной задачи. В интерфейсе данное поле зачитывается и формируются элементы управления в виде кнопок или выпадающего списка с вариантами действий. При выборе одного из действий имя этого действия сохраняется в другое предопределенное поле </w:t>
            </w:r>
            <w:r>
              <w:lastRenderedPageBreak/>
              <w:t xml:space="preserve">задачи движка </w:t>
            </w:r>
            <w:r>
              <w:rPr>
                <w:lang w:val="en-US"/>
              </w:rPr>
              <w:t>Activiti</w:t>
            </w:r>
            <w:r>
              <w:t>. Далее это поле анализируется в процессе.</w:t>
            </w:r>
          </w:p>
          <w:p w14:paraId="7915E1AC" w14:textId="77777777" w:rsidR="00C005CE" w:rsidRDefault="00C005CE" w:rsidP="001D0680">
            <w:r>
              <w:t xml:space="preserve">Вариант 2. На уровне конфигурации </w:t>
            </w:r>
            <w:r>
              <w:rPr>
                <w:lang w:val="en-US"/>
              </w:rPr>
              <w:t>GUI</w:t>
            </w:r>
            <w:r w:rsidRPr="004811FF">
              <w:t xml:space="preserve"> </w:t>
            </w:r>
            <w:r>
              <w:t>к карточке задачи привязываются действия (</w:t>
            </w:r>
            <w:r>
              <w:rPr>
                <w:lang w:val="en-US"/>
              </w:rPr>
              <w:t>Action</w:t>
            </w:r>
            <w:r>
              <w:t xml:space="preserve">). Состав этих действий зависит от значения определенных полей доменного объекта задача и его статуса.  При выборе одного из действий имя этого действия сохраняется в предопределенное поле задачи движка </w:t>
            </w:r>
            <w:r>
              <w:rPr>
                <w:lang w:val="en-US"/>
              </w:rPr>
              <w:t>Activiti</w:t>
            </w:r>
            <w:r>
              <w:t>. Далее это поле анализируется в процессе.</w:t>
            </w:r>
          </w:p>
          <w:p w14:paraId="577F729A" w14:textId="77777777" w:rsidR="00C005CE" w:rsidRPr="004811FF" w:rsidRDefault="00C005CE" w:rsidP="001D0680">
            <w:r>
              <w:t>Вариант 3. К процессу так или иначе привязан дленный объект (например объект рассмотрение). При формирование списка задач основным идентификатором является идентификатор доменного объекта. Действия привязываются на уровне конфигурации к данному доменному объекту. При выполнение тех или иных действий меняется поля данного доменного объекта, и затем эти поля анализируются в процессе. При этом в настройке действий их доступность определяется статусом доменного объекта.</w:t>
            </w:r>
          </w:p>
        </w:tc>
        <w:tc>
          <w:tcPr>
            <w:tcW w:w="3191" w:type="dxa"/>
          </w:tcPr>
          <w:p w14:paraId="4F5C662C" w14:textId="77777777" w:rsidR="00C005CE" w:rsidRDefault="00C005CE" w:rsidP="001D0680">
            <w:r>
              <w:lastRenderedPageBreak/>
              <w:t xml:space="preserve">Выбираем вариант 1 с небольшими дополнениями. Список действий это не произвольный набор строк, а перечисление через запятую имена действий в конфигурации </w:t>
            </w:r>
            <w:r>
              <w:rPr>
                <w:lang w:val="en-US"/>
              </w:rPr>
              <w:t>Actions</w:t>
            </w:r>
            <w:r>
              <w:t>. Фиксируется 3 поля:</w:t>
            </w:r>
          </w:p>
          <w:p w14:paraId="26C872DD" w14:textId="77777777" w:rsidR="00C005CE" w:rsidRPr="00CC38CD" w:rsidRDefault="00C005CE" w:rsidP="001D0680">
            <w:r w:rsidRPr="00CC38CD">
              <w:t>ATTACHMENT_ID – идентификатор</w:t>
            </w:r>
            <w:r>
              <w:t xml:space="preserve"> прикрепленного к процессу основного доменного обьекта</w:t>
            </w:r>
          </w:p>
          <w:p w14:paraId="72EB49B2" w14:textId="77777777" w:rsidR="00C005CE" w:rsidRPr="00CC38CD" w:rsidRDefault="00C005CE" w:rsidP="001D0680">
            <w:r>
              <w:rPr>
                <w:lang w:val="en-US"/>
              </w:rPr>
              <w:t>ACTIONS</w:t>
            </w:r>
            <w:r>
              <w:t xml:space="preserve"> – список имен действий</w:t>
            </w:r>
          </w:p>
          <w:p w14:paraId="47772175" w14:textId="77777777" w:rsidR="00C005CE" w:rsidRPr="00CC38CD" w:rsidRDefault="00C005CE" w:rsidP="001D0680">
            <w:r>
              <w:rPr>
                <w:lang w:val="en-US"/>
              </w:rPr>
              <w:lastRenderedPageBreak/>
              <w:t>TASK</w:t>
            </w:r>
            <w:r w:rsidRPr="00CC38CD">
              <w:t>_</w:t>
            </w:r>
            <w:r>
              <w:rPr>
                <w:lang w:val="en-US"/>
              </w:rPr>
              <w:t>RESULT</w:t>
            </w:r>
            <w:r>
              <w:t xml:space="preserve"> – выбранное пользователем действие</w:t>
            </w:r>
          </w:p>
        </w:tc>
      </w:tr>
      <w:tr w:rsidR="00C005CE" w:rsidRPr="009F18FD" w14:paraId="62BCEB04" w14:textId="77777777" w:rsidTr="001D0680">
        <w:tc>
          <w:tcPr>
            <w:tcW w:w="3190" w:type="dxa"/>
          </w:tcPr>
          <w:p w14:paraId="26A10420" w14:textId="77777777" w:rsidR="00C005CE" w:rsidRPr="009F18FD" w:rsidRDefault="00C005CE" w:rsidP="001D0680">
            <w:r>
              <w:lastRenderedPageBreak/>
              <w:t>Каким образом на карточке задачи формируется список присоединенных к процессу документов или как карточка документа определяет список задач по этому документу</w:t>
            </w:r>
          </w:p>
        </w:tc>
        <w:tc>
          <w:tcPr>
            <w:tcW w:w="3190" w:type="dxa"/>
          </w:tcPr>
          <w:p w14:paraId="0A280889" w14:textId="77777777" w:rsidR="00C005CE" w:rsidRPr="00F6455E" w:rsidRDefault="00C005CE" w:rsidP="001D0680">
            <w:r>
              <w:t xml:space="preserve">Вариант 1. В объекте задача движка </w:t>
            </w:r>
            <w:r>
              <w:rPr>
                <w:lang w:val="en-US"/>
              </w:rPr>
              <w:t>Activiti</w:t>
            </w:r>
            <w:r w:rsidRPr="00F6455E">
              <w:t xml:space="preserve"> </w:t>
            </w:r>
            <w:r>
              <w:t xml:space="preserve">формируется поле с предопределенным названием, содержащее идентификатор основного документа привязанного к процессу. Это может быть идентификатор входящего документа или идентификатор карточки </w:t>
            </w:r>
            <w:r>
              <w:lastRenderedPageBreak/>
              <w:t>рассмотрения.</w:t>
            </w:r>
          </w:p>
        </w:tc>
        <w:tc>
          <w:tcPr>
            <w:tcW w:w="3191" w:type="dxa"/>
          </w:tcPr>
          <w:p w14:paraId="3CDC1921" w14:textId="77777777" w:rsidR="00C005CE" w:rsidRPr="009F18FD" w:rsidRDefault="00C005CE" w:rsidP="001D0680">
            <w:r>
              <w:lastRenderedPageBreak/>
              <w:t xml:space="preserve">Да. Поле называется </w:t>
            </w:r>
            <w:r w:rsidRPr="00CC38CD">
              <w:t>ATTACHMENT_ID</w:t>
            </w:r>
            <w:r>
              <w:t xml:space="preserve">. </w:t>
            </w:r>
          </w:p>
        </w:tc>
      </w:tr>
    </w:tbl>
    <w:p w14:paraId="0490E51A" w14:textId="77777777" w:rsidR="00C005CE" w:rsidRPr="009F18FD" w:rsidRDefault="00C005CE" w:rsidP="001D0680"/>
    <w:p w14:paraId="45B1D875" w14:textId="77777777" w:rsidR="00C005CE" w:rsidRPr="00901D94" w:rsidRDefault="00C005CE" w:rsidP="00860514">
      <w:pPr>
        <w:pStyle w:val="30"/>
      </w:pPr>
      <w:bookmarkStart w:id="135" w:name="_Toc383285402"/>
      <w:r w:rsidRPr="00901D94">
        <w:t>Описание интеграции Activiti в ядро.</w:t>
      </w:r>
      <w:bookmarkEnd w:id="135"/>
    </w:p>
    <w:p w14:paraId="52C9DB51" w14:textId="77777777" w:rsidR="00C005CE" w:rsidRDefault="00C005CE" w:rsidP="001D0680">
      <w:r>
        <w:t>Активити интегрировано в ядро как набор спринговых бинов. Необходимые таблицы в базе данных создаются автоматически при страте сервера приложений.</w:t>
      </w:r>
    </w:p>
    <w:p w14:paraId="24EF91F6" w14:textId="77777777" w:rsidR="00C005CE" w:rsidRPr="00ED3B8A" w:rsidRDefault="00C005CE" w:rsidP="001D0680">
      <w:r>
        <w:t xml:space="preserve">Для взаимодействия с </w:t>
      </w:r>
      <w:r>
        <w:rPr>
          <w:lang w:val="en-US"/>
        </w:rPr>
        <w:t>activity</w:t>
      </w:r>
      <w:r w:rsidRPr="00ED3B8A">
        <w:t xml:space="preserve"> </w:t>
      </w:r>
      <w:r>
        <w:t xml:space="preserve">создан </w:t>
      </w:r>
      <w:r>
        <w:rPr>
          <w:lang w:val="en-US"/>
        </w:rPr>
        <w:t>EJB</w:t>
      </w:r>
      <w:r>
        <w:t xml:space="preserve"> - </w:t>
      </w:r>
      <w:r w:rsidRPr="00ED3B8A">
        <w:t>ru.intertrust.cm.core.business.api</w:t>
      </w:r>
      <w:r>
        <w:t>.</w:t>
      </w:r>
      <w:r w:rsidRPr="00ED3B8A">
        <w:t>ProcessService</w:t>
      </w:r>
      <w:r>
        <w:t>. Ниже следует описание методов интерфейса:</w:t>
      </w:r>
    </w:p>
    <w:tbl>
      <w:tblPr>
        <w:tblW w:w="5000" w:type="pct"/>
        <w:tblCellSpacing w:w="0" w:type="dxa"/>
        <w:tblBorders>
          <w:bottom w:val="single" w:sz="6" w:space="0" w:color="9EADC0"/>
        </w:tblBorders>
        <w:tblCellMar>
          <w:left w:w="0" w:type="dxa"/>
          <w:right w:w="0" w:type="dxa"/>
        </w:tblCellMar>
        <w:tblLook w:val="04A0" w:firstRow="1" w:lastRow="0" w:firstColumn="1" w:lastColumn="0" w:noHBand="0" w:noVBand="1"/>
      </w:tblPr>
      <w:tblGrid>
        <w:gridCol w:w="3190"/>
        <w:gridCol w:w="6344"/>
      </w:tblGrid>
      <w:tr w:rsidR="00C005CE" w:rsidRPr="00ED3B8A" w14:paraId="681B51F4" w14:textId="77777777" w:rsidTr="001D0680">
        <w:trPr>
          <w:tblCellSpacing w:w="0" w:type="dxa"/>
        </w:trPr>
        <w:tc>
          <w:tcPr>
            <w:tcW w:w="0" w:type="auto"/>
            <w:gridSpan w:val="2"/>
            <w:tcBorders>
              <w:top w:val="nil"/>
              <w:left w:val="nil"/>
              <w:bottom w:val="nil"/>
              <w:right w:val="nil"/>
            </w:tcBorders>
            <w:shd w:val="clear" w:color="auto" w:fill="DEE3E9"/>
            <w:noWrap/>
            <w:tcMar>
              <w:top w:w="45" w:type="dxa"/>
              <w:left w:w="105" w:type="dxa"/>
              <w:bottom w:w="45" w:type="dxa"/>
              <w:right w:w="300" w:type="dxa"/>
            </w:tcMar>
            <w:vAlign w:val="center"/>
            <w:hideMark/>
          </w:tcPr>
          <w:p w14:paraId="15BF548D" w14:textId="77777777" w:rsidR="00C005CE" w:rsidRPr="00ED3B8A" w:rsidRDefault="00C005CE" w:rsidP="001D0680">
            <w:pPr>
              <w:spacing w:after="0"/>
              <w:rPr>
                <w:rFonts w:ascii="Arial" w:hAnsi="Arial" w:cs="Arial"/>
                <w:b/>
                <w:bCs/>
                <w:color w:val="FFFFFF"/>
                <w:sz w:val="18"/>
                <w:szCs w:val="18"/>
              </w:rPr>
            </w:pPr>
            <w:r w:rsidRPr="00ED3B8A">
              <w:rPr>
                <w:rFonts w:ascii="Arial" w:hAnsi="Arial" w:cs="Arial"/>
                <w:b/>
                <w:bCs/>
                <w:color w:val="FFFFFF"/>
                <w:sz w:val="18"/>
                <w:szCs w:val="18"/>
              </w:rPr>
              <w:t xml:space="preserve">Methods </w:t>
            </w:r>
          </w:p>
        </w:tc>
      </w:tr>
      <w:tr w:rsidR="00C005CE" w:rsidRPr="00ED3B8A" w14:paraId="12B69CED" w14:textId="77777777" w:rsidTr="001D0680">
        <w:trPr>
          <w:tblCellSpacing w:w="0" w:type="dxa"/>
        </w:trPr>
        <w:tc>
          <w:tcPr>
            <w:tcW w:w="1250" w:type="pct"/>
            <w:tcBorders>
              <w:top w:val="single" w:sz="6" w:space="0" w:color="9EADC0"/>
              <w:left w:val="single" w:sz="6" w:space="0" w:color="9EADC0"/>
              <w:bottom w:val="single" w:sz="6" w:space="0" w:color="9EADC0"/>
            </w:tcBorders>
            <w:shd w:val="clear" w:color="auto" w:fill="DEE3E9"/>
            <w:noWrap/>
            <w:tcMar>
              <w:top w:w="45" w:type="dxa"/>
              <w:left w:w="105" w:type="dxa"/>
              <w:bottom w:w="45" w:type="dxa"/>
              <w:right w:w="300" w:type="dxa"/>
            </w:tcMar>
            <w:hideMark/>
          </w:tcPr>
          <w:p w14:paraId="7B23E856" w14:textId="77777777" w:rsidR="00C005CE" w:rsidRPr="00ED3B8A" w:rsidRDefault="00C005CE" w:rsidP="001D0680">
            <w:pPr>
              <w:spacing w:after="0"/>
              <w:rPr>
                <w:rFonts w:ascii="Arial" w:hAnsi="Arial" w:cs="Arial"/>
                <w:b/>
                <w:bCs/>
                <w:color w:val="353833"/>
                <w:sz w:val="18"/>
                <w:szCs w:val="18"/>
              </w:rPr>
            </w:pPr>
            <w:r w:rsidRPr="00ED3B8A">
              <w:rPr>
                <w:rFonts w:ascii="Arial" w:hAnsi="Arial" w:cs="Arial"/>
                <w:b/>
                <w:bCs/>
                <w:color w:val="353833"/>
                <w:sz w:val="18"/>
                <w:szCs w:val="18"/>
              </w:rPr>
              <w:t>Modifier and Type</w:t>
            </w:r>
          </w:p>
        </w:tc>
        <w:tc>
          <w:tcPr>
            <w:tcW w:w="0" w:type="auto"/>
            <w:tcBorders>
              <w:top w:val="single" w:sz="6" w:space="0" w:color="9EADC0"/>
              <w:bottom w:val="single" w:sz="6" w:space="0" w:color="9EADC0"/>
              <w:right w:val="single" w:sz="6" w:space="0" w:color="9EADC0"/>
            </w:tcBorders>
            <w:shd w:val="clear" w:color="auto" w:fill="DEE3E9"/>
            <w:tcMar>
              <w:top w:w="45" w:type="dxa"/>
              <w:left w:w="105" w:type="dxa"/>
              <w:bottom w:w="45" w:type="dxa"/>
              <w:right w:w="45" w:type="dxa"/>
            </w:tcMar>
            <w:hideMark/>
          </w:tcPr>
          <w:p w14:paraId="2B951E42" w14:textId="77777777" w:rsidR="00C005CE" w:rsidRPr="00ED3B8A" w:rsidRDefault="00C005CE" w:rsidP="001D0680">
            <w:pPr>
              <w:spacing w:after="0"/>
              <w:rPr>
                <w:rFonts w:ascii="Arial" w:hAnsi="Arial" w:cs="Arial"/>
                <w:b/>
                <w:bCs/>
                <w:color w:val="353833"/>
                <w:sz w:val="18"/>
                <w:szCs w:val="18"/>
              </w:rPr>
            </w:pPr>
            <w:r w:rsidRPr="00ED3B8A">
              <w:rPr>
                <w:rFonts w:ascii="Arial" w:hAnsi="Arial" w:cs="Arial"/>
                <w:b/>
                <w:bCs/>
                <w:color w:val="353833"/>
                <w:sz w:val="18"/>
                <w:szCs w:val="18"/>
              </w:rPr>
              <w:t>Method and Description</w:t>
            </w:r>
          </w:p>
        </w:tc>
      </w:tr>
      <w:tr w:rsidR="00C005CE" w:rsidRPr="00ED3B8A" w14:paraId="7C2BD45F"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02AEE680" w14:textId="77777777"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14:paraId="0ACD6B09" w14:textId="77777777" w:rsidR="00C005CE" w:rsidRPr="00ED3B8A" w:rsidRDefault="001B19AE" w:rsidP="001D0680">
            <w:pPr>
              <w:spacing w:after="0"/>
              <w:rPr>
                <w:rFonts w:ascii="Arial" w:hAnsi="Arial" w:cs="Arial"/>
                <w:color w:val="353833"/>
                <w:sz w:val="18"/>
                <w:szCs w:val="18"/>
                <w:lang w:val="en-US"/>
              </w:rPr>
            </w:pPr>
            <w:r>
              <w:fldChar w:fldCharType="begin"/>
            </w:r>
            <w:r w:rsidRPr="001B19AE">
              <w:rPr>
                <w:lang w:val="en-US"/>
                <w:rPrChange w:id="136" w:author="Administrator" w:date="2014-04-18T12:12:00Z">
                  <w:rPr/>
                </w:rPrChange>
              </w:rPr>
              <w:instrText xml:space="preserve"> HYPERLINK "file:///D:\\MyDocuments\\MyProject\\CM\\CM5SRC\\CM5\\Core\\service-api\\target\\site\\apidocs\\ru\\intertrust\\cm\\core\\business\\api\\ProcessService.html" \l "completeTask(ru.intertrust.cm.core.business.api.dto.Id, java.util.List, java.lang.String)" </w:instrText>
            </w:r>
            <w:r>
              <w:fldChar w:fldCharType="separate"/>
            </w:r>
            <w:r w:rsidR="00C005CE" w:rsidRPr="00ED3B8A">
              <w:rPr>
                <w:rFonts w:ascii="Courier New" w:hAnsi="Courier New" w:cs="Courier New"/>
                <w:b/>
                <w:bCs/>
                <w:color w:val="4C6B87"/>
                <w:lang w:val="en-US"/>
              </w:rPr>
              <w:t>completeTask</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w:t>
            </w:r>
            <w:r>
              <w:fldChar w:fldCharType="begin"/>
            </w:r>
            <w:r w:rsidRPr="001B19AE">
              <w:rPr>
                <w:lang w:val="en-US"/>
                <w:rPrChange w:id="137" w:author="Administrator" w:date="2014-04-18T12:12: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ED3B8A">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taskId, </w:t>
            </w:r>
            <w:r>
              <w:fldChar w:fldCharType="begin"/>
            </w:r>
            <w:r w:rsidRPr="001B19AE">
              <w:rPr>
                <w:lang w:val="en-US"/>
                <w:rPrChange w:id="138" w:author="Administrator" w:date="2014-04-18T12:12:00Z">
                  <w:rPr/>
                </w:rPrChange>
              </w:rPr>
              <w:instrText xml:space="preserve"> HYPERLINK "http://download.oracle.com/javase/6/docs/api/java/util/List.html?is-external=true" \o "class or interface in java.util" </w:instrText>
            </w:r>
            <w:r>
              <w:fldChar w:fldCharType="separate"/>
            </w:r>
            <w:r w:rsidR="00C005CE" w:rsidRPr="00ED3B8A">
              <w:rPr>
                <w:rFonts w:ascii="Courier New" w:hAnsi="Courier New" w:cs="Courier New"/>
                <w:b/>
                <w:bCs/>
                <w:color w:val="4C6B87"/>
                <w:lang w:val="en-US"/>
              </w:rPr>
              <w:t>List</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&lt;</w:t>
            </w:r>
            <w:r>
              <w:fldChar w:fldCharType="begin"/>
            </w:r>
            <w:r w:rsidRPr="001B19AE">
              <w:rPr>
                <w:lang w:val="en-US"/>
                <w:rPrChange w:id="139" w:author="Administrator" w:date="2014-04-18T12:12:00Z">
                  <w:rPr/>
                </w:rPrChange>
              </w:rPr>
              <w:instrText xml:space="preserve"> HYPERLINK "https://sup.inttrust.ru:8446/prjdocs/cm5/core/model/apidocs/ru/intertrust/cm/core/business/api/dto/ProcessVariable.html?is-external=true" \o "class or interface in ru.intertrust.cm.core.business.api.dto" </w:instrText>
            </w:r>
            <w:r>
              <w:fldChar w:fldCharType="separate"/>
            </w:r>
            <w:r w:rsidR="00C005CE" w:rsidRPr="00ED3B8A">
              <w:rPr>
                <w:rFonts w:ascii="Courier New" w:hAnsi="Courier New" w:cs="Courier New"/>
                <w:b/>
                <w:bCs/>
                <w:color w:val="4C6B87"/>
                <w:lang w:val="en-US"/>
              </w:rPr>
              <w:t>ProcessVariable</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&gt; variables, </w:t>
            </w:r>
            <w:r>
              <w:fldChar w:fldCharType="begin"/>
            </w:r>
            <w:r w:rsidRPr="001B19AE">
              <w:rPr>
                <w:lang w:val="en-US"/>
                <w:rPrChange w:id="140" w:author="Administrator" w:date="2014-04-18T12:12:00Z">
                  <w:rPr/>
                </w:rPrChange>
              </w:rPr>
              <w:instrText xml:space="preserve"> HYPERLINK "http://download.oracle.com/javase/6/docs/api/java/lang/String.html?is-external=true" \o "class or interface in java.lang" </w:instrText>
            </w:r>
            <w:r>
              <w:fldChar w:fldCharType="separate"/>
            </w:r>
            <w:r w:rsidR="00C005CE" w:rsidRPr="00ED3B8A">
              <w:rPr>
                <w:rFonts w:ascii="Courier New" w:hAnsi="Courier New" w:cs="Courier New"/>
                <w:b/>
                <w:bCs/>
                <w:color w:val="4C6B87"/>
                <w:lang w:val="en-US"/>
              </w:rPr>
              <w:t>String</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action)</w:t>
            </w:r>
          </w:p>
          <w:p w14:paraId="058FE409"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Завершить задачу</w:t>
            </w:r>
          </w:p>
        </w:tc>
      </w:tr>
      <w:tr w:rsidR="00C005CE" w:rsidRPr="00ED3B8A" w14:paraId="6E3D8610"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387F2A6A" w14:textId="77777777" w:rsidR="00C005CE" w:rsidRPr="00ED3B8A" w:rsidRDefault="001B19AE" w:rsidP="001D0680">
            <w:pPr>
              <w:spacing w:after="0"/>
              <w:rPr>
                <w:rFonts w:ascii="Arial" w:hAnsi="Arial" w:cs="Arial"/>
                <w:color w:val="353833"/>
                <w:sz w:val="18"/>
                <w:szCs w:val="18"/>
              </w:rPr>
            </w:pPr>
            <w:hyperlink r:id="rId49" w:tooltip="class or interface in java.lang" w:history="1">
              <w:r w:rsidR="00C005CE" w:rsidRPr="00ED3B8A">
                <w:rPr>
                  <w:rFonts w:ascii="Courier New" w:hAnsi="Courier New" w:cs="Courier New"/>
                  <w:b/>
                  <w:bCs/>
                  <w:color w:val="4C6B87"/>
                </w:rPr>
                <w:t>String</w:t>
              </w:r>
            </w:hyperlink>
          </w:p>
        </w:tc>
        <w:tc>
          <w:tcPr>
            <w:tcW w:w="0" w:type="auto"/>
            <w:tcBorders>
              <w:right w:val="single" w:sz="6" w:space="0" w:color="9EADC0"/>
            </w:tcBorders>
            <w:shd w:val="clear" w:color="auto" w:fill="FFFFFF"/>
            <w:tcMar>
              <w:top w:w="45" w:type="dxa"/>
              <w:left w:w="105" w:type="dxa"/>
              <w:bottom w:w="45" w:type="dxa"/>
              <w:right w:w="45" w:type="dxa"/>
            </w:tcMar>
            <w:hideMark/>
          </w:tcPr>
          <w:p w14:paraId="018AF8A8" w14:textId="77777777" w:rsidR="00C005CE" w:rsidRPr="00ED3B8A" w:rsidRDefault="001B19AE" w:rsidP="001D0680">
            <w:pPr>
              <w:spacing w:after="0"/>
              <w:rPr>
                <w:rFonts w:ascii="Arial" w:hAnsi="Arial" w:cs="Arial"/>
                <w:color w:val="353833"/>
                <w:sz w:val="18"/>
                <w:szCs w:val="18"/>
                <w:lang w:val="en-US"/>
              </w:rPr>
            </w:pPr>
            <w:r>
              <w:fldChar w:fldCharType="begin"/>
            </w:r>
            <w:r w:rsidRPr="001B19AE">
              <w:rPr>
                <w:lang w:val="en-US"/>
                <w:rPrChange w:id="141" w:author="Administrator" w:date="2014-04-18T12:12:00Z">
                  <w:rPr/>
                </w:rPrChange>
              </w:rPr>
              <w:instrText xml:space="preserve"> HYPERLINK "file:///D:\\MyDocuments\\MyProject\\CM\\CM5SRC\\CM5\\Core\\service-api\\target\\site\\apidocs\\ru\\intertrust\\cm\\core\\business\\api\\ProcessService.html" \l "deployProcess(byte[], java.lang.String)" </w:instrText>
            </w:r>
            <w:r>
              <w:fldChar w:fldCharType="separate"/>
            </w:r>
            <w:r w:rsidR="00C005CE" w:rsidRPr="00ED3B8A">
              <w:rPr>
                <w:rFonts w:ascii="Courier New" w:hAnsi="Courier New" w:cs="Courier New"/>
                <w:b/>
                <w:bCs/>
                <w:color w:val="4C6B87"/>
                <w:lang w:val="en-US"/>
              </w:rPr>
              <w:t>deployProcess</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(byte[] processDefinition, </w:t>
            </w:r>
            <w:r>
              <w:fldChar w:fldCharType="begin"/>
            </w:r>
            <w:r w:rsidRPr="001B19AE">
              <w:rPr>
                <w:lang w:val="en-US"/>
                <w:rPrChange w:id="142" w:author="Administrator" w:date="2014-04-18T12:12:00Z">
                  <w:rPr/>
                </w:rPrChange>
              </w:rPr>
              <w:instrText xml:space="preserve"> HYPERLINK "http://download.oracle.com/javase/6/docs/api/java/lang/String.html?is-external=true" \o "class or interface in java.lang" </w:instrText>
            </w:r>
            <w:r>
              <w:fldChar w:fldCharType="separate"/>
            </w:r>
            <w:r w:rsidR="00C005CE" w:rsidRPr="00ED3B8A">
              <w:rPr>
                <w:rFonts w:ascii="Courier New" w:hAnsi="Courier New" w:cs="Courier New"/>
                <w:b/>
                <w:bCs/>
                <w:color w:val="4C6B87"/>
                <w:lang w:val="en-US"/>
              </w:rPr>
              <w:t>String</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processName)</w:t>
            </w:r>
          </w:p>
          <w:p w14:paraId="4B71F7D5"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Установка шаблона процесса</w:t>
            </w:r>
          </w:p>
        </w:tc>
      </w:tr>
      <w:tr w:rsidR="00C005CE" w:rsidRPr="00ED3B8A" w14:paraId="2E047C1D"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494CF764" w14:textId="77777777" w:rsidR="00C005CE" w:rsidRPr="00ED3B8A" w:rsidRDefault="001B19AE" w:rsidP="001D0680">
            <w:pPr>
              <w:spacing w:after="0"/>
              <w:rPr>
                <w:rFonts w:ascii="Arial" w:hAnsi="Arial" w:cs="Arial"/>
                <w:color w:val="353833"/>
                <w:sz w:val="18"/>
                <w:szCs w:val="18"/>
              </w:rPr>
            </w:pPr>
            <w:hyperlink r:id="rId50"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51" w:tooltip="class or interface in ru.intertrust.cm.core.business.api.dto" w:history="1">
              <w:r w:rsidR="00C005CE" w:rsidRPr="00ED3B8A">
                <w:rPr>
                  <w:rFonts w:ascii="Courier New" w:hAnsi="Courier New" w:cs="Courier New"/>
                  <w:b/>
                  <w:bCs/>
                  <w:color w:val="4C6B87"/>
                </w:rPr>
                <w:t>DeployedProcess</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14:paraId="28BBA09B" w14:textId="77777777" w:rsidR="00C005CE" w:rsidRPr="00ED3B8A" w:rsidRDefault="001B19AE" w:rsidP="001D0680">
            <w:pPr>
              <w:spacing w:after="0"/>
              <w:rPr>
                <w:rFonts w:ascii="Arial" w:hAnsi="Arial" w:cs="Arial"/>
                <w:color w:val="353833"/>
                <w:sz w:val="18"/>
                <w:szCs w:val="18"/>
              </w:rPr>
            </w:pPr>
            <w:hyperlink r:id="rId52" w:anchor="getDeployedProcesses()" w:history="1">
              <w:r w:rsidR="00C005CE" w:rsidRPr="00ED3B8A">
                <w:rPr>
                  <w:rFonts w:ascii="Courier New" w:hAnsi="Courier New" w:cs="Courier New"/>
                  <w:b/>
                  <w:bCs/>
                  <w:color w:val="4C6B87"/>
                </w:rPr>
                <w:t>getDeployedProcesses</w:t>
              </w:r>
            </w:hyperlink>
            <w:r w:rsidR="00C005CE" w:rsidRPr="00ED3B8A">
              <w:rPr>
                <w:rFonts w:ascii="Courier New" w:hAnsi="Courier New" w:cs="Courier New"/>
                <w:color w:val="353833"/>
              </w:rPr>
              <w:t>()</w:t>
            </w:r>
          </w:p>
          <w:p w14:paraId="410D15A7"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информации об установленных процессах</w:t>
            </w:r>
          </w:p>
        </w:tc>
      </w:tr>
      <w:tr w:rsidR="00C005CE" w:rsidRPr="00ED3B8A" w14:paraId="4623A535"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7D1A3335" w14:textId="77777777" w:rsidR="00C005CE" w:rsidRPr="00ED3B8A" w:rsidRDefault="001B19AE" w:rsidP="001D0680">
            <w:pPr>
              <w:spacing w:after="0"/>
              <w:rPr>
                <w:rFonts w:ascii="Arial" w:hAnsi="Arial" w:cs="Arial"/>
                <w:color w:val="353833"/>
                <w:sz w:val="18"/>
                <w:szCs w:val="18"/>
              </w:rPr>
            </w:pPr>
            <w:hyperlink r:id="rId53"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54" w:tooltip="class or interface in ru.intertrust.cm.core.business.api.dto" w:history="1">
              <w:r w:rsidR="00C005CE" w:rsidRPr="00ED3B8A">
                <w:rPr>
                  <w:rFonts w:ascii="Courier New" w:hAnsi="Courier New" w:cs="Courier New"/>
                  <w:b/>
                  <w:bCs/>
                  <w:color w:val="4C6B87"/>
                </w:rPr>
                <w:t>DomainObject</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FFFFFF"/>
            <w:tcMar>
              <w:top w:w="45" w:type="dxa"/>
              <w:left w:w="105" w:type="dxa"/>
              <w:bottom w:w="45" w:type="dxa"/>
              <w:right w:w="45" w:type="dxa"/>
            </w:tcMar>
            <w:hideMark/>
          </w:tcPr>
          <w:p w14:paraId="712B6DD0" w14:textId="77777777" w:rsidR="00C005CE" w:rsidRPr="00ED3B8A" w:rsidRDefault="001B19AE" w:rsidP="001D0680">
            <w:pPr>
              <w:spacing w:after="0"/>
              <w:rPr>
                <w:rFonts w:ascii="Arial" w:hAnsi="Arial" w:cs="Arial"/>
                <w:color w:val="353833"/>
                <w:sz w:val="18"/>
                <w:szCs w:val="18"/>
              </w:rPr>
            </w:pPr>
            <w:hyperlink r:id="rId55" w:anchor="getUserDomainObjectTasks(ru.intertrust.cm.core.business.api.dto.Id)" w:history="1">
              <w:r w:rsidR="00C005CE" w:rsidRPr="00ED3B8A">
                <w:rPr>
                  <w:rFonts w:ascii="Courier New" w:hAnsi="Courier New" w:cs="Courier New"/>
                  <w:b/>
                  <w:bCs/>
                  <w:color w:val="4C6B87"/>
                </w:rPr>
                <w:t>getUserDomainObjectTasks</w:t>
              </w:r>
            </w:hyperlink>
            <w:r w:rsidR="00C005CE" w:rsidRPr="00ED3B8A">
              <w:rPr>
                <w:rFonts w:ascii="Courier New" w:hAnsi="Courier New" w:cs="Courier New"/>
                <w:color w:val="353833"/>
              </w:rPr>
              <w:t>(</w:t>
            </w:r>
            <w:hyperlink r:id="rId56" w:tooltip="class or interface in ru.intertrust.cm.core.business.api.dto" w:history="1">
              <w:r w:rsidR="00C005CE" w:rsidRPr="00ED3B8A">
                <w:rPr>
                  <w:rFonts w:ascii="Courier New" w:hAnsi="Courier New" w:cs="Courier New"/>
                  <w:b/>
                  <w:bCs/>
                  <w:color w:val="4C6B87"/>
                </w:rPr>
                <w:t>Id</w:t>
              </w:r>
            </w:hyperlink>
            <w:r w:rsidR="00C005CE" w:rsidRPr="00ED3B8A">
              <w:rPr>
                <w:rFonts w:ascii="Courier New" w:hAnsi="Courier New" w:cs="Courier New"/>
                <w:color w:val="353833"/>
              </w:rPr>
              <w:t xml:space="preserve"> attachedObjectId)</w:t>
            </w:r>
          </w:p>
          <w:p w14:paraId="2A20C49E"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 и определенного доменного обьекта</w:t>
            </w:r>
          </w:p>
        </w:tc>
      </w:tr>
      <w:tr w:rsidR="00C005CE" w:rsidRPr="00ED3B8A" w14:paraId="653E6003"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6085CADA" w14:textId="77777777" w:rsidR="00C005CE" w:rsidRPr="00ED3B8A" w:rsidRDefault="001B19AE" w:rsidP="001D0680">
            <w:pPr>
              <w:spacing w:after="0"/>
              <w:rPr>
                <w:rFonts w:ascii="Arial" w:hAnsi="Arial" w:cs="Arial"/>
                <w:color w:val="353833"/>
                <w:sz w:val="18"/>
                <w:szCs w:val="18"/>
              </w:rPr>
            </w:pPr>
            <w:hyperlink r:id="rId57" w:tooltip="class or interface in java.util" w:history="1">
              <w:r w:rsidR="00C005CE" w:rsidRPr="00ED3B8A">
                <w:rPr>
                  <w:rFonts w:ascii="Courier New" w:hAnsi="Courier New" w:cs="Courier New"/>
                  <w:b/>
                  <w:bCs/>
                  <w:color w:val="4C6B87"/>
                </w:rPr>
                <w:t>List</w:t>
              </w:r>
            </w:hyperlink>
            <w:r w:rsidR="00C005CE" w:rsidRPr="00ED3B8A">
              <w:rPr>
                <w:rFonts w:ascii="Courier New" w:hAnsi="Courier New" w:cs="Courier New"/>
                <w:color w:val="353833"/>
              </w:rPr>
              <w:t>&lt;</w:t>
            </w:r>
            <w:hyperlink r:id="rId58" w:tooltip="class or interface in ru.intertrust.cm.core.business.api.dto" w:history="1">
              <w:r w:rsidR="00C005CE" w:rsidRPr="00ED3B8A">
                <w:rPr>
                  <w:rFonts w:ascii="Courier New" w:hAnsi="Courier New" w:cs="Courier New"/>
                  <w:b/>
                  <w:bCs/>
                  <w:color w:val="4C6B87"/>
                </w:rPr>
                <w:t>DomainObject</w:t>
              </w:r>
            </w:hyperlink>
            <w:r w:rsidR="00C005CE" w:rsidRPr="00ED3B8A">
              <w:rPr>
                <w:rFonts w:ascii="Courier New" w:hAnsi="Courier New" w:cs="Courier New"/>
                <w:color w:val="353833"/>
              </w:rPr>
              <w:t>&gt;</w:t>
            </w:r>
          </w:p>
        </w:tc>
        <w:tc>
          <w:tcPr>
            <w:tcW w:w="0" w:type="auto"/>
            <w:tcBorders>
              <w:right w:val="single" w:sz="6" w:space="0" w:color="9EADC0"/>
            </w:tcBorders>
            <w:shd w:val="clear" w:color="auto" w:fill="EEEEEF"/>
            <w:tcMar>
              <w:top w:w="45" w:type="dxa"/>
              <w:left w:w="105" w:type="dxa"/>
              <w:bottom w:w="45" w:type="dxa"/>
              <w:right w:w="45" w:type="dxa"/>
            </w:tcMar>
            <w:hideMark/>
          </w:tcPr>
          <w:p w14:paraId="07C3FCEB" w14:textId="77777777" w:rsidR="00C005CE" w:rsidRPr="00ED3B8A" w:rsidRDefault="001B19AE" w:rsidP="001D0680">
            <w:pPr>
              <w:spacing w:after="0"/>
              <w:rPr>
                <w:rFonts w:ascii="Arial" w:hAnsi="Arial" w:cs="Arial"/>
                <w:color w:val="353833"/>
                <w:sz w:val="18"/>
                <w:szCs w:val="18"/>
              </w:rPr>
            </w:pPr>
            <w:hyperlink r:id="rId59" w:anchor="getUserTasks()" w:history="1">
              <w:r w:rsidR="00C005CE" w:rsidRPr="00ED3B8A">
                <w:rPr>
                  <w:rFonts w:ascii="Courier New" w:hAnsi="Courier New" w:cs="Courier New"/>
                  <w:b/>
                  <w:bCs/>
                  <w:color w:val="4C6B87"/>
                </w:rPr>
                <w:t>getUserTasks</w:t>
              </w:r>
            </w:hyperlink>
            <w:r w:rsidR="00C005CE" w:rsidRPr="00ED3B8A">
              <w:rPr>
                <w:rFonts w:ascii="Courier New" w:hAnsi="Courier New" w:cs="Courier New"/>
                <w:color w:val="353833"/>
              </w:rPr>
              <w:t>()</w:t>
            </w:r>
          </w:p>
          <w:p w14:paraId="04CA702F"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Получение доступных задач для юзера</w:t>
            </w:r>
          </w:p>
        </w:tc>
      </w:tr>
      <w:tr w:rsidR="00C005CE" w:rsidRPr="00ED3B8A" w14:paraId="3104153A"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24F641FC" w14:textId="77777777" w:rsidR="00C005CE" w:rsidRPr="00ED3B8A" w:rsidRDefault="001B19AE" w:rsidP="001D0680">
            <w:pPr>
              <w:spacing w:after="0"/>
              <w:rPr>
                <w:rFonts w:ascii="Arial" w:hAnsi="Arial" w:cs="Arial"/>
                <w:color w:val="353833"/>
                <w:sz w:val="18"/>
                <w:szCs w:val="18"/>
              </w:rPr>
            </w:pPr>
            <w:hyperlink r:id="rId60" w:tooltip="class or interface in java.lang" w:history="1">
              <w:r w:rsidR="00C005CE" w:rsidRPr="00ED3B8A">
                <w:rPr>
                  <w:rFonts w:ascii="Courier New" w:hAnsi="Courier New" w:cs="Courier New"/>
                  <w:b/>
                  <w:bCs/>
                  <w:color w:val="4C6B87"/>
                </w:rPr>
                <w:t>String</w:t>
              </w:r>
            </w:hyperlink>
          </w:p>
        </w:tc>
        <w:tc>
          <w:tcPr>
            <w:tcW w:w="0" w:type="auto"/>
            <w:tcBorders>
              <w:right w:val="single" w:sz="6" w:space="0" w:color="9EADC0"/>
            </w:tcBorders>
            <w:shd w:val="clear" w:color="auto" w:fill="FFFFFF"/>
            <w:tcMar>
              <w:top w:w="45" w:type="dxa"/>
              <w:left w:w="105" w:type="dxa"/>
              <w:bottom w:w="45" w:type="dxa"/>
              <w:right w:w="45" w:type="dxa"/>
            </w:tcMar>
            <w:hideMark/>
          </w:tcPr>
          <w:p w14:paraId="164E33CC" w14:textId="77777777" w:rsidR="00C005CE" w:rsidRPr="00ED3B8A" w:rsidRDefault="001B19AE" w:rsidP="001D0680">
            <w:pPr>
              <w:spacing w:after="0"/>
              <w:rPr>
                <w:rFonts w:ascii="Arial" w:hAnsi="Arial" w:cs="Arial"/>
                <w:color w:val="353833"/>
                <w:sz w:val="18"/>
                <w:szCs w:val="18"/>
                <w:lang w:val="en-US"/>
              </w:rPr>
            </w:pPr>
            <w:r>
              <w:fldChar w:fldCharType="begin"/>
            </w:r>
            <w:r w:rsidRPr="001B19AE">
              <w:rPr>
                <w:lang w:val="en-US"/>
                <w:rPrChange w:id="143" w:author="Administrator" w:date="2014-04-18T12:12:00Z">
                  <w:rPr/>
                </w:rPrChange>
              </w:rPr>
              <w:instrText xml:space="preserve"> HYPERLINK "file:///D:\\MyDocuments\\MyProject\\CM\\CM5SRC\\CM5\\Core\\service-api\\target\\site\\apidocs\\ru\\intertrust\\cm\\core\\business\\api\\ProcessService.html" \l "startProcess(java.lang.String, ru.intertrust.cm.core.business.api.dto.Id, java.util.List)" </w:instrText>
            </w:r>
            <w:r>
              <w:fldChar w:fldCharType="separate"/>
            </w:r>
            <w:r w:rsidR="00C005CE" w:rsidRPr="00ED3B8A">
              <w:rPr>
                <w:rFonts w:ascii="Courier New" w:hAnsi="Courier New" w:cs="Courier New"/>
                <w:b/>
                <w:bCs/>
                <w:color w:val="4C6B87"/>
                <w:lang w:val="en-US"/>
              </w:rPr>
              <w:t>startProcess</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w:t>
            </w:r>
            <w:r>
              <w:fldChar w:fldCharType="begin"/>
            </w:r>
            <w:r w:rsidRPr="001B19AE">
              <w:rPr>
                <w:lang w:val="en-US"/>
                <w:rPrChange w:id="144" w:author="Administrator" w:date="2014-04-18T12:12:00Z">
                  <w:rPr/>
                </w:rPrChange>
              </w:rPr>
              <w:instrText xml:space="preserve"> HYPERLINK "http://download.oracle.com/javase/6/docs/api/java/lang/String.html?is-external=true" \o "class or interface in java.lang" </w:instrText>
            </w:r>
            <w:r>
              <w:fldChar w:fldCharType="separate"/>
            </w:r>
            <w:r w:rsidR="00C005CE" w:rsidRPr="00ED3B8A">
              <w:rPr>
                <w:rFonts w:ascii="Courier New" w:hAnsi="Courier New" w:cs="Courier New"/>
                <w:b/>
                <w:bCs/>
                <w:color w:val="4C6B87"/>
                <w:lang w:val="en-US"/>
              </w:rPr>
              <w:t>String</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processName, </w:t>
            </w:r>
            <w:r>
              <w:fldChar w:fldCharType="begin"/>
            </w:r>
            <w:r w:rsidRPr="001B19AE">
              <w:rPr>
                <w:lang w:val="en-US"/>
                <w:rPrChange w:id="145" w:author="Administrator" w:date="2014-04-18T12:12:00Z">
                  <w:rPr/>
                </w:rPrChange>
              </w:rPr>
              <w:instrText xml:space="preserve"> HYPERLINK "https://sup.inttrust.ru:8446/prjdocs/cm5/core/model/apidocs/ru/intertrust/cm/core/business/api/dto/Id.html?is-external=true" \o "class or interface in ru.intertrust.cm.core.business.api.dto" </w:instrText>
            </w:r>
            <w:r>
              <w:fldChar w:fldCharType="separate"/>
            </w:r>
            <w:r w:rsidR="00C005CE" w:rsidRPr="00ED3B8A">
              <w:rPr>
                <w:rFonts w:ascii="Courier New" w:hAnsi="Courier New" w:cs="Courier New"/>
                <w:b/>
                <w:bCs/>
                <w:color w:val="4C6B87"/>
                <w:lang w:val="en-US"/>
              </w:rPr>
              <w:t>Id</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attachedObjectId, </w:t>
            </w:r>
            <w:r>
              <w:fldChar w:fldCharType="begin"/>
            </w:r>
            <w:r w:rsidRPr="001B19AE">
              <w:rPr>
                <w:lang w:val="en-US"/>
                <w:rPrChange w:id="146" w:author="Administrator" w:date="2014-04-18T12:12:00Z">
                  <w:rPr/>
                </w:rPrChange>
              </w:rPr>
              <w:instrText xml:space="preserve"> HYPERLINK "http://download.oracle.com/javase/6/docs/api/java/util/List.html?is-external=true" \o "class or interface in java.util" </w:instrText>
            </w:r>
            <w:r>
              <w:fldChar w:fldCharType="separate"/>
            </w:r>
            <w:r w:rsidR="00C005CE" w:rsidRPr="00ED3B8A">
              <w:rPr>
                <w:rFonts w:ascii="Courier New" w:hAnsi="Courier New" w:cs="Courier New"/>
                <w:b/>
                <w:bCs/>
                <w:color w:val="4C6B87"/>
                <w:lang w:val="en-US"/>
              </w:rPr>
              <w:t>List</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&lt;</w:t>
            </w:r>
            <w:r>
              <w:fldChar w:fldCharType="begin"/>
            </w:r>
            <w:r w:rsidRPr="001B19AE">
              <w:rPr>
                <w:lang w:val="en-US"/>
                <w:rPrChange w:id="147" w:author="Administrator" w:date="2014-04-18T12:12:00Z">
                  <w:rPr/>
                </w:rPrChange>
              </w:rPr>
              <w:instrText xml:space="preserve"> HYPERLINK "https://sup.inttrust.ru:8446/prjdocs/cm5/core/model/apidocs/ru/intertrust/cm/core/business/api/dto/ProcessVariable.html?is-external=true" \o "class or interface in ru.intertrust.cm.core.business.api.dto" </w:instrText>
            </w:r>
            <w:r>
              <w:fldChar w:fldCharType="separate"/>
            </w:r>
            <w:r w:rsidR="00C005CE" w:rsidRPr="00ED3B8A">
              <w:rPr>
                <w:rFonts w:ascii="Courier New" w:hAnsi="Courier New" w:cs="Courier New"/>
                <w:b/>
                <w:bCs/>
                <w:color w:val="4C6B87"/>
                <w:lang w:val="en-US"/>
              </w:rPr>
              <w:t>ProcessVariable</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&gt; variables)</w:t>
            </w:r>
          </w:p>
          <w:p w14:paraId="5125C504"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Запуск процесса</w:t>
            </w:r>
          </w:p>
        </w:tc>
      </w:tr>
      <w:tr w:rsidR="00C005CE" w:rsidRPr="001B19AE" w14:paraId="53341E52" w14:textId="77777777" w:rsidTr="001D0680">
        <w:trPr>
          <w:tblCellSpacing w:w="0" w:type="dxa"/>
        </w:trPr>
        <w:tc>
          <w:tcPr>
            <w:tcW w:w="1250" w:type="pct"/>
            <w:tcBorders>
              <w:left w:val="single" w:sz="6" w:space="0" w:color="9EADC0"/>
            </w:tcBorders>
            <w:shd w:val="clear" w:color="auto" w:fill="EEEEEF"/>
            <w:noWrap/>
            <w:tcMar>
              <w:top w:w="45" w:type="dxa"/>
              <w:left w:w="105" w:type="dxa"/>
              <w:bottom w:w="45" w:type="dxa"/>
              <w:right w:w="45" w:type="dxa"/>
            </w:tcMar>
            <w:hideMark/>
          </w:tcPr>
          <w:p w14:paraId="04AF25B2" w14:textId="77777777"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EEEEEF"/>
            <w:tcMar>
              <w:top w:w="45" w:type="dxa"/>
              <w:left w:w="105" w:type="dxa"/>
              <w:bottom w:w="45" w:type="dxa"/>
              <w:right w:w="45" w:type="dxa"/>
            </w:tcMar>
            <w:hideMark/>
          </w:tcPr>
          <w:p w14:paraId="4E45C60D" w14:textId="77777777" w:rsidR="00C005CE" w:rsidRPr="00ED3B8A" w:rsidRDefault="001B19AE" w:rsidP="001D0680">
            <w:pPr>
              <w:spacing w:after="0"/>
              <w:rPr>
                <w:rFonts w:ascii="Arial" w:hAnsi="Arial" w:cs="Arial"/>
                <w:color w:val="353833"/>
                <w:sz w:val="18"/>
                <w:szCs w:val="18"/>
                <w:lang w:val="en-US"/>
              </w:rPr>
            </w:pPr>
            <w:r>
              <w:fldChar w:fldCharType="begin"/>
            </w:r>
            <w:r w:rsidRPr="001B19AE">
              <w:rPr>
                <w:lang w:val="en-US"/>
                <w:rPrChange w:id="148" w:author="Administrator" w:date="2014-04-18T12:12:00Z">
                  <w:rPr/>
                </w:rPrChange>
              </w:rPr>
              <w:instrText xml:space="preserve"> HYPERLINK "file:///D:\\MyDocuments\\MyProject\\CM\\CM5SRC\\CM5\\Core\\service-api\\target\\site\\apidocs\\ru\\intertrust\\cm\\core\\business\\api\\ProcessService.html" \l "terminateProcess(java.lang.String)" </w:instrText>
            </w:r>
            <w:r>
              <w:fldChar w:fldCharType="separate"/>
            </w:r>
            <w:r w:rsidR="00C005CE" w:rsidRPr="00ED3B8A">
              <w:rPr>
                <w:rFonts w:ascii="Courier New" w:hAnsi="Courier New" w:cs="Courier New"/>
                <w:b/>
                <w:bCs/>
                <w:color w:val="4C6B87"/>
                <w:lang w:val="en-US"/>
              </w:rPr>
              <w:t>terminateProcess</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w:t>
            </w:r>
            <w:r>
              <w:fldChar w:fldCharType="begin"/>
            </w:r>
            <w:r w:rsidRPr="001B19AE">
              <w:rPr>
                <w:lang w:val="en-US"/>
                <w:rPrChange w:id="149" w:author="Administrator" w:date="2014-04-18T12:12:00Z">
                  <w:rPr/>
                </w:rPrChange>
              </w:rPr>
              <w:instrText xml:space="preserve"> HYPERLINK "http://download.oracle.com/javase/6/docs/api/java/lang/String.html?is-external=true" \o "class or interface in java.lang" </w:instrText>
            </w:r>
            <w:r>
              <w:fldChar w:fldCharType="separate"/>
            </w:r>
            <w:r w:rsidR="00C005CE" w:rsidRPr="00ED3B8A">
              <w:rPr>
                <w:rFonts w:ascii="Courier New" w:hAnsi="Courier New" w:cs="Courier New"/>
                <w:b/>
                <w:bCs/>
                <w:color w:val="4C6B87"/>
                <w:lang w:val="en-US"/>
              </w:rPr>
              <w:t>String</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processId)</w:t>
            </w:r>
          </w:p>
          <w:p w14:paraId="65CBB6E3" w14:textId="77777777" w:rsidR="00C005CE" w:rsidRPr="00ED3B8A" w:rsidRDefault="00C005CE" w:rsidP="001D0680">
            <w:pPr>
              <w:spacing w:after="0"/>
              <w:rPr>
                <w:rFonts w:ascii="Arial" w:hAnsi="Arial" w:cs="Arial"/>
                <w:color w:val="353833"/>
                <w:sz w:val="18"/>
                <w:szCs w:val="18"/>
                <w:lang w:val="en-US"/>
              </w:rPr>
            </w:pPr>
            <w:r w:rsidRPr="00ED3B8A">
              <w:rPr>
                <w:rFonts w:ascii="Arial" w:hAnsi="Arial" w:cs="Arial"/>
                <w:color w:val="353833"/>
                <w:sz w:val="18"/>
                <w:szCs w:val="18"/>
              </w:rPr>
              <w:t>Остановка</w:t>
            </w:r>
            <w:r w:rsidRPr="00ED3B8A">
              <w:rPr>
                <w:rFonts w:ascii="Arial" w:hAnsi="Arial" w:cs="Arial"/>
                <w:color w:val="353833"/>
                <w:sz w:val="18"/>
                <w:szCs w:val="18"/>
                <w:lang w:val="en-US"/>
              </w:rPr>
              <w:t xml:space="preserve"> </w:t>
            </w:r>
            <w:r w:rsidRPr="00ED3B8A">
              <w:rPr>
                <w:rFonts w:ascii="Arial" w:hAnsi="Arial" w:cs="Arial"/>
                <w:color w:val="353833"/>
                <w:sz w:val="18"/>
                <w:szCs w:val="18"/>
              </w:rPr>
              <w:t>процесса</w:t>
            </w:r>
          </w:p>
        </w:tc>
      </w:tr>
      <w:tr w:rsidR="00C005CE" w:rsidRPr="00ED3B8A" w14:paraId="3A469DE7" w14:textId="77777777" w:rsidTr="001D0680">
        <w:trPr>
          <w:tblCellSpacing w:w="0" w:type="dxa"/>
        </w:trPr>
        <w:tc>
          <w:tcPr>
            <w:tcW w:w="1250" w:type="pct"/>
            <w:tcBorders>
              <w:left w:val="single" w:sz="6" w:space="0" w:color="9EADC0"/>
            </w:tcBorders>
            <w:shd w:val="clear" w:color="auto" w:fill="FFFFFF"/>
            <w:noWrap/>
            <w:tcMar>
              <w:top w:w="45" w:type="dxa"/>
              <w:left w:w="105" w:type="dxa"/>
              <w:bottom w:w="45" w:type="dxa"/>
              <w:right w:w="45" w:type="dxa"/>
            </w:tcMar>
            <w:hideMark/>
          </w:tcPr>
          <w:p w14:paraId="117C134C" w14:textId="77777777" w:rsidR="00C005CE" w:rsidRPr="00ED3B8A" w:rsidRDefault="00C005CE" w:rsidP="001D0680">
            <w:pPr>
              <w:spacing w:after="0"/>
              <w:rPr>
                <w:rFonts w:ascii="Arial" w:hAnsi="Arial" w:cs="Arial"/>
                <w:color w:val="353833"/>
                <w:sz w:val="18"/>
                <w:szCs w:val="18"/>
              </w:rPr>
            </w:pPr>
            <w:r w:rsidRPr="00ED3B8A">
              <w:rPr>
                <w:rFonts w:ascii="Courier New" w:hAnsi="Courier New" w:cs="Courier New"/>
                <w:color w:val="353833"/>
              </w:rPr>
              <w:t>void</w:t>
            </w:r>
          </w:p>
        </w:tc>
        <w:tc>
          <w:tcPr>
            <w:tcW w:w="0" w:type="auto"/>
            <w:tcBorders>
              <w:right w:val="single" w:sz="6" w:space="0" w:color="9EADC0"/>
            </w:tcBorders>
            <w:shd w:val="clear" w:color="auto" w:fill="FFFFFF"/>
            <w:tcMar>
              <w:top w:w="45" w:type="dxa"/>
              <w:left w:w="105" w:type="dxa"/>
              <w:bottom w:w="45" w:type="dxa"/>
              <w:right w:w="45" w:type="dxa"/>
            </w:tcMar>
            <w:hideMark/>
          </w:tcPr>
          <w:p w14:paraId="5FFD067A" w14:textId="77777777" w:rsidR="00C005CE" w:rsidRPr="00ED3B8A" w:rsidRDefault="001B19AE" w:rsidP="001D0680">
            <w:pPr>
              <w:spacing w:after="0"/>
              <w:rPr>
                <w:rFonts w:ascii="Arial" w:hAnsi="Arial" w:cs="Arial"/>
                <w:color w:val="353833"/>
                <w:sz w:val="18"/>
                <w:szCs w:val="18"/>
                <w:lang w:val="en-US"/>
              </w:rPr>
            </w:pPr>
            <w:r>
              <w:fldChar w:fldCharType="begin"/>
            </w:r>
            <w:r w:rsidRPr="001B19AE">
              <w:rPr>
                <w:lang w:val="en-US"/>
                <w:rPrChange w:id="150" w:author="Administrator" w:date="2014-04-18T12:12:00Z">
                  <w:rPr/>
                </w:rPrChange>
              </w:rPr>
              <w:instrText xml:space="preserve"> HYPERLINK "file:///D:\\MyDocuments\\MyProject\\CM\\CM5SRC\\CM5\\Core\\service-api\\target\\site\\apidocs\\ru\\intertrust\\cm\\core\\business\\api\\ProcessService.html" \l "undeployProcess(java.lang.String, boolean)" </w:instrText>
            </w:r>
            <w:r>
              <w:fldChar w:fldCharType="separate"/>
            </w:r>
            <w:r w:rsidR="00C005CE" w:rsidRPr="00ED3B8A">
              <w:rPr>
                <w:rFonts w:ascii="Courier New" w:hAnsi="Courier New" w:cs="Courier New"/>
                <w:b/>
                <w:bCs/>
                <w:color w:val="4C6B87"/>
                <w:lang w:val="en-US"/>
              </w:rPr>
              <w:t>undeployProcess</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w:t>
            </w:r>
            <w:r>
              <w:fldChar w:fldCharType="begin"/>
            </w:r>
            <w:r w:rsidRPr="001B19AE">
              <w:rPr>
                <w:lang w:val="en-US"/>
                <w:rPrChange w:id="151" w:author="Administrator" w:date="2014-04-18T12:12:00Z">
                  <w:rPr/>
                </w:rPrChange>
              </w:rPr>
              <w:instrText xml:space="preserve"> HYPERLINK "http://download.oracle.com/javase/6/docs/api/java/lang/String.html?is-external=true" \o "class or interface in java.lang" </w:instrText>
            </w:r>
            <w:r>
              <w:fldChar w:fldCharType="separate"/>
            </w:r>
            <w:r w:rsidR="00C005CE" w:rsidRPr="00ED3B8A">
              <w:rPr>
                <w:rFonts w:ascii="Courier New" w:hAnsi="Courier New" w:cs="Courier New"/>
                <w:b/>
                <w:bCs/>
                <w:color w:val="4C6B87"/>
                <w:lang w:val="en-US"/>
              </w:rPr>
              <w:t>String</w:t>
            </w:r>
            <w:r>
              <w:rPr>
                <w:rFonts w:ascii="Courier New" w:hAnsi="Courier New" w:cs="Courier New"/>
                <w:b/>
                <w:bCs/>
                <w:color w:val="4C6B87"/>
                <w:lang w:val="en-US"/>
              </w:rPr>
              <w:fldChar w:fldCharType="end"/>
            </w:r>
            <w:r w:rsidR="00C005CE" w:rsidRPr="00ED3B8A">
              <w:rPr>
                <w:rFonts w:ascii="Courier New" w:hAnsi="Courier New" w:cs="Courier New"/>
                <w:color w:val="353833"/>
                <w:lang w:val="en-US"/>
              </w:rPr>
              <w:t xml:space="preserve"> processDefinitionId, boolean cascade)</w:t>
            </w:r>
          </w:p>
          <w:p w14:paraId="08EE552F" w14:textId="77777777" w:rsidR="00C005CE" w:rsidRPr="00ED3B8A" w:rsidRDefault="00C005CE" w:rsidP="001D0680">
            <w:pPr>
              <w:spacing w:after="0"/>
              <w:rPr>
                <w:rFonts w:ascii="Arial" w:hAnsi="Arial" w:cs="Arial"/>
                <w:color w:val="353833"/>
                <w:sz w:val="18"/>
                <w:szCs w:val="18"/>
              </w:rPr>
            </w:pPr>
            <w:r w:rsidRPr="00ED3B8A">
              <w:rPr>
                <w:rFonts w:ascii="Arial" w:hAnsi="Arial" w:cs="Arial"/>
                <w:color w:val="353833"/>
                <w:sz w:val="18"/>
                <w:szCs w:val="18"/>
              </w:rPr>
              <w:t>Удаление шаблона процесса(каскадно или нет).</w:t>
            </w:r>
          </w:p>
        </w:tc>
      </w:tr>
    </w:tbl>
    <w:p w14:paraId="422478BD" w14:textId="77777777" w:rsidR="00A6161F" w:rsidRPr="005F593D" w:rsidRDefault="00A6161F" w:rsidP="001D0680"/>
    <w:p w14:paraId="0C38D1FD" w14:textId="77777777" w:rsidR="00C005CE" w:rsidRPr="00136781" w:rsidRDefault="00C005CE" w:rsidP="001D0680">
      <w:r>
        <w:t xml:space="preserve">Установка процесса производится с помощью вызова метода </w:t>
      </w:r>
      <w:hyperlink r:id="rId61" w:anchor="deployProcess(byte[], java.lang.String)" w:history="1">
        <w:r w:rsidRPr="00ED3B8A">
          <w:rPr>
            <w:rFonts w:ascii="Courier New" w:hAnsi="Courier New" w:cs="Courier New"/>
            <w:b/>
            <w:bCs/>
            <w:color w:val="4C6B87"/>
            <w:lang w:val="en-US"/>
          </w:rPr>
          <w:t>deployProcess</w:t>
        </w:r>
      </w:hyperlink>
      <w:r>
        <w:rPr>
          <w:rFonts w:ascii="Courier New" w:hAnsi="Courier New" w:cs="Courier New"/>
          <w:b/>
          <w:bCs/>
          <w:color w:val="353833"/>
        </w:rPr>
        <w:t>.</w:t>
      </w:r>
      <w:r w:rsidRPr="00136781">
        <w:t xml:space="preserve"> Методу передается массив байт описания процесса и его имя. Имя может быть произвольным, но должно заканчивается символами .bpm.</w:t>
      </w:r>
    </w:p>
    <w:p w14:paraId="7ADC9CE4" w14:textId="77777777" w:rsidR="00C005CE" w:rsidRPr="00FA1DA3" w:rsidRDefault="00C005CE" w:rsidP="001D0680">
      <w:r>
        <w:t xml:space="preserve">Старт процесса производится методом </w:t>
      </w:r>
      <w:hyperlink r:id="rId62" w:anchor="startProcess(java.lang.String, ru.intertrust.cm.core.business.api.dto.Id, java.util.List)" w:history="1">
        <w:r w:rsidRPr="00ED3B8A">
          <w:rPr>
            <w:color w:val="4C6B87"/>
            <w:lang w:val="en-US"/>
          </w:rPr>
          <w:t>startProcess</w:t>
        </w:r>
      </w:hyperlink>
      <w:r w:rsidRPr="00136781">
        <w:t xml:space="preserve">. </w:t>
      </w:r>
      <w:r>
        <w:t xml:space="preserve">Методу передается имя процесса, которое определено в шаблоне процесса (не путать с </w:t>
      </w:r>
      <w:r>
        <w:rPr>
          <w:lang w:val="en-US"/>
        </w:rPr>
        <w:t>processName</w:t>
      </w:r>
      <w:r w:rsidRPr="00136781">
        <w:t xml:space="preserve"> </w:t>
      </w:r>
      <w:r>
        <w:t xml:space="preserve">которое передается при инсталляции). Так же процессу передается идентификатор основного приаттаченного доменного объекта (опционально) и набор произвольных атрибутов (так же опционально). При передаче идентификатора основного доменного объекта в процессом создается переменная </w:t>
      </w:r>
      <w:r w:rsidRPr="00136781">
        <w:t>MAIN_ATTACHMENT_ID</w:t>
      </w:r>
      <w:r>
        <w:t xml:space="preserve">, и в нее записывается идентификатор процесса. Так же при передаче идентификатора основного приаттаченного объекта, в процессе создается переменная </w:t>
      </w:r>
      <w:r w:rsidRPr="00136781">
        <w:t>MAIN_ATTACHMENT</w:t>
      </w:r>
      <w:r>
        <w:t xml:space="preserve"> инициализированная объектом типа </w:t>
      </w:r>
      <w:r w:rsidRPr="00136781">
        <w:t>ru.intertrust.cm.core.tools</w:t>
      </w:r>
      <w:r>
        <w:t>.</w:t>
      </w:r>
      <w:r w:rsidRPr="00136781">
        <w:t>DomainObjectAccessor</w:t>
      </w:r>
      <w:r>
        <w:t xml:space="preserve">. Эта переменная служит для более удобного доступа к атрибутам доменного объекта, возможности получить атрибуты, установить атрибуты а так же выполнить сохранение. Например, получить атрибут можно </w:t>
      </w:r>
      <w:r>
        <w:lastRenderedPageBreak/>
        <w:t xml:space="preserve">в активности типа скрипт следующей строкой </w:t>
      </w:r>
      <w:r>
        <w:rPr>
          <w:lang w:val="en-US"/>
        </w:rPr>
        <w:t>MAIN</w:t>
      </w:r>
      <w:r w:rsidRPr="00FA1DA3">
        <w:t>_</w:t>
      </w:r>
      <w:r>
        <w:rPr>
          <w:lang w:val="en-US"/>
        </w:rPr>
        <w:t>ATTACHMENT</w:t>
      </w:r>
      <w:r w:rsidRPr="00FA1DA3">
        <w:t>.</w:t>
      </w:r>
      <w:r>
        <w:rPr>
          <w:lang w:val="en-US"/>
        </w:rPr>
        <w:t>get</w:t>
      </w:r>
      <w:r w:rsidRPr="00FA1DA3">
        <w:t>(“</w:t>
      </w:r>
      <w:r>
        <w:rPr>
          <w:lang w:val="en-US"/>
        </w:rPr>
        <w:t>Name</w:t>
      </w:r>
      <w:r w:rsidRPr="00FA1DA3">
        <w:t>”)</w:t>
      </w:r>
      <w:r>
        <w:t xml:space="preserve">. Описание всех методов класса </w:t>
      </w:r>
      <w:r w:rsidRPr="00136781">
        <w:t>ru.intertrust.cm.core.tools</w:t>
      </w:r>
      <w:r>
        <w:t>.</w:t>
      </w:r>
      <w:r w:rsidRPr="00136781">
        <w:t>DomainObjectAccessor</w:t>
      </w:r>
      <w:r>
        <w:t xml:space="preserve"> будет приведено ниже. Так же в каждом экземпляре процесса создается переменная </w:t>
      </w:r>
      <w:r>
        <w:rPr>
          <w:lang w:val="en-US"/>
        </w:rPr>
        <w:t>SESSION</w:t>
      </w:r>
      <w:r>
        <w:t xml:space="preserve"> типа </w:t>
      </w:r>
      <w:r w:rsidRPr="00136781">
        <w:t>ru.intertrust.cm.core.tools</w:t>
      </w:r>
      <w:r>
        <w:t>.</w:t>
      </w:r>
      <w:r>
        <w:rPr>
          <w:lang w:val="en-US"/>
        </w:rPr>
        <w:t>Session</w:t>
      </w:r>
      <w:r>
        <w:t>. Данный объект позволяет более удобно работать с сервисами из скриптовых активностей. Например для создания доменного объекта</w:t>
      </w:r>
      <w:r w:rsidRPr="00FA1DA3">
        <w:t xml:space="preserve"> </w:t>
      </w:r>
      <w:r>
        <w:t xml:space="preserve">определенного типа необходимо вызвать метод </w:t>
      </w:r>
      <w:r>
        <w:rPr>
          <w:lang w:val="en-US"/>
        </w:rPr>
        <w:t>SESSION</w:t>
      </w:r>
      <w:r w:rsidRPr="00FA1DA3">
        <w:t>.</w:t>
      </w:r>
      <w:r>
        <w:rPr>
          <w:lang w:val="en-US"/>
        </w:rPr>
        <w:t>create</w:t>
      </w:r>
      <w:r w:rsidRPr="00FA1DA3">
        <w:t>(“</w:t>
      </w:r>
      <w:r>
        <w:rPr>
          <w:lang w:val="en-US"/>
        </w:rPr>
        <w:t>type</w:t>
      </w:r>
      <w:r w:rsidRPr="00FA1DA3">
        <w:t>_</w:t>
      </w:r>
      <w:r>
        <w:rPr>
          <w:lang w:val="en-US"/>
        </w:rPr>
        <w:t>name</w:t>
      </w:r>
      <w:r w:rsidRPr="00FA1DA3">
        <w:t>”)</w:t>
      </w:r>
      <w:r>
        <w:t>.</w:t>
      </w:r>
    </w:p>
    <w:p w14:paraId="7C7BC9B1" w14:textId="77777777" w:rsidR="00C005CE" w:rsidRPr="001B496F" w:rsidRDefault="00C005CE" w:rsidP="001D0680">
      <w:r>
        <w:t xml:space="preserve">При формирование задачи пользователю в </w:t>
      </w:r>
      <w:r>
        <w:rPr>
          <w:lang w:val="en-US"/>
        </w:rPr>
        <w:t>activity</w:t>
      </w:r>
      <w:r>
        <w:t xml:space="preserve">, автоматически создается доменный объект типа </w:t>
      </w:r>
      <w:r>
        <w:rPr>
          <w:lang w:val="en-US"/>
        </w:rPr>
        <w:t>Person</w:t>
      </w:r>
      <w:r w:rsidRPr="00FA1DA3">
        <w:t>_</w:t>
      </w:r>
      <w:r>
        <w:rPr>
          <w:lang w:val="en-US"/>
        </w:rPr>
        <w:t>Task</w:t>
      </w:r>
      <w:r>
        <w:t xml:space="preserve">. Дальнейшая работа с задачами производится с помощью существующих сервисов. Адресат задачи сохраняется в специальных доменных объектах типа </w:t>
      </w:r>
      <w:r w:rsidRPr="00835C84">
        <w:t>Assignee_Person</w:t>
      </w:r>
      <w:r>
        <w:t xml:space="preserve"> и </w:t>
      </w:r>
      <w:r w:rsidRPr="00835C84">
        <w:t>Assignee_Group</w:t>
      </w:r>
      <w:r>
        <w:t xml:space="preserve"> в зависимости пользователь или группа указаны в поле </w:t>
      </w:r>
      <w:r>
        <w:rPr>
          <w:lang w:val="en-US"/>
        </w:rPr>
        <w:t>assignee</w:t>
      </w:r>
      <w:r w:rsidRPr="00835C84">
        <w:t xml:space="preserve"> </w:t>
      </w:r>
      <w:r>
        <w:t>задачи.</w:t>
      </w:r>
    </w:p>
    <w:p w14:paraId="33F576AD" w14:textId="77777777" w:rsidR="00C005CE" w:rsidRPr="00715E18" w:rsidRDefault="00C005CE" w:rsidP="001D0680">
      <w:r>
        <w:t xml:space="preserve">При формирование задачи в шаблоне процесса можно определить действия, которые в дальнейшем могут отобразиться. Действия определяются в поле формы </w:t>
      </w:r>
      <w:r>
        <w:rPr>
          <w:lang w:val="en-US"/>
        </w:rPr>
        <w:t>ACTIONS</w:t>
      </w:r>
      <w:r>
        <w:t xml:space="preserve">, привязанной к задаче. При формирование доменного объекта возможные действия копируются в поле </w:t>
      </w:r>
      <w:r w:rsidRPr="001B496F">
        <w:t>Actions</w:t>
      </w:r>
      <w:r>
        <w:t xml:space="preserve"> в формате </w:t>
      </w:r>
      <w:r>
        <w:rPr>
          <w:lang w:val="en-US"/>
        </w:rPr>
        <w:t>name</w:t>
      </w:r>
      <w:r w:rsidRPr="001B496F">
        <w:t>1=</w:t>
      </w:r>
      <w:r>
        <w:rPr>
          <w:lang w:val="en-US"/>
        </w:rPr>
        <w:t>label</w:t>
      </w:r>
      <w:r w:rsidRPr="001B496F">
        <w:t xml:space="preserve">1;… </w:t>
      </w:r>
      <w:r>
        <w:rPr>
          <w:lang w:val="en-US"/>
        </w:rPr>
        <w:t>nameN</w:t>
      </w:r>
      <w:r w:rsidRPr="001B496F">
        <w:t>=</w:t>
      </w:r>
      <w:r>
        <w:rPr>
          <w:lang w:val="en-US"/>
        </w:rPr>
        <w:t>labelN</w:t>
      </w:r>
      <w:r w:rsidRPr="00715E18">
        <w:t>.</w:t>
      </w:r>
    </w:p>
    <w:p w14:paraId="6AD6898F" w14:textId="77777777" w:rsidR="00C005CE" w:rsidRDefault="00C005CE" w:rsidP="001D0680">
      <w:r>
        <w:t xml:space="preserve">При завершение задачи в метод </w:t>
      </w:r>
      <w:r>
        <w:rPr>
          <w:lang w:val="en-US"/>
        </w:rPr>
        <w:t>completeTask</w:t>
      </w:r>
      <w:r w:rsidRPr="001B496F">
        <w:t xml:space="preserve"> </w:t>
      </w:r>
      <w:r>
        <w:t>надо передать идентификатор доменного объекта задача и имя действия</w:t>
      </w:r>
      <w:r w:rsidRPr="00715E18">
        <w:t xml:space="preserve"> </w:t>
      </w:r>
      <w:r>
        <w:t xml:space="preserve">из поля </w:t>
      </w:r>
      <w:r>
        <w:rPr>
          <w:lang w:val="en-US"/>
        </w:rPr>
        <w:t>Actions</w:t>
      </w:r>
      <w:r>
        <w:t xml:space="preserve">. Далее идентификатор выполненного действия копируется в переменную, указанную в атрибуте </w:t>
      </w:r>
      <w:r>
        <w:rPr>
          <w:lang w:val="en-US"/>
        </w:rPr>
        <w:t>variable</w:t>
      </w:r>
      <w:r>
        <w:t xml:space="preserve"> поля формы </w:t>
      </w:r>
      <w:r>
        <w:rPr>
          <w:lang w:val="en-US"/>
        </w:rPr>
        <w:t>ACTIONS</w:t>
      </w:r>
      <w:r>
        <w:t>. Пример описания задачи с действиями.</w:t>
      </w:r>
    </w:p>
    <w:p w14:paraId="4368346D" w14:textId="77777777" w:rsidR="00C005CE" w:rsidRPr="005F593D" w:rsidRDefault="00C005CE" w:rsidP="001D0680">
      <w:pPr>
        <w:pStyle w:val="afc"/>
        <w:rPr>
          <w:lang w:val="ru-RU"/>
        </w:rPr>
      </w:pPr>
      <w:r w:rsidRPr="005F593D">
        <w:rPr>
          <w:lang w:val="ru-RU"/>
        </w:rPr>
        <w:t xml:space="preserve">    </w:t>
      </w:r>
      <w:r w:rsidRPr="005F593D">
        <w:rPr>
          <w:color w:val="008080"/>
          <w:lang w:val="ru-RU"/>
        </w:rPr>
        <w:t>&lt;</w:t>
      </w:r>
      <w:r>
        <w:rPr>
          <w:color w:val="3F7F7F"/>
        </w:rPr>
        <w:t>userTask</w:t>
      </w:r>
      <w:r w:rsidRPr="005F593D">
        <w:rPr>
          <w:lang w:val="ru-RU"/>
        </w:rPr>
        <w:t xml:space="preserve"> </w:t>
      </w:r>
      <w:r>
        <w:rPr>
          <w:color w:val="7F007F"/>
        </w:rPr>
        <w:t>id</w:t>
      </w:r>
      <w:r w:rsidRPr="005F593D">
        <w:rPr>
          <w:lang w:val="ru-RU"/>
        </w:rPr>
        <w:t>="</w:t>
      </w:r>
      <w:r>
        <w:t>usertask</w:t>
      </w:r>
      <w:r w:rsidRPr="005F593D">
        <w:rPr>
          <w:lang w:val="ru-RU"/>
        </w:rPr>
        <w:t xml:space="preserve">3" </w:t>
      </w:r>
      <w:r>
        <w:rPr>
          <w:color w:val="7F007F"/>
        </w:rPr>
        <w:t>name</w:t>
      </w:r>
      <w:r w:rsidRPr="005F593D">
        <w:rPr>
          <w:lang w:val="ru-RU"/>
        </w:rPr>
        <w:t xml:space="preserve">="Проверка возможности маршрутизации с помошью акшенов" </w:t>
      </w:r>
      <w:r>
        <w:rPr>
          <w:color w:val="7F007F"/>
        </w:rPr>
        <w:t>activiti</w:t>
      </w:r>
      <w:r w:rsidRPr="005F593D">
        <w:rPr>
          <w:color w:val="7F007F"/>
          <w:lang w:val="ru-RU"/>
        </w:rPr>
        <w:t>:</w:t>
      </w:r>
      <w:r>
        <w:rPr>
          <w:color w:val="7F007F"/>
        </w:rPr>
        <w:t>assignee</w:t>
      </w:r>
      <w:r w:rsidRPr="005F593D">
        <w:rPr>
          <w:lang w:val="ru-RU"/>
        </w:rPr>
        <w:t>="#{</w:t>
      </w:r>
      <w:r>
        <w:t>personManagement</w:t>
      </w:r>
      <w:r w:rsidRPr="005F593D">
        <w:rPr>
          <w:lang w:val="ru-RU"/>
        </w:rPr>
        <w:t>.</w:t>
      </w:r>
      <w:r>
        <w:t>getPersonId</w:t>
      </w:r>
      <w:r w:rsidRPr="005F593D">
        <w:rPr>
          <w:lang w:val="ru-RU"/>
        </w:rPr>
        <w:t>(&amp;</w:t>
      </w:r>
      <w:r>
        <w:t>quot</w:t>
      </w:r>
      <w:r w:rsidRPr="005F593D">
        <w:rPr>
          <w:lang w:val="ru-RU"/>
        </w:rPr>
        <w:t>;</w:t>
      </w:r>
      <w:r>
        <w:t>admin</w:t>
      </w:r>
      <w:r w:rsidRPr="005F593D">
        <w:rPr>
          <w:lang w:val="ru-RU"/>
        </w:rPr>
        <w:t>&amp;</w:t>
      </w:r>
      <w:r>
        <w:t>quot</w:t>
      </w:r>
      <w:r w:rsidRPr="005F593D">
        <w:rPr>
          <w:lang w:val="ru-RU"/>
        </w:rPr>
        <w:t>;).</w:t>
      </w:r>
      <w:r>
        <w:t>toStringRepresentation</w:t>
      </w:r>
      <w:r w:rsidRPr="005F593D">
        <w:rPr>
          <w:lang w:val="ru-RU"/>
        </w:rPr>
        <w:t>()}"</w:t>
      </w:r>
      <w:r w:rsidRPr="005F593D">
        <w:rPr>
          <w:color w:val="008080"/>
          <w:lang w:val="ru-RU"/>
        </w:rPr>
        <w:t>&gt;</w:t>
      </w:r>
    </w:p>
    <w:p w14:paraId="0FB00EA5" w14:textId="77777777" w:rsidR="00C005CE" w:rsidRPr="00E06250" w:rsidRDefault="00C005CE" w:rsidP="001D0680">
      <w:pPr>
        <w:pStyle w:val="afc"/>
        <w:rPr>
          <w:lang w:val="ru-RU"/>
        </w:rPr>
      </w:pPr>
      <w:r w:rsidRPr="005F593D">
        <w:rPr>
          <w:lang w:val="ru-RU"/>
        </w:rPr>
        <w:t xml:space="preserve">      </w:t>
      </w:r>
      <w:r w:rsidRPr="00E06250">
        <w:rPr>
          <w:color w:val="008080"/>
          <w:lang w:val="ru-RU"/>
        </w:rPr>
        <w:t>&lt;</w:t>
      </w:r>
      <w:r>
        <w:rPr>
          <w:color w:val="3F7F7F"/>
        </w:rPr>
        <w:t>documentation</w:t>
      </w:r>
      <w:r w:rsidRPr="00E06250">
        <w:rPr>
          <w:color w:val="008080"/>
          <w:lang w:val="ru-RU"/>
        </w:rPr>
        <w:t>&gt;</w:t>
      </w:r>
      <w:r w:rsidRPr="00E06250">
        <w:rPr>
          <w:lang w:val="ru-RU"/>
        </w:rPr>
        <w:t>Получить список действий и выполнить одно из них.</w:t>
      </w:r>
      <w:r w:rsidRPr="00E06250">
        <w:rPr>
          <w:color w:val="008080"/>
          <w:lang w:val="ru-RU"/>
        </w:rPr>
        <w:t>&lt;/</w:t>
      </w:r>
      <w:r>
        <w:rPr>
          <w:color w:val="3F7F7F"/>
        </w:rPr>
        <w:t>documentation</w:t>
      </w:r>
      <w:r w:rsidRPr="00E06250">
        <w:rPr>
          <w:color w:val="008080"/>
          <w:lang w:val="ru-RU"/>
        </w:rPr>
        <w:t>&gt;</w:t>
      </w:r>
    </w:p>
    <w:p w14:paraId="702E89A2" w14:textId="77777777" w:rsidR="00C005CE" w:rsidRPr="0062632C" w:rsidRDefault="00C005CE" w:rsidP="001D0680">
      <w:pPr>
        <w:pStyle w:val="afc"/>
      </w:pPr>
      <w:r w:rsidRPr="00E06250">
        <w:rPr>
          <w:lang w:val="ru-RU"/>
        </w:rPr>
        <w:t xml:space="preserve">      </w:t>
      </w:r>
      <w:r w:rsidRPr="0062632C">
        <w:rPr>
          <w:color w:val="008080"/>
        </w:rPr>
        <w:t>&lt;</w:t>
      </w:r>
      <w:r w:rsidRPr="0062632C">
        <w:rPr>
          <w:color w:val="3F7F7F"/>
        </w:rPr>
        <w:t>extensionElements</w:t>
      </w:r>
      <w:r w:rsidRPr="0062632C">
        <w:rPr>
          <w:color w:val="008080"/>
        </w:rPr>
        <w:t>&gt;</w:t>
      </w:r>
    </w:p>
    <w:p w14:paraId="446306CF" w14:textId="77777777" w:rsidR="00C005CE" w:rsidRPr="0062632C" w:rsidRDefault="00C005CE" w:rsidP="001D0680">
      <w:pPr>
        <w:pStyle w:val="afc"/>
      </w:pPr>
      <w:r w:rsidRPr="0062632C">
        <w:t xml:space="preserve">        </w:t>
      </w:r>
      <w:r w:rsidRPr="0062632C">
        <w:rPr>
          <w:color w:val="008080"/>
        </w:rPr>
        <w:t>&lt;</w:t>
      </w:r>
      <w:r w:rsidRPr="0062632C">
        <w:rPr>
          <w:color w:val="3F7F7F"/>
        </w:rPr>
        <w:t>activiti:formProperty</w:t>
      </w:r>
      <w:r w:rsidRPr="0062632C">
        <w:t xml:space="preserve"> </w:t>
      </w:r>
      <w:r w:rsidRPr="0062632C">
        <w:rPr>
          <w:color w:val="7F007F"/>
        </w:rPr>
        <w:t>id</w:t>
      </w:r>
      <w:r w:rsidRPr="0062632C">
        <w:t xml:space="preserve">="ACTIONS" </w:t>
      </w:r>
      <w:r w:rsidRPr="0062632C">
        <w:rPr>
          <w:color w:val="7F007F"/>
        </w:rPr>
        <w:t>name</w:t>
      </w:r>
      <w:r w:rsidRPr="0062632C">
        <w:t>="</w:t>
      </w:r>
      <w:r>
        <w:t>Действие</w:t>
      </w:r>
      <w:r w:rsidRPr="0062632C">
        <w:t xml:space="preserve">" </w:t>
      </w:r>
      <w:r w:rsidRPr="0062632C">
        <w:rPr>
          <w:color w:val="7F007F"/>
        </w:rPr>
        <w:t>type</w:t>
      </w:r>
      <w:r w:rsidRPr="0062632C">
        <w:t xml:space="preserve">="enum" </w:t>
      </w:r>
      <w:r w:rsidRPr="0062632C">
        <w:rPr>
          <w:color w:val="7F007F"/>
        </w:rPr>
        <w:t>variable</w:t>
      </w:r>
      <w:r w:rsidRPr="0062632C">
        <w:t>="RESULT"</w:t>
      </w:r>
      <w:r w:rsidRPr="0062632C">
        <w:rPr>
          <w:color w:val="008080"/>
        </w:rPr>
        <w:t>&gt;</w:t>
      </w:r>
    </w:p>
    <w:p w14:paraId="26090FE3" w14:textId="77777777" w:rsidR="00C005CE" w:rsidRPr="0062632C" w:rsidRDefault="00C005CE" w:rsidP="001D0680">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="YES" </w:t>
      </w:r>
      <w:r w:rsidRPr="0062632C">
        <w:rPr>
          <w:color w:val="7F007F"/>
        </w:rPr>
        <w:t>name</w:t>
      </w:r>
      <w:r w:rsidRPr="0062632C">
        <w:t>="</w:t>
      </w:r>
      <w:r>
        <w:t>Да</w:t>
      </w:r>
      <w:r w:rsidRPr="0062632C">
        <w:t>"</w:t>
      </w:r>
      <w:r w:rsidRPr="0062632C">
        <w:rPr>
          <w:color w:val="008080"/>
        </w:rPr>
        <w:t>&gt;&lt;/</w:t>
      </w:r>
      <w:r w:rsidRPr="0062632C">
        <w:rPr>
          <w:color w:val="3F7F7F"/>
        </w:rPr>
        <w:t>activiti:value</w:t>
      </w:r>
      <w:r w:rsidRPr="0062632C">
        <w:rPr>
          <w:color w:val="008080"/>
        </w:rPr>
        <w:t>&gt;</w:t>
      </w:r>
    </w:p>
    <w:p w14:paraId="44B34564" w14:textId="77777777" w:rsidR="00C005CE" w:rsidRPr="0062632C" w:rsidRDefault="00C005CE" w:rsidP="001D0680">
      <w:pPr>
        <w:pStyle w:val="afc"/>
      </w:pPr>
      <w:r w:rsidRPr="0062632C">
        <w:t xml:space="preserve">          </w:t>
      </w:r>
      <w:r w:rsidRPr="0062632C">
        <w:rPr>
          <w:color w:val="008080"/>
        </w:rPr>
        <w:t>&lt;</w:t>
      </w:r>
      <w:r w:rsidRPr="0062632C">
        <w:rPr>
          <w:color w:val="3F7F7F"/>
        </w:rPr>
        <w:t>activiti:value</w:t>
      </w:r>
      <w:r w:rsidRPr="0062632C">
        <w:t xml:space="preserve"> </w:t>
      </w:r>
      <w:r w:rsidRPr="0062632C">
        <w:rPr>
          <w:color w:val="7F007F"/>
        </w:rPr>
        <w:t>id</w:t>
      </w:r>
      <w:r w:rsidRPr="0062632C">
        <w:t xml:space="preserve">="NO" </w:t>
      </w:r>
      <w:r w:rsidRPr="0062632C">
        <w:rPr>
          <w:color w:val="7F007F"/>
        </w:rPr>
        <w:t>name</w:t>
      </w:r>
      <w:r w:rsidRPr="0062632C">
        <w:t>="</w:t>
      </w:r>
      <w:r>
        <w:t>Нет</w:t>
      </w:r>
      <w:r w:rsidRPr="0062632C">
        <w:t>"</w:t>
      </w:r>
      <w:r w:rsidRPr="0062632C">
        <w:rPr>
          <w:color w:val="008080"/>
        </w:rPr>
        <w:t>&gt;&lt;/</w:t>
      </w:r>
      <w:r w:rsidRPr="0062632C">
        <w:rPr>
          <w:color w:val="3F7F7F"/>
        </w:rPr>
        <w:t>activiti:value</w:t>
      </w:r>
      <w:r w:rsidRPr="0062632C">
        <w:rPr>
          <w:color w:val="008080"/>
        </w:rPr>
        <w:t>&gt;</w:t>
      </w:r>
    </w:p>
    <w:p w14:paraId="2C79E392" w14:textId="77777777" w:rsidR="00C005CE" w:rsidRPr="00E06250" w:rsidRDefault="00C005CE" w:rsidP="001D0680">
      <w:pPr>
        <w:pStyle w:val="afc"/>
        <w:rPr>
          <w:lang w:val="ru-RU"/>
        </w:rPr>
      </w:pPr>
      <w:r w:rsidRPr="0062632C">
        <w:t xml:space="preserve">        </w:t>
      </w:r>
      <w:r w:rsidRPr="00E06250">
        <w:rPr>
          <w:color w:val="008080"/>
          <w:lang w:val="ru-RU"/>
        </w:rPr>
        <w:t>&lt;/</w:t>
      </w:r>
      <w:r>
        <w:rPr>
          <w:color w:val="3F7F7F"/>
        </w:rPr>
        <w:t>activiti</w:t>
      </w:r>
      <w:r w:rsidRPr="00E06250">
        <w:rPr>
          <w:color w:val="3F7F7F"/>
          <w:lang w:val="ru-RU"/>
        </w:rPr>
        <w:t>:</w:t>
      </w:r>
      <w:r>
        <w:rPr>
          <w:color w:val="3F7F7F"/>
        </w:rPr>
        <w:t>formProperty</w:t>
      </w:r>
      <w:r w:rsidRPr="00E06250">
        <w:rPr>
          <w:color w:val="008080"/>
          <w:lang w:val="ru-RU"/>
        </w:rPr>
        <w:t>&gt;</w:t>
      </w:r>
    </w:p>
    <w:p w14:paraId="5B1C3480" w14:textId="77777777" w:rsidR="00C005CE" w:rsidRPr="00E06250" w:rsidRDefault="00C005CE" w:rsidP="001D0680">
      <w:pPr>
        <w:pStyle w:val="afc"/>
        <w:rPr>
          <w:lang w:val="ru-RU"/>
        </w:rPr>
      </w:pPr>
      <w:r w:rsidRPr="00E06250">
        <w:rPr>
          <w:lang w:val="ru-RU"/>
        </w:rPr>
        <w:t xml:space="preserve">      </w:t>
      </w:r>
      <w:r w:rsidRPr="00E06250">
        <w:rPr>
          <w:color w:val="008080"/>
          <w:lang w:val="ru-RU"/>
        </w:rPr>
        <w:t>&lt;/</w:t>
      </w:r>
      <w:r>
        <w:rPr>
          <w:color w:val="3F7F7F"/>
        </w:rPr>
        <w:t>extensionElements</w:t>
      </w:r>
      <w:r w:rsidRPr="00E06250">
        <w:rPr>
          <w:color w:val="008080"/>
          <w:lang w:val="ru-RU"/>
        </w:rPr>
        <w:t>&gt;</w:t>
      </w:r>
    </w:p>
    <w:p w14:paraId="6416F1E2" w14:textId="77777777" w:rsidR="00C005CE" w:rsidRPr="00E06250" w:rsidRDefault="00C005CE" w:rsidP="001D0680">
      <w:pPr>
        <w:pStyle w:val="afc"/>
        <w:rPr>
          <w:lang w:val="ru-RU"/>
        </w:rPr>
      </w:pPr>
      <w:r w:rsidRPr="00E06250">
        <w:rPr>
          <w:lang w:val="ru-RU"/>
        </w:rPr>
        <w:t xml:space="preserve">    </w:t>
      </w:r>
      <w:r w:rsidRPr="00E06250">
        <w:rPr>
          <w:color w:val="008080"/>
          <w:lang w:val="ru-RU"/>
        </w:rPr>
        <w:t>&lt;/</w:t>
      </w:r>
      <w:r>
        <w:rPr>
          <w:color w:val="3F7F7F"/>
        </w:rPr>
        <w:t>userTask</w:t>
      </w:r>
      <w:r w:rsidRPr="00E06250">
        <w:rPr>
          <w:color w:val="008080"/>
          <w:lang w:val="ru-RU"/>
        </w:rPr>
        <w:t>&gt;</w:t>
      </w:r>
    </w:p>
    <w:p w14:paraId="5F4A4DB5" w14:textId="77777777" w:rsidR="00C005CE" w:rsidRPr="005F593D" w:rsidRDefault="00C005CE" w:rsidP="001D0680">
      <w:pPr>
        <w:rPr>
          <w:lang w:val="en-US"/>
        </w:rPr>
      </w:pPr>
      <w:r>
        <w:t>В</w:t>
      </w:r>
      <w:r w:rsidRPr="0062632C">
        <w:t xml:space="preserve"> </w:t>
      </w:r>
      <w:r>
        <w:t>данном</w:t>
      </w:r>
      <w:r w:rsidRPr="0062632C">
        <w:t xml:space="preserve"> </w:t>
      </w:r>
      <w:r>
        <w:t>примере</w:t>
      </w:r>
      <w:r w:rsidRPr="0062632C">
        <w:t xml:space="preserve"> </w:t>
      </w:r>
      <w:r>
        <w:t xml:space="preserve">доступные действия </w:t>
      </w:r>
      <w:r>
        <w:rPr>
          <w:lang w:val="en-US"/>
        </w:rPr>
        <w:t>YES</w:t>
      </w:r>
      <w:r w:rsidRPr="0062632C">
        <w:t xml:space="preserve"> </w:t>
      </w:r>
      <w:r>
        <w:t xml:space="preserve">и </w:t>
      </w:r>
      <w:r>
        <w:rPr>
          <w:lang w:val="en-US"/>
        </w:rPr>
        <w:t>NO</w:t>
      </w:r>
      <w:r w:rsidRPr="0062632C">
        <w:t xml:space="preserve"> </w:t>
      </w:r>
      <w:r>
        <w:t xml:space="preserve">и после завершения задачи выполненное действие (значение параметра </w:t>
      </w:r>
      <w:r>
        <w:rPr>
          <w:lang w:val="en-US"/>
        </w:rPr>
        <w:t>action</w:t>
      </w:r>
      <w:r w:rsidRPr="0062632C">
        <w:t xml:space="preserve"> </w:t>
      </w:r>
      <w:r>
        <w:t xml:space="preserve">метода </w:t>
      </w:r>
      <w:r>
        <w:rPr>
          <w:lang w:val="en-US"/>
        </w:rPr>
        <w:t>completeTask</w:t>
      </w:r>
      <w:r>
        <w:t xml:space="preserve">) скопируется в переменную процесса </w:t>
      </w:r>
      <w:r>
        <w:rPr>
          <w:lang w:val="en-US"/>
        </w:rPr>
        <w:t>RESULT</w:t>
      </w:r>
      <w:r>
        <w:t>, и в дальнейшем эта переменная может использоваться в написание логики процесса, например в условии потока. Например</w:t>
      </w:r>
      <w:r w:rsidRPr="005F593D">
        <w:rPr>
          <w:lang w:val="en-US"/>
        </w:rPr>
        <w:t>:</w:t>
      </w:r>
    </w:p>
    <w:p w14:paraId="4093F417" w14:textId="77777777" w:rsidR="00C005CE" w:rsidRPr="0062632C" w:rsidRDefault="00C005CE" w:rsidP="001D0680">
      <w:pPr>
        <w:pStyle w:val="afc"/>
      </w:pPr>
      <w:r w:rsidRPr="005F593D">
        <w:t xml:space="preserve">    </w:t>
      </w:r>
      <w:r w:rsidRPr="0062632C">
        <w:rPr>
          <w:color w:val="008080"/>
        </w:rPr>
        <w:t>&lt;</w:t>
      </w:r>
      <w:r w:rsidRPr="0062632C">
        <w:rPr>
          <w:color w:val="3F7F7F"/>
        </w:rPr>
        <w:t>sequenceFlow</w:t>
      </w:r>
      <w:r w:rsidRPr="0062632C">
        <w:t xml:space="preserve"> </w:t>
      </w:r>
      <w:r w:rsidRPr="0062632C">
        <w:rPr>
          <w:color w:val="7F007F"/>
        </w:rPr>
        <w:t>id</w:t>
      </w:r>
      <w:r w:rsidRPr="0062632C">
        <w:t>=</w:t>
      </w:r>
      <w:r w:rsidRPr="0062632C">
        <w:rPr>
          <w:i/>
          <w:iCs/>
        </w:rPr>
        <w:t>"flow-now"</w:t>
      </w:r>
      <w:r w:rsidRPr="0062632C">
        <w:t xml:space="preserve"> </w:t>
      </w:r>
      <w:r w:rsidRPr="0062632C">
        <w:rPr>
          <w:color w:val="7F007F"/>
        </w:rPr>
        <w:t>sourceRef</w:t>
      </w:r>
      <w:r w:rsidRPr="0062632C">
        <w:t>=</w:t>
      </w:r>
      <w:r w:rsidRPr="0062632C">
        <w:rPr>
          <w:i/>
          <w:iCs/>
        </w:rPr>
        <w:t>"exclusivegateway1"</w:t>
      </w:r>
      <w:r w:rsidRPr="0062632C">
        <w:t xml:space="preserve"> </w:t>
      </w:r>
      <w:r w:rsidRPr="0062632C">
        <w:rPr>
          <w:color w:val="7F007F"/>
        </w:rPr>
        <w:t>targetRef</w:t>
      </w:r>
      <w:r w:rsidRPr="0062632C">
        <w:t>=</w:t>
      </w:r>
      <w:r w:rsidRPr="0062632C">
        <w:rPr>
          <w:i/>
          <w:iCs/>
        </w:rPr>
        <w:t>"scripttask2"</w:t>
      </w:r>
      <w:r w:rsidRPr="0062632C">
        <w:rPr>
          <w:color w:val="008080"/>
        </w:rPr>
        <w:t>&gt;</w:t>
      </w:r>
    </w:p>
    <w:p w14:paraId="0708004F" w14:textId="77777777" w:rsidR="00C005CE" w:rsidRPr="0062632C" w:rsidRDefault="00C005CE" w:rsidP="001D0680">
      <w:pPr>
        <w:pStyle w:val="afc"/>
      </w:pPr>
      <w:r w:rsidRPr="0062632C">
        <w:t xml:space="preserve">      </w:t>
      </w:r>
      <w:r w:rsidRPr="0062632C">
        <w:rPr>
          <w:color w:val="008080"/>
        </w:rPr>
        <w:t>&lt;</w:t>
      </w:r>
      <w:r w:rsidRPr="0062632C">
        <w:rPr>
          <w:color w:val="3F7F7F"/>
        </w:rPr>
        <w:t>conditionExpression</w:t>
      </w:r>
      <w:r w:rsidRPr="0062632C">
        <w:t xml:space="preserve"> </w:t>
      </w:r>
      <w:r w:rsidRPr="0062632C">
        <w:rPr>
          <w:color w:val="7F007F"/>
        </w:rPr>
        <w:t>xsi:type</w:t>
      </w:r>
      <w:r w:rsidRPr="0062632C">
        <w:t>=</w:t>
      </w:r>
      <w:r w:rsidRPr="0062632C">
        <w:rPr>
          <w:i/>
          <w:iCs/>
        </w:rPr>
        <w:t>"tFormalExpression"</w:t>
      </w:r>
      <w:r w:rsidRPr="0062632C">
        <w:rPr>
          <w:color w:val="008080"/>
        </w:rPr>
        <w:t>&gt;&lt;![CDATA[</w:t>
      </w:r>
      <w:r w:rsidRPr="0062632C">
        <w:t>${RESULT.equals("NO")}</w:t>
      </w:r>
      <w:r w:rsidRPr="0062632C">
        <w:rPr>
          <w:color w:val="008080"/>
        </w:rPr>
        <w:t>]]&gt;&lt;/</w:t>
      </w:r>
      <w:r w:rsidRPr="0062632C">
        <w:rPr>
          <w:color w:val="3F7F7F"/>
        </w:rPr>
        <w:t>conditionExpression</w:t>
      </w:r>
      <w:r w:rsidRPr="0062632C">
        <w:rPr>
          <w:color w:val="008080"/>
        </w:rPr>
        <w:t>&gt;</w:t>
      </w:r>
    </w:p>
    <w:p w14:paraId="59008408" w14:textId="77777777" w:rsidR="00C005CE" w:rsidRPr="0015213E" w:rsidRDefault="00C005CE" w:rsidP="001D0680">
      <w:pPr>
        <w:pStyle w:val="afc"/>
        <w:rPr>
          <w:lang w:val="ru-RU"/>
        </w:rPr>
      </w:pPr>
      <w:r w:rsidRPr="0062632C">
        <w:t xml:space="preserve">    </w:t>
      </w:r>
      <w:r w:rsidRPr="0015213E">
        <w:rPr>
          <w:color w:val="008080"/>
          <w:lang w:val="ru-RU"/>
        </w:rPr>
        <w:t>&lt;/</w:t>
      </w:r>
      <w:r>
        <w:rPr>
          <w:color w:val="3F7F7F"/>
        </w:rPr>
        <w:t>sequenceFlow</w:t>
      </w:r>
      <w:r w:rsidRPr="0015213E">
        <w:rPr>
          <w:color w:val="008080"/>
          <w:lang w:val="ru-RU"/>
        </w:rPr>
        <w:t>&gt;</w:t>
      </w:r>
    </w:p>
    <w:p w14:paraId="03D5FCA1" w14:textId="77777777" w:rsidR="00C005CE" w:rsidRPr="004428F6" w:rsidRDefault="00C005CE" w:rsidP="001D0680">
      <w:r>
        <w:t xml:space="preserve">Особенность текущей реализации </w:t>
      </w:r>
      <w:r>
        <w:rPr>
          <w:lang w:val="en-US"/>
        </w:rPr>
        <w:t>activity</w:t>
      </w:r>
      <w:r w:rsidRPr="0015213E">
        <w:t xml:space="preserve"> </w:t>
      </w:r>
      <w:r>
        <w:t>такова, ч</w:t>
      </w:r>
      <w:r w:rsidRPr="0015213E">
        <w:t>то</w:t>
      </w:r>
      <w:r>
        <w:t xml:space="preserve"> не работает механизм автоматического создания переменных процесса, при их объявлении в </w:t>
      </w:r>
      <w:r>
        <w:rPr>
          <w:lang w:val="en-US"/>
        </w:rPr>
        <w:t>javaScript</w:t>
      </w:r>
      <w:r>
        <w:t xml:space="preserve">. Для избежания данных ошибок необходимо при формирование </w:t>
      </w:r>
      <w:r>
        <w:rPr>
          <w:lang w:val="en-US"/>
        </w:rPr>
        <w:t>ScriptTask</w:t>
      </w:r>
      <w:r w:rsidRPr="0015213E">
        <w:t xml:space="preserve"> </w:t>
      </w:r>
      <w:r>
        <w:t xml:space="preserve">устанавливать атрибут </w:t>
      </w:r>
      <w:r w:rsidRPr="0015213E">
        <w:t>autoStoreVariables</w:t>
      </w:r>
      <w:r>
        <w:t xml:space="preserve"> в false. Пример</w:t>
      </w:r>
      <w:r w:rsidRPr="004428F6">
        <w:t xml:space="preserve"> </w:t>
      </w:r>
      <w:r>
        <w:rPr>
          <w:lang w:val="en-US"/>
        </w:rPr>
        <w:t>SctiptTask</w:t>
      </w:r>
      <w:r w:rsidRPr="004428F6">
        <w:t>:</w:t>
      </w:r>
    </w:p>
    <w:p w14:paraId="4349582C" w14:textId="77777777" w:rsidR="00C005CE" w:rsidRPr="004428F6" w:rsidRDefault="00C005CE" w:rsidP="001D0680">
      <w:pPr>
        <w:pStyle w:val="afc"/>
        <w:rPr>
          <w:lang w:val="ru-RU"/>
        </w:rPr>
      </w:pPr>
      <w:r w:rsidRPr="004428F6">
        <w:rPr>
          <w:lang w:val="ru-RU"/>
        </w:rPr>
        <w:t xml:space="preserve">    </w:t>
      </w:r>
      <w:r w:rsidRPr="00E06250">
        <w:rPr>
          <w:color w:val="008080"/>
          <w:lang w:val="ru-RU"/>
        </w:rPr>
        <w:t>&lt;</w:t>
      </w:r>
      <w:r w:rsidRPr="0015213E">
        <w:rPr>
          <w:color w:val="3F7F7F"/>
        </w:rPr>
        <w:t>scriptTask</w:t>
      </w:r>
      <w:r w:rsidRPr="00E06250">
        <w:rPr>
          <w:lang w:val="ru-RU"/>
        </w:rPr>
        <w:t xml:space="preserve"> </w:t>
      </w:r>
      <w:r w:rsidRPr="0015213E">
        <w:rPr>
          <w:color w:val="7F007F"/>
        </w:rPr>
        <w:t>id</w:t>
      </w:r>
      <w:r w:rsidRPr="00E06250">
        <w:rPr>
          <w:lang w:val="ru-RU"/>
        </w:rPr>
        <w:t>="</w:t>
      </w:r>
      <w:r w:rsidRPr="0015213E">
        <w:t>scripttask</w:t>
      </w:r>
      <w:r w:rsidRPr="00E06250">
        <w:rPr>
          <w:lang w:val="ru-RU"/>
        </w:rPr>
        <w:t xml:space="preserve">2" </w:t>
      </w:r>
      <w:r w:rsidRPr="0015213E">
        <w:rPr>
          <w:color w:val="7F007F"/>
        </w:rPr>
        <w:t>name</w:t>
      </w:r>
      <w:r w:rsidRPr="00E06250">
        <w:rPr>
          <w:lang w:val="ru-RU"/>
        </w:rPr>
        <w:t xml:space="preserve">="Установка данных по действию </w:t>
      </w:r>
      <w:r w:rsidRPr="004428F6">
        <w:rPr>
          <w:lang w:val="ru-RU"/>
        </w:rPr>
        <w:t xml:space="preserve">НЕТ" </w:t>
      </w:r>
      <w:r w:rsidRPr="0015213E">
        <w:rPr>
          <w:color w:val="7F007F"/>
        </w:rPr>
        <w:t>scriptFormat</w:t>
      </w:r>
      <w:r w:rsidRPr="004428F6">
        <w:rPr>
          <w:lang w:val="ru-RU"/>
        </w:rPr>
        <w:t>="</w:t>
      </w:r>
      <w:r w:rsidRPr="0015213E">
        <w:t>javascript</w:t>
      </w:r>
      <w:r w:rsidRPr="004428F6">
        <w:rPr>
          <w:lang w:val="ru-RU"/>
        </w:rPr>
        <w:t xml:space="preserve">" </w:t>
      </w:r>
      <w:r w:rsidRPr="0015213E">
        <w:rPr>
          <w:color w:val="7F007F"/>
        </w:rPr>
        <w:t>activiti</w:t>
      </w:r>
      <w:r w:rsidRPr="004428F6">
        <w:rPr>
          <w:color w:val="7F007F"/>
          <w:lang w:val="ru-RU"/>
        </w:rPr>
        <w:t>:</w:t>
      </w:r>
      <w:r w:rsidRPr="0015213E">
        <w:rPr>
          <w:color w:val="7F007F"/>
        </w:rPr>
        <w:t>autoStoreVariables</w:t>
      </w:r>
      <w:r w:rsidRPr="004428F6">
        <w:rPr>
          <w:lang w:val="ru-RU"/>
        </w:rPr>
        <w:t>="</w:t>
      </w:r>
      <w:r w:rsidRPr="0015213E">
        <w:t>false</w:t>
      </w:r>
      <w:r w:rsidRPr="004428F6">
        <w:rPr>
          <w:lang w:val="ru-RU"/>
        </w:rPr>
        <w:t>"</w:t>
      </w:r>
      <w:r w:rsidRPr="004428F6">
        <w:rPr>
          <w:color w:val="008080"/>
          <w:lang w:val="ru-RU"/>
        </w:rPr>
        <w:t>&gt;</w:t>
      </w:r>
    </w:p>
    <w:p w14:paraId="6FC865D9" w14:textId="77777777" w:rsidR="00C005CE" w:rsidRPr="0015213E" w:rsidRDefault="00C005CE" w:rsidP="001D0680">
      <w:pPr>
        <w:pStyle w:val="afc"/>
      </w:pPr>
      <w:r w:rsidRPr="004428F6">
        <w:rPr>
          <w:lang w:val="ru-RU"/>
        </w:rPr>
        <w:t xml:space="preserve">      </w:t>
      </w:r>
      <w:r w:rsidRPr="0015213E">
        <w:rPr>
          <w:color w:val="008080"/>
        </w:rPr>
        <w:t>&lt;</w:t>
      </w:r>
      <w:r w:rsidRPr="0015213E">
        <w:rPr>
          <w:color w:val="3F7F7F"/>
        </w:rPr>
        <w:t>script</w:t>
      </w:r>
      <w:r w:rsidRPr="0015213E">
        <w:rPr>
          <w:color w:val="008080"/>
        </w:rPr>
        <w:t>&gt;</w:t>
      </w:r>
      <w:r w:rsidRPr="0015213E">
        <w:rPr>
          <w:u w:val="single"/>
        </w:rPr>
        <w:t>var</w:t>
      </w:r>
      <w:r w:rsidRPr="0015213E">
        <w:t xml:space="preserve"> test =MAIN_ATTACHMENT.get("test_text");</w:t>
      </w:r>
    </w:p>
    <w:p w14:paraId="75F83C2D" w14:textId="77777777" w:rsidR="00C005CE" w:rsidRPr="0015213E" w:rsidRDefault="00C005CE" w:rsidP="001D0680">
      <w:pPr>
        <w:pStyle w:val="afc"/>
      </w:pPr>
      <w:r w:rsidRPr="0015213E">
        <w:lastRenderedPageBreak/>
        <w:t xml:space="preserve">test += " </w:t>
      </w:r>
      <w:r>
        <w:t>Результат</w:t>
      </w:r>
      <w:r w:rsidRPr="0015213E">
        <w:t xml:space="preserve"> </w:t>
      </w:r>
      <w:r>
        <w:t>маршрутизации</w:t>
      </w:r>
      <w:r w:rsidRPr="0015213E">
        <w:t xml:space="preserve"> </w:t>
      </w:r>
      <w:r>
        <w:t>НЕТ</w:t>
      </w:r>
      <w:r w:rsidRPr="0015213E">
        <w:t>.";</w:t>
      </w:r>
    </w:p>
    <w:p w14:paraId="4F297E69" w14:textId="77777777" w:rsidR="00C005CE" w:rsidRPr="0015213E" w:rsidRDefault="00C005CE" w:rsidP="001D0680">
      <w:pPr>
        <w:pStyle w:val="afc"/>
      </w:pPr>
      <w:r w:rsidRPr="0015213E">
        <w:t>MAIN_ATTACHMENT.set("test_text", test);</w:t>
      </w:r>
    </w:p>
    <w:p w14:paraId="05E369ED" w14:textId="77777777" w:rsidR="00C005CE" w:rsidRPr="0015213E" w:rsidRDefault="00C005CE" w:rsidP="001D0680">
      <w:pPr>
        <w:pStyle w:val="afc"/>
      </w:pPr>
      <w:r w:rsidRPr="0015213E">
        <w:t>MAIN_ATTACHMENT.save();</w:t>
      </w:r>
    </w:p>
    <w:p w14:paraId="00634C2B" w14:textId="77777777" w:rsidR="00C005CE" w:rsidRPr="0015213E" w:rsidRDefault="00C005CE" w:rsidP="001D0680">
      <w:pPr>
        <w:pStyle w:val="afc"/>
      </w:pPr>
      <w:r w:rsidRPr="0015213E">
        <w:rPr>
          <w:color w:val="008080"/>
        </w:rPr>
        <w:t>&lt;/</w:t>
      </w:r>
      <w:r w:rsidRPr="0015213E">
        <w:rPr>
          <w:color w:val="3F7F7F"/>
        </w:rPr>
        <w:t>script</w:t>
      </w:r>
      <w:r w:rsidRPr="0015213E">
        <w:rPr>
          <w:color w:val="008080"/>
        </w:rPr>
        <w:t>&gt;</w:t>
      </w:r>
    </w:p>
    <w:p w14:paraId="7C6DC165" w14:textId="77777777" w:rsidR="00C005CE" w:rsidRPr="0015213E" w:rsidRDefault="00C005CE" w:rsidP="001D0680">
      <w:pPr>
        <w:pStyle w:val="afc"/>
      </w:pPr>
      <w:r w:rsidRPr="0015213E">
        <w:t xml:space="preserve">    </w:t>
      </w:r>
      <w:r w:rsidRPr="0015213E">
        <w:rPr>
          <w:color w:val="008080"/>
        </w:rPr>
        <w:t>&lt;/</w:t>
      </w:r>
      <w:r w:rsidRPr="0015213E">
        <w:rPr>
          <w:color w:val="3F7F7F"/>
        </w:rPr>
        <w:t>scriptTask</w:t>
      </w:r>
      <w:r w:rsidRPr="0015213E">
        <w:rPr>
          <w:color w:val="008080"/>
        </w:rPr>
        <w:t>&gt;</w:t>
      </w:r>
    </w:p>
    <w:p w14:paraId="19A12D3E" w14:textId="77777777" w:rsidR="00C005CE" w:rsidRPr="00901D94" w:rsidRDefault="00C005CE" w:rsidP="00860514">
      <w:pPr>
        <w:pStyle w:val="30"/>
      </w:pPr>
      <w:bookmarkStart w:id="152" w:name="_Toc383285403"/>
      <w:r w:rsidRPr="00901D94">
        <w:t>Описание интеграции Activiti-explorer в ядро.</w:t>
      </w:r>
      <w:bookmarkEnd w:id="152"/>
    </w:p>
    <w:p w14:paraId="57515473" w14:textId="77777777" w:rsidR="00C005CE" w:rsidRDefault="00C005CE" w:rsidP="001D0680">
      <w:r>
        <w:t xml:space="preserve">Для интеграции </w:t>
      </w:r>
      <w:r>
        <w:rPr>
          <w:lang w:val="en-US"/>
        </w:rPr>
        <w:t>activiti</w:t>
      </w:r>
      <w:r w:rsidRPr="00E06250">
        <w:t>-</w:t>
      </w:r>
      <w:r>
        <w:rPr>
          <w:lang w:val="en-US"/>
        </w:rPr>
        <w:t>explorer</w:t>
      </w:r>
      <w:r w:rsidRPr="00E06250">
        <w:t xml:space="preserve"> </w:t>
      </w:r>
      <w:r>
        <w:t>необходимо:</w:t>
      </w:r>
    </w:p>
    <w:p w14:paraId="6621B111" w14:textId="77777777" w:rsidR="00C005CE" w:rsidRDefault="00C005CE" w:rsidP="0030006A">
      <w:pPr>
        <w:pStyle w:val="afa"/>
        <w:numPr>
          <w:ilvl w:val="0"/>
          <w:numId w:val="45"/>
        </w:numPr>
        <w:spacing w:after="200" w:line="276" w:lineRule="auto"/>
        <w:contextualSpacing/>
      </w:pPr>
      <w:r>
        <w:t>Скачать</w:t>
      </w:r>
      <w:r w:rsidRPr="00E06250">
        <w:t xml:space="preserve"> </w:t>
      </w:r>
      <w:r>
        <w:t xml:space="preserve">архив </w:t>
      </w:r>
      <w:r>
        <w:rPr>
          <w:lang w:val="en-US"/>
        </w:rPr>
        <w:t>activiti</w:t>
      </w:r>
      <w:r w:rsidRPr="00E06250">
        <w:t xml:space="preserve"> </w:t>
      </w:r>
      <w:hyperlink r:id="rId63" w:history="1">
        <w:r w:rsidRPr="00E06250">
          <w:rPr>
            <w:rStyle w:val="ac"/>
            <w:lang w:val="en-US"/>
          </w:rPr>
          <w:t>http</w:t>
        </w:r>
        <w:r w:rsidRPr="00E06250">
          <w:rPr>
            <w:rStyle w:val="ac"/>
          </w:rPr>
          <w:t>://</w:t>
        </w:r>
        <w:r w:rsidRPr="00E06250">
          <w:rPr>
            <w:rStyle w:val="ac"/>
            <w:lang w:val="en-US"/>
          </w:rPr>
          <w:t>www</w:t>
        </w:r>
        <w:r w:rsidRPr="00E06250">
          <w:rPr>
            <w:rStyle w:val="ac"/>
          </w:rPr>
          <w:t>.</w:t>
        </w:r>
        <w:r w:rsidRPr="00E06250">
          <w:rPr>
            <w:rStyle w:val="ac"/>
            <w:lang w:val="en-US"/>
          </w:rPr>
          <w:t>activiti</w:t>
        </w:r>
        <w:r w:rsidRPr="00E06250">
          <w:rPr>
            <w:rStyle w:val="ac"/>
          </w:rPr>
          <w:t>.</w:t>
        </w:r>
        <w:r w:rsidRPr="00E06250">
          <w:rPr>
            <w:rStyle w:val="ac"/>
            <w:lang w:val="en-US"/>
          </w:rPr>
          <w:t>org</w:t>
        </w:r>
        <w:r w:rsidRPr="00E06250">
          <w:rPr>
            <w:rStyle w:val="ac"/>
          </w:rPr>
          <w:t>/</w:t>
        </w:r>
        <w:r w:rsidRPr="00E06250">
          <w:rPr>
            <w:rStyle w:val="ac"/>
            <w:lang w:val="en-US"/>
          </w:rPr>
          <w:t>download</w:t>
        </w:r>
        <w:r w:rsidRPr="00E06250">
          <w:rPr>
            <w:rStyle w:val="ac"/>
          </w:rPr>
          <w:t>.</w:t>
        </w:r>
        <w:r w:rsidRPr="00E06250">
          <w:rPr>
            <w:rStyle w:val="ac"/>
            <w:lang w:val="en-US"/>
          </w:rPr>
          <w:t>html</w:t>
        </w:r>
      </w:hyperlink>
    </w:p>
    <w:p w14:paraId="3592CB98" w14:textId="77777777" w:rsidR="00C005CE" w:rsidRDefault="00C005CE" w:rsidP="0030006A">
      <w:pPr>
        <w:pStyle w:val="afa"/>
        <w:numPr>
          <w:ilvl w:val="0"/>
          <w:numId w:val="45"/>
        </w:numPr>
        <w:spacing w:after="200" w:line="276" w:lineRule="auto"/>
        <w:contextualSpacing/>
        <w:rPr>
          <w:lang w:val="en-US"/>
        </w:rPr>
      </w:pPr>
      <w:r>
        <w:t>Из</w:t>
      </w:r>
      <w:r w:rsidRPr="00E06250">
        <w:rPr>
          <w:lang w:val="en-US"/>
        </w:rPr>
        <w:t xml:space="preserve"> </w:t>
      </w:r>
      <w:r>
        <w:t>архива</w:t>
      </w:r>
      <w:r w:rsidRPr="00E06250">
        <w:rPr>
          <w:lang w:val="en-US"/>
        </w:rPr>
        <w:t xml:space="preserve"> </w:t>
      </w:r>
      <w:r>
        <w:t>скопировать</w:t>
      </w:r>
      <w:r w:rsidRPr="00E06250">
        <w:rPr>
          <w:lang w:val="en-US"/>
        </w:rPr>
        <w:t xml:space="preserve"> </w:t>
      </w:r>
      <w:r w:rsidRPr="00915CDD">
        <w:rPr>
          <w:i/>
          <w:lang w:val="en-US"/>
        </w:rPr>
        <w:t>activiti-5.x\wars\activiti-explorer.war</w:t>
      </w:r>
      <w:r w:rsidRPr="00E06250">
        <w:rPr>
          <w:i/>
          <w:lang w:val="en-US"/>
        </w:rPr>
        <w:t xml:space="preserve"> </w:t>
      </w:r>
      <w:r>
        <w:t>в</w:t>
      </w:r>
      <w:r w:rsidRPr="00E06250">
        <w:rPr>
          <w:lang w:val="en-US"/>
        </w:rPr>
        <w:t xml:space="preserve"> </w:t>
      </w:r>
      <w:r w:rsidRPr="00E06250">
        <w:rPr>
          <w:i/>
          <w:lang w:val="en-US"/>
        </w:rPr>
        <w:t>jbossAsDir\standalone\deployments\ear.ear</w:t>
      </w:r>
    </w:p>
    <w:p w14:paraId="5B9947B4" w14:textId="77777777" w:rsidR="00C005CE" w:rsidRPr="00E06250" w:rsidRDefault="00C005CE" w:rsidP="0030006A">
      <w:pPr>
        <w:pStyle w:val="afa"/>
        <w:numPr>
          <w:ilvl w:val="0"/>
          <w:numId w:val="45"/>
        </w:numPr>
        <w:spacing w:after="200"/>
        <w:contextualSpacing/>
        <w:rPr>
          <w:lang w:val="en-US"/>
        </w:rPr>
      </w:pPr>
      <w:r>
        <w:t>Изменить</w:t>
      </w:r>
      <w:r w:rsidRPr="00E06250">
        <w:rPr>
          <w:lang w:val="en-US"/>
        </w:rPr>
        <w:t xml:space="preserve"> </w:t>
      </w:r>
      <w:r>
        <w:t>файл</w:t>
      </w:r>
      <w:r w:rsidRPr="00E06250">
        <w:rPr>
          <w:lang w:val="en-US"/>
        </w:rPr>
        <w:t xml:space="preserve"> </w:t>
      </w:r>
      <w:r w:rsidRPr="00E06250">
        <w:rPr>
          <w:i/>
          <w:lang w:val="en-US"/>
        </w:rPr>
        <w:t>jbossAsDir \standalone\deployments\ear.ear\META-INF\application.xml</w:t>
      </w:r>
      <w:r w:rsidRPr="00E06250">
        <w:rPr>
          <w:lang w:val="en-US"/>
        </w:rPr>
        <w:t xml:space="preserve">. </w:t>
      </w:r>
      <w:r>
        <w:t>Добавить</w:t>
      </w:r>
      <w:r w:rsidRPr="00E06250">
        <w:rPr>
          <w:lang w:val="en-US"/>
        </w:rPr>
        <w:t>:</w:t>
      </w:r>
    </w:p>
    <w:p w14:paraId="2260BB27" w14:textId="77777777" w:rsidR="00C005CE" w:rsidRPr="00E06250" w:rsidRDefault="00C005CE" w:rsidP="001D0680">
      <w:pPr>
        <w:pStyle w:val="afc"/>
      </w:pPr>
      <w:r w:rsidRPr="00E06250">
        <w:t xml:space="preserve"> &lt;web&gt;</w:t>
      </w:r>
    </w:p>
    <w:p w14:paraId="73F89D2F" w14:textId="77777777" w:rsidR="00C005CE" w:rsidRPr="00E06250" w:rsidRDefault="00C005CE" w:rsidP="001D0680">
      <w:pPr>
        <w:pStyle w:val="afc"/>
      </w:pPr>
      <w:r w:rsidRPr="00E06250">
        <w:t xml:space="preserve">      &lt;web-uri&gt;activiti-explorer.war&lt;/web-uri&gt;</w:t>
      </w:r>
    </w:p>
    <w:p w14:paraId="23B301FF" w14:textId="77777777" w:rsidR="00C005CE" w:rsidRPr="00E06250" w:rsidRDefault="00C005CE" w:rsidP="001D0680">
      <w:pPr>
        <w:pStyle w:val="afc"/>
      </w:pPr>
      <w:r w:rsidRPr="00E06250">
        <w:t xml:space="preserve">      &lt;context-root&gt;/activiti-explorer&lt;/context-root&gt;</w:t>
      </w:r>
    </w:p>
    <w:p w14:paraId="25605919" w14:textId="77777777" w:rsidR="00C005CE" w:rsidRPr="00E06250" w:rsidRDefault="00C005CE" w:rsidP="001D0680">
      <w:pPr>
        <w:pStyle w:val="afc"/>
      </w:pPr>
      <w:r w:rsidRPr="00E06250">
        <w:t xml:space="preserve">    &lt;/web&gt;</w:t>
      </w:r>
    </w:p>
    <w:p w14:paraId="7C46D62A" w14:textId="77777777" w:rsidR="00C005CE" w:rsidRPr="00E06250" w:rsidRDefault="00C005CE" w:rsidP="0030006A">
      <w:pPr>
        <w:pStyle w:val="afa"/>
        <w:numPr>
          <w:ilvl w:val="0"/>
          <w:numId w:val="45"/>
        </w:numPr>
        <w:spacing w:after="200"/>
        <w:contextualSpacing/>
        <w:rPr>
          <w:lang w:val="en-US"/>
        </w:rPr>
      </w:pPr>
      <w:r>
        <w:t>В</w:t>
      </w:r>
      <w:r w:rsidRPr="00E06250">
        <w:rPr>
          <w:lang w:val="en-US"/>
        </w:rPr>
        <w:t xml:space="preserve"> </w:t>
      </w:r>
      <w:r w:rsidRPr="00E06250">
        <w:rPr>
          <w:i/>
          <w:lang w:val="en-US"/>
        </w:rPr>
        <w:t>activiti-explorer.war</w:t>
      </w:r>
      <w:r w:rsidRPr="00E06250">
        <w:rPr>
          <w:lang w:val="en-US"/>
        </w:rPr>
        <w:t xml:space="preserve"> </w:t>
      </w:r>
      <w:r>
        <w:t>изменить</w:t>
      </w:r>
      <w:r w:rsidRPr="00E06250">
        <w:rPr>
          <w:lang w:val="en-US"/>
        </w:rPr>
        <w:t xml:space="preserve"> </w:t>
      </w:r>
      <w:r w:rsidRPr="00E06250">
        <w:rPr>
          <w:i/>
          <w:lang w:val="en-US"/>
        </w:rPr>
        <w:t>WEB-INF\ activiti-standalone-context.xml</w:t>
      </w:r>
      <w:r w:rsidRPr="00E06250">
        <w:rPr>
          <w:lang w:val="en-US"/>
        </w:rPr>
        <w:t xml:space="preserve">. </w:t>
      </w:r>
      <w:r>
        <w:t>Заменить</w:t>
      </w:r>
      <w:r w:rsidRPr="00E06250">
        <w:rPr>
          <w:lang w:val="en-US"/>
        </w:rPr>
        <w:t xml:space="preserve"> </w:t>
      </w:r>
      <w:r>
        <w:t>строки</w:t>
      </w:r>
      <w:r w:rsidRPr="00E06250">
        <w:rPr>
          <w:lang w:val="en-US"/>
        </w:rPr>
        <w:t>:</w:t>
      </w:r>
    </w:p>
    <w:p w14:paraId="44931167" w14:textId="77777777" w:rsidR="00C005CE" w:rsidRPr="00E06250" w:rsidRDefault="00C005CE" w:rsidP="001D0680">
      <w:pPr>
        <w:pStyle w:val="afc"/>
      </w:pPr>
      <w:r w:rsidRPr="00E06250">
        <w:t xml:space="preserve">  &lt;bean id="dataSource" class="org.apache.commons.dbcp.BasicDataSource"&gt;</w:t>
      </w:r>
    </w:p>
    <w:p w14:paraId="590F77E7" w14:textId="77777777" w:rsidR="00C005CE" w:rsidRPr="00E06250" w:rsidRDefault="00C005CE" w:rsidP="001D0680">
      <w:pPr>
        <w:pStyle w:val="afc"/>
      </w:pPr>
      <w:r w:rsidRPr="00E06250">
        <w:t xml:space="preserve">    &lt;property name="driverClassName" value="${jdbc.driver}" /&gt;</w:t>
      </w:r>
    </w:p>
    <w:p w14:paraId="4177D0CE" w14:textId="77777777" w:rsidR="00C005CE" w:rsidRPr="00E06250" w:rsidRDefault="00C005CE" w:rsidP="001D0680">
      <w:pPr>
        <w:pStyle w:val="afc"/>
      </w:pPr>
      <w:r w:rsidRPr="00E06250">
        <w:t xml:space="preserve">    &lt;property name="url" value="${jdbc.url}" /&gt;</w:t>
      </w:r>
    </w:p>
    <w:p w14:paraId="2C923A4A" w14:textId="77777777" w:rsidR="00C005CE" w:rsidRPr="00E06250" w:rsidRDefault="00C005CE" w:rsidP="001D0680">
      <w:pPr>
        <w:pStyle w:val="afc"/>
      </w:pPr>
      <w:r w:rsidRPr="00E06250">
        <w:t xml:space="preserve">    &lt;property name="username" value="${jdbc.username}" /&gt;</w:t>
      </w:r>
    </w:p>
    <w:p w14:paraId="00D2FF5B" w14:textId="77777777" w:rsidR="00C005CE" w:rsidRPr="00E06250" w:rsidRDefault="00C005CE" w:rsidP="001D0680">
      <w:pPr>
        <w:pStyle w:val="afc"/>
      </w:pPr>
      <w:r w:rsidRPr="00E06250">
        <w:t xml:space="preserve">    &lt;property name="password" value="${jdbc.password}" /&gt;</w:t>
      </w:r>
    </w:p>
    <w:p w14:paraId="399AEAB3" w14:textId="77777777" w:rsidR="00C005CE" w:rsidRPr="00E06250" w:rsidRDefault="00C005CE" w:rsidP="001D0680">
      <w:pPr>
        <w:pStyle w:val="afc"/>
      </w:pPr>
      <w:r w:rsidRPr="00E06250">
        <w:t xml:space="preserve">    &lt;property name="defaultAutoCommit" value="false" /&gt;</w:t>
      </w:r>
    </w:p>
    <w:p w14:paraId="072AA80E" w14:textId="77777777" w:rsidR="00C005CE" w:rsidRPr="00E06250" w:rsidRDefault="00C005CE" w:rsidP="001D0680">
      <w:pPr>
        <w:pStyle w:val="afc"/>
      </w:pPr>
      <w:r w:rsidRPr="00E06250">
        <w:t xml:space="preserve">  &lt;/bean&gt;</w:t>
      </w:r>
    </w:p>
    <w:p w14:paraId="0A7DC38E" w14:textId="77777777" w:rsidR="00C005CE" w:rsidRPr="00E06250" w:rsidRDefault="00C005CE" w:rsidP="001D0680">
      <w:pPr>
        <w:rPr>
          <w:lang w:val="en-US"/>
        </w:rPr>
      </w:pPr>
      <w:r>
        <w:t>на</w:t>
      </w:r>
      <w:r w:rsidRPr="00E06250">
        <w:rPr>
          <w:lang w:val="en-US"/>
        </w:rPr>
        <w:t>:</w:t>
      </w:r>
    </w:p>
    <w:p w14:paraId="15C3E758" w14:textId="77777777" w:rsidR="00C005CE" w:rsidRPr="004428F6" w:rsidRDefault="00C005CE" w:rsidP="001D0680">
      <w:pPr>
        <w:pStyle w:val="afc"/>
      </w:pPr>
      <w:r w:rsidRPr="00E06250">
        <w:t>&lt;jee:jndi-lookup id="dataSource" jndi-name="java:jboss/datasources/CM5" /&gt;</w:t>
      </w:r>
    </w:p>
    <w:p w14:paraId="178EDCC2" w14:textId="77777777" w:rsidR="00C005CE" w:rsidRPr="004428F6" w:rsidRDefault="00C005CE" w:rsidP="0030006A">
      <w:pPr>
        <w:pStyle w:val="afa"/>
        <w:numPr>
          <w:ilvl w:val="0"/>
          <w:numId w:val="45"/>
        </w:numPr>
        <w:spacing w:after="200"/>
        <w:contextualSpacing/>
      </w:pPr>
      <w:r>
        <w:t>Перезапустить сервер</w:t>
      </w:r>
    </w:p>
    <w:p w14:paraId="5EB7C462" w14:textId="77777777" w:rsidR="00C005CE" w:rsidRDefault="00C005CE" w:rsidP="0030006A">
      <w:pPr>
        <w:pStyle w:val="afa"/>
        <w:numPr>
          <w:ilvl w:val="0"/>
          <w:numId w:val="45"/>
        </w:numPr>
        <w:spacing w:after="200"/>
        <w:contextualSpacing/>
        <w:rPr>
          <w:lang w:val="en-US"/>
        </w:rPr>
      </w:pPr>
      <w:r>
        <w:t xml:space="preserve">Тестовый пользователь </w:t>
      </w:r>
      <w:r w:rsidRPr="004428F6">
        <w:t>kermit</w:t>
      </w:r>
      <w:r>
        <w:t>\</w:t>
      </w:r>
      <w:r w:rsidRPr="004428F6">
        <w:t>kermit</w:t>
      </w:r>
    </w:p>
    <w:p w14:paraId="4AF5CF7F" w14:textId="77777777" w:rsidR="00C005CE" w:rsidRDefault="00C005CE" w:rsidP="0030006A">
      <w:pPr>
        <w:pStyle w:val="2"/>
        <w:numPr>
          <w:ilvl w:val="1"/>
          <w:numId w:val="1"/>
        </w:numPr>
      </w:pPr>
      <w:bookmarkStart w:id="153" w:name="_Toc377743864"/>
      <w:bookmarkStart w:id="154" w:name="_Toc383285404"/>
      <w:r>
        <w:t>Уведомления</w:t>
      </w:r>
      <w:bookmarkEnd w:id="153"/>
      <w:bookmarkEnd w:id="154"/>
    </w:p>
    <w:p w14:paraId="53262A8E" w14:textId="77777777" w:rsidR="00C005CE" w:rsidRDefault="00C005CE" w:rsidP="001D0680">
      <w:r>
        <w:t xml:space="preserve">Главной чертой подсистемы уведомлений в системе </w:t>
      </w:r>
      <w:r>
        <w:rPr>
          <w:lang w:val="en-US"/>
        </w:rPr>
        <w:t>CompanyMedia</w:t>
      </w:r>
      <w:r w:rsidRPr="00B45070">
        <w:t xml:space="preserve"> </w:t>
      </w:r>
      <w:r>
        <w:t xml:space="preserve">версий </w:t>
      </w:r>
      <w:r w:rsidRPr="00B45070">
        <w:t>4.</w:t>
      </w:r>
      <w:r>
        <w:rPr>
          <w:lang w:val="en-US"/>
        </w:rPr>
        <w:t>x</w:t>
      </w:r>
      <w:r w:rsidRPr="00B45070">
        <w:t xml:space="preserve"> </w:t>
      </w:r>
      <w:r>
        <w:t xml:space="preserve">является её тесная взаимосвязь с бизнес-логикой документооборота, с механизмами контроля исполнительской дисциплины. В рамках разработки уведомлений для </w:t>
      </w:r>
      <w:r>
        <w:rPr>
          <w:lang w:val="en-US"/>
        </w:rPr>
        <w:t>CM</w:t>
      </w:r>
      <w:r>
        <w:t xml:space="preserve"> 4</w:t>
      </w:r>
      <w:r w:rsidRPr="00E04DB0">
        <w:t xml:space="preserve">/5 </w:t>
      </w:r>
      <w:r>
        <w:t>представляется разумным провести разделение функций между платформой и Сочи-сервером. Платформа должна взять на себя задачи, универсальные для большинства информационных систем различного назначения. К таким задачам можно отнести:</w:t>
      </w:r>
    </w:p>
    <w:p w14:paraId="7A3B673E" w14:textId="77777777" w:rsidR="00C005CE" w:rsidRDefault="00C005CE" w:rsidP="0030006A">
      <w:pPr>
        <w:pStyle w:val="afa"/>
        <w:numPr>
          <w:ilvl w:val="0"/>
          <w:numId w:val="23"/>
        </w:numPr>
      </w:pPr>
      <w:r>
        <w:t>формирование уведомлений по шаблонам при различных событиях в системе (в первую очередь, связанных с изменением данных);</w:t>
      </w:r>
    </w:p>
    <w:p w14:paraId="53F4B7AC" w14:textId="77777777" w:rsidR="00C005CE" w:rsidRDefault="00C005CE" w:rsidP="0030006A">
      <w:pPr>
        <w:pStyle w:val="afa"/>
        <w:numPr>
          <w:ilvl w:val="0"/>
          <w:numId w:val="23"/>
        </w:numPr>
      </w:pPr>
      <w:r>
        <w:t>рассылку уведомлений по различным каналам, включая внешние (</w:t>
      </w:r>
      <w:r>
        <w:rPr>
          <w:lang w:val="en-US"/>
        </w:rPr>
        <w:t>e</w:t>
      </w:r>
      <w:r w:rsidRPr="00E04DB0">
        <w:t>-</w:t>
      </w:r>
      <w:r>
        <w:rPr>
          <w:lang w:val="en-US"/>
        </w:rPr>
        <w:t>mail</w:t>
      </w:r>
      <w:r w:rsidRPr="00E04DB0">
        <w:t xml:space="preserve">, </w:t>
      </w:r>
      <w:r>
        <w:rPr>
          <w:lang w:val="en-US"/>
        </w:rPr>
        <w:t>SMS</w:t>
      </w:r>
      <w:r w:rsidRPr="006564F0">
        <w:t xml:space="preserve">, </w:t>
      </w:r>
      <w:r>
        <w:t xml:space="preserve">мгновенные сообщения) и внутрисистемные (создание специальных доменных объектов, всплывающие окна в </w:t>
      </w:r>
      <w:r>
        <w:rPr>
          <w:lang w:val="en-US"/>
        </w:rPr>
        <w:t>GUI</w:t>
      </w:r>
      <w:r>
        <w:t>);</w:t>
      </w:r>
    </w:p>
    <w:p w14:paraId="6E372EF4" w14:textId="77777777" w:rsidR="00C005CE" w:rsidRDefault="00C005CE" w:rsidP="0030006A">
      <w:pPr>
        <w:pStyle w:val="afa"/>
        <w:numPr>
          <w:ilvl w:val="0"/>
          <w:numId w:val="23"/>
        </w:numPr>
      </w:pPr>
      <w:r>
        <w:t>форматирование и локализацию</w:t>
      </w:r>
      <w:r>
        <w:rPr>
          <w:lang w:val="en-US"/>
        </w:rPr>
        <w:t xml:space="preserve"> </w:t>
      </w:r>
      <w:r>
        <w:t>сообщений;</w:t>
      </w:r>
    </w:p>
    <w:p w14:paraId="56112EF1" w14:textId="77777777" w:rsidR="00C005CE" w:rsidRDefault="00C005CE" w:rsidP="0030006A">
      <w:pPr>
        <w:pStyle w:val="afa"/>
        <w:numPr>
          <w:ilvl w:val="0"/>
          <w:numId w:val="23"/>
        </w:numPr>
      </w:pPr>
      <w:r>
        <w:lastRenderedPageBreak/>
        <w:t>фильтрацию и, возможно, агрегирование сообщений в соответствии с системной политикой и настройками пользователя.</w:t>
      </w:r>
    </w:p>
    <w:p w14:paraId="6C42A765" w14:textId="77777777" w:rsidR="00C005CE" w:rsidRDefault="00C005CE" w:rsidP="001D0680">
      <w:r>
        <w:t>Последние три функции (рассылку, форматирование и фильтрацию) предполагается возложить на специальную службу уведомлений. Важно отметить, что служба уведомлений не является активным компонентом, т.е. инициатором посылки уведомлений. Как и любой другой сервис, она выполняет свою работу только в ответ на запросы от других частей системы или её клиентов.</w:t>
      </w:r>
    </w:p>
    <w:p w14:paraId="541CB158" w14:textId="77777777" w:rsidR="00C005CE" w:rsidRDefault="00C005CE" w:rsidP="001D0680">
      <w:r>
        <w:t>Формирование уведомлений, т.е. определение того, кому, когда и какие уведомления должны посылаться, является функцией бизнес-логики системы. Платформа предоставляет несколько способов реализации бизнес-логики.</w:t>
      </w:r>
    </w:p>
    <w:p w14:paraId="6BCC6D49" w14:textId="77777777" w:rsidR="00C005CE" w:rsidRPr="0077393A" w:rsidRDefault="00C005CE" w:rsidP="0030006A">
      <w:pPr>
        <w:pStyle w:val="afa"/>
        <w:numPr>
          <w:ilvl w:val="0"/>
          <w:numId w:val="29"/>
        </w:numPr>
      </w:pPr>
      <w:r>
        <w:t xml:space="preserve">Конфигурация. Она позволяет использовать стандартные компоненты, входящие в платформу, и реализующие некоторые обобщённые функции, необходимые для информационных систем различного назначения. С точки зрения уведомлений, наиболее типичными (и необходимыми для системы электронного документооборота) являются посылка сообщений при некоторых изменениях документа лицам, связанным с этим документом определённым образом, а также напоминания о событиях намеченных на некоторую дату или время. Подсистема уведомлений в платформе </w:t>
      </w:r>
      <w:r w:rsidRPr="0060238D">
        <w:rPr>
          <w:lang w:val="en-US"/>
        </w:rPr>
        <w:t>ECMp</w:t>
      </w:r>
      <w:r w:rsidRPr="0077393A">
        <w:t xml:space="preserve"> </w:t>
      </w:r>
      <w:r>
        <w:t>должна включать компоненты, выполняющие эти задачи и настраиваемые через конфигурацию.</w:t>
      </w:r>
    </w:p>
    <w:p w14:paraId="1C896E13" w14:textId="77777777" w:rsidR="00C005CE" w:rsidRDefault="00C005CE" w:rsidP="0030006A">
      <w:pPr>
        <w:pStyle w:val="afa"/>
        <w:numPr>
          <w:ilvl w:val="0"/>
          <w:numId w:val="29"/>
        </w:numPr>
      </w:pPr>
      <w:r>
        <w:t>Бизнес-процессы (</w:t>
      </w:r>
      <w:r>
        <w:rPr>
          <w:lang w:val="en-US"/>
        </w:rPr>
        <w:t>BPMN</w:t>
      </w:r>
      <w:r w:rsidRPr="005F593D">
        <w:t>)</w:t>
      </w:r>
      <w:r>
        <w:t>. Отправка уведомления – одна из наиболее распространённых задач (</w:t>
      </w:r>
      <w:r>
        <w:rPr>
          <w:lang w:val="en-US"/>
        </w:rPr>
        <w:t>task</w:t>
      </w:r>
      <w:r w:rsidRPr="0060238D">
        <w:t xml:space="preserve">), </w:t>
      </w:r>
      <w:r>
        <w:t>включаемых в бизнес-процесс. Платформа должна включать компонент, реализующий эту задачу (</w:t>
      </w:r>
      <w:r>
        <w:rPr>
          <w:lang w:val="en-US"/>
        </w:rPr>
        <w:t>task</w:t>
      </w:r>
      <w:r w:rsidRPr="0060238D">
        <w:t xml:space="preserve">) </w:t>
      </w:r>
      <w:r>
        <w:t>с использованием службы уведомлений.</w:t>
      </w:r>
    </w:p>
    <w:p w14:paraId="5F509FC0" w14:textId="77777777" w:rsidR="00C005CE" w:rsidRDefault="00C005CE" w:rsidP="0030006A">
      <w:pPr>
        <w:pStyle w:val="afa"/>
        <w:numPr>
          <w:ilvl w:val="0"/>
          <w:numId w:val="29"/>
        </w:numPr>
      </w:pPr>
      <w:r>
        <w:t>Бизнес-модули (</w:t>
      </w:r>
      <w:r>
        <w:rPr>
          <w:lang w:val="en-US"/>
        </w:rPr>
        <w:t>Java</w:t>
      </w:r>
      <w:r w:rsidRPr="0060238D">
        <w:t>-</w:t>
      </w:r>
      <w:r>
        <w:t>код). Это наиболее гибкий, но и наиболее трудоёмкий вариант реализации бизнес-логики системы. Он используется в тех случаях, когда бизнес-логика не может быть реализована с использованием других методов. Бизнес-модули могут обращаться непосредственно к службе уведомлений, поэтому дополнительный компонент в платформе для этого сценария не требуется.</w:t>
      </w:r>
    </w:p>
    <w:p w14:paraId="330D6237" w14:textId="77777777" w:rsidR="00C005CE" w:rsidRPr="00BD2BE5" w:rsidRDefault="00C005CE" w:rsidP="001D0680">
      <w:r>
        <w:t xml:space="preserve">Таким образом, в платформу включаются только компоненты, реализующие механизмы генерации и рассылки уведомлений. Конфигурация событий и шаблонов уведомлений, а также бизнес-процессы и бизнес-код, содержащие обращения к службе уведомлений, помещаются в бизнес-модули, реализующие функционал конкретной информационной системы (например, СЭД </w:t>
      </w:r>
      <w:r>
        <w:rPr>
          <w:lang w:val="en-US"/>
        </w:rPr>
        <w:t>CompanyMedia</w:t>
      </w:r>
      <w:r w:rsidRPr="00BD2BE5">
        <w:t>).</w:t>
      </w:r>
    </w:p>
    <w:p w14:paraId="237DAD2D" w14:textId="77777777" w:rsidR="00C005CE" w:rsidRDefault="00C005CE" w:rsidP="00860514">
      <w:pPr>
        <w:pStyle w:val="30"/>
      </w:pPr>
      <w:bookmarkStart w:id="155" w:name="_Toc377743865"/>
      <w:bookmarkStart w:id="156" w:name="_Toc383285405"/>
      <w:r>
        <w:t>Важные аспекты уведомлений</w:t>
      </w:r>
      <w:bookmarkEnd w:id="155"/>
      <w:bookmarkEnd w:id="156"/>
    </w:p>
    <w:p w14:paraId="27695EFB" w14:textId="77777777" w:rsidR="00C005CE" w:rsidRDefault="00C005CE" w:rsidP="00860514">
      <w:pPr>
        <w:pStyle w:val="4"/>
      </w:pPr>
      <w:bookmarkStart w:id="157" w:name="_Toc377743866"/>
      <w:bookmarkStart w:id="158" w:name="_Toc383285406"/>
      <w:r>
        <w:t>Каналы доставки</w:t>
      </w:r>
      <w:bookmarkEnd w:id="157"/>
      <w:bookmarkEnd w:id="158"/>
    </w:p>
    <w:p w14:paraId="106D8F8A" w14:textId="77777777" w:rsidR="00C005CE" w:rsidRDefault="00C005CE" w:rsidP="001D0680">
      <w:r>
        <w:t>Уведомления могут доставляться пользователям различными способами. Среди них могут быть как способы, требующие привлечения внешних ресурсов (</w:t>
      </w:r>
      <w:r>
        <w:rPr>
          <w:lang w:val="en-US"/>
        </w:rPr>
        <w:t>e</w:t>
      </w:r>
      <w:r w:rsidRPr="006564F0">
        <w:t>-</w:t>
      </w:r>
      <w:r>
        <w:rPr>
          <w:lang w:val="en-US"/>
        </w:rPr>
        <w:t>mail</w:t>
      </w:r>
      <w:r w:rsidRPr="006564F0">
        <w:t xml:space="preserve">, </w:t>
      </w:r>
      <w:r>
        <w:rPr>
          <w:lang w:val="en-US"/>
        </w:rPr>
        <w:t>SMS</w:t>
      </w:r>
      <w:r w:rsidRPr="006564F0">
        <w:t xml:space="preserve">, </w:t>
      </w:r>
      <w:r>
        <w:t xml:space="preserve">мгновенные сообщения), так и чисто внутрисистемные (создание специальных доменных объектов, всплывающие окна в </w:t>
      </w:r>
      <w:r>
        <w:rPr>
          <w:lang w:val="en-US"/>
        </w:rPr>
        <w:t>GUI</w:t>
      </w:r>
      <w:r>
        <w:t>). Набор каналов может отличаться от системы к системе и даже от установки (</w:t>
      </w:r>
      <w:r>
        <w:rPr>
          <w:lang w:val="en-US"/>
        </w:rPr>
        <w:t>installation</w:t>
      </w:r>
      <w:r w:rsidRPr="000668C8">
        <w:t>)</w:t>
      </w:r>
      <w:r>
        <w:t xml:space="preserve"> к установке.</w:t>
      </w:r>
      <w:r w:rsidRPr="000668C8">
        <w:t xml:space="preserve"> </w:t>
      </w:r>
      <w:r>
        <w:t>Некоторые каналы могут поставляться в виде отдельных модулей или разрабатываться специально для конкретного заказчика.</w:t>
      </w:r>
    </w:p>
    <w:p w14:paraId="56285821" w14:textId="77777777" w:rsidR="00C005CE" w:rsidRDefault="00C005CE" w:rsidP="00860514">
      <w:pPr>
        <w:pStyle w:val="4"/>
      </w:pPr>
      <w:bookmarkStart w:id="159" w:name="_Toc377743867"/>
      <w:bookmarkStart w:id="160" w:name="_Toc383285407"/>
      <w:r>
        <w:t>Управление доставкой</w:t>
      </w:r>
      <w:bookmarkEnd w:id="159"/>
      <w:bookmarkEnd w:id="160"/>
    </w:p>
    <w:p w14:paraId="64C9D043" w14:textId="77777777" w:rsidR="00C005CE" w:rsidRDefault="00C005CE" w:rsidP="001D0680">
      <w:r>
        <w:t xml:space="preserve">Выбор канала доставки уведомления может зависеть как от самого сообщения (его типа и важности), так и от настроек пользователя или системной политики. Одно и то же уведомление может доставляться разными способами в разных случаях (например, </w:t>
      </w:r>
      <w:r>
        <w:lastRenderedPageBreak/>
        <w:t xml:space="preserve">всплывающее окно, если пользователь вошёл в систему, и </w:t>
      </w:r>
      <w:r>
        <w:rPr>
          <w:lang w:val="en-US"/>
        </w:rPr>
        <w:t>e</w:t>
      </w:r>
      <w:r w:rsidRPr="0014567B">
        <w:t>-</w:t>
      </w:r>
      <w:r>
        <w:rPr>
          <w:lang w:val="en-US"/>
        </w:rPr>
        <w:t>mail</w:t>
      </w:r>
      <w:r>
        <w:t xml:space="preserve"> в ином случае), и может отправляться несколькими способами одновременно. Кроме того, зачастую полезно предоставить возможность пользователю с помощью персональных настроек выбирать каналы доставки уведомлений и необходимость их отправки в зависимости от типа. При этом нужна возможность ограничивать выбор пользователя некоторой системной политикой, задаваемой администратором.</w:t>
      </w:r>
    </w:p>
    <w:p w14:paraId="2D479839" w14:textId="77777777" w:rsidR="00C005CE" w:rsidRDefault="00C005CE" w:rsidP="00860514">
      <w:pPr>
        <w:pStyle w:val="4"/>
      </w:pPr>
      <w:bookmarkStart w:id="161" w:name="_Toc377743868"/>
      <w:bookmarkStart w:id="162" w:name="_Toc383285408"/>
      <w:r>
        <w:t>События</w:t>
      </w:r>
      <w:bookmarkEnd w:id="161"/>
      <w:bookmarkEnd w:id="162"/>
    </w:p>
    <w:p w14:paraId="2EA77C2E" w14:textId="77777777" w:rsidR="00C005CE" w:rsidRDefault="00C005CE" w:rsidP="001D0680">
      <w:r>
        <w:t>Теоретически, уведомления могут отправляться в самые разные моменты времени. На практике же подавляющее большинство уведомлений формируются при изменении данных в системе. Поскольку все бизнес-данные платформа хранит в виде доменных объектов, наиболее важным для подсистемы уведомлений является событие изменения (сохранения) доменного объекта. При этом, как правило, уведомление конкретного типа формируется при соблюдении следующих условий:</w:t>
      </w:r>
    </w:p>
    <w:p w14:paraId="6A53B066" w14:textId="77777777" w:rsidR="00C005CE" w:rsidRDefault="00C005CE" w:rsidP="0030006A">
      <w:pPr>
        <w:pStyle w:val="afa"/>
        <w:numPr>
          <w:ilvl w:val="0"/>
          <w:numId w:val="30"/>
        </w:numPr>
      </w:pPr>
      <w:r>
        <w:t>изменилось значение одного или несколько конкретных полей объекта;</w:t>
      </w:r>
    </w:p>
    <w:p w14:paraId="27A32208" w14:textId="77777777" w:rsidR="00C005CE" w:rsidRDefault="00C005CE" w:rsidP="0030006A">
      <w:pPr>
        <w:pStyle w:val="afa"/>
        <w:numPr>
          <w:ilvl w:val="0"/>
          <w:numId w:val="30"/>
        </w:numPr>
      </w:pPr>
      <w:r>
        <w:t>значения некоторых полей этого или связанных объектов удовлетворяют определённым условиям (равно, не равно, больше, меньше, пустое, не пустое и т.п.; аналогичные проверки могут быть на количество связанных объектов того или иного типа).</w:t>
      </w:r>
    </w:p>
    <w:p w14:paraId="385D52BD" w14:textId="77777777" w:rsidR="00C005CE" w:rsidRDefault="00C005CE" w:rsidP="00860514">
      <w:pPr>
        <w:pStyle w:val="4"/>
      </w:pPr>
      <w:bookmarkStart w:id="163" w:name="_Toc377743869"/>
      <w:bookmarkStart w:id="164" w:name="_Toc383285409"/>
      <w:r>
        <w:t>Содержание</w:t>
      </w:r>
      <w:bookmarkEnd w:id="163"/>
      <w:bookmarkEnd w:id="164"/>
    </w:p>
    <w:p w14:paraId="6F3C0196" w14:textId="77777777" w:rsidR="00C005CE" w:rsidRDefault="00C005CE" w:rsidP="001D0680">
      <w:r>
        <w:t xml:space="preserve">Содержание уведомления зависит, в первую очередь, от произошедшего события, и определяется бизнес-логикой. Однако, в силу различия возможностей разных каналов доставки, оформление уведомления может быть своим для каждого канала. Например, сообщение </w:t>
      </w:r>
      <w:r>
        <w:rPr>
          <w:lang w:val="en-US"/>
        </w:rPr>
        <w:t>e</w:t>
      </w:r>
      <w:r w:rsidRPr="00E57131">
        <w:t>-</w:t>
      </w:r>
      <w:r>
        <w:rPr>
          <w:lang w:val="en-US"/>
        </w:rPr>
        <w:t>mail</w:t>
      </w:r>
      <w:r>
        <w:t xml:space="preserve"> должно содержать осмысленную тему (</w:t>
      </w:r>
      <w:r>
        <w:rPr>
          <w:lang w:val="en-US"/>
        </w:rPr>
        <w:t>subject</w:t>
      </w:r>
      <w:r w:rsidRPr="00E57131">
        <w:t>) и</w:t>
      </w:r>
      <w:r>
        <w:t xml:space="preserve"> тело в формате </w:t>
      </w:r>
      <w:r>
        <w:rPr>
          <w:lang w:val="en-US"/>
        </w:rPr>
        <w:t>HTML</w:t>
      </w:r>
      <w:r w:rsidRPr="00E57131">
        <w:t xml:space="preserve">, </w:t>
      </w:r>
      <w:r>
        <w:t xml:space="preserve">содержащее, помимо прочего, ссылку, позволяющую открыть изменившийся документ в </w:t>
      </w:r>
      <w:r>
        <w:rPr>
          <w:lang w:val="en-US"/>
        </w:rPr>
        <w:t>GUI</w:t>
      </w:r>
      <w:r w:rsidRPr="00BE3CE4">
        <w:t xml:space="preserve"> </w:t>
      </w:r>
      <w:r>
        <w:t xml:space="preserve">системы для просмотра или редактирования, тогда как </w:t>
      </w:r>
      <w:r>
        <w:rPr>
          <w:lang w:val="en-US"/>
        </w:rPr>
        <w:t>SMS</w:t>
      </w:r>
      <w:r w:rsidRPr="00BE3CE4">
        <w:t>-</w:t>
      </w:r>
      <w:r>
        <w:t>уведомление состоит из одной строки и должно быть достаточно кратким. Кроме того, в мультиязычных системах уведомления должны отправляться на языке, удобном для конкретного пользователя.</w:t>
      </w:r>
    </w:p>
    <w:p w14:paraId="6C15CB07" w14:textId="77777777" w:rsidR="00C005CE" w:rsidRDefault="00C005CE" w:rsidP="001D0680">
      <w:r>
        <w:t>Чаще всего текст уведомления должен включать значения некоторых полей изменившегося (или каким-то иным образом связанного с произошедшим событием) доменного объекта. Этот текст формируется на основе шаблона, который может задаваться администратором.</w:t>
      </w:r>
    </w:p>
    <w:p w14:paraId="1B1ACF58" w14:textId="77777777" w:rsidR="00C005CE" w:rsidRDefault="00C005CE" w:rsidP="001D0680">
      <w:r>
        <w:t>Таким образом, отдельный шаблон должен быть задан для каждой возможной комбинации трёх элементов:</w:t>
      </w:r>
    </w:p>
    <w:p w14:paraId="6E9129EC" w14:textId="77777777" w:rsidR="00C005CE" w:rsidRDefault="00C005CE" w:rsidP="0030006A">
      <w:pPr>
        <w:pStyle w:val="afa"/>
        <w:numPr>
          <w:ilvl w:val="0"/>
          <w:numId w:val="31"/>
        </w:numPr>
      </w:pPr>
      <w:r>
        <w:t>тип уведомления;</w:t>
      </w:r>
    </w:p>
    <w:p w14:paraId="52024376" w14:textId="77777777" w:rsidR="00C005CE" w:rsidRDefault="00C005CE" w:rsidP="0030006A">
      <w:pPr>
        <w:pStyle w:val="afa"/>
        <w:numPr>
          <w:ilvl w:val="0"/>
          <w:numId w:val="31"/>
        </w:numPr>
      </w:pPr>
      <w:r>
        <w:t>канал доставки;</w:t>
      </w:r>
    </w:p>
    <w:p w14:paraId="3BE2E21B" w14:textId="77777777" w:rsidR="00C005CE" w:rsidRDefault="00C005CE" w:rsidP="0030006A">
      <w:pPr>
        <w:pStyle w:val="afa"/>
        <w:numPr>
          <w:ilvl w:val="0"/>
          <w:numId w:val="31"/>
        </w:numPr>
      </w:pPr>
      <w:r>
        <w:t>поддерживаемый язык системы.</w:t>
      </w:r>
    </w:p>
    <w:p w14:paraId="0A08F04A" w14:textId="77777777" w:rsidR="00C005CE" w:rsidRPr="00BE3CE4" w:rsidRDefault="00C005CE" w:rsidP="001D0680">
      <w:r>
        <w:t>Для упрощения администрирования желательно поддерживать вариант по умолчанию для каждого из этих элементов.</w:t>
      </w:r>
    </w:p>
    <w:p w14:paraId="13F70F7E" w14:textId="77777777" w:rsidR="00C005CE" w:rsidRDefault="00C005CE" w:rsidP="00860514">
      <w:pPr>
        <w:pStyle w:val="4"/>
      </w:pPr>
      <w:bookmarkStart w:id="165" w:name="_Toc377743870"/>
      <w:bookmarkStart w:id="166" w:name="_Toc383285410"/>
      <w:r>
        <w:t>Внешние адресаты</w:t>
      </w:r>
      <w:bookmarkEnd w:id="165"/>
      <w:bookmarkEnd w:id="166"/>
    </w:p>
    <w:p w14:paraId="081A08A1" w14:textId="77777777" w:rsidR="00C005CE" w:rsidRDefault="00C005CE" w:rsidP="001D0680">
      <w:r>
        <w:t xml:space="preserve">Основной пункт назначения уведомлений – это пользователь системы. Тем не менее, иногда возникает необходимость формировать уведомления для лиц, не являющихся её пользователями. По сути, эта задача почти не отличается от посылки уведомления пользователю системы, только объектом назначения является не пользователь системы, а </w:t>
      </w:r>
      <w:r>
        <w:lastRenderedPageBreak/>
        <w:t>некий другой доменный объект. Служба уведомлений должна поддерживать получение таких объектов в качестве адресатов, а каналы – уметь определять адрес назначения по этому объекту. Разумеется, не каждый канал может (и обязан) поддерживать внешних получателей.</w:t>
      </w:r>
    </w:p>
    <w:p w14:paraId="69C9B046" w14:textId="77777777" w:rsidR="00C005CE" w:rsidRDefault="00C005CE" w:rsidP="00860514">
      <w:pPr>
        <w:pStyle w:val="30"/>
      </w:pPr>
      <w:bookmarkStart w:id="167" w:name="_Toc377743871"/>
      <w:bookmarkStart w:id="168" w:name="_Toc383285411"/>
      <w:r>
        <w:t>Компоненты подсистемы уведомлений</w:t>
      </w:r>
      <w:bookmarkEnd w:id="167"/>
      <w:bookmarkEnd w:id="168"/>
    </w:p>
    <w:p w14:paraId="797C5893" w14:textId="77777777" w:rsidR="00C005CE" w:rsidRDefault="00C005CE" w:rsidP="00860514">
      <w:pPr>
        <w:pStyle w:val="4"/>
      </w:pPr>
      <w:bookmarkStart w:id="169" w:name="_Toc377743872"/>
      <w:bookmarkStart w:id="170" w:name="_Toc383285412"/>
      <w:r>
        <w:t>Служба уведомлений</w:t>
      </w:r>
      <w:bookmarkEnd w:id="169"/>
      <w:bookmarkEnd w:id="170"/>
    </w:p>
    <w:p w14:paraId="325EF5DD" w14:textId="77777777" w:rsidR="00C005CE" w:rsidRDefault="00C005CE" w:rsidP="001D0680">
      <w:r>
        <w:t xml:space="preserve">Служба уведомлений является одним из публичных сервисов </w:t>
      </w:r>
      <w:r w:rsidRPr="002E41AC">
        <w:t>(</w:t>
      </w:r>
      <w:r>
        <w:rPr>
          <w:lang w:val="en-US"/>
        </w:rPr>
        <w:t>EJB</w:t>
      </w:r>
      <w:r w:rsidRPr="002E41AC">
        <w:t>)</w:t>
      </w:r>
      <w:r>
        <w:t xml:space="preserve"> системы. Она принимает запросы на уведомление пользователей о каких-либо событиях. Параметрами запроса являются:</w:t>
      </w:r>
    </w:p>
    <w:p w14:paraId="000AFFDF" w14:textId="77777777" w:rsidR="00C005CE" w:rsidRDefault="00C005CE" w:rsidP="0030006A">
      <w:pPr>
        <w:pStyle w:val="afa"/>
        <w:numPr>
          <w:ilvl w:val="0"/>
          <w:numId w:val="24"/>
        </w:numPr>
      </w:pPr>
      <w:r>
        <w:t>пользователь, группа пользователей или контекстная роль – получатели уведомления;</w:t>
      </w:r>
    </w:p>
    <w:p w14:paraId="4106C6A8" w14:textId="77777777" w:rsidR="00C005CE" w:rsidRDefault="00C005CE" w:rsidP="0030006A">
      <w:pPr>
        <w:pStyle w:val="afa"/>
        <w:numPr>
          <w:ilvl w:val="0"/>
          <w:numId w:val="24"/>
        </w:numPr>
      </w:pPr>
      <w:r>
        <w:t>информация о событии, включающая его тип, категорию, важность, идентификатор документа(ов) и др.</w:t>
      </w:r>
    </w:p>
    <w:p w14:paraId="3C000129" w14:textId="77777777" w:rsidR="00C005CE" w:rsidRDefault="00C005CE" w:rsidP="001D0680">
      <w:r>
        <w:t>В зависимости от содержания запроса, настроек пользователя и системной политики служба выбирает один или несколько каналов, которым передаёт запрос на выполнение уведомления.</w:t>
      </w:r>
    </w:p>
    <w:p w14:paraId="6739591C" w14:textId="77777777" w:rsidR="00C005CE" w:rsidRDefault="00C005CE" w:rsidP="001D0680">
      <w:r>
        <w:t>Служба уведомлений обрабатывает запросы в асинхронном режиме.</w:t>
      </w:r>
    </w:p>
    <w:p w14:paraId="1E1C717F" w14:textId="77777777" w:rsidR="00C005CE" w:rsidRDefault="00C005CE" w:rsidP="00860514">
      <w:pPr>
        <w:pStyle w:val="4"/>
      </w:pPr>
      <w:bookmarkStart w:id="171" w:name="_Toc377743873"/>
      <w:bookmarkStart w:id="172" w:name="_Toc383285413"/>
      <w:r>
        <w:t>Каналы доставки</w:t>
      </w:r>
      <w:bookmarkEnd w:id="171"/>
      <w:bookmarkEnd w:id="172"/>
    </w:p>
    <w:p w14:paraId="443AE54F" w14:textId="77777777" w:rsidR="00C005CE" w:rsidRDefault="00C005CE" w:rsidP="001D0680">
      <w:r>
        <w:t xml:space="preserve">Канал доставки уведомлений – это программный код, выполняющий отправку сообщений некоторым способом. Несколько каналов доставки (изначально один – </w:t>
      </w:r>
      <w:r>
        <w:rPr>
          <w:lang w:val="en-US"/>
        </w:rPr>
        <w:t>e</w:t>
      </w:r>
      <w:r w:rsidRPr="009F3DB8">
        <w:t>-</w:t>
      </w:r>
      <w:r>
        <w:rPr>
          <w:lang w:val="en-US"/>
        </w:rPr>
        <w:t>mail</w:t>
      </w:r>
      <w:r w:rsidRPr="009F3DB8">
        <w:t xml:space="preserve">) </w:t>
      </w:r>
      <w:r>
        <w:t>входят в состав ядра системы, но модули могут добавлять собственные каналы.</w:t>
      </w:r>
    </w:p>
    <w:p w14:paraId="227BEF2D" w14:textId="77777777" w:rsidR="00C005CE" w:rsidRPr="00496B27" w:rsidRDefault="00C005CE" w:rsidP="001D0680">
      <w:r>
        <w:t xml:space="preserve">Для внешних каналов доставки необходима дополнительная информация о пользователе – адрес (для </w:t>
      </w:r>
      <w:r>
        <w:rPr>
          <w:lang w:val="en-US"/>
        </w:rPr>
        <w:t>e</w:t>
      </w:r>
      <w:r w:rsidRPr="00496B27">
        <w:t>-</w:t>
      </w:r>
      <w:r>
        <w:rPr>
          <w:lang w:val="en-US"/>
        </w:rPr>
        <w:t>mail</w:t>
      </w:r>
      <w:r w:rsidRPr="00496B27">
        <w:t xml:space="preserve">; </w:t>
      </w:r>
      <w:r>
        <w:t xml:space="preserve">номер телефона для </w:t>
      </w:r>
      <w:r>
        <w:rPr>
          <w:lang w:val="en-US"/>
        </w:rPr>
        <w:t>SMS</w:t>
      </w:r>
      <w:r w:rsidRPr="00496B27">
        <w:t xml:space="preserve"> </w:t>
      </w:r>
      <w:r>
        <w:t>и т.п.). Определение адреса по пользователю является одной из задач канала при отправке уведомления. Также канал должен позаботиться о добавлении в конфигурацию элементов, необходимых для хранения нужного ему адреса пользователей, или хотя бы проверить их наличие и корректность.</w:t>
      </w:r>
    </w:p>
    <w:p w14:paraId="07936545" w14:textId="77777777" w:rsidR="00C005CE" w:rsidRDefault="00C005CE" w:rsidP="00860514">
      <w:pPr>
        <w:pStyle w:val="5"/>
      </w:pPr>
      <w:bookmarkStart w:id="173" w:name="_Toc377743874"/>
      <w:bookmarkStart w:id="174" w:name="_Toc383285414"/>
      <w:r>
        <w:rPr>
          <w:lang w:val="en-US"/>
        </w:rPr>
        <w:t>E</w:t>
      </w:r>
      <w:r w:rsidRPr="004D16AD">
        <w:t>-</w:t>
      </w:r>
      <w:r>
        <w:rPr>
          <w:lang w:val="en-US"/>
        </w:rPr>
        <w:t>mail</w:t>
      </w:r>
      <w:bookmarkEnd w:id="173"/>
      <w:bookmarkEnd w:id="174"/>
    </w:p>
    <w:p w14:paraId="3CA0CC54" w14:textId="77777777" w:rsidR="00C005CE" w:rsidRDefault="00C005CE" w:rsidP="001D0680">
      <w:r>
        <w:t xml:space="preserve">Канал доставки уведомлений по электронной почте входит в ядро системы. Он формирует сообщение </w:t>
      </w:r>
      <w:r>
        <w:rPr>
          <w:lang w:val="en-US"/>
        </w:rPr>
        <w:t>e</w:t>
      </w:r>
      <w:r w:rsidRPr="009F3DB8">
        <w:t>-</w:t>
      </w:r>
      <w:r>
        <w:rPr>
          <w:lang w:val="en-US"/>
        </w:rPr>
        <w:t>mail</w:t>
      </w:r>
      <w:r w:rsidRPr="009F3DB8">
        <w:t xml:space="preserve"> </w:t>
      </w:r>
      <w:r>
        <w:t xml:space="preserve">с использованием шаблона сообщения и передаёт его внешнему почтовому серверу с использованием технологии </w:t>
      </w:r>
      <w:r>
        <w:rPr>
          <w:lang w:val="en-US"/>
        </w:rPr>
        <w:t>Java</w:t>
      </w:r>
      <w:r w:rsidRPr="009F3DB8">
        <w:t xml:space="preserve"> </w:t>
      </w:r>
      <w:r>
        <w:rPr>
          <w:lang w:val="en-US"/>
        </w:rPr>
        <w:t>Mail</w:t>
      </w:r>
      <w:r w:rsidRPr="009F3DB8">
        <w:t xml:space="preserve"> (</w:t>
      </w:r>
      <w:r>
        <w:t xml:space="preserve">код может использовать надстройку </w:t>
      </w:r>
      <w:r>
        <w:rPr>
          <w:lang w:val="en-US"/>
        </w:rPr>
        <w:t>Spring</w:t>
      </w:r>
      <w:r w:rsidRPr="002A1242">
        <w:t xml:space="preserve"> </w:t>
      </w:r>
      <w:r>
        <w:rPr>
          <w:lang w:val="en-US"/>
        </w:rPr>
        <w:t>Mail</w:t>
      </w:r>
      <w:r w:rsidRPr="002A1242">
        <w:t xml:space="preserve"> </w:t>
      </w:r>
      <w:r>
        <w:t xml:space="preserve">для работы с этим </w:t>
      </w:r>
      <w:r>
        <w:rPr>
          <w:lang w:val="en-US"/>
        </w:rPr>
        <w:t>API</w:t>
      </w:r>
      <w:r w:rsidRPr="002A1242">
        <w:t>).</w:t>
      </w:r>
      <w:r>
        <w:t xml:space="preserve"> Шаблон выбирается по типу сообщения, а также языковым настройкам пользователя.</w:t>
      </w:r>
    </w:p>
    <w:p w14:paraId="7FCB7832" w14:textId="77777777" w:rsidR="00C005CE" w:rsidRDefault="00C005CE" w:rsidP="001D0680">
      <w:r>
        <w:t>Данные, используемые каналом:</w:t>
      </w:r>
    </w:p>
    <w:p w14:paraId="3BCF1385" w14:textId="77777777" w:rsidR="00C005CE" w:rsidRDefault="00C005CE" w:rsidP="0030006A">
      <w:pPr>
        <w:pStyle w:val="afa"/>
        <w:numPr>
          <w:ilvl w:val="0"/>
          <w:numId w:val="25"/>
        </w:numPr>
      </w:pPr>
      <w:r>
        <w:t xml:space="preserve">ДО </w:t>
      </w:r>
      <w:r>
        <w:rPr>
          <w:lang w:val="en-US"/>
        </w:rPr>
        <w:t>Person</w:t>
      </w:r>
      <w:r w:rsidRPr="002A1242">
        <w:t xml:space="preserve"> – </w:t>
      </w:r>
      <w:r>
        <w:rPr>
          <w:lang w:val="en-US"/>
        </w:rPr>
        <w:t>e</w:t>
      </w:r>
      <w:r w:rsidRPr="002A1242">
        <w:t>-</w:t>
      </w:r>
      <w:r>
        <w:rPr>
          <w:lang w:val="en-US"/>
        </w:rPr>
        <w:t>mail</w:t>
      </w:r>
      <w:r w:rsidRPr="002A1242">
        <w:t xml:space="preserve"> </w:t>
      </w:r>
      <w:r>
        <w:t>пользователя.</w:t>
      </w:r>
    </w:p>
    <w:p w14:paraId="122CAAD0" w14:textId="77777777" w:rsidR="00C005CE" w:rsidRDefault="00C005CE" w:rsidP="0030006A">
      <w:pPr>
        <w:pStyle w:val="afa"/>
        <w:numPr>
          <w:ilvl w:val="0"/>
          <w:numId w:val="25"/>
        </w:numPr>
      </w:pPr>
      <w:r>
        <w:t xml:space="preserve">Профиль пользователя (ДО </w:t>
      </w:r>
      <w:r>
        <w:rPr>
          <w:lang w:val="en-US"/>
        </w:rPr>
        <w:t>Person</w:t>
      </w:r>
      <w:r>
        <w:t>_</w:t>
      </w:r>
      <w:r>
        <w:rPr>
          <w:lang w:val="en-US"/>
        </w:rPr>
        <w:t>Profile</w:t>
      </w:r>
      <w:r w:rsidRPr="00C50168">
        <w:t>?)</w:t>
      </w:r>
      <w:r>
        <w:t xml:space="preserve"> – предпочитаемый язык (опционально).</w:t>
      </w:r>
    </w:p>
    <w:p w14:paraId="56A1AAB4" w14:textId="77777777" w:rsidR="00C005CE" w:rsidRDefault="00C005CE" w:rsidP="0030006A">
      <w:pPr>
        <w:pStyle w:val="afa"/>
        <w:numPr>
          <w:ilvl w:val="0"/>
          <w:numId w:val="25"/>
        </w:numPr>
      </w:pPr>
      <w:r>
        <w:t>Конфигурация – шаблон, соответствующий типу сообщения.</w:t>
      </w:r>
    </w:p>
    <w:p w14:paraId="131E9DA0" w14:textId="77777777" w:rsidR="00C005CE" w:rsidRPr="00D47889" w:rsidRDefault="00C005CE" w:rsidP="00860514">
      <w:pPr>
        <w:pStyle w:val="5"/>
      </w:pPr>
      <w:bookmarkStart w:id="175" w:name="_Toc377743875"/>
      <w:bookmarkStart w:id="176" w:name="_Toc383285415"/>
      <w:r>
        <w:t xml:space="preserve">Генератор задач </w:t>
      </w:r>
      <w:r>
        <w:rPr>
          <w:lang w:val="en-US"/>
        </w:rPr>
        <w:t>CMJ</w:t>
      </w:r>
      <w:bookmarkEnd w:id="175"/>
      <w:bookmarkEnd w:id="176"/>
    </w:p>
    <w:p w14:paraId="1891BBA0" w14:textId="77777777" w:rsidR="00C005CE" w:rsidRDefault="00C005CE" w:rsidP="001D0680">
      <w:r>
        <w:t xml:space="preserve">Такой канал может быть разработан в составе модуля сопряжения платформы </w:t>
      </w:r>
      <w:r>
        <w:rPr>
          <w:lang w:val="en-US"/>
        </w:rPr>
        <w:t>ECMp</w:t>
      </w:r>
      <w:r w:rsidRPr="00D47889">
        <w:t xml:space="preserve">5 </w:t>
      </w:r>
      <w:r>
        <w:t xml:space="preserve">с Сочи-сервером. Он должен формировать объекты задач и помещать их в персональные </w:t>
      </w:r>
      <w:r>
        <w:lastRenderedPageBreak/>
        <w:t>коллекции данных соответствующих пользователей. Правила создания этих объектов и используемые при этом данные будут определены архитекторами проекта «Сочи».</w:t>
      </w:r>
    </w:p>
    <w:p w14:paraId="29D79AF4" w14:textId="77777777" w:rsidR="00C005CE" w:rsidRPr="00D47889" w:rsidRDefault="00C005CE" w:rsidP="00860514">
      <w:pPr>
        <w:pStyle w:val="5"/>
      </w:pPr>
      <w:bookmarkStart w:id="177" w:name="_Toc377743876"/>
      <w:bookmarkStart w:id="178" w:name="_Toc383285416"/>
      <w:r>
        <w:t xml:space="preserve">Агрегирующий </w:t>
      </w:r>
      <w:r>
        <w:rPr>
          <w:lang w:val="en-US"/>
        </w:rPr>
        <w:t>e</w:t>
      </w:r>
      <w:r w:rsidRPr="00D47889">
        <w:t>-</w:t>
      </w:r>
      <w:r>
        <w:rPr>
          <w:lang w:val="en-US"/>
        </w:rPr>
        <w:t>mail</w:t>
      </w:r>
      <w:bookmarkEnd w:id="177"/>
      <w:bookmarkEnd w:id="178"/>
    </w:p>
    <w:p w14:paraId="4F605476" w14:textId="77777777" w:rsidR="00C005CE" w:rsidRDefault="00C005CE" w:rsidP="001D0680">
      <w:r>
        <w:t>Альтернативный способ доставки уведомлений через электронную почту – не отдельными сообщениями, но накапливая данные за некоторый временной интервал. Этот канал доставки может входить в состав ядра системы или поставляться в виде отдельного дополнительного модуля.</w:t>
      </w:r>
    </w:p>
    <w:p w14:paraId="3D951A32" w14:textId="77777777" w:rsidR="00C005CE" w:rsidRDefault="00C005CE" w:rsidP="001D0680">
      <w:r>
        <w:t>Канал, принимая запросы на отправку уведомлений, не формирует сразу сообщения и не отсылает их, а сохраняет в специальных доменных объектах. Также в состав канала включается компонент, запускаемый через механизм периодических задач, и выполняющий формирование сообщений по накопленным  запросам уведомлений, отсылку этих сообщений пользователям, а также удаление сохранённых запросов. Следует отметить, что этот канал доставки не может использовать те же шаблоны, что и канал «</w:t>
      </w:r>
      <w:r>
        <w:rPr>
          <w:lang w:val="en-US"/>
        </w:rPr>
        <w:t>e</w:t>
      </w:r>
      <w:r w:rsidRPr="00D2720E">
        <w:t>-</w:t>
      </w:r>
      <w:r>
        <w:rPr>
          <w:lang w:val="en-US"/>
        </w:rPr>
        <w:t>mail</w:t>
      </w:r>
      <w:r>
        <w:t>», т.к. в одном почтовом сообщении будет присутствовать информация не об одном, а о нескольких событиях, возможно, даже разнотипных.</w:t>
      </w:r>
    </w:p>
    <w:p w14:paraId="1C1AB626" w14:textId="77777777" w:rsidR="00C005CE" w:rsidRDefault="00C005CE" w:rsidP="00860514">
      <w:pPr>
        <w:pStyle w:val="4"/>
      </w:pPr>
      <w:bookmarkStart w:id="179" w:name="_Toc377743877"/>
      <w:bookmarkStart w:id="180" w:name="_Toc383285417"/>
      <w:r>
        <w:t>Компонент раскрытия шаблонов</w:t>
      </w:r>
      <w:bookmarkEnd w:id="179"/>
      <w:bookmarkEnd w:id="180"/>
    </w:p>
    <w:p w14:paraId="47CA9C4E" w14:textId="77777777" w:rsidR="00C005CE" w:rsidRDefault="00C005CE" w:rsidP="001D0680">
      <w:r>
        <w:t>Внутренняя служба платформы, предоставляющая функцию формирования текста по шаблонам. Основными клиентами службы являются каналы доставки, которым необходимо сформировать «красивое» сообщение, содержащее различные данные о произошедшем событии.</w:t>
      </w:r>
    </w:p>
    <w:p w14:paraId="42DB47A2" w14:textId="77777777" w:rsidR="00C005CE" w:rsidRDefault="00C005CE" w:rsidP="001D0680">
      <w:r>
        <w:t>Шаблон сообщения – это текст, оформленный по тем же правилам, которым должно удовлетворять сформированное сообщение (</w:t>
      </w:r>
      <w:r>
        <w:rPr>
          <w:lang w:val="en-US"/>
        </w:rPr>
        <w:t>HTML</w:t>
      </w:r>
      <w:r w:rsidRPr="002E41AC">
        <w:t xml:space="preserve">, </w:t>
      </w:r>
      <w:r>
        <w:rPr>
          <w:lang w:val="en-US"/>
        </w:rPr>
        <w:t>XML</w:t>
      </w:r>
      <w:r w:rsidRPr="002E41AC">
        <w:t xml:space="preserve">, </w:t>
      </w:r>
      <w:r>
        <w:rPr>
          <w:lang w:val="en-US"/>
        </w:rPr>
        <w:t>CSV</w:t>
      </w:r>
      <w:r w:rsidRPr="002E41AC">
        <w:t xml:space="preserve">, </w:t>
      </w:r>
      <w:r>
        <w:t>простой текст), но содержащий в себе определённым образом оформленные ссылки на данные уведомления или поля доменных объектов, указанных в этих данных. Поддержка нетекстовых (бинарных) форматов сообщений пока не планируется.</w:t>
      </w:r>
    </w:p>
    <w:p w14:paraId="7157EFE2" w14:textId="77777777" w:rsidR="00C005CE" w:rsidRDefault="00C005CE" w:rsidP="001D0680">
      <w:r>
        <w:t xml:space="preserve">Необходимо определить язык задания шаблонов. В качестве вариантов можно рассмотреть </w:t>
      </w:r>
      <w:r>
        <w:rPr>
          <w:lang w:val="en-US"/>
        </w:rPr>
        <w:t>Apache</w:t>
      </w:r>
      <w:r w:rsidRPr="009E30D1">
        <w:t xml:space="preserve"> </w:t>
      </w:r>
      <w:r>
        <w:rPr>
          <w:lang w:val="en-US"/>
        </w:rPr>
        <w:t>Velocity</w:t>
      </w:r>
      <w:r w:rsidRPr="009E30D1">
        <w:t xml:space="preserve"> </w:t>
      </w:r>
      <w:r>
        <w:t xml:space="preserve">и </w:t>
      </w:r>
      <w:r>
        <w:rPr>
          <w:lang w:val="en-US"/>
        </w:rPr>
        <w:t>FreeMarker</w:t>
      </w:r>
      <w:r w:rsidRPr="009E30D1">
        <w:t xml:space="preserve">. </w:t>
      </w:r>
      <w:r>
        <w:t xml:space="preserve">Крайне желательна также поддержка </w:t>
      </w:r>
      <w:r>
        <w:rPr>
          <w:lang w:val="en-US"/>
        </w:rPr>
        <w:t>DOEL</w:t>
      </w:r>
      <w:r w:rsidRPr="009E30D1">
        <w:t>-</w:t>
      </w:r>
      <w:r>
        <w:t>выражений.</w:t>
      </w:r>
    </w:p>
    <w:p w14:paraId="559AAFBB" w14:textId="77777777" w:rsidR="00C005CE" w:rsidRDefault="00C005CE" w:rsidP="00860514">
      <w:pPr>
        <w:pStyle w:val="5"/>
      </w:pPr>
      <w:bookmarkStart w:id="181" w:name="_Toc377743878"/>
      <w:bookmarkStart w:id="182" w:name="_Toc383285418"/>
      <w:r>
        <w:t>Формирование ссылок</w:t>
      </w:r>
      <w:bookmarkEnd w:id="181"/>
      <w:bookmarkEnd w:id="182"/>
    </w:p>
    <w:p w14:paraId="2A5471E0" w14:textId="77777777" w:rsidR="00C005CE" w:rsidRDefault="00C005CE" w:rsidP="001D0680">
      <w:r>
        <w:t>Важным элементом уведомлений, в особенности, получаемых пользователем на устройствах, с которых возможен доступ к системе, являются ссылки, позволяющие открыть нужный документ в системе. Компонент раскрытия шаблонов обязан уметь создавать такие ссылки.</w:t>
      </w:r>
    </w:p>
    <w:p w14:paraId="04A16928" w14:textId="77777777" w:rsidR="00C005CE" w:rsidRDefault="00C005CE" w:rsidP="001D0680">
      <w:r>
        <w:t>Как правило, для создания ссылки нужен идентификатор документа и некоторая информация, зависящая от экземпляра системы (доменное имя сервера, контекст приложения). В некоторых случаях может потребоваться также какая-то специфичная для пользователя информация (в распределённой системе – имя его «домашнего» сервера, например).</w:t>
      </w:r>
    </w:p>
    <w:p w14:paraId="3F4BE1A6" w14:textId="77777777" w:rsidR="00C005CE" w:rsidRDefault="00C005CE" w:rsidP="001D0680">
      <w:r>
        <w:t>Ещё один аспект, который должен быть учтён, – перспектива наличия нескольких разных клиентов у системы, для каждого из которых требуется отдельная ссылка. При этом желательно дать пользователю возможность выбирать клиенты, ссылки на которые он хочет получать.</w:t>
      </w:r>
    </w:p>
    <w:p w14:paraId="5D1C6708" w14:textId="77777777" w:rsidR="00C005CE" w:rsidRDefault="00C005CE" w:rsidP="00860514">
      <w:pPr>
        <w:pStyle w:val="4"/>
      </w:pPr>
      <w:bookmarkStart w:id="183" w:name="_Toc377743879"/>
      <w:bookmarkStart w:id="184" w:name="_Toc383285419"/>
      <w:r>
        <w:lastRenderedPageBreak/>
        <w:t>Генератор уведомлений</w:t>
      </w:r>
      <w:bookmarkEnd w:id="183"/>
      <w:bookmarkEnd w:id="184"/>
    </w:p>
    <w:p w14:paraId="25A993EC" w14:textId="77777777" w:rsidR="00C005CE" w:rsidRDefault="00C005CE" w:rsidP="001D0680">
      <w:r>
        <w:t>Генератор уведомлений предоставляет возможность настройки формирования уведомлений через конфигурацию. Он состоит из 2 компонентов, похожих по назначению, но различающихся по способу использования.</w:t>
      </w:r>
    </w:p>
    <w:p w14:paraId="759C7B6E" w14:textId="77777777" w:rsidR="00C005CE" w:rsidRDefault="00C005CE" w:rsidP="001D0680">
      <w:r>
        <w:t>Каждый из этих компонентов является клиентом службы уведомлений.</w:t>
      </w:r>
    </w:p>
    <w:p w14:paraId="0F381BBB" w14:textId="77777777" w:rsidR="00C005CE" w:rsidRDefault="00C005CE" w:rsidP="00860514">
      <w:pPr>
        <w:pStyle w:val="5"/>
      </w:pPr>
      <w:bookmarkStart w:id="185" w:name="_Toc377743880"/>
      <w:bookmarkStart w:id="186" w:name="_Toc383285420"/>
      <w:r>
        <w:t>Уведомления по событиям</w:t>
      </w:r>
      <w:bookmarkEnd w:id="185"/>
      <w:bookmarkEnd w:id="186"/>
    </w:p>
    <w:p w14:paraId="768C96A5" w14:textId="77777777" w:rsidR="00C005CE" w:rsidRDefault="00C005CE" w:rsidP="001D0680">
      <w:r>
        <w:t>Компонент генерации уведомлений по событиям активируется через механизм точек расширения при происхождении различных внутрисистемных событий, в первую очередь, изменениях доменных объектов.</w:t>
      </w:r>
    </w:p>
    <w:p w14:paraId="0A7C1D40" w14:textId="77777777" w:rsidR="00C005CE" w:rsidRDefault="00C005CE" w:rsidP="001D0680">
      <w:r>
        <w:t xml:space="preserve">Компонент управляется тегами </w:t>
      </w:r>
      <w:r w:rsidRPr="00A00802">
        <w:t>&lt;</w:t>
      </w:r>
      <w:r>
        <w:rPr>
          <w:lang w:val="en-US"/>
        </w:rPr>
        <w:t>notification</w:t>
      </w:r>
      <w:r w:rsidRPr="00A00802">
        <w:t xml:space="preserve">&gt; </w:t>
      </w:r>
      <w:r>
        <w:t>в конфигурации. Каждый такой тег содержит 2 группы настроек:</w:t>
      </w:r>
    </w:p>
    <w:p w14:paraId="567AC38A" w14:textId="77777777" w:rsidR="00C005CE" w:rsidRDefault="00C005CE" w:rsidP="0030006A">
      <w:pPr>
        <w:pStyle w:val="afa"/>
        <w:numPr>
          <w:ilvl w:val="0"/>
          <w:numId w:val="26"/>
        </w:numPr>
      </w:pPr>
      <w:r>
        <w:t>Фильтр событий: тип доменного объекта; список полей, изменение которых требует отправки уведомления; ограничения на значения полей этого или связанных объектов. Возможно также подключение дополнительного кода для сложной фильтрации событий.</w:t>
      </w:r>
    </w:p>
    <w:p w14:paraId="3EAC742D" w14:textId="77777777" w:rsidR="00C005CE" w:rsidRDefault="00C005CE" w:rsidP="0030006A">
      <w:pPr>
        <w:pStyle w:val="afa"/>
        <w:numPr>
          <w:ilvl w:val="0"/>
          <w:numId w:val="26"/>
        </w:numPr>
      </w:pPr>
      <w:r>
        <w:t>Правила формирования запроса в службу уведомлений: получатель(и); канал(ы) отправки; тип, категория и другие параметры уведомления.</w:t>
      </w:r>
    </w:p>
    <w:p w14:paraId="78F1C387" w14:textId="77777777" w:rsidR="00C005CE" w:rsidRDefault="00C005CE" w:rsidP="001D0680">
      <w:r>
        <w:t>При отправке уведомлений по событиям следует учитывать транзакционный характер событий в системе. Отправка уведомлений должна производиться только в случае успешного завершения транзакции.</w:t>
      </w:r>
    </w:p>
    <w:p w14:paraId="6DE7026F" w14:textId="77777777" w:rsidR="00C005CE" w:rsidRDefault="00C005CE" w:rsidP="00860514">
      <w:pPr>
        <w:pStyle w:val="5"/>
      </w:pPr>
      <w:bookmarkStart w:id="187" w:name="_Toc377743881"/>
      <w:bookmarkStart w:id="188" w:name="_Toc383285421"/>
      <w:r>
        <w:t>Напоминания</w:t>
      </w:r>
      <w:bookmarkEnd w:id="187"/>
      <w:bookmarkEnd w:id="188"/>
      <w:r w:rsidR="00860514">
        <w:t xml:space="preserve"> </w:t>
      </w:r>
    </w:p>
    <w:p w14:paraId="525547D8" w14:textId="77777777" w:rsidR="00C005CE" w:rsidRDefault="00C005CE" w:rsidP="001D0680">
      <w:r>
        <w:t>Компонент генерации уведомлений-напоминаний работает не в ответ на какое-то событие в системе, а периодически. Он осуществляет выборку доменных объектов, по которым должны быть сгенерированы уведомления, и производит рассылку уведомлений.</w:t>
      </w:r>
    </w:p>
    <w:p w14:paraId="2CB21C7C" w14:textId="77777777" w:rsidR="00C005CE" w:rsidRPr="00C81C82" w:rsidRDefault="00C005CE" w:rsidP="001D0680">
      <w:r>
        <w:t xml:space="preserve">Информация, необходимая для генерации напоминания одного типа, помещается в тег </w:t>
      </w:r>
      <w:r w:rsidRPr="00C81C82">
        <w:t>&lt;</w:t>
      </w:r>
      <w:r>
        <w:rPr>
          <w:lang w:val="en-US"/>
        </w:rPr>
        <w:t>reminder</w:t>
      </w:r>
      <w:r w:rsidRPr="00C81C82">
        <w:t>&gt;:</w:t>
      </w:r>
    </w:p>
    <w:p w14:paraId="47FB93EB" w14:textId="77777777" w:rsidR="00C005CE" w:rsidRDefault="00C005CE" w:rsidP="0030006A">
      <w:pPr>
        <w:pStyle w:val="afa"/>
        <w:numPr>
          <w:ilvl w:val="0"/>
          <w:numId w:val="28"/>
        </w:numPr>
      </w:pPr>
      <w:r>
        <w:t>запрос на выборку доменных объектов (коллекция);</w:t>
      </w:r>
    </w:p>
    <w:p w14:paraId="1966742B" w14:textId="77777777" w:rsidR="00C005CE" w:rsidRDefault="00C005CE" w:rsidP="0030006A">
      <w:pPr>
        <w:pStyle w:val="afa"/>
        <w:numPr>
          <w:ilvl w:val="0"/>
          <w:numId w:val="28"/>
        </w:numPr>
      </w:pPr>
      <w:r>
        <w:t>параметры, передаваемые в службу рассылки уведомлений – аналогично генератору уведомлений по событиям.</w:t>
      </w:r>
    </w:p>
    <w:p w14:paraId="0A834847" w14:textId="77777777" w:rsidR="00C005CE" w:rsidRPr="00C81C82" w:rsidRDefault="00C005CE" w:rsidP="001D0680">
      <w:r>
        <w:t xml:space="preserve">Существенным отличием напоминаний от уведомлений по событиям является работа одновременно не с одним исходным доменным объектом, а с их коллекцией. Коллекции можно организовать по-разному: можно выбирать все объекты по некоторому бизнес-признаку (например, поле «Исполнить до» содержат текущую дату) и рассылать уведомления по каждому объекту в отдельности  (формируя актуальный для него список получателей), а можно, организовав цикл по пользователям и использовав их </w:t>
      </w:r>
      <w:r>
        <w:rPr>
          <w:lang w:val="en-US"/>
        </w:rPr>
        <w:t>id</w:t>
      </w:r>
      <w:r w:rsidRPr="000B155C">
        <w:t xml:space="preserve"> </w:t>
      </w:r>
      <w:r>
        <w:t xml:space="preserve">как параметр фильтра коллекции, выбирать интересующие объекты на персональной основе. Во втором случае легко сделать объединение нескольких напоминаний в одно уведомление. (Впрочем, этой же цели можно достичь и в первом случае, использовав канал доставки «агрегирующий </w:t>
      </w:r>
      <w:r>
        <w:rPr>
          <w:lang w:val="en-US"/>
        </w:rPr>
        <w:t>e</w:t>
      </w:r>
      <w:r w:rsidRPr="002C3014">
        <w:t>-</w:t>
      </w:r>
      <w:r>
        <w:rPr>
          <w:lang w:val="en-US"/>
        </w:rPr>
        <w:t>mail</w:t>
      </w:r>
      <w:r>
        <w:t>».)</w:t>
      </w:r>
    </w:p>
    <w:p w14:paraId="6978772D" w14:textId="77777777" w:rsidR="00C005CE" w:rsidRDefault="00C005CE" w:rsidP="001D0680">
      <w:r>
        <w:t>С точки зрения взаимодействия со службой периодических заданий можно рассмотреть 2 варианта реализации генератора напоминаний:</w:t>
      </w:r>
    </w:p>
    <w:p w14:paraId="4D80D9B4" w14:textId="77777777" w:rsidR="00C005CE" w:rsidRDefault="00C005CE" w:rsidP="0030006A">
      <w:pPr>
        <w:pStyle w:val="afa"/>
        <w:numPr>
          <w:ilvl w:val="0"/>
          <w:numId w:val="27"/>
        </w:numPr>
      </w:pPr>
      <w:r>
        <w:t>отдельная задача на каждый тип уведомлений;</w:t>
      </w:r>
    </w:p>
    <w:p w14:paraId="632CBEDB" w14:textId="77777777" w:rsidR="00C005CE" w:rsidRDefault="00C005CE" w:rsidP="0030006A">
      <w:pPr>
        <w:pStyle w:val="afa"/>
        <w:numPr>
          <w:ilvl w:val="0"/>
          <w:numId w:val="27"/>
        </w:numPr>
      </w:pPr>
      <w:r>
        <w:t>единственная задача – диспетчер.</w:t>
      </w:r>
    </w:p>
    <w:p w14:paraId="46A2CA0D" w14:textId="77777777" w:rsidR="00C005CE" w:rsidRDefault="00C005CE" w:rsidP="001D0680">
      <w:r>
        <w:lastRenderedPageBreak/>
        <w:t xml:space="preserve">В первом варианте при старте системы после загрузки конфигурации некий код (менеджер) обеспечивает проверку наличия или создание объектов задач для каждого тега </w:t>
      </w:r>
      <w:r w:rsidRPr="0058492F">
        <w:t>&lt;</w:t>
      </w:r>
      <w:r>
        <w:rPr>
          <w:lang w:val="en-US"/>
        </w:rPr>
        <w:t>reminder</w:t>
      </w:r>
      <w:r w:rsidRPr="0058492F">
        <w:t xml:space="preserve">&gt; </w:t>
      </w:r>
      <w:r>
        <w:t xml:space="preserve">в конфигурации. Он транслирует параметры настройки времени выполнения задачи из конфигурации в поля этих объектов, а часть </w:t>
      </w:r>
      <w:r>
        <w:rPr>
          <w:lang w:val="en-US"/>
        </w:rPr>
        <w:t>XML</w:t>
      </w:r>
      <w:r w:rsidRPr="005B4270">
        <w:t xml:space="preserve"> </w:t>
      </w:r>
      <w:r>
        <w:t>с настройками параметров уведомлений сохраняет в качестве конфигурации (настройки) этой задачи. Код же самой задачи, запускаемый под управлением службы периодических заданий, выполняет работу по выборке объектов и генерации уведомления.</w:t>
      </w:r>
    </w:p>
    <w:p w14:paraId="6E2E1D2D" w14:textId="77777777" w:rsidR="00C005CE" w:rsidRDefault="00C005CE" w:rsidP="001D0680">
      <w:r>
        <w:t xml:space="preserve">Второй вариант предполагает наличие единственной задачи-диспетчера, вызывающейся достаточно часто (например, каждые 10 минут). При каждом запуске эта задача перебирает все теги </w:t>
      </w:r>
      <w:r w:rsidRPr="00377F08">
        <w:t>&lt;</w:t>
      </w:r>
      <w:r>
        <w:rPr>
          <w:lang w:val="en-US"/>
        </w:rPr>
        <w:t>reminder</w:t>
      </w:r>
      <w:r>
        <w:t>&gt;, отбирает по ним объекты и формирует уведомления.</w:t>
      </w:r>
    </w:p>
    <w:p w14:paraId="7A2239FC" w14:textId="77777777" w:rsidR="00C005CE" w:rsidRDefault="00C005CE" w:rsidP="001D0680">
      <w:r>
        <w:t>Преимуществом первого варианта является возможность гибкой настройки графика формирования уведомлений для каждого типа напоминаний и даже конкретного пользователя. Кроме того, реализация этого варианта представляется более простой. Однако, большое количество периодических задач создаёт трудности при их администрировании, а их одновременный запуск может приводить к падению производительности системы.</w:t>
      </w:r>
      <w:r w:rsidRPr="001A70FA">
        <w:t xml:space="preserve"> </w:t>
      </w:r>
      <w:r>
        <w:t>Если же идти вторым путём, то для реализации задачи-диспетчера придётся создать механизмы, похожие на те, что имеются в подсистеме периодических задач: задание и обработка расписания и учёт обработанных документов (по которым отправлены уведомления). Создание единственной задачи при этом обеспечит сама подсистема периодических задач, а генерация напоминаний – задача, как правило, низкоприоритетная – будет выполняться одним фоновым потоком. Кроме того, в рамках одной задачи можно организовать объединение разных напоминаний для одного пользователя в одном сообщении.</w:t>
      </w:r>
    </w:p>
    <w:p w14:paraId="0E177575" w14:textId="77777777" w:rsidR="00C005CE" w:rsidRDefault="00C005CE" w:rsidP="00860514">
      <w:pPr>
        <w:pStyle w:val="4"/>
        <w:rPr>
          <w:lang w:val="en-US"/>
        </w:rPr>
      </w:pPr>
      <w:bookmarkStart w:id="189" w:name="_Toc377743882"/>
      <w:bookmarkStart w:id="190" w:name="_Toc383285422"/>
      <w:r>
        <w:rPr>
          <w:lang w:val="en-US"/>
        </w:rPr>
        <w:t>BPMN</w:t>
      </w:r>
      <w:r w:rsidRPr="000319EB">
        <w:t xml:space="preserve"> </w:t>
      </w:r>
      <w:r>
        <w:rPr>
          <w:lang w:val="en-US"/>
        </w:rPr>
        <w:t>task</w:t>
      </w:r>
      <w:bookmarkEnd w:id="189"/>
      <w:bookmarkEnd w:id="190"/>
    </w:p>
    <w:p w14:paraId="3501B530" w14:textId="77777777" w:rsidR="00C005CE" w:rsidRDefault="00C005CE" w:rsidP="001D0680">
      <w:r w:rsidRPr="008C7F94">
        <w:rPr>
          <w:lang w:val="en-US"/>
        </w:rPr>
        <w:t>BPMN</w:t>
      </w:r>
      <w:r w:rsidRPr="005F593D">
        <w:t xml:space="preserve"> (</w:t>
      </w:r>
      <w:r w:rsidRPr="008C7F94">
        <w:rPr>
          <w:lang w:val="en-US"/>
        </w:rPr>
        <w:t>Activiti</w:t>
      </w:r>
      <w:r w:rsidRPr="005F593D">
        <w:t xml:space="preserve">) содержит стандартную задачу, выполняющую отправку </w:t>
      </w:r>
      <w:r w:rsidRPr="008C7F94">
        <w:rPr>
          <w:lang w:val="en-US"/>
        </w:rPr>
        <w:t>e</w:t>
      </w:r>
      <w:r w:rsidRPr="005F593D">
        <w:t>-</w:t>
      </w:r>
      <w:r w:rsidRPr="008C7F94">
        <w:rPr>
          <w:lang w:val="en-US"/>
        </w:rPr>
        <w:t>mail</w:t>
      </w:r>
      <w:r w:rsidRPr="005F593D">
        <w:t xml:space="preserve"> – наиболее распространённый способ уведомления пользователей. Однако, для подсистемы уведомлений платформы </w:t>
      </w:r>
      <w:r w:rsidRPr="008C7F94">
        <w:rPr>
          <w:lang w:val="en-US"/>
        </w:rPr>
        <w:t>e</w:t>
      </w:r>
      <w:r w:rsidRPr="005F593D">
        <w:t>-</w:t>
      </w:r>
      <w:r w:rsidRPr="008C7F94">
        <w:rPr>
          <w:lang w:val="en-US"/>
        </w:rPr>
        <w:t>mail</w:t>
      </w:r>
      <w:r w:rsidRPr="005F593D">
        <w:t xml:space="preserve"> – лишь один из способов отправки уведомлений. Кроме того, при использовании этой задачи код процесса должен сам сформировать текст сообщения, определить адрес пользователя, проверить его настройки по получению уведомлений данного типа и т.п. Поэтому необходима функциональная замена данной задачи (оформленная, видимо, как </w:t>
      </w:r>
      <w:r w:rsidRPr="008C7F94">
        <w:rPr>
          <w:lang w:val="en-US"/>
        </w:rPr>
        <w:t>service</w:t>
      </w:r>
      <w:r w:rsidRPr="005F593D">
        <w:t xml:space="preserve"> </w:t>
      </w:r>
      <w:r w:rsidRPr="008C7F94">
        <w:rPr>
          <w:lang w:val="en-US"/>
        </w:rPr>
        <w:t>task</w:t>
      </w:r>
      <w:r w:rsidRPr="005F593D">
        <w:t>), осуществляющая отсылку уведомлений с использованием службы уведомлений платформы. Параметры этой задачи будут совпадать с параметрами метода службы. Инфраструктура бизнес-процессов позволит вычислять значения этих параметров из полей процесса или связанного с ним документа.</w:t>
      </w:r>
    </w:p>
    <w:p w14:paraId="1D90C84F" w14:textId="77777777" w:rsidR="00D7020B" w:rsidRDefault="00D7020B" w:rsidP="001D0680"/>
    <w:p w14:paraId="56613851" w14:textId="77777777" w:rsidR="00D7020B" w:rsidRDefault="00D7020B" w:rsidP="00D7020B">
      <w:pPr>
        <w:pStyle w:val="30"/>
        <w:numPr>
          <w:ilvl w:val="2"/>
          <w:numId w:val="1"/>
        </w:numPr>
      </w:pPr>
      <w:bookmarkStart w:id="191" w:name="_Toc383285423"/>
      <w:r>
        <w:rPr>
          <w:lang w:val="en-US"/>
        </w:rPr>
        <w:t>Р</w:t>
      </w:r>
      <w:r>
        <w:t>еализация подсистемы уведомлений</w:t>
      </w:r>
      <w:bookmarkEnd w:id="191"/>
    </w:p>
    <w:p w14:paraId="6ABA6F6A" w14:textId="77777777" w:rsidR="00D7020B" w:rsidRDefault="00D7020B" w:rsidP="00D7020B">
      <w:pPr>
        <w:pStyle w:val="4"/>
        <w:numPr>
          <w:ilvl w:val="3"/>
          <w:numId w:val="1"/>
        </w:numPr>
      </w:pPr>
      <w:bookmarkStart w:id="192" w:name="_Toc381100518"/>
      <w:bookmarkStart w:id="193" w:name="_Toc383285424"/>
      <w:r>
        <w:t>Общие положения</w:t>
      </w:r>
      <w:bookmarkEnd w:id="192"/>
      <w:bookmarkEnd w:id="193"/>
    </w:p>
    <w:p w14:paraId="0D51163E" w14:textId="77777777" w:rsidR="00D7020B" w:rsidRDefault="00D7020B" w:rsidP="00D7020B">
      <w:r>
        <w:t>Подсистема уведомлений состоит из следующих компонент:</w:t>
      </w:r>
    </w:p>
    <w:p w14:paraId="7ACF0F1A" w14:textId="77777777" w:rsidR="00D7020B" w:rsidRDefault="00D7020B" w:rsidP="005116E9">
      <w:pPr>
        <w:pStyle w:val="afa"/>
        <w:numPr>
          <w:ilvl w:val="0"/>
          <w:numId w:val="59"/>
        </w:numPr>
      </w:pPr>
      <w:r>
        <w:t>Сервис уведомлений.</w:t>
      </w:r>
    </w:p>
    <w:p w14:paraId="74835CB1" w14:textId="77777777" w:rsidR="00D7020B" w:rsidRDefault="00D7020B" w:rsidP="005116E9">
      <w:pPr>
        <w:pStyle w:val="afa"/>
        <w:numPr>
          <w:ilvl w:val="0"/>
          <w:numId w:val="59"/>
        </w:numPr>
      </w:pPr>
      <w:r>
        <w:t>Набор каналов доставки.</w:t>
      </w:r>
    </w:p>
    <w:p w14:paraId="6E87E311" w14:textId="77777777" w:rsidR="00D7020B" w:rsidRDefault="00D7020B" w:rsidP="005116E9">
      <w:pPr>
        <w:pStyle w:val="afa"/>
        <w:numPr>
          <w:ilvl w:val="0"/>
          <w:numId w:val="59"/>
        </w:numPr>
      </w:pPr>
      <w:r>
        <w:t>Сервис формирования текста сообщения.</w:t>
      </w:r>
    </w:p>
    <w:p w14:paraId="6E1EEB40" w14:textId="77777777" w:rsidR="00D7020B" w:rsidRDefault="00D7020B" w:rsidP="005116E9">
      <w:pPr>
        <w:pStyle w:val="afa"/>
        <w:numPr>
          <w:ilvl w:val="0"/>
          <w:numId w:val="59"/>
        </w:numPr>
      </w:pPr>
      <w:r>
        <w:t>Сервис формирования ссылки.</w:t>
      </w:r>
    </w:p>
    <w:p w14:paraId="3333DBA1" w14:textId="77777777" w:rsidR="00D7020B" w:rsidRDefault="00D7020B" w:rsidP="005116E9">
      <w:pPr>
        <w:pStyle w:val="afa"/>
        <w:numPr>
          <w:ilvl w:val="0"/>
          <w:numId w:val="59"/>
        </w:numPr>
      </w:pPr>
      <w:r w:rsidRPr="00424BD2">
        <w:t xml:space="preserve">Подсистема формирования уведомлений по событиям </w:t>
      </w:r>
    </w:p>
    <w:p w14:paraId="677D802F" w14:textId="77777777" w:rsidR="00D7020B" w:rsidRDefault="00D7020B" w:rsidP="005116E9">
      <w:pPr>
        <w:pStyle w:val="afa"/>
        <w:numPr>
          <w:ilvl w:val="0"/>
          <w:numId w:val="59"/>
        </w:numPr>
      </w:pPr>
      <w:r>
        <w:t>Периодическое задание, формирующее уведомления по расписанию.</w:t>
      </w:r>
    </w:p>
    <w:p w14:paraId="54AB7CF7" w14:textId="77777777" w:rsidR="00D7020B" w:rsidRDefault="00D7020B" w:rsidP="005116E9">
      <w:pPr>
        <w:pStyle w:val="afa"/>
        <w:numPr>
          <w:ilvl w:val="0"/>
          <w:numId w:val="59"/>
        </w:numPr>
      </w:pPr>
      <w:r>
        <w:lastRenderedPageBreak/>
        <w:t xml:space="preserve">Задача подсистемы </w:t>
      </w:r>
      <w:r>
        <w:rPr>
          <w:lang w:val="en-US"/>
        </w:rPr>
        <w:t>workflow</w:t>
      </w:r>
      <w:r w:rsidRPr="002A7A1A">
        <w:t xml:space="preserve"> </w:t>
      </w:r>
      <w:r>
        <w:t>для формирования уведомлений.</w:t>
      </w:r>
    </w:p>
    <w:p w14:paraId="51E5ED2A" w14:textId="77777777" w:rsidR="00D7020B" w:rsidRDefault="00D7020B" w:rsidP="00D7020B">
      <w:r>
        <w:t>Схема подсистемы уведомлений предоставлена на рисунке 1.</w:t>
      </w:r>
    </w:p>
    <w:p w14:paraId="7CC85180" w14:textId="77777777" w:rsidR="00D7020B" w:rsidRDefault="00D7020B" w:rsidP="00D7020B">
      <w:r>
        <w:object w:dxaOrig="11138" w:dyaOrig="10939" w14:anchorId="16A697D3">
          <v:shape id="_x0000_i1026" type="#_x0000_t75" style="width:437.65pt;height:430.75pt" o:ole="">
            <v:imagedata r:id="rId64" o:title=""/>
          </v:shape>
          <o:OLEObject Type="Embed" ProgID="Visio.Drawing.11" ShapeID="_x0000_i1026" DrawAspect="Content" ObjectID="_1459347280" r:id="rId65"/>
        </w:object>
      </w:r>
    </w:p>
    <w:p w14:paraId="2BEB9543" w14:textId="77777777" w:rsidR="00D7020B" w:rsidRPr="007D6135" w:rsidRDefault="00D7020B" w:rsidP="00D7020B">
      <w:r>
        <w:t>Рис. 1. Схема подсистемы отправки уведомлений. Красные стрелки обозначают использование подсистемы, Синие внутренние обращения, зеленые обращения системы к внешним сервисам.</w:t>
      </w:r>
    </w:p>
    <w:p w14:paraId="07C9E543" w14:textId="77777777" w:rsidR="00D7020B" w:rsidRDefault="00D7020B" w:rsidP="00D7020B">
      <w:pPr>
        <w:pStyle w:val="4"/>
        <w:numPr>
          <w:ilvl w:val="3"/>
          <w:numId w:val="1"/>
        </w:numPr>
      </w:pPr>
      <w:bookmarkStart w:id="194" w:name="_Toc381100519"/>
      <w:bookmarkStart w:id="195" w:name="_Toc383285425"/>
      <w:r>
        <w:t>Сервис уведомлений</w:t>
      </w:r>
      <w:bookmarkEnd w:id="194"/>
      <w:bookmarkEnd w:id="195"/>
    </w:p>
    <w:p w14:paraId="676CFE79" w14:textId="77777777" w:rsidR="00D7020B" w:rsidRDefault="00D7020B" w:rsidP="00D7020B">
      <w:r>
        <w:t xml:space="preserve">Сервис уведомлений представляет собой </w:t>
      </w:r>
      <w:r>
        <w:rPr>
          <w:lang w:val="en-US"/>
        </w:rPr>
        <w:t>EJB</w:t>
      </w:r>
      <w:r w:rsidRPr="001D4A1B">
        <w:t xml:space="preserve"> </w:t>
      </w:r>
      <w:r>
        <w:t xml:space="preserve">со </w:t>
      </w:r>
      <w:r w:rsidRPr="001D4A1B">
        <w:t>следующим интерфейсом</w:t>
      </w:r>
      <w:r>
        <w:t>:</w:t>
      </w:r>
    </w:p>
    <w:p w14:paraId="5B6B5E91" w14:textId="77777777" w:rsidR="00D7020B" w:rsidRPr="00455C13" w:rsidRDefault="00D7020B" w:rsidP="00D7020B">
      <w:pPr>
        <w:pStyle w:val="afc"/>
        <w:rPr>
          <w:lang w:val="ru-RU"/>
        </w:rPr>
      </w:pPr>
      <w:r>
        <w:rPr>
          <w:b/>
          <w:bCs/>
          <w:color w:val="7F0055"/>
        </w:rPr>
        <w:t>public</w:t>
      </w:r>
      <w:r w:rsidRPr="00455C13">
        <w:rPr>
          <w:lang w:val="ru-RU"/>
        </w:rPr>
        <w:t xml:space="preserve"> </w:t>
      </w:r>
      <w:r>
        <w:rPr>
          <w:b/>
          <w:bCs/>
          <w:color w:val="7F0055"/>
        </w:rPr>
        <w:t>interface</w:t>
      </w:r>
      <w:r w:rsidRPr="00455C13">
        <w:rPr>
          <w:lang w:val="ru-RU"/>
        </w:rPr>
        <w:t xml:space="preserve"> </w:t>
      </w:r>
      <w:r>
        <w:t>NotificationService</w:t>
      </w:r>
      <w:r w:rsidRPr="00455C13">
        <w:rPr>
          <w:lang w:val="ru-RU"/>
        </w:rPr>
        <w:t xml:space="preserve"> {</w:t>
      </w:r>
    </w:p>
    <w:p w14:paraId="4117CF1F" w14:textId="77777777" w:rsidR="00D7020B" w:rsidRPr="00455C13" w:rsidRDefault="00D7020B" w:rsidP="00D7020B">
      <w:pPr>
        <w:pStyle w:val="afc"/>
        <w:rPr>
          <w:lang w:val="ru-RU"/>
        </w:rPr>
      </w:pPr>
    </w:p>
    <w:p w14:paraId="4971A80F" w14:textId="77777777" w:rsidR="00D7020B" w:rsidRPr="00455C13" w:rsidRDefault="00D7020B" w:rsidP="00D7020B">
      <w:pPr>
        <w:pStyle w:val="afc"/>
        <w:rPr>
          <w:lang w:val="ru-RU"/>
        </w:rPr>
      </w:pPr>
      <w:r w:rsidRPr="00455C13">
        <w:rPr>
          <w:lang w:val="ru-RU"/>
        </w:rPr>
        <w:t xml:space="preserve">    /**</w:t>
      </w:r>
    </w:p>
    <w:p w14:paraId="28493273" w14:textId="77777777" w:rsidR="00D7020B" w:rsidRPr="00455C13" w:rsidRDefault="00D7020B" w:rsidP="00D7020B">
      <w:pPr>
        <w:pStyle w:val="afc"/>
        <w:rPr>
          <w:lang w:val="ru-RU"/>
        </w:rPr>
      </w:pPr>
      <w:r w:rsidRPr="00455C13">
        <w:rPr>
          <w:lang w:val="ru-RU"/>
        </w:rPr>
        <w:t xml:space="preserve">     * Отправка уведомления после успешного завершения транзакции. Метод вызывается бизнес методами во время открытой транзакции. Реальная отправка происходит после удачной завершенной транзакции</w:t>
      </w:r>
    </w:p>
    <w:p w14:paraId="1B2127F1" w14:textId="77777777" w:rsidR="00D7020B" w:rsidRPr="00F07A8A" w:rsidRDefault="00D7020B" w:rsidP="00D7020B">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14:paraId="62060AEF" w14:textId="77777777" w:rsidR="00D7020B" w:rsidRPr="00F07A8A" w:rsidRDefault="00D7020B" w:rsidP="00D7020B">
      <w:pPr>
        <w:pStyle w:val="afc"/>
      </w:pPr>
      <w:r w:rsidRPr="00F07A8A">
        <w:t xml:space="preserve">     *            </w:t>
      </w:r>
      <w:r>
        <w:t>Тип</w:t>
      </w:r>
      <w:r w:rsidRPr="00F07A8A">
        <w:t xml:space="preserve"> </w:t>
      </w:r>
      <w:r>
        <w:t>уведомления</w:t>
      </w:r>
    </w:p>
    <w:p w14:paraId="1CDE707B" w14:textId="77777777" w:rsidR="00D7020B" w:rsidRPr="00F07A8A" w:rsidRDefault="00D7020B" w:rsidP="00D7020B">
      <w:pPr>
        <w:pStyle w:val="afc"/>
      </w:pPr>
      <w:r w:rsidRPr="00F07A8A">
        <w:t xml:space="preserve">     * </w:t>
      </w:r>
      <w:r w:rsidRPr="00F07A8A">
        <w:rPr>
          <w:b/>
          <w:bCs/>
          <w:color w:val="7F9FBF"/>
        </w:rPr>
        <w:t>@param</w:t>
      </w:r>
      <w:r w:rsidRPr="00F07A8A">
        <w:t xml:space="preserve"> sender</w:t>
      </w:r>
    </w:p>
    <w:p w14:paraId="1C8DE99D" w14:textId="77777777" w:rsidR="00D7020B" w:rsidRPr="00455C13" w:rsidRDefault="00D7020B" w:rsidP="00D7020B">
      <w:pPr>
        <w:pStyle w:val="afc"/>
        <w:rPr>
          <w:lang w:val="ru-RU"/>
        </w:rPr>
      </w:pPr>
      <w:r w:rsidRPr="00F07A8A">
        <w:t xml:space="preserve">     </w:t>
      </w:r>
      <w:r w:rsidRPr="00455C13">
        <w:rPr>
          <w:lang w:val="ru-RU"/>
        </w:rPr>
        <w:t xml:space="preserve">*            Идентификатор персоны отправителя, может быть </w:t>
      </w:r>
      <w:r>
        <w:t>null</w:t>
      </w:r>
      <w:r w:rsidRPr="00455C13">
        <w:rPr>
          <w:lang w:val="ru-RU"/>
        </w:rPr>
        <w:t>Б в этом случае подставится текущая персона</w:t>
      </w:r>
    </w:p>
    <w:p w14:paraId="0B47F817"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14:paraId="63054BD7" w14:textId="77777777" w:rsidR="00D7020B" w:rsidRPr="00455C13" w:rsidRDefault="00D7020B" w:rsidP="00D7020B">
      <w:pPr>
        <w:pStyle w:val="afc"/>
        <w:rPr>
          <w:lang w:val="ru-RU"/>
        </w:rPr>
      </w:pPr>
      <w:r w:rsidRPr="00455C13">
        <w:rPr>
          <w:lang w:val="ru-RU"/>
        </w:rPr>
        <w:lastRenderedPageBreak/>
        <w:t xml:space="preserve">     *            список адресатов. Может быть персона, группа, динамическая группа или контекстная роль</w:t>
      </w:r>
    </w:p>
    <w:p w14:paraId="5D3B6DDE"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14:paraId="4BF2B3AA" w14:textId="77777777" w:rsidR="00D7020B" w:rsidRPr="00455C13" w:rsidRDefault="00D7020B" w:rsidP="00D7020B">
      <w:pPr>
        <w:pStyle w:val="afc"/>
        <w:rPr>
          <w:lang w:val="ru-RU"/>
        </w:rPr>
      </w:pPr>
      <w:r w:rsidRPr="00455C13">
        <w:rPr>
          <w:lang w:val="ru-RU"/>
        </w:rPr>
        <w:t xml:space="preserve">     *            приоритет сообщения. Влияет на отображение данного сообщения, но не влияет на очередность отправки</w:t>
      </w:r>
    </w:p>
    <w:p w14:paraId="38E36EAE"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14:paraId="0819CE99" w14:textId="77777777" w:rsidR="00D7020B" w:rsidRPr="00455C13" w:rsidRDefault="00D7020B" w:rsidP="00D7020B">
      <w:pPr>
        <w:pStyle w:val="afc"/>
        <w:rPr>
          <w:lang w:val="ru-RU"/>
        </w:rPr>
      </w:pPr>
      <w:r w:rsidRPr="00455C13">
        <w:rPr>
          <w:lang w:val="ru-RU"/>
        </w:rPr>
        <w:t xml:space="preserve">     *            Контекст сообщения. Содержит информацию о объекте системы, относительно которой производится отправка</w:t>
      </w:r>
    </w:p>
    <w:p w14:paraId="61177EB3" w14:textId="77777777" w:rsidR="00D7020B" w:rsidRPr="00F07A8A" w:rsidRDefault="00D7020B" w:rsidP="00D7020B">
      <w:pPr>
        <w:pStyle w:val="afc"/>
      </w:pPr>
      <w:r w:rsidRPr="00455C13">
        <w:rPr>
          <w:lang w:val="ru-RU"/>
        </w:rPr>
        <w:t xml:space="preserve">     </w:t>
      </w:r>
      <w:r w:rsidRPr="00F07A8A">
        <w:t xml:space="preserve">*            </w:t>
      </w:r>
      <w:r>
        <w:t>уведомления</w:t>
      </w:r>
    </w:p>
    <w:p w14:paraId="5D647EEE" w14:textId="77777777" w:rsidR="00D7020B" w:rsidRPr="00F07A8A" w:rsidRDefault="00D7020B" w:rsidP="00D7020B">
      <w:pPr>
        <w:pStyle w:val="afc"/>
      </w:pPr>
      <w:r w:rsidRPr="00F07A8A">
        <w:t xml:space="preserve">     */</w:t>
      </w:r>
    </w:p>
    <w:p w14:paraId="73664B7F" w14:textId="77777777" w:rsidR="00D7020B" w:rsidRPr="00F07A8A" w:rsidRDefault="00D7020B" w:rsidP="00D7020B">
      <w:pPr>
        <w:pStyle w:val="afc"/>
      </w:pPr>
      <w:r w:rsidRPr="00F07A8A">
        <w:t xml:space="preserve">    </w:t>
      </w:r>
      <w:r w:rsidRPr="00F07A8A">
        <w:rPr>
          <w:b/>
          <w:bCs/>
          <w:color w:val="7F0055"/>
        </w:rPr>
        <w:t>void</w:t>
      </w:r>
      <w:r w:rsidRPr="00F07A8A">
        <w:t xml:space="preserve"> sendOnTransactionSuccess(String notificationType, Id sender, List&lt;NotificationAddressee&gt; addresseeList, NotificationPriority priority,</w:t>
      </w:r>
    </w:p>
    <w:p w14:paraId="366B3B94" w14:textId="77777777" w:rsidR="00D7020B" w:rsidRPr="00455C13" w:rsidRDefault="00D7020B" w:rsidP="00D7020B">
      <w:pPr>
        <w:pStyle w:val="afc"/>
        <w:rPr>
          <w:lang w:val="ru-RU"/>
        </w:rPr>
      </w:pPr>
      <w:r w:rsidRPr="00F07A8A">
        <w:t xml:space="preserve">            </w:t>
      </w:r>
      <w:r>
        <w:t>NotificationContext</w:t>
      </w:r>
      <w:r w:rsidRPr="00455C13">
        <w:rPr>
          <w:lang w:val="ru-RU"/>
        </w:rPr>
        <w:t xml:space="preserve"> </w:t>
      </w:r>
      <w:r>
        <w:t>context</w:t>
      </w:r>
      <w:r w:rsidRPr="00455C13">
        <w:rPr>
          <w:lang w:val="ru-RU"/>
        </w:rPr>
        <w:t>);</w:t>
      </w:r>
    </w:p>
    <w:p w14:paraId="4AD95ABB" w14:textId="77777777" w:rsidR="00D7020B" w:rsidRPr="00455C13" w:rsidRDefault="00D7020B" w:rsidP="00D7020B">
      <w:pPr>
        <w:pStyle w:val="afc"/>
        <w:rPr>
          <w:lang w:val="ru-RU"/>
        </w:rPr>
      </w:pPr>
    </w:p>
    <w:p w14:paraId="0F7A9A18" w14:textId="77777777" w:rsidR="00D7020B" w:rsidRPr="00455C13" w:rsidRDefault="00D7020B" w:rsidP="00D7020B">
      <w:pPr>
        <w:pStyle w:val="afc"/>
        <w:rPr>
          <w:lang w:val="ru-RU"/>
        </w:rPr>
      </w:pPr>
      <w:r w:rsidRPr="00455C13">
        <w:rPr>
          <w:lang w:val="ru-RU"/>
        </w:rPr>
        <w:t xml:space="preserve">    /**</w:t>
      </w:r>
    </w:p>
    <w:p w14:paraId="6D763C3E" w14:textId="77777777" w:rsidR="00D7020B" w:rsidRPr="00455C13" w:rsidRDefault="00D7020B" w:rsidP="00D7020B">
      <w:pPr>
        <w:pStyle w:val="afc"/>
        <w:rPr>
          <w:lang w:val="ru-RU"/>
        </w:rPr>
      </w:pPr>
      <w:r w:rsidRPr="00455C13">
        <w:rPr>
          <w:lang w:val="ru-RU"/>
        </w:rPr>
        <w:t xml:space="preserve">     * Метод асинхронной отправки уведомления. Используется из метода </w:t>
      </w:r>
      <w:r>
        <w:t>sendOnTransactionSuccess</w:t>
      </w:r>
      <w:r w:rsidRPr="00455C13">
        <w:rPr>
          <w:lang w:val="ru-RU"/>
        </w:rPr>
        <w:t xml:space="preserve">. </w:t>
      </w:r>
    </w:p>
    <w:p w14:paraId="6BF21932" w14:textId="77777777" w:rsidR="00D7020B" w:rsidRPr="00455C13" w:rsidRDefault="00D7020B" w:rsidP="00D7020B">
      <w:pPr>
        <w:pStyle w:val="afc"/>
        <w:rPr>
          <w:lang w:val="ru-RU"/>
        </w:rPr>
      </w:pPr>
      <w:r w:rsidRPr="00455C13">
        <w:rPr>
          <w:lang w:val="ru-RU"/>
        </w:rPr>
        <w:t xml:space="preserve">     * Отправка производится независимо от результата транзакции.</w:t>
      </w:r>
    </w:p>
    <w:p w14:paraId="41BD8AFA" w14:textId="77777777" w:rsidR="00D7020B" w:rsidRPr="00F07A8A" w:rsidRDefault="00D7020B" w:rsidP="00D7020B">
      <w:pPr>
        <w:pStyle w:val="afc"/>
      </w:pPr>
      <w:r w:rsidRPr="00455C13">
        <w:rPr>
          <w:lang w:val="ru-RU"/>
        </w:rPr>
        <w:t xml:space="preserve">     </w:t>
      </w:r>
      <w:r w:rsidRPr="00F07A8A">
        <w:t xml:space="preserve">* </w:t>
      </w:r>
      <w:r w:rsidRPr="00F07A8A">
        <w:rPr>
          <w:b/>
          <w:bCs/>
          <w:color w:val="7F9FBF"/>
        </w:rPr>
        <w:t>@param</w:t>
      </w:r>
      <w:r w:rsidRPr="00F07A8A">
        <w:t xml:space="preserve"> notificationType</w:t>
      </w:r>
    </w:p>
    <w:p w14:paraId="1F895D62" w14:textId="77777777" w:rsidR="00D7020B" w:rsidRPr="00F07A8A" w:rsidRDefault="00D7020B" w:rsidP="00D7020B">
      <w:pPr>
        <w:pStyle w:val="afc"/>
      </w:pPr>
      <w:r w:rsidRPr="00F07A8A">
        <w:t xml:space="preserve">     *            </w:t>
      </w:r>
      <w:r>
        <w:t>тип</w:t>
      </w:r>
      <w:r w:rsidRPr="00F07A8A">
        <w:t xml:space="preserve"> </w:t>
      </w:r>
      <w:r>
        <w:t>сообщения</w:t>
      </w:r>
    </w:p>
    <w:p w14:paraId="73D033CB" w14:textId="77777777" w:rsidR="00D7020B" w:rsidRPr="00F07A8A" w:rsidRDefault="00D7020B" w:rsidP="00D7020B">
      <w:pPr>
        <w:pStyle w:val="afc"/>
      </w:pPr>
      <w:r w:rsidRPr="00F07A8A">
        <w:t xml:space="preserve">     * </w:t>
      </w:r>
      <w:r w:rsidRPr="00F07A8A">
        <w:rPr>
          <w:b/>
          <w:bCs/>
          <w:color w:val="7F9FBF"/>
        </w:rPr>
        <w:t>@param</w:t>
      </w:r>
      <w:r w:rsidRPr="00F07A8A">
        <w:t xml:space="preserve"> sender</w:t>
      </w:r>
    </w:p>
    <w:p w14:paraId="155FDF9F" w14:textId="77777777" w:rsidR="00D7020B" w:rsidRPr="00455C13" w:rsidRDefault="00D7020B" w:rsidP="00D7020B">
      <w:pPr>
        <w:pStyle w:val="afc"/>
        <w:rPr>
          <w:lang w:val="ru-RU"/>
        </w:rPr>
      </w:pPr>
      <w:r w:rsidRPr="00F07A8A">
        <w:t xml:space="preserve">     </w:t>
      </w:r>
      <w:r w:rsidRPr="00455C13">
        <w:rPr>
          <w:lang w:val="ru-RU"/>
        </w:rPr>
        <w:t>*            идентификатор персоны отправителя</w:t>
      </w:r>
    </w:p>
    <w:p w14:paraId="1A128765"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addresseeList</w:t>
      </w:r>
    </w:p>
    <w:p w14:paraId="53E0DCBF" w14:textId="77777777" w:rsidR="00D7020B" w:rsidRPr="00455C13" w:rsidRDefault="00D7020B" w:rsidP="00D7020B">
      <w:pPr>
        <w:pStyle w:val="afc"/>
        <w:rPr>
          <w:lang w:val="ru-RU"/>
        </w:rPr>
      </w:pPr>
      <w:r w:rsidRPr="00455C13">
        <w:rPr>
          <w:lang w:val="ru-RU"/>
        </w:rPr>
        <w:t xml:space="preserve">     *            список адресатов</w:t>
      </w:r>
    </w:p>
    <w:p w14:paraId="748167EC"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priority</w:t>
      </w:r>
    </w:p>
    <w:p w14:paraId="237CAF17" w14:textId="77777777" w:rsidR="00D7020B" w:rsidRPr="00455C13" w:rsidRDefault="00D7020B" w:rsidP="00D7020B">
      <w:pPr>
        <w:pStyle w:val="afc"/>
        <w:rPr>
          <w:lang w:val="ru-RU"/>
        </w:rPr>
      </w:pPr>
      <w:r w:rsidRPr="00455C13">
        <w:rPr>
          <w:lang w:val="ru-RU"/>
        </w:rPr>
        <w:t xml:space="preserve">     *            приоритет</w:t>
      </w:r>
    </w:p>
    <w:p w14:paraId="0155BDA1"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context</w:t>
      </w:r>
    </w:p>
    <w:p w14:paraId="51588CC6" w14:textId="77777777" w:rsidR="00D7020B" w:rsidRPr="00455C13" w:rsidRDefault="00D7020B" w:rsidP="00D7020B">
      <w:pPr>
        <w:pStyle w:val="afc"/>
        <w:rPr>
          <w:lang w:val="ru-RU"/>
        </w:rPr>
      </w:pPr>
      <w:r w:rsidRPr="00455C13">
        <w:rPr>
          <w:lang w:val="ru-RU"/>
        </w:rPr>
        <w:t xml:space="preserve">     *            контекст сообщения</w:t>
      </w:r>
    </w:p>
    <w:p w14:paraId="4D1D661E" w14:textId="77777777" w:rsidR="00D7020B" w:rsidRDefault="00D7020B" w:rsidP="00D7020B">
      <w:pPr>
        <w:pStyle w:val="afc"/>
      </w:pPr>
      <w:r w:rsidRPr="00455C13">
        <w:rPr>
          <w:lang w:val="ru-RU"/>
        </w:rPr>
        <w:t xml:space="preserve">     </w:t>
      </w:r>
      <w:r>
        <w:t xml:space="preserve">* </w:t>
      </w:r>
      <w:r>
        <w:rPr>
          <w:b/>
          <w:bCs/>
          <w:color w:val="7F9FBF"/>
        </w:rPr>
        <w:t>@return</w:t>
      </w:r>
    </w:p>
    <w:p w14:paraId="7BE35833" w14:textId="77777777" w:rsidR="00D7020B" w:rsidRDefault="00D7020B" w:rsidP="00D7020B">
      <w:pPr>
        <w:pStyle w:val="afc"/>
      </w:pPr>
      <w:r>
        <w:t xml:space="preserve">     */</w:t>
      </w:r>
    </w:p>
    <w:p w14:paraId="5BBB8B6B" w14:textId="77777777" w:rsidR="00D7020B" w:rsidRPr="00F07A8A" w:rsidRDefault="00D7020B" w:rsidP="00D7020B">
      <w:pPr>
        <w:pStyle w:val="afc"/>
      </w:pPr>
      <w:r w:rsidRPr="00F07A8A">
        <w:t xml:space="preserve">    Future&lt;Boolean&gt; sendNow(String notificationType, Id sender, List&lt;NotificationAddressee&gt; addresseeList,</w:t>
      </w:r>
    </w:p>
    <w:p w14:paraId="44E0817B" w14:textId="77777777" w:rsidR="00D7020B" w:rsidRPr="00455C13" w:rsidRDefault="00D7020B" w:rsidP="00D7020B">
      <w:pPr>
        <w:pStyle w:val="afc"/>
        <w:rPr>
          <w:lang w:val="ru-RU"/>
        </w:rPr>
      </w:pPr>
      <w:r w:rsidRPr="00F07A8A">
        <w:t xml:space="preserve">            </w:t>
      </w:r>
      <w:r>
        <w:t>NotificationPriority</w:t>
      </w:r>
      <w:r w:rsidRPr="00455C13">
        <w:rPr>
          <w:lang w:val="ru-RU"/>
        </w:rPr>
        <w:t xml:space="preserve"> </w:t>
      </w:r>
      <w:r>
        <w:t>priority</w:t>
      </w:r>
      <w:r w:rsidRPr="00455C13">
        <w:rPr>
          <w:lang w:val="ru-RU"/>
        </w:rPr>
        <w:t>,</w:t>
      </w:r>
    </w:p>
    <w:p w14:paraId="73D41DF4" w14:textId="77777777" w:rsidR="00D7020B" w:rsidRPr="00455C13" w:rsidRDefault="00D7020B" w:rsidP="00D7020B">
      <w:pPr>
        <w:pStyle w:val="afc"/>
        <w:rPr>
          <w:lang w:val="ru-RU"/>
        </w:rPr>
      </w:pPr>
      <w:r w:rsidRPr="00455C13">
        <w:rPr>
          <w:lang w:val="ru-RU"/>
        </w:rPr>
        <w:t xml:space="preserve">            </w:t>
      </w:r>
      <w:r>
        <w:t>NotificationContext</w:t>
      </w:r>
      <w:r w:rsidRPr="00455C13">
        <w:rPr>
          <w:lang w:val="ru-RU"/>
        </w:rPr>
        <w:t xml:space="preserve"> </w:t>
      </w:r>
      <w:r>
        <w:t>context</w:t>
      </w:r>
      <w:r w:rsidRPr="00455C13">
        <w:rPr>
          <w:lang w:val="ru-RU"/>
        </w:rPr>
        <w:t>);</w:t>
      </w:r>
    </w:p>
    <w:p w14:paraId="2B8E046A" w14:textId="77777777" w:rsidR="00D7020B" w:rsidRPr="00455C13" w:rsidRDefault="00D7020B" w:rsidP="00D7020B">
      <w:pPr>
        <w:pStyle w:val="afc"/>
        <w:rPr>
          <w:lang w:val="ru-RU"/>
        </w:rPr>
      </w:pPr>
      <w:r w:rsidRPr="00455C13">
        <w:rPr>
          <w:lang w:val="ru-RU"/>
        </w:rPr>
        <w:t>}</w:t>
      </w:r>
    </w:p>
    <w:p w14:paraId="024C2A35" w14:textId="77777777" w:rsidR="00D7020B" w:rsidRPr="00DA3D03" w:rsidRDefault="00D7020B" w:rsidP="00D7020B">
      <w:r>
        <w:t>Особенность</w:t>
      </w:r>
      <w:r w:rsidRPr="002A7A1A">
        <w:t xml:space="preserve"> </w:t>
      </w:r>
      <w:r>
        <w:t>работы</w:t>
      </w:r>
      <w:r w:rsidRPr="002A7A1A">
        <w:t xml:space="preserve"> </w:t>
      </w:r>
      <w:r>
        <w:t>метода</w:t>
      </w:r>
      <w:r w:rsidRPr="002A7A1A">
        <w:t xml:space="preserve"> </w:t>
      </w:r>
      <w:r w:rsidRPr="002A7A1A">
        <w:rPr>
          <w:lang w:val="en-US"/>
        </w:rPr>
        <w:t>send</w:t>
      </w:r>
      <w:r>
        <w:t xml:space="preserve"> такова, что он при выполнение формирует список сообщений в атрибутах транзакции, а реальное отправление осуществляется при успешном окончание транзакции при получение события </w:t>
      </w:r>
      <w:r w:rsidRPr="00DF4E22">
        <w:t>beforeCompletion</w:t>
      </w:r>
      <w:r w:rsidRPr="00DC330B">
        <w:t xml:space="preserve"> (</w:t>
      </w:r>
      <w:r>
        <w:t xml:space="preserve">Выбран метод </w:t>
      </w:r>
      <w:r>
        <w:rPr>
          <w:lang w:val="en-US"/>
        </w:rPr>
        <w:t>beforeCompletion</w:t>
      </w:r>
      <w:r w:rsidRPr="00DC330B">
        <w:t xml:space="preserve"> </w:t>
      </w:r>
      <w:r>
        <w:t xml:space="preserve">потому что есть подозрение что в методе </w:t>
      </w:r>
      <w:r w:rsidRPr="00DC330B">
        <w:t>after</w:t>
      </w:r>
      <w:r w:rsidRPr="00DF4E22">
        <w:t>Completion</w:t>
      </w:r>
      <w:r>
        <w:t xml:space="preserve"> ничего нельзя менять в базе, так как транзакция уже завершена</w:t>
      </w:r>
      <w:r w:rsidRPr="00DC330B">
        <w:t xml:space="preserve">, </w:t>
      </w:r>
      <w:r>
        <w:t>е</w:t>
      </w:r>
      <w:r w:rsidRPr="00DC330B">
        <w:t xml:space="preserve">сли </w:t>
      </w:r>
      <w:r>
        <w:t>э</w:t>
      </w:r>
      <w:r w:rsidRPr="00DC330B">
        <w:t>то не подтвердится то необходимо использовать метод</w:t>
      </w:r>
      <w:r>
        <w:t xml:space="preserve"> </w:t>
      </w:r>
      <w:r w:rsidRPr="00DC330B">
        <w:t>after</w:t>
      </w:r>
      <w:r w:rsidRPr="00DF4E22">
        <w:t>Completion</w:t>
      </w:r>
      <w:r w:rsidRPr="00DC330B">
        <w:t>)</w:t>
      </w:r>
      <w:r>
        <w:t xml:space="preserve">. Для этого необходимо применить сервис UserTransactionServiceImpl. Отправка в конце транзакции осуществляется в асинхронном режиме под правами системы путем вызова метода </w:t>
      </w:r>
      <w:r w:rsidRPr="00F07A8A">
        <w:t>sendNow</w:t>
      </w:r>
      <w:r>
        <w:t xml:space="preserve"> это</w:t>
      </w:r>
      <w:r w:rsidRPr="00DF2E30">
        <w:t xml:space="preserve">го же EJB. Метод необходимо вызывать не напрямую из класса, а получив предварительно экземпляр EJB путем вызова метода SessionContext. getBusinessObject. </w:t>
      </w:r>
      <w:r>
        <w:t xml:space="preserve">Если при вызове метода </w:t>
      </w:r>
      <w:r>
        <w:rPr>
          <w:lang w:val="en-US"/>
        </w:rPr>
        <w:t>send</w:t>
      </w:r>
      <w:r w:rsidRPr="00420AF4">
        <w:t xml:space="preserve"> параметр </w:t>
      </w:r>
      <w:r w:rsidRPr="00420AF4">
        <w:rPr>
          <w:lang w:val="en-US"/>
        </w:rPr>
        <w:t>sender</w:t>
      </w:r>
      <w:r w:rsidRPr="00420AF4">
        <w:t xml:space="preserve"> равен </w:t>
      </w:r>
      <w:r w:rsidRPr="00420AF4">
        <w:rPr>
          <w:lang w:val="en-US"/>
        </w:rPr>
        <w:t>null</w:t>
      </w:r>
      <w:r>
        <w:t>,</w:t>
      </w:r>
      <w:r w:rsidRPr="00420AF4">
        <w:t xml:space="preserve"> </w:t>
      </w:r>
      <w:r>
        <w:t>то п</w:t>
      </w:r>
      <w:r w:rsidRPr="00DF2E30">
        <w:t xml:space="preserve">ри вызове </w:t>
      </w:r>
      <w:r w:rsidRPr="00DF2E30">
        <w:rPr>
          <w:lang w:val="en-US"/>
        </w:rPr>
        <w:t>sendAsync</w:t>
      </w:r>
      <w:r w:rsidRPr="00DF2E30">
        <w:t xml:space="preserve"> передается параметр sender – идентификатор пользователя вызвавшего метод send. Данный идентификатор получается с помощью Сервиса </w:t>
      </w:r>
      <w:r w:rsidRPr="00DF2E30">
        <w:rPr>
          <w:lang w:val="en-US"/>
        </w:rPr>
        <w:t>CurrentUserAccessor</w:t>
      </w:r>
      <w:r w:rsidRPr="00DF2E30">
        <w:t xml:space="preserve"> и будет использоват</w:t>
      </w:r>
      <w:r>
        <w:t>ь</w:t>
      </w:r>
      <w:r w:rsidRPr="00DF2E30">
        <w:t xml:space="preserve">ся каналами </w:t>
      </w:r>
      <w:r>
        <w:t>дл</w:t>
      </w:r>
      <w:r w:rsidRPr="00DF2E30">
        <w:t>я определения отправителя</w:t>
      </w:r>
      <w:r>
        <w:rPr>
          <w:rFonts w:ascii="Consolas" w:hAnsi="Consolas" w:cs="Consolas"/>
          <w:szCs w:val="20"/>
        </w:rPr>
        <w:t>.</w:t>
      </w:r>
    </w:p>
    <w:p w14:paraId="3EFBE29C" w14:textId="77777777" w:rsidR="00D7020B" w:rsidRDefault="00D7020B" w:rsidP="00D7020B">
      <w:r>
        <w:t>Адресатом</w:t>
      </w:r>
      <w:r w:rsidRPr="00BC3422">
        <w:t xml:space="preserve"> </w:t>
      </w:r>
      <w:r>
        <w:t>сообщения</w:t>
      </w:r>
      <w:r w:rsidRPr="00BC3422">
        <w:t xml:space="preserve"> </w:t>
      </w:r>
      <w:r>
        <w:t>могут</w:t>
      </w:r>
      <w:r w:rsidRPr="00BC3422">
        <w:t xml:space="preserve"> </w:t>
      </w:r>
      <w:r>
        <w:t>быть</w:t>
      </w:r>
      <w:r w:rsidRPr="00BC3422">
        <w:t xml:space="preserve"> </w:t>
      </w:r>
      <w:r>
        <w:t>следующие</w:t>
      </w:r>
      <w:r w:rsidRPr="00BC3422">
        <w:t xml:space="preserve"> </w:t>
      </w:r>
      <w:r>
        <w:t>классы</w:t>
      </w:r>
      <w:r w:rsidRPr="00BC3422">
        <w:t xml:space="preserve"> </w:t>
      </w:r>
      <w:r>
        <w:t>имплементирующие</w:t>
      </w:r>
      <w:r w:rsidRPr="00BC3422">
        <w:t xml:space="preserve"> </w:t>
      </w:r>
      <w:r>
        <w:t>интерфейс</w:t>
      </w:r>
      <w:r w:rsidRPr="00BC3422">
        <w:t xml:space="preserve"> </w:t>
      </w:r>
      <w:r w:rsidRPr="004D3BED">
        <w:t>Notification</w:t>
      </w:r>
      <w:r w:rsidRPr="00DA3D03">
        <w:rPr>
          <w:lang w:val="en-US"/>
        </w:rPr>
        <w:t>Addressee</w:t>
      </w:r>
      <w:r w:rsidRPr="00BC3422">
        <w:t xml:space="preserve">: </w:t>
      </w:r>
      <w:r w:rsidRPr="004D3BED">
        <w:rPr>
          <w:lang w:val="en-US"/>
        </w:rPr>
        <w:t>Notification</w:t>
      </w:r>
      <w:r w:rsidRPr="00DA3D03">
        <w:rPr>
          <w:lang w:val="en-US"/>
        </w:rPr>
        <w:t>AddresseePerson</w:t>
      </w:r>
      <w:r w:rsidRPr="00BC3422">
        <w:t xml:space="preserve">, </w:t>
      </w:r>
      <w:r w:rsidRPr="004D3BED">
        <w:rPr>
          <w:lang w:val="en-US"/>
        </w:rPr>
        <w:t>Notification</w:t>
      </w:r>
      <w:r w:rsidRPr="00DA3D03">
        <w:rPr>
          <w:lang w:val="en-US"/>
        </w:rPr>
        <w:t>AddresseeGroup</w:t>
      </w:r>
      <w:r w:rsidRPr="00BC3422">
        <w:t xml:space="preserve">, </w:t>
      </w:r>
      <w:r w:rsidRPr="004D3BED">
        <w:rPr>
          <w:lang w:val="en-US"/>
        </w:rPr>
        <w:t>Notification</w:t>
      </w:r>
      <w:r w:rsidRPr="00DA3D03">
        <w:rPr>
          <w:lang w:val="en-US"/>
        </w:rPr>
        <w:t>AddresseeDynamicGroup</w:t>
      </w:r>
      <w:r w:rsidRPr="00BC3422">
        <w:t xml:space="preserve">, </w:t>
      </w:r>
      <w:r w:rsidRPr="004D3BED">
        <w:t>Notification</w:t>
      </w:r>
      <w:r w:rsidRPr="00DA3D03">
        <w:rPr>
          <w:lang w:val="en-US"/>
        </w:rPr>
        <w:t>AddresseeContextRole</w:t>
      </w:r>
      <w:r w:rsidRPr="00BC3422">
        <w:t xml:space="preserve">. </w:t>
      </w:r>
      <w:r>
        <w:t xml:space="preserve">Метод </w:t>
      </w:r>
      <w:r w:rsidRPr="00F03008">
        <w:rPr>
          <w:lang w:val="en-US"/>
        </w:rPr>
        <w:t>sendNow</w:t>
      </w:r>
      <w:r w:rsidRPr="00F03008">
        <w:t xml:space="preserve"> </w:t>
      </w:r>
      <w:r>
        <w:t xml:space="preserve">раскрывает список адресатов в список персон и для каждой персоны получает список каналов, которые вычисляются исходя настройки каналов для соответствующей персоны и общих настроек системы. Список каналов для системы в целом и для отдельной персоны в частности хранятся в соответствующих профилях системы, которые будут описаны ниже. Далее сервис уведомлений вызывает метод </w:t>
      </w:r>
      <w:r>
        <w:rPr>
          <w:lang w:val="en-US"/>
        </w:rPr>
        <w:t>send</w:t>
      </w:r>
      <w:r w:rsidRPr="00C83B2F">
        <w:t xml:space="preserve"> </w:t>
      </w:r>
      <w:r>
        <w:t xml:space="preserve">каждого полученного </w:t>
      </w:r>
      <w:r>
        <w:lastRenderedPageBreak/>
        <w:t xml:space="preserve">выше канала и передает в него параметры  </w:t>
      </w:r>
      <w:r w:rsidRPr="00F03008">
        <w:t>notificationType</w:t>
      </w:r>
      <w:r>
        <w:t xml:space="preserve">, </w:t>
      </w:r>
      <w:r w:rsidRPr="00C83B2F">
        <w:t xml:space="preserve">personId, </w:t>
      </w:r>
      <w:r w:rsidRPr="002A7A1A">
        <w:t>priority</w:t>
      </w:r>
      <w:r w:rsidRPr="00C83B2F">
        <w:t xml:space="preserve">, </w:t>
      </w:r>
      <w:r>
        <w:rPr>
          <w:lang w:val="en-US"/>
        </w:rPr>
        <w:t>context</w:t>
      </w:r>
      <w:r w:rsidRPr="00C83B2F">
        <w:t xml:space="preserve">. </w:t>
      </w:r>
      <w:r>
        <w:t xml:space="preserve">Далее канал выполняет отправку сообщения исходя из собственной реализации. </w:t>
      </w:r>
    </w:p>
    <w:p w14:paraId="60314CB8" w14:textId="77777777" w:rsidR="00D7020B" w:rsidRPr="00F07A8A" w:rsidRDefault="00D7020B" w:rsidP="00D7020B">
      <w:r>
        <w:t xml:space="preserve">Еще одной задачей сервиса уведомлений является сбор информации о всех каналах отправки уведомлений путем получения всех спринг бинов имплементирующих интерфейс </w:t>
      </w:r>
      <w:r w:rsidRPr="00A0621D">
        <w:rPr>
          <w:lang w:val="en-US"/>
        </w:rPr>
        <w:t>NotificationChannel</w:t>
      </w:r>
      <w:r w:rsidRPr="00A0621D">
        <w:t xml:space="preserve"> </w:t>
      </w:r>
      <w:r>
        <w:t xml:space="preserve">и создание реестра данных каналов по имени. Имя канала получается путем вызова метода  </w:t>
      </w:r>
      <w:r w:rsidRPr="00A0621D">
        <w:rPr>
          <w:lang w:val="en-US"/>
        </w:rPr>
        <w:t>NotificationChannel</w:t>
      </w:r>
      <w:r w:rsidRPr="00B07C99">
        <w:t>.getName</w:t>
      </w:r>
      <w:r>
        <w:t xml:space="preserve">. </w:t>
      </w:r>
    </w:p>
    <w:p w14:paraId="5E591BB7" w14:textId="77777777" w:rsidR="00D7020B" w:rsidRPr="00832FEB" w:rsidRDefault="00D7020B" w:rsidP="00D7020B">
      <w:r>
        <w:t xml:space="preserve">При работе сервис определяет список каналов доставки конкретного сообщения с помощью </w:t>
      </w:r>
      <w:r w:rsidRPr="00B648BE">
        <w:t>спринг</w:t>
      </w:r>
      <w:r w:rsidRPr="00832FEB">
        <w:t xml:space="preserve"> </w:t>
      </w:r>
      <w:r>
        <w:t>сервиса получения списка каналов для сообщения</w:t>
      </w:r>
      <w:r w:rsidRPr="003C1E4A">
        <w:t xml:space="preserve"> </w:t>
      </w:r>
      <w:r w:rsidRPr="001E52F9">
        <w:rPr>
          <w:lang w:val="en-US"/>
        </w:rPr>
        <w:t>NotificationChannelSelector</w:t>
      </w:r>
      <w:r w:rsidRPr="003C1E4A">
        <w:t xml:space="preserve"> </w:t>
      </w:r>
      <w:r>
        <w:t>со следующим интерфейсом</w:t>
      </w:r>
      <w:r w:rsidRPr="003C1E4A">
        <w:t>:</w:t>
      </w:r>
    </w:p>
    <w:p w14:paraId="1B891266" w14:textId="77777777" w:rsidR="00D7020B" w:rsidRPr="00F07A8A" w:rsidRDefault="00D7020B" w:rsidP="00D7020B">
      <w:pPr>
        <w:pStyle w:val="afc"/>
        <w:rPr>
          <w:lang w:val="ru-RU"/>
        </w:rPr>
      </w:pPr>
      <w:r>
        <w:rPr>
          <w:b/>
          <w:bCs/>
          <w:color w:val="7F0055"/>
        </w:rPr>
        <w:t>public</w:t>
      </w:r>
      <w:r w:rsidRPr="00F07A8A">
        <w:rPr>
          <w:lang w:val="ru-RU"/>
        </w:rPr>
        <w:t xml:space="preserve"> </w:t>
      </w:r>
      <w:r>
        <w:rPr>
          <w:b/>
          <w:bCs/>
          <w:color w:val="7F0055"/>
        </w:rPr>
        <w:t>interface</w:t>
      </w:r>
      <w:r w:rsidRPr="00F07A8A">
        <w:rPr>
          <w:lang w:val="ru-RU"/>
        </w:rPr>
        <w:t xml:space="preserve"> </w:t>
      </w:r>
      <w:r w:rsidRPr="001E52F9">
        <w:t>NotificationChannelSelector</w:t>
      </w:r>
      <w:r w:rsidRPr="00F07A8A">
        <w:rPr>
          <w:lang w:val="ru-RU"/>
        </w:rPr>
        <w:t xml:space="preserve"> {</w:t>
      </w:r>
    </w:p>
    <w:p w14:paraId="7493A180" w14:textId="77777777" w:rsidR="00D7020B" w:rsidRPr="00F07A8A" w:rsidRDefault="00D7020B" w:rsidP="00D7020B">
      <w:pPr>
        <w:pStyle w:val="afc"/>
        <w:rPr>
          <w:lang w:val="ru-RU"/>
        </w:rPr>
      </w:pPr>
    </w:p>
    <w:p w14:paraId="5EA7B285" w14:textId="77777777" w:rsidR="00D7020B" w:rsidRPr="00F07A8A" w:rsidRDefault="00D7020B" w:rsidP="00D7020B">
      <w:pPr>
        <w:pStyle w:val="afc"/>
        <w:rPr>
          <w:lang w:val="ru-RU"/>
        </w:rPr>
      </w:pPr>
      <w:r w:rsidRPr="00F07A8A">
        <w:rPr>
          <w:lang w:val="ru-RU"/>
        </w:rPr>
        <w:t xml:space="preserve">    /**</w:t>
      </w:r>
    </w:p>
    <w:p w14:paraId="62787E71" w14:textId="77777777" w:rsidR="00D7020B" w:rsidRPr="00F07A8A" w:rsidRDefault="00D7020B" w:rsidP="00D7020B">
      <w:pPr>
        <w:pStyle w:val="afc"/>
        <w:rPr>
          <w:lang w:val="ru-RU"/>
        </w:rPr>
      </w:pPr>
      <w:r w:rsidRPr="00F07A8A">
        <w:rPr>
          <w:lang w:val="ru-RU"/>
        </w:rPr>
        <w:t xml:space="preserve">     * Получение списка каналов для сообщения исходя из типа сообщения, адресата и приоритета</w:t>
      </w:r>
    </w:p>
    <w:p w14:paraId="4397A4FE" w14:textId="77777777" w:rsidR="00D7020B" w:rsidRPr="00832FEB" w:rsidRDefault="00D7020B" w:rsidP="00D7020B">
      <w:pPr>
        <w:pStyle w:val="afc"/>
      </w:pPr>
      <w:r w:rsidRPr="00F07A8A">
        <w:rPr>
          <w:lang w:val="ru-RU"/>
        </w:rPr>
        <w:t xml:space="preserve">     </w:t>
      </w:r>
      <w:r w:rsidRPr="00832FEB">
        <w:t xml:space="preserve">* </w:t>
      </w:r>
      <w:r w:rsidRPr="00832FEB">
        <w:rPr>
          <w:b/>
          <w:bCs/>
          <w:color w:val="7F9FBF"/>
        </w:rPr>
        <w:t>@param</w:t>
      </w:r>
      <w:r w:rsidRPr="00832FEB">
        <w:t xml:space="preserve"> notificationType</w:t>
      </w:r>
    </w:p>
    <w:p w14:paraId="2BA18C5A" w14:textId="77777777" w:rsidR="00D7020B" w:rsidRPr="00832FEB" w:rsidRDefault="00D7020B" w:rsidP="00D7020B">
      <w:pPr>
        <w:pStyle w:val="afc"/>
      </w:pPr>
      <w:r w:rsidRPr="00832FEB">
        <w:t xml:space="preserve">     *            </w:t>
      </w:r>
      <w:r>
        <w:t>тип</w:t>
      </w:r>
      <w:r w:rsidRPr="00832FEB">
        <w:t xml:space="preserve"> </w:t>
      </w:r>
      <w:r>
        <w:t>сообщения</w:t>
      </w:r>
    </w:p>
    <w:p w14:paraId="6F9217A2" w14:textId="77777777" w:rsidR="00D7020B" w:rsidRPr="00832FEB" w:rsidRDefault="00D7020B" w:rsidP="00D7020B">
      <w:pPr>
        <w:pStyle w:val="afc"/>
      </w:pPr>
      <w:r w:rsidRPr="00832FEB">
        <w:t xml:space="preserve">     * </w:t>
      </w:r>
      <w:r w:rsidRPr="00832FEB">
        <w:rPr>
          <w:b/>
          <w:bCs/>
          <w:color w:val="7F9FBF"/>
        </w:rPr>
        <w:t>@param</w:t>
      </w:r>
      <w:r w:rsidRPr="00832FEB">
        <w:t xml:space="preserve"> addressee</w:t>
      </w:r>
    </w:p>
    <w:p w14:paraId="52A191DE" w14:textId="77777777" w:rsidR="00D7020B" w:rsidRPr="00F07A8A" w:rsidRDefault="00D7020B" w:rsidP="00D7020B">
      <w:pPr>
        <w:pStyle w:val="afc"/>
        <w:rPr>
          <w:lang w:val="ru-RU"/>
        </w:rPr>
      </w:pPr>
      <w:r w:rsidRPr="00832FEB">
        <w:t xml:space="preserve">     </w:t>
      </w:r>
      <w:r w:rsidRPr="00F07A8A">
        <w:rPr>
          <w:lang w:val="ru-RU"/>
        </w:rPr>
        <w:t>*            идентификатор персоны адресата</w:t>
      </w:r>
    </w:p>
    <w:p w14:paraId="1B65E0C5" w14:textId="77777777" w:rsidR="00D7020B" w:rsidRPr="00F07A8A" w:rsidRDefault="00D7020B" w:rsidP="00D7020B">
      <w:pPr>
        <w:pStyle w:val="afc"/>
        <w:rPr>
          <w:lang w:val="ru-RU"/>
        </w:rPr>
      </w:pPr>
      <w:r w:rsidRPr="00F07A8A">
        <w:rPr>
          <w:lang w:val="ru-RU"/>
        </w:rPr>
        <w:t xml:space="preserve">     * </w:t>
      </w:r>
      <w:r w:rsidRPr="00F07A8A">
        <w:rPr>
          <w:b/>
          <w:bCs/>
          <w:color w:val="7F9FBF"/>
          <w:lang w:val="ru-RU"/>
        </w:rPr>
        <w:t>@</w:t>
      </w:r>
      <w:r>
        <w:rPr>
          <w:b/>
          <w:bCs/>
          <w:color w:val="7F9FBF"/>
        </w:rPr>
        <w:t>param</w:t>
      </w:r>
      <w:r w:rsidRPr="00F07A8A">
        <w:rPr>
          <w:lang w:val="ru-RU"/>
        </w:rPr>
        <w:t xml:space="preserve"> </w:t>
      </w:r>
      <w:r>
        <w:t>priority</w:t>
      </w:r>
    </w:p>
    <w:p w14:paraId="2E6CA75B" w14:textId="77777777" w:rsidR="00D7020B" w:rsidRPr="00F07A8A" w:rsidRDefault="00D7020B" w:rsidP="00D7020B">
      <w:pPr>
        <w:pStyle w:val="afc"/>
        <w:rPr>
          <w:lang w:val="ru-RU"/>
        </w:rPr>
      </w:pPr>
      <w:r w:rsidRPr="00F07A8A">
        <w:rPr>
          <w:lang w:val="ru-RU"/>
        </w:rPr>
        <w:t xml:space="preserve">     *            приоритет сообщения</w:t>
      </w:r>
    </w:p>
    <w:p w14:paraId="195D13F8" w14:textId="77777777" w:rsidR="00D7020B" w:rsidRPr="00455C13" w:rsidRDefault="00D7020B" w:rsidP="00D7020B">
      <w:pPr>
        <w:pStyle w:val="afc"/>
      </w:pPr>
      <w:r w:rsidRPr="00F07A8A">
        <w:rPr>
          <w:lang w:val="ru-RU"/>
        </w:rPr>
        <w:t xml:space="preserve">     </w:t>
      </w:r>
      <w:r w:rsidRPr="00455C13">
        <w:t xml:space="preserve">* </w:t>
      </w:r>
      <w:r w:rsidRPr="00455C13">
        <w:rPr>
          <w:b/>
          <w:bCs/>
          <w:color w:val="7F9FBF"/>
        </w:rPr>
        <w:t>@</w:t>
      </w:r>
      <w:r w:rsidRPr="00832FEB">
        <w:rPr>
          <w:b/>
          <w:bCs/>
          <w:color w:val="7F9FBF"/>
        </w:rPr>
        <w:t>return</w:t>
      </w:r>
    </w:p>
    <w:p w14:paraId="22D3D6A1" w14:textId="77777777" w:rsidR="00D7020B" w:rsidRPr="00832FEB" w:rsidRDefault="00D7020B" w:rsidP="00D7020B">
      <w:pPr>
        <w:pStyle w:val="afc"/>
      </w:pPr>
      <w:r w:rsidRPr="00455C13">
        <w:t xml:space="preserve">     </w:t>
      </w:r>
      <w:r w:rsidRPr="00832FEB">
        <w:t>*/</w:t>
      </w:r>
    </w:p>
    <w:p w14:paraId="33DDA78B" w14:textId="77777777" w:rsidR="00D7020B" w:rsidRPr="00832FEB" w:rsidRDefault="00D7020B" w:rsidP="00D7020B">
      <w:pPr>
        <w:pStyle w:val="afc"/>
      </w:pPr>
      <w:r w:rsidRPr="00832FEB">
        <w:t xml:space="preserve">    List&lt;String&gt; getNotificationChannels(</w:t>
      </w:r>
    </w:p>
    <w:p w14:paraId="59715D28" w14:textId="77777777" w:rsidR="00D7020B" w:rsidRPr="00832FEB" w:rsidRDefault="00D7020B" w:rsidP="00D7020B">
      <w:pPr>
        <w:pStyle w:val="afc"/>
      </w:pPr>
      <w:r w:rsidRPr="00832FEB">
        <w:t xml:space="preserve">            String notificationType,</w:t>
      </w:r>
    </w:p>
    <w:p w14:paraId="6D0FA351" w14:textId="77777777" w:rsidR="00D7020B" w:rsidRDefault="00D7020B" w:rsidP="00D7020B">
      <w:pPr>
        <w:pStyle w:val="afc"/>
      </w:pPr>
      <w:r w:rsidRPr="00832FEB">
        <w:t xml:space="preserve">            </w:t>
      </w:r>
      <w:r>
        <w:t>Id addressee,</w:t>
      </w:r>
    </w:p>
    <w:p w14:paraId="0BF947D3" w14:textId="77777777" w:rsidR="00D7020B" w:rsidRDefault="00D7020B" w:rsidP="00D7020B">
      <w:pPr>
        <w:pStyle w:val="afc"/>
      </w:pPr>
      <w:r>
        <w:t xml:space="preserve">            NotificationPriority priority);</w:t>
      </w:r>
    </w:p>
    <w:p w14:paraId="7545249E" w14:textId="77777777" w:rsidR="00D7020B" w:rsidRDefault="00D7020B" w:rsidP="00D7020B">
      <w:pPr>
        <w:pStyle w:val="afc"/>
      </w:pPr>
      <w:r>
        <w:t>}</w:t>
      </w:r>
    </w:p>
    <w:p w14:paraId="789ABFB9" w14:textId="77777777" w:rsidR="00D7020B" w:rsidRPr="003C1E4A" w:rsidRDefault="00D7020B" w:rsidP="00D7020B">
      <w:pPr>
        <w:rPr>
          <w:lang w:val="en-US"/>
        </w:rPr>
      </w:pPr>
    </w:p>
    <w:p w14:paraId="63BA2600" w14:textId="77777777" w:rsidR="00D7020B" w:rsidRDefault="00D7020B" w:rsidP="00D7020B">
      <w:pPr>
        <w:rPr>
          <w:rFonts w:cstheme="minorHAnsi"/>
        </w:rPr>
      </w:pPr>
      <w:r w:rsidRPr="00091B07">
        <w:rPr>
          <w:rFonts w:cstheme="minorHAnsi"/>
        </w:rPr>
        <w:t>Параметр</w:t>
      </w:r>
      <w:r w:rsidRPr="005F593D">
        <w:rPr>
          <w:rFonts w:cstheme="minorHAnsi"/>
          <w:lang w:val="en-US"/>
        </w:rPr>
        <w:t xml:space="preserve"> </w:t>
      </w:r>
      <w:r w:rsidRPr="00FE3D2B">
        <w:rPr>
          <w:rFonts w:cstheme="minorHAnsi"/>
          <w:lang w:val="en-US"/>
        </w:rPr>
        <w:t>notificationType</w:t>
      </w:r>
      <w:r w:rsidRPr="005F593D">
        <w:rPr>
          <w:rFonts w:cstheme="minorHAnsi"/>
          <w:lang w:val="en-US"/>
        </w:rPr>
        <w:t xml:space="preserve"> – </w:t>
      </w:r>
      <w:r w:rsidRPr="00091B07">
        <w:rPr>
          <w:rFonts w:cstheme="minorHAnsi"/>
        </w:rPr>
        <w:t>это</w:t>
      </w:r>
      <w:r w:rsidRPr="005F593D">
        <w:rPr>
          <w:rFonts w:cstheme="minorHAnsi"/>
          <w:lang w:val="en-US"/>
        </w:rPr>
        <w:t xml:space="preserve"> </w:t>
      </w:r>
      <w:r w:rsidRPr="00091B07">
        <w:rPr>
          <w:rFonts w:cstheme="minorHAnsi"/>
        </w:rPr>
        <w:t>строковой</w:t>
      </w:r>
      <w:r w:rsidRPr="005F593D">
        <w:rPr>
          <w:rFonts w:cstheme="minorHAnsi"/>
          <w:lang w:val="en-US"/>
        </w:rPr>
        <w:t xml:space="preserve"> </w:t>
      </w:r>
      <w:r w:rsidRPr="00091B07">
        <w:rPr>
          <w:rFonts w:cstheme="minorHAnsi"/>
        </w:rPr>
        <w:t>идентификатор</w:t>
      </w:r>
      <w:r w:rsidRPr="005F593D">
        <w:rPr>
          <w:rFonts w:cstheme="minorHAnsi"/>
          <w:lang w:val="en-US"/>
        </w:rPr>
        <w:t xml:space="preserve"> </w:t>
      </w:r>
      <w:r w:rsidRPr="00091B07">
        <w:rPr>
          <w:rFonts w:cstheme="minorHAnsi"/>
        </w:rPr>
        <w:t>сообщения</w:t>
      </w:r>
      <w:r w:rsidRPr="005F593D">
        <w:rPr>
          <w:rFonts w:cstheme="minorHAnsi"/>
          <w:lang w:val="en-US"/>
        </w:rPr>
        <w:t xml:space="preserve">. </w:t>
      </w:r>
      <w:r>
        <w:rPr>
          <w:rFonts w:cstheme="minorHAnsi"/>
        </w:rPr>
        <w:t>По этому идентификатору каналы получают у сервиса формирования текста сообщения непосредственно текст сообщения.</w:t>
      </w:r>
    </w:p>
    <w:p w14:paraId="7750A956" w14:textId="77777777" w:rsidR="00D7020B" w:rsidRDefault="00D7020B" w:rsidP="00D7020B">
      <w:r w:rsidRPr="00091B07">
        <w:t xml:space="preserve">Параметр </w:t>
      </w:r>
      <w:r w:rsidRPr="00FD7DFE">
        <w:t>priority</w:t>
      </w:r>
      <w:r>
        <w:t xml:space="preserve"> – приоритет, </w:t>
      </w:r>
      <w:r w:rsidRPr="00091B07">
        <w:t xml:space="preserve">является экземпляром перечисления </w:t>
      </w:r>
      <w:r w:rsidRPr="004D3BED">
        <w:t>Notification</w:t>
      </w:r>
      <w:r w:rsidRPr="00FD7DFE">
        <w:t>Priority</w:t>
      </w:r>
      <w:r w:rsidRPr="00091B07">
        <w:t xml:space="preserve"> и может принимать три значения HIGH,  </w:t>
      </w:r>
      <w:r w:rsidRPr="00310AC7">
        <w:t>NORMAL</w:t>
      </w:r>
      <w:r w:rsidRPr="00091B07">
        <w:t>, LOW. Код перечисления:</w:t>
      </w:r>
    </w:p>
    <w:p w14:paraId="6C7D3230" w14:textId="77777777" w:rsidR="00D7020B" w:rsidRPr="00455C13" w:rsidRDefault="00D7020B" w:rsidP="00D7020B">
      <w:pPr>
        <w:pStyle w:val="afc"/>
        <w:rPr>
          <w:lang w:val="ru-RU"/>
        </w:rPr>
      </w:pPr>
      <w:r w:rsidRPr="00310AC7">
        <w:rPr>
          <w:b/>
          <w:bCs/>
          <w:color w:val="7F0055"/>
        </w:rPr>
        <w:t>public</w:t>
      </w:r>
      <w:r w:rsidRPr="00455C13">
        <w:rPr>
          <w:lang w:val="ru-RU"/>
        </w:rPr>
        <w:t xml:space="preserve"> </w:t>
      </w:r>
      <w:r w:rsidRPr="00310AC7">
        <w:rPr>
          <w:b/>
          <w:bCs/>
          <w:color w:val="7F0055"/>
        </w:rPr>
        <w:t>enum</w:t>
      </w:r>
      <w:r w:rsidRPr="00455C13">
        <w:rPr>
          <w:lang w:val="ru-RU"/>
        </w:rPr>
        <w:t xml:space="preserve"> </w:t>
      </w:r>
      <w:r w:rsidRPr="00310AC7">
        <w:t>NotificationPriority</w:t>
      </w:r>
      <w:r w:rsidRPr="00455C13">
        <w:rPr>
          <w:lang w:val="ru-RU"/>
        </w:rPr>
        <w:t xml:space="preserve"> {</w:t>
      </w:r>
    </w:p>
    <w:p w14:paraId="19FB55A6" w14:textId="77777777" w:rsidR="00D7020B" w:rsidRPr="00455C13" w:rsidRDefault="00D7020B" w:rsidP="00D7020B">
      <w:pPr>
        <w:pStyle w:val="afc"/>
        <w:rPr>
          <w:lang w:val="ru-RU"/>
        </w:rPr>
      </w:pPr>
      <w:r w:rsidRPr="00455C13">
        <w:rPr>
          <w:lang w:val="ru-RU"/>
        </w:rPr>
        <w:t xml:space="preserve">    </w:t>
      </w:r>
      <w:r w:rsidRPr="00310AC7">
        <w:rPr>
          <w:i/>
          <w:iCs/>
          <w:color w:val="0000C0"/>
          <w:highlight w:val="lightGray"/>
        </w:rPr>
        <w:t>HIGH</w:t>
      </w:r>
      <w:r w:rsidRPr="00455C13">
        <w:rPr>
          <w:lang w:val="ru-RU"/>
        </w:rPr>
        <w:t>,</w:t>
      </w:r>
    </w:p>
    <w:p w14:paraId="5A117EAB" w14:textId="77777777" w:rsidR="00D7020B" w:rsidRPr="00455C13" w:rsidRDefault="00D7020B" w:rsidP="00D7020B">
      <w:pPr>
        <w:pStyle w:val="afc"/>
        <w:rPr>
          <w:lang w:val="ru-RU"/>
        </w:rPr>
      </w:pPr>
      <w:r w:rsidRPr="00455C13">
        <w:rPr>
          <w:lang w:val="ru-RU"/>
        </w:rPr>
        <w:t xml:space="preserve">    </w:t>
      </w:r>
      <w:r w:rsidRPr="00310AC7">
        <w:rPr>
          <w:i/>
          <w:iCs/>
          <w:color w:val="0000C0"/>
        </w:rPr>
        <w:t>NORMAL</w:t>
      </w:r>
      <w:r w:rsidRPr="00455C13">
        <w:rPr>
          <w:lang w:val="ru-RU"/>
        </w:rPr>
        <w:t>,</w:t>
      </w:r>
    </w:p>
    <w:p w14:paraId="6C355D41" w14:textId="77777777" w:rsidR="00D7020B" w:rsidRPr="00310AC7" w:rsidRDefault="00D7020B" w:rsidP="00D7020B">
      <w:pPr>
        <w:pStyle w:val="afc"/>
        <w:rPr>
          <w:lang w:val="ru-RU"/>
        </w:rPr>
      </w:pPr>
      <w:r w:rsidRPr="00455C13">
        <w:rPr>
          <w:lang w:val="ru-RU"/>
        </w:rPr>
        <w:t xml:space="preserve">    </w:t>
      </w:r>
      <w:r>
        <w:rPr>
          <w:i/>
          <w:iCs/>
          <w:color w:val="0000C0"/>
        </w:rPr>
        <w:t>LOW</w:t>
      </w:r>
    </w:p>
    <w:p w14:paraId="56477F79" w14:textId="77777777" w:rsidR="00D7020B" w:rsidRPr="00310AC7" w:rsidRDefault="00D7020B" w:rsidP="00D7020B">
      <w:pPr>
        <w:pStyle w:val="afc"/>
        <w:rPr>
          <w:lang w:val="ru-RU"/>
        </w:rPr>
      </w:pPr>
      <w:r w:rsidRPr="00310AC7">
        <w:rPr>
          <w:lang w:val="ru-RU"/>
        </w:rPr>
        <w:t>}</w:t>
      </w:r>
    </w:p>
    <w:p w14:paraId="0FF21E5A" w14:textId="77777777" w:rsidR="00D7020B" w:rsidRDefault="00D7020B" w:rsidP="00D7020B">
      <w:r>
        <w:t>Приоритет используется каналами для установки визуального флага сообщения, а так же сервисом отправки уведомлений при получение списка каналов из профилей пользователя и системы.</w:t>
      </w:r>
    </w:p>
    <w:p w14:paraId="56830A8E" w14:textId="77777777" w:rsidR="00D7020B" w:rsidRPr="00C80832" w:rsidRDefault="00D7020B" w:rsidP="00D7020B">
      <w:pPr>
        <w:rPr>
          <w:lang w:val="en-US"/>
        </w:rPr>
      </w:pPr>
      <w:r>
        <w:t xml:space="preserve">Параметр context сообщения является экземпляром класса </w:t>
      </w:r>
      <w:r w:rsidRPr="000D7645">
        <w:t>NotificationContext</w:t>
      </w:r>
      <w:r>
        <w:t xml:space="preserve"> и содержит информацию о контекстных объектах для сообщения. Например, содержит информацию о доменном объекте документа, ссылку на который необходимо будет прикрепить к почтовому сообщению, или атрибуты которого необходимо будет отобразить в </w:t>
      </w:r>
      <w:r>
        <w:rPr>
          <w:lang w:val="en-US"/>
        </w:rPr>
        <w:t>SMS</w:t>
      </w:r>
      <w:r w:rsidRPr="00091B07">
        <w:t xml:space="preserve"> </w:t>
      </w:r>
      <w:r>
        <w:t>сообщение. Контекст может содержать неограниченное количество идентификаторов доменных объектов и иных объектов, информация из которых может быть использована сервисом формирования текста сообщения. За содержание объектов в контексте и их имена отвечает код отправляющий сообщение. Уведомления одного типа всегда должны иметь одинаковое количество и одинаково названные объекты контекста. Код</w:t>
      </w:r>
      <w:r w:rsidRPr="00C80832">
        <w:rPr>
          <w:lang w:val="en-US"/>
        </w:rPr>
        <w:t xml:space="preserve"> </w:t>
      </w:r>
      <w:r>
        <w:t>класса</w:t>
      </w:r>
      <w:r w:rsidRPr="00C80832">
        <w:rPr>
          <w:lang w:val="en-US"/>
        </w:rPr>
        <w:t xml:space="preserve"> </w:t>
      </w:r>
      <w:r w:rsidRPr="000D7645">
        <w:rPr>
          <w:lang w:val="en-US"/>
        </w:rPr>
        <w:t>NotificationContext</w:t>
      </w:r>
      <w:r w:rsidRPr="00C80832">
        <w:rPr>
          <w:lang w:val="en-US"/>
        </w:rPr>
        <w:t>:</w:t>
      </w:r>
    </w:p>
    <w:p w14:paraId="7C38DBB3" w14:textId="77777777" w:rsidR="00D7020B" w:rsidRPr="00C80832" w:rsidRDefault="00D7020B" w:rsidP="00D7020B">
      <w:pPr>
        <w:pStyle w:val="afc"/>
      </w:pPr>
      <w:r w:rsidRPr="00C80832">
        <w:rPr>
          <w:b/>
          <w:bCs/>
          <w:color w:val="7F0055"/>
        </w:rPr>
        <w:lastRenderedPageBreak/>
        <w:t>public</w:t>
      </w:r>
      <w:r w:rsidRPr="00C80832">
        <w:t xml:space="preserve"> </w:t>
      </w:r>
      <w:r w:rsidRPr="00C80832">
        <w:rPr>
          <w:b/>
          <w:bCs/>
          <w:color w:val="7F0055"/>
        </w:rPr>
        <w:t>class</w:t>
      </w:r>
      <w:r w:rsidRPr="00C80832">
        <w:t xml:space="preserve"> </w:t>
      </w:r>
      <w:r w:rsidRPr="00C80832">
        <w:rPr>
          <w:u w:val="single"/>
        </w:rPr>
        <w:t>NotificationContext</w:t>
      </w:r>
      <w:r w:rsidRPr="00C80832">
        <w:t xml:space="preserve"> </w:t>
      </w:r>
      <w:r w:rsidRPr="00C80832">
        <w:rPr>
          <w:b/>
          <w:bCs/>
          <w:color w:val="7F0055"/>
        </w:rPr>
        <w:t>implements</w:t>
      </w:r>
      <w:r w:rsidRPr="00C80832">
        <w:t xml:space="preserve"> Dto{</w:t>
      </w:r>
    </w:p>
    <w:p w14:paraId="2C51545F" w14:textId="77777777" w:rsidR="00D7020B" w:rsidRPr="00C80832" w:rsidRDefault="00D7020B" w:rsidP="00D7020B">
      <w:pPr>
        <w:pStyle w:val="afc"/>
      </w:pPr>
      <w:r w:rsidRPr="00C80832">
        <w:t xml:space="preserve">    </w:t>
      </w:r>
      <w:r w:rsidRPr="00C80832">
        <w:rPr>
          <w:b/>
          <w:bCs/>
          <w:color w:val="7F0055"/>
        </w:rPr>
        <w:t>private</w:t>
      </w:r>
      <w:r w:rsidRPr="00C80832">
        <w:t xml:space="preserve"> Map&lt;String, Dto&gt; </w:t>
      </w:r>
      <w:r w:rsidRPr="00C80832">
        <w:rPr>
          <w:color w:val="0000C0"/>
        </w:rPr>
        <w:t>contextObjects</w:t>
      </w:r>
      <w:r w:rsidRPr="00C80832">
        <w:t xml:space="preserve"> = </w:t>
      </w:r>
      <w:r w:rsidRPr="00C80832">
        <w:rPr>
          <w:b/>
          <w:bCs/>
          <w:color w:val="7F0055"/>
        </w:rPr>
        <w:t>new</w:t>
      </w:r>
      <w:r w:rsidRPr="00C80832">
        <w:t xml:space="preserve"> Hashtable&lt;String, Dto&gt;();</w:t>
      </w:r>
    </w:p>
    <w:p w14:paraId="471E7B2E" w14:textId="77777777" w:rsidR="00D7020B" w:rsidRPr="00C80832" w:rsidRDefault="00D7020B" w:rsidP="00D7020B">
      <w:pPr>
        <w:pStyle w:val="afc"/>
      </w:pPr>
      <w:r w:rsidRPr="00C80832">
        <w:t xml:space="preserve">    </w:t>
      </w:r>
    </w:p>
    <w:p w14:paraId="7768762A" w14:textId="77777777" w:rsidR="00D7020B" w:rsidRPr="00455C13" w:rsidRDefault="00D7020B" w:rsidP="00D7020B">
      <w:pPr>
        <w:pStyle w:val="afc"/>
        <w:rPr>
          <w:lang w:val="ru-RU"/>
        </w:rPr>
      </w:pPr>
      <w:r w:rsidRPr="00C80832">
        <w:t xml:space="preserve">    </w:t>
      </w:r>
      <w:r w:rsidRPr="00455C13">
        <w:rPr>
          <w:lang w:val="ru-RU"/>
        </w:rPr>
        <w:t>/**</w:t>
      </w:r>
    </w:p>
    <w:p w14:paraId="7D8A1D05" w14:textId="77777777" w:rsidR="00D7020B" w:rsidRPr="00455C13" w:rsidRDefault="00D7020B" w:rsidP="00D7020B">
      <w:pPr>
        <w:pStyle w:val="afc"/>
        <w:rPr>
          <w:lang w:val="ru-RU"/>
        </w:rPr>
      </w:pPr>
      <w:r w:rsidRPr="00455C13">
        <w:rPr>
          <w:lang w:val="ru-RU"/>
        </w:rPr>
        <w:t xml:space="preserve">     * Добавление контекстного объекта</w:t>
      </w:r>
    </w:p>
    <w:p w14:paraId="36883B15"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name</w:t>
      </w:r>
    </w:p>
    <w:p w14:paraId="234F6E9F" w14:textId="77777777" w:rsidR="00D7020B" w:rsidRPr="00455C13" w:rsidRDefault="00D7020B" w:rsidP="00D7020B">
      <w:pPr>
        <w:pStyle w:val="afc"/>
        <w:rPr>
          <w:lang w:val="ru-RU"/>
        </w:rPr>
      </w:pPr>
      <w:r w:rsidRPr="00455C13">
        <w:rPr>
          <w:lang w:val="ru-RU"/>
        </w:rPr>
        <w:t xml:space="preserve">     * </w:t>
      </w:r>
      <w:r w:rsidRPr="00455C13">
        <w:rPr>
          <w:b/>
          <w:bCs/>
          <w:color w:val="7F9FBF"/>
          <w:lang w:val="ru-RU"/>
        </w:rPr>
        <w:t>@</w:t>
      </w:r>
      <w:r>
        <w:rPr>
          <w:b/>
          <w:bCs/>
          <w:color w:val="7F9FBF"/>
        </w:rPr>
        <w:t>param</w:t>
      </w:r>
      <w:r w:rsidRPr="00455C13">
        <w:rPr>
          <w:lang w:val="ru-RU"/>
        </w:rPr>
        <w:t xml:space="preserve"> </w:t>
      </w:r>
      <w:r>
        <w:t>object</w:t>
      </w:r>
    </w:p>
    <w:p w14:paraId="39538302" w14:textId="77777777" w:rsidR="00D7020B" w:rsidRPr="00C80832" w:rsidRDefault="00D7020B" w:rsidP="00D7020B">
      <w:pPr>
        <w:pStyle w:val="afc"/>
      </w:pPr>
      <w:r w:rsidRPr="00C80832">
        <w:rPr>
          <w:lang w:val="ru-RU"/>
        </w:rPr>
        <w:t xml:space="preserve">     </w:t>
      </w:r>
      <w:r w:rsidRPr="00C80832">
        <w:t>*/</w:t>
      </w:r>
    </w:p>
    <w:p w14:paraId="53D5B4DF" w14:textId="77777777" w:rsidR="00D7020B" w:rsidRPr="00C80832" w:rsidRDefault="00D7020B" w:rsidP="00D7020B">
      <w:pPr>
        <w:pStyle w:val="afc"/>
      </w:pPr>
      <w:r w:rsidRPr="00C80832">
        <w:t xml:space="preserve">    </w:t>
      </w:r>
      <w:r w:rsidRPr="00C80832">
        <w:rPr>
          <w:b/>
          <w:bCs/>
          <w:color w:val="7F0055"/>
        </w:rPr>
        <w:t>public</w:t>
      </w:r>
      <w:r w:rsidRPr="00C80832">
        <w:t xml:space="preserve"> </w:t>
      </w:r>
      <w:r w:rsidRPr="00C80832">
        <w:rPr>
          <w:b/>
          <w:bCs/>
          <w:color w:val="7F0055"/>
        </w:rPr>
        <w:t>void</w:t>
      </w:r>
      <w:r w:rsidRPr="00C80832">
        <w:t xml:space="preserve"> addContextObject(String name, Dto object) {</w:t>
      </w:r>
    </w:p>
    <w:p w14:paraId="4888C459" w14:textId="77777777" w:rsidR="00D7020B" w:rsidRPr="00455C13" w:rsidRDefault="00D7020B" w:rsidP="00D7020B">
      <w:pPr>
        <w:pStyle w:val="afc"/>
        <w:rPr>
          <w:lang w:val="ru-RU"/>
        </w:rPr>
      </w:pPr>
      <w:r w:rsidRPr="00C80832">
        <w:t xml:space="preserve">        </w:t>
      </w:r>
      <w:r>
        <w:rPr>
          <w:color w:val="0000C0"/>
        </w:rPr>
        <w:t>contextObjects</w:t>
      </w:r>
      <w:r w:rsidRPr="00455C13">
        <w:rPr>
          <w:lang w:val="ru-RU"/>
        </w:rPr>
        <w:t>.</w:t>
      </w:r>
      <w:r>
        <w:t>put</w:t>
      </w:r>
      <w:r w:rsidRPr="00455C13">
        <w:rPr>
          <w:lang w:val="ru-RU"/>
        </w:rPr>
        <w:t>(</w:t>
      </w:r>
      <w:r>
        <w:t>name</w:t>
      </w:r>
      <w:r w:rsidRPr="00455C13">
        <w:rPr>
          <w:lang w:val="ru-RU"/>
        </w:rPr>
        <w:t xml:space="preserve">, </w:t>
      </w:r>
      <w:r>
        <w:t>object</w:t>
      </w:r>
      <w:r w:rsidRPr="00455C13">
        <w:rPr>
          <w:lang w:val="ru-RU"/>
        </w:rPr>
        <w:t>);</w:t>
      </w:r>
    </w:p>
    <w:p w14:paraId="41E17568" w14:textId="77777777" w:rsidR="00D7020B" w:rsidRPr="00455C13" w:rsidRDefault="00D7020B" w:rsidP="00D7020B">
      <w:pPr>
        <w:pStyle w:val="afc"/>
        <w:rPr>
          <w:lang w:val="ru-RU"/>
        </w:rPr>
      </w:pPr>
      <w:r w:rsidRPr="00455C13">
        <w:rPr>
          <w:lang w:val="ru-RU"/>
        </w:rPr>
        <w:t xml:space="preserve">    }</w:t>
      </w:r>
    </w:p>
    <w:p w14:paraId="0161DFEA" w14:textId="77777777" w:rsidR="00D7020B" w:rsidRPr="00455C13" w:rsidRDefault="00D7020B" w:rsidP="00D7020B">
      <w:pPr>
        <w:pStyle w:val="afc"/>
        <w:rPr>
          <w:lang w:val="ru-RU"/>
        </w:rPr>
      </w:pPr>
    </w:p>
    <w:p w14:paraId="22D7D246" w14:textId="77777777" w:rsidR="00D7020B" w:rsidRPr="00455C13" w:rsidRDefault="00D7020B" w:rsidP="00D7020B">
      <w:pPr>
        <w:pStyle w:val="afc"/>
        <w:rPr>
          <w:lang w:val="ru-RU"/>
        </w:rPr>
      </w:pPr>
      <w:r w:rsidRPr="00455C13">
        <w:rPr>
          <w:lang w:val="ru-RU"/>
        </w:rPr>
        <w:t xml:space="preserve">    /**</w:t>
      </w:r>
    </w:p>
    <w:p w14:paraId="4CAA9F19" w14:textId="77777777" w:rsidR="00D7020B" w:rsidRPr="00455C13" w:rsidRDefault="00D7020B" w:rsidP="00D7020B">
      <w:pPr>
        <w:pStyle w:val="afc"/>
        <w:rPr>
          <w:lang w:val="ru-RU"/>
        </w:rPr>
      </w:pPr>
      <w:r w:rsidRPr="00455C13">
        <w:rPr>
          <w:lang w:val="ru-RU"/>
        </w:rPr>
        <w:t xml:space="preserve">     * Получение контекстного объекта</w:t>
      </w:r>
    </w:p>
    <w:p w14:paraId="48A654FD" w14:textId="77777777" w:rsidR="00D7020B" w:rsidRPr="00C80832" w:rsidRDefault="00D7020B" w:rsidP="00D7020B">
      <w:pPr>
        <w:pStyle w:val="afc"/>
      </w:pPr>
      <w:r w:rsidRPr="00455C13">
        <w:rPr>
          <w:lang w:val="ru-RU"/>
        </w:rPr>
        <w:t xml:space="preserve">     </w:t>
      </w:r>
      <w:r w:rsidRPr="00C80832">
        <w:t xml:space="preserve">* </w:t>
      </w:r>
      <w:r w:rsidRPr="00C80832">
        <w:rPr>
          <w:b/>
          <w:bCs/>
          <w:color w:val="7F9FBF"/>
        </w:rPr>
        <w:t>@param</w:t>
      </w:r>
      <w:r w:rsidRPr="00C80832">
        <w:t xml:space="preserve"> name</w:t>
      </w:r>
    </w:p>
    <w:p w14:paraId="30175A68" w14:textId="77777777" w:rsidR="00D7020B" w:rsidRPr="00C80832" w:rsidRDefault="00D7020B" w:rsidP="00D7020B">
      <w:pPr>
        <w:pStyle w:val="afc"/>
      </w:pPr>
      <w:r w:rsidRPr="00C80832">
        <w:t xml:space="preserve">     * </w:t>
      </w:r>
      <w:r w:rsidRPr="00C80832">
        <w:rPr>
          <w:b/>
          <w:bCs/>
          <w:color w:val="7F9FBF"/>
        </w:rPr>
        <w:t>@return</w:t>
      </w:r>
    </w:p>
    <w:p w14:paraId="0AF42239" w14:textId="77777777" w:rsidR="00D7020B" w:rsidRPr="00C80832" w:rsidRDefault="00D7020B" w:rsidP="00D7020B">
      <w:pPr>
        <w:pStyle w:val="afc"/>
      </w:pPr>
      <w:r w:rsidRPr="00C80832">
        <w:t xml:space="preserve">     */</w:t>
      </w:r>
    </w:p>
    <w:p w14:paraId="52D1A166" w14:textId="77777777" w:rsidR="00D7020B" w:rsidRPr="00C80832" w:rsidRDefault="00D7020B" w:rsidP="00D7020B">
      <w:pPr>
        <w:pStyle w:val="afc"/>
      </w:pPr>
      <w:r w:rsidRPr="00C80832">
        <w:t xml:space="preserve">    </w:t>
      </w:r>
      <w:r w:rsidRPr="00C80832">
        <w:rPr>
          <w:b/>
          <w:bCs/>
          <w:color w:val="7F0055"/>
        </w:rPr>
        <w:t>public</w:t>
      </w:r>
      <w:r w:rsidRPr="00C80832">
        <w:t xml:space="preserve"> Dto getContextObject(String name) {</w:t>
      </w:r>
    </w:p>
    <w:p w14:paraId="4F29A4D7" w14:textId="77777777" w:rsidR="00D7020B" w:rsidRPr="00455C13" w:rsidRDefault="00D7020B" w:rsidP="00D7020B">
      <w:pPr>
        <w:pStyle w:val="afc"/>
        <w:rPr>
          <w:lang w:val="ru-RU"/>
        </w:rPr>
      </w:pPr>
      <w:r w:rsidRPr="00C80832">
        <w:t xml:space="preserve">        </w:t>
      </w:r>
      <w:r>
        <w:rPr>
          <w:b/>
          <w:bCs/>
          <w:color w:val="7F0055"/>
        </w:rPr>
        <w:t>return</w:t>
      </w:r>
      <w:r w:rsidRPr="00455C13">
        <w:rPr>
          <w:lang w:val="ru-RU"/>
        </w:rPr>
        <w:t xml:space="preserve"> </w:t>
      </w:r>
      <w:r>
        <w:rPr>
          <w:color w:val="0000C0"/>
        </w:rPr>
        <w:t>contextObjects</w:t>
      </w:r>
      <w:r w:rsidRPr="00455C13">
        <w:rPr>
          <w:lang w:val="ru-RU"/>
        </w:rPr>
        <w:t>.</w:t>
      </w:r>
      <w:r>
        <w:t>get</w:t>
      </w:r>
      <w:r w:rsidRPr="00455C13">
        <w:rPr>
          <w:lang w:val="ru-RU"/>
        </w:rPr>
        <w:t>(</w:t>
      </w:r>
      <w:r>
        <w:t>name</w:t>
      </w:r>
      <w:r w:rsidRPr="00455C13">
        <w:rPr>
          <w:lang w:val="ru-RU"/>
        </w:rPr>
        <w:t>);</w:t>
      </w:r>
    </w:p>
    <w:p w14:paraId="0BA59D55" w14:textId="77777777" w:rsidR="00D7020B" w:rsidRPr="00455C13" w:rsidRDefault="00D7020B" w:rsidP="00D7020B">
      <w:pPr>
        <w:pStyle w:val="afc"/>
        <w:rPr>
          <w:lang w:val="ru-RU"/>
        </w:rPr>
      </w:pPr>
      <w:r w:rsidRPr="00455C13">
        <w:rPr>
          <w:lang w:val="ru-RU"/>
        </w:rPr>
        <w:t xml:space="preserve">    }</w:t>
      </w:r>
    </w:p>
    <w:p w14:paraId="6B917575" w14:textId="77777777" w:rsidR="00D7020B" w:rsidRPr="00455C13" w:rsidRDefault="00D7020B" w:rsidP="00D7020B">
      <w:pPr>
        <w:pStyle w:val="afc"/>
        <w:rPr>
          <w:lang w:val="ru-RU"/>
        </w:rPr>
      </w:pPr>
      <w:r w:rsidRPr="00455C13">
        <w:rPr>
          <w:lang w:val="ru-RU"/>
        </w:rPr>
        <w:t xml:space="preserve">    </w:t>
      </w:r>
    </w:p>
    <w:p w14:paraId="4653F075" w14:textId="77777777" w:rsidR="00D7020B" w:rsidRPr="00455C13" w:rsidRDefault="00D7020B" w:rsidP="00D7020B">
      <w:pPr>
        <w:pStyle w:val="afc"/>
        <w:rPr>
          <w:lang w:val="ru-RU"/>
        </w:rPr>
      </w:pPr>
      <w:r w:rsidRPr="00455C13">
        <w:rPr>
          <w:lang w:val="ru-RU"/>
        </w:rPr>
        <w:t xml:space="preserve">    /**</w:t>
      </w:r>
    </w:p>
    <w:p w14:paraId="1D3C8229" w14:textId="77777777" w:rsidR="00D7020B" w:rsidRPr="00455C13" w:rsidRDefault="00D7020B" w:rsidP="00D7020B">
      <w:pPr>
        <w:pStyle w:val="afc"/>
        <w:rPr>
          <w:lang w:val="ru-RU"/>
        </w:rPr>
      </w:pPr>
      <w:r w:rsidRPr="00455C13">
        <w:rPr>
          <w:lang w:val="ru-RU"/>
        </w:rPr>
        <w:t xml:space="preserve">     * Получение имен всех контекстных объектов</w:t>
      </w:r>
    </w:p>
    <w:p w14:paraId="355A2793" w14:textId="77777777" w:rsidR="00D7020B" w:rsidRPr="00C80832" w:rsidRDefault="00D7020B" w:rsidP="00D7020B">
      <w:pPr>
        <w:pStyle w:val="afc"/>
      </w:pPr>
      <w:r w:rsidRPr="00455C13">
        <w:rPr>
          <w:lang w:val="ru-RU"/>
        </w:rPr>
        <w:t xml:space="preserve">     </w:t>
      </w:r>
      <w:r w:rsidRPr="00C80832">
        <w:t xml:space="preserve">* </w:t>
      </w:r>
      <w:r w:rsidRPr="00C80832">
        <w:rPr>
          <w:b/>
          <w:bCs/>
          <w:color w:val="7F9FBF"/>
        </w:rPr>
        <w:t>@return</w:t>
      </w:r>
    </w:p>
    <w:p w14:paraId="5EAD1395" w14:textId="77777777" w:rsidR="00D7020B" w:rsidRPr="00C80832" w:rsidRDefault="00D7020B" w:rsidP="00D7020B">
      <w:pPr>
        <w:pStyle w:val="afc"/>
      </w:pPr>
      <w:r w:rsidRPr="00C80832">
        <w:t xml:space="preserve">     */</w:t>
      </w:r>
    </w:p>
    <w:p w14:paraId="30D52B86" w14:textId="77777777" w:rsidR="00D7020B" w:rsidRPr="00C80832" w:rsidRDefault="00D7020B" w:rsidP="00D7020B">
      <w:pPr>
        <w:pStyle w:val="afc"/>
      </w:pPr>
      <w:r w:rsidRPr="00C80832">
        <w:t xml:space="preserve">    </w:t>
      </w:r>
      <w:r w:rsidRPr="00C80832">
        <w:rPr>
          <w:b/>
          <w:bCs/>
          <w:color w:val="7F0055"/>
        </w:rPr>
        <w:t>public</w:t>
      </w:r>
      <w:r w:rsidRPr="00C80832">
        <w:t xml:space="preserve"> Set&lt;String&gt; getContextNames() {</w:t>
      </w:r>
    </w:p>
    <w:p w14:paraId="7CF378D6" w14:textId="77777777" w:rsidR="00D7020B" w:rsidRPr="00154BE7" w:rsidRDefault="00D7020B" w:rsidP="00D7020B">
      <w:pPr>
        <w:pStyle w:val="afc"/>
      </w:pPr>
      <w:r w:rsidRPr="00C80832">
        <w:t xml:space="preserve">        </w:t>
      </w:r>
      <w:r>
        <w:rPr>
          <w:b/>
          <w:bCs/>
          <w:color w:val="7F0055"/>
        </w:rPr>
        <w:t>return</w:t>
      </w:r>
      <w:r w:rsidRPr="00154BE7">
        <w:t xml:space="preserve"> </w:t>
      </w:r>
      <w:r>
        <w:rPr>
          <w:color w:val="0000C0"/>
        </w:rPr>
        <w:t>contextObjects</w:t>
      </w:r>
      <w:r w:rsidRPr="00154BE7">
        <w:t>.</w:t>
      </w:r>
      <w:r>
        <w:t>keySet</w:t>
      </w:r>
      <w:r w:rsidRPr="00154BE7">
        <w:t>();</w:t>
      </w:r>
    </w:p>
    <w:p w14:paraId="236F9CAF" w14:textId="77777777" w:rsidR="00D7020B" w:rsidRPr="00455C13" w:rsidRDefault="00D7020B" w:rsidP="00D7020B">
      <w:pPr>
        <w:pStyle w:val="afc"/>
        <w:rPr>
          <w:lang w:val="ru-RU"/>
        </w:rPr>
      </w:pPr>
      <w:r w:rsidRPr="00154BE7">
        <w:t xml:space="preserve">    </w:t>
      </w:r>
      <w:r w:rsidRPr="00455C13">
        <w:rPr>
          <w:lang w:val="ru-RU"/>
        </w:rPr>
        <w:t>}</w:t>
      </w:r>
    </w:p>
    <w:p w14:paraId="0BDAB1A1" w14:textId="77777777" w:rsidR="00D7020B" w:rsidRPr="00455C13" w:rsidRDefault="00D7020B" w:rsidP="00D7020B">
      <w:pPr>
        <w:pStyle w:val="afc"/>
        <w:rPr>
          <w:lang w:val="ru-RU"/>
        </w:rPr>
      </w:pPr>
      <w:r w:rsidRPr="00455C13">
        <w:rPr>
          <w:lang w:val="ru-RU"/>
        </w:rPr>
        <w:t xml:space="preserve">    </w:t>
      </w:r>
    </w:p>
    <w:p w14:paraId="5FDD2EF9" w14:textId="77777777" w:rsidR="00D7020B" w:rsidRPr="00BC3422" w:rsidRDefault="00D7020B" w:rsidP="00D7020B">
      <w:pPr>
        <w:pStyle w:val="afc"/>
        <w:rPr>
          <w:lang w:val="ru-RU"/>
        </w:rPr>
      </w:pPr>
      <w:r w:rsidRPr="00455C13">
        <w:rPr>
          <w:lang w:val="ru-RU"/>
        </w:rPr>
        <w:t>}</w:t>
      </w:r>
    </w:p>
    <w:p w14:paraId="435FFD38" w14:textId="77777777" w:rsidR="00D7020B" w:rsidRPr="00BC3422" w:rsidRDefault="00D7020B" w:rsidP="00D7020B"/>
    <w:p w14:paraId="5482235C" w14:textId="77777777" w:rsidR="00D7020B" w:rsidRDefault="00D7020B" w:rsidP="00D7020B">
      <w:pPr>
        <w:pStyle w:val="5"/>
        <w:numPr>
          <w:ilvl w:val="4"/>
          <w:numId w:val="1"/>
        </w:numPr>
      </w:pPr>
      <w:bookmarkStart w:id="196" w:name="_Toc381100520"/>
      <w:bookmarkStart w:id="197" w:name="_Toc383285426"/>
      <w:r>
        <w:t>Профили системы и пользователей</w:t>
      </w:r>
      <w:bookmarkEnd w:id="196"/>
      <w:bookmarkEnd w:id="197"/>
    </w:p>
    <w:p w14:paraId="1F936E58" w14:textId="77777777" w:rsidR="00D7020B" w:rsidRPr="00455C13" w:rsidRDefault="00D7020B" w:rsidP="00D7020B">
      <w:r>
        <w:t>Подсистема профилей системы и пользователей не входит в состав подсистемы отправки уведомлений, но используется для получения списка каналов. Интерфейс подсистемы профиля</w:t>
      </w:r>
      <w:r w:rsidRPr="00455C13">
        <w:t>:</w:t>
      </w:r>
    </w:p>
    <w:p w14:paraId="75FCEB59" w14:textId="77777777" w:rsidR="00D7020B" w:rsidRPr="005F593D" w:rsidRDefault="00D7020B" w:rsidP="00D7020B">
      <w:pPr>
        <w:pStyle w:val="afc"/>
        <w:rPr>
          <w:lang w:val="ru-RU"/>
        </w:rPr>
      </w:pPr>
      <w:r>
        <w:rPr>
          <w:b/>
          <w:bCs/>
          <w:color w:val="7F0055"/>
        </w:rPr>
        <w:t>public</w:t>
      </w:r>
      <w:r w:rsidRPr="005F593D">
        <w:rPr>
          <w:lang w:val="ru-RU"/>
        </w:rPr>
        <w:t xml:space="preserve"> </w:t>
      </w:r>
      <w:r>
        <w:rPr>
          <w:b/>
          <w:bCs/>
          <w:color w:val="7F0055"/>
        </w:rPr>
        <w:t>interface</w:t>
      </w:r>
      <w:r w:rsidRPr="005F593D">
        <w:rPr>
          <w:lang w:val="ru-RU"/>
        </w:rPr>
        <w:t xml:space="preserve"> </w:t>
      </w:r>
      <w:r>
        <w:t>ProfileService</w:t>
      </w:r>
      <w:r w:rsidRPr="005F593D">
        <w:rPr>
          <w:lang w:val="ru-RU"/>
        </w:rPr>
        <w:t xml:space="preserve"> {</w:t>
      </w:r>
    </w:p>
    <w:p w14:paraId="02DDBD2E" w14:textId="77777777" w:rsidR="00D7020B" w:rsidRPr="005F593D" w:rsidRDefault="00D7020B" w:rsidP="00D7020B">
      <w:pPr>
        <w:pStyle w:val="afc"/>
        <w:rPr>
          <w:lang w:val="ru-RU"/>
        </w:rPr>
      </w:pPr>
      <w:r w:rsidRPr="005F593D">
        <w:rPr>
          <w:lang w:val="ru-RU"/>
        </w:rPr>
        <w:t xml:space="preserve">    /**</w:t>
      </w:r>
    </w:p>
    <w:p w14:paraId="0FAF4D54" w14:textId="77777777" w:rsidR="00D7020B" w:rsidRPr="005F593D" w:rsidRDefault="00D7020B" w:rsidP="00D7020B">
      <w:pPr>
        <w:pStyle w:val="afc"/>
        <w:rPr>
          <w:lang w:val="ru-RU"/>
        </w:rPr>
      </w:pPr>
      <w:r w:rsidRPr="005F593D">
        <w:rPr>
          <w:lang w:val="ru-RU"/>
        </w:rPr>
        <w:t xml:space="preserve">     * Получение профиля системы. Профиль содержит данные профиля без учета иерархии профилей. Предназначен для</w:t>
      </w:r>
    </w:p>
    <w:p w14:paraId="53364B29" w14:textId="77777777" w:rsidR="00D7020B" w:rsidRPr="005F593D" w:rsidRDefault="00D7020B" w:rsidP="00D7020B">
      <w:pPr>
        <w:pStyle w:val="afc"/>
        <w:rPr>
          <w:lang w:val="ru-RU"/>
        </w:rPr>
      </w:pPr>
      <w:r w:rsidRPr="005F593D">
        <w:rPr>
          <w:lang w:val="ru-RU"/>
        </w:rPr>
        <w:t xml:space="preserve">     * редактирования системных профилей администраторами при его вызове должен создаваться </w:t>
      </w:r>
      <w:r>
        <w:t>AdminAccessToken</w:t>
      </w:r>
    </w:p>
    <w:p w14:paraId="64EE44DA" w14:textId="77777777" w:rsidR="00D7020B" w:rsidRPr="005F593D" w:rsidRDefault="00D7020B" w:rsidP="00D7020B">
      <w:pPr>
        <w:pStyle w:val="afc"/>
        <w:rPr>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name</w:t>
      </w:r>
      <w:r w:rsidRPr="005F593D">
        <w:rPr>
          <w:lang w:val="ru-RU"/>
        </w:rPr>
        <w:t xml:space="preserve"> имя профиля</w:t>
      </w:r>
    </w:p>
    <w:p w14:paraId="23D43AAF" w14:textId="77777777" w:rsidR="00D7020B" w:rsidRPr="005F593D" w:rsidRDefault="00D7020B" w:rsidP="00D7020B">
      <w:pPr>
        <w:pStyle w:val="afc"/>
        <w:rPr>
          <w:lang w:val="ru-RU"/>
        </w:rPr>
      </w:pPr>
      <w:r w:rsidRPr="005F593D">
        <w:rPr>
          <w:lang w:val="ru-RU"/>
        </w:rPr>
        <w:t xml:space="preserve">     * </w:t>
      </w:r>
      <w:r w:rsidRPr="005F593D">
        <w:rPr>
          <w:b/>
          <w:bCs/>
          <w:color w:val="7F9FBF"/>
          <w:lang w:val="ru-RU"/>
        </w:rPr>
        <w:t>@</w:t>
      </w:r>
      <w:r>
        <w:rPr>
          <w:b/>
          <w:bCs/>
          <w:color w:val="7F9FBF"/>
        </w:rPr>
        <w:t>return</w:t>
      </w:r>
    </w:p>
    <w:p w14:paraId="1FDC1D19" w14:textId="77777777" w:rsidR="00D7020B" w:rsidRPr="005F593D" w:rsidRDefault="00D7020B" w:rsidP="00D7020B">
      <w:pPr>
        <w:pStyle w:val="afc"/>
        <w:rPr>
          <w:lang w:val="ru-RU"/>
        </w:rPr>
      </w:pPr>
      <w:r w:rsidRPr="005F593D">
        <w:rPr>
          <w:lang w:val="ru-RU"/>
        </w:rPr>
        <w:t xml:space="preserve">     */</w:t>
      </w:r>
    </w:p>
    <w:p w14:paraId="5A551389" w14:textId="77777777" w:rsidR="00D7020B" w:rsidRPr="005F5CE8" w:rsidRDefault="00D7020B" w:rsidP="00D7020B">
      <w:pPr>
        <w:pStyle w:val="afc"/>
      </w:pPr>
      <w:r w:rsidRPr="005F593D">
        <w:rPr>
          <w:lang w:val="ru-RU"/>
        </w:rPr>
        <w:t xml:space="preserve">    </w:t>
      </w:r>
      <w:r w:rsidRPr="005F5CE8">
        <w:t>Profile getProfile(String name);</w:t>
      </w:r>
    </w:p>
    <w:p w14:paraId="0CDB453D" w14:textId="77777777" w:rsidR="00D7020B" w:rsidRPr="005F5CE8" w:rsidRDefault="00D7020B" w:rsidP="00D7020B">
      <w:pPr>
        <w:pStyle w:val="afc"/>
      </w:pPr>
    </w:p>
    <w:p w14:paraId="52FC002A" w14:textId="77777777" w:rsidR="00D7020B" w:rsidRPr="005F5CE8" w:rsidRDefault="00D7020B" w:rsidP="00D7020B">
      <w:pPr>
        <w:pStyle w:val="afc"/>
      </w:pPr>
      <w:r w:rsidRPr="005F5CE8">
        <w:t xml:space="preserve">    /**</w:t>
      </w:r>
    </w:p>
    <w:p w14:paraId="289F1E48" w14:textId="77777777" w:rsidR="00D7020B" w:rsidRPr="005F593D" w:rsidRDefault="00D7020B" w:rsidP="00D7020B">
      <w:pPr>
        <w:pStyle w:val="afc"/>
        <w:rPr>
          <w:lang w:val="ru-RU"/>
        </w:rPr>
      </w:pPr>
      <w:r w:rsidRPr="005F5CE8">
        <w:t xml:space="preserve">     * </w:t>
      </w:r>
      <w:r>
        <w:t>Получения</w:t>
      </w:r>
      <w:r w:rsidRPr="005F5CE8">
        <w:t xml:space="preserve"> </w:t>
      </w:r>
      <w:r>
        <w:t>профиля</w:t>
      </w:r>
      <w:r w:rsidRPr="005F5CE8">
        <w:t xml:space="preserve"> </w:t>
      </w:r>
      <w:r>
        <w:t>персоны</w:t>
      </w:r>
      <w:r w:rsidRPr="005F5CE8">
        <w:t xml:space="preserve">. </w:t>
      </w:r>
      <w:r w:rsidRPr="005F593D">
        <w:rPr>
          <w:lang w:val="ru-RU"/>
        </w:rPr>
        <w:t>Профиль содержит данные профиля без учета иерархии профилей. Предназначен для</w:t>
      </w:r>
    </w:p>
    <w:p w14:paraId="7B596D85" w14:textId="77777777" w:rsidR="00D7020B" w:rsidRPr="005F593D" w:rsidRDefault="00D7020B" w:rsidP="00D7020B">
      <w:pPr>
        <w:pStyle w:val="afc"/>
        <w:rPr>
          <w:lang w:val="ru-RU"/>
        </w:rPr>
      </w:pPr>
      <w:r w:rsidRPr="005F593D">
        <w:rPr>
          <w:lang w:val="ru-RU"/>
        </w:rPr>
        <w:t xml:space="preserve">     * редактирования пользовательских профилей администраторами. При его вызове должен создаваться </w:t>
      </w:r>
      <w:r>
        <w:t>AdminAccessToken</w:t>
      </w:r>
    </w:p>
    <w:p w14:paraId="30CB7E74" w14:textId="77777777" w:rsidR="00D7020B" w:rsidRPr="005F5CE8" w:rsidRDefault="00D7020B" w:rsidP="00D7020B">
      <w:pPr>
        <w:pStyle w:val="afc"/>
      </w:pPr>
      <w:r w:rsidRPr="005F593D">
        <w:rPr>
          <w:lang w:val="ru-RU"/>
        </w:rPr>
        <w:t xml:space="preserve">     </w:t>
      </w:r>
      <w:r w:rsidRPr="005F5CE8">
        <w:t xml:space="preserve">* </w:t>
      </w:r>
      <w:r w:rsidRPr="005F5CE8">
        <w:rPr>
          <w:b/>
          <w:bCs/>
          <w:color w:val="7F9FBF"/>
        </w:rPr>
        <w:t>@param</w:t>
      </w:r>
      <w:r w:rsidRPr="005F5CE8">
        <w:t xml:space="preserve"> personId</w:t>
      </w:r>
    </w:p>
    <w:p w14:paraId="09BEFACA" w14:textId="77777777" w:rsidR="00D7020B" w:rsidRPr="005F5CE8" w:rsidRDefault="00D7020B" w:rsidP="00D7020B">
      <w:pPr>
        <w:pStyle w:val="afc"/>
      </w:pPr>
      <w:r w:rsidRPr="005F5CE8">
        <w:t xml:space="preserve">     * </w:t>
      </w:r>
      <w:r w:rsidRPr="005F5CE8">
        <w:rPr>
          <w:b/>
          <w:bCs/>
          <w:color w:val="7F9FBF"/>
        </w:rPr>
        <w:t>@return</w:t>
      </w:r>
    </w:p>
    <w:p w14:paraId="7EA7D844" w14:textId="77777777" w:rsidR="00D7020B" w:rsidRPr="005F5CE8" w:rsidRDefault="00D7020B" w:rsidP="00D7020B">
      <w:pPr>
        <w:pStyle w:val="afc"/>
      </w:pPr>
      <w:r w:rsidRPr="005F5CE8">
        <w:t xml:space="preserve">     */</w:t>
      </w:r>
    </w:p>
    <w:p w14:paraId="0820B473" w14:textId="77777777" w:rsidR="00D7020B" w:rsidRPr="005F5CE8" w:rsidRDefault="00D7020B" w:rsidP="00D7020B">
      <w:pPr>
        <w:pStyle w:val="afc"/>
      </w:pPr>
      <w:r w:rsidRPr="005F5CE8">
        <w:t xml:space="preserve">    Profile getPersonProfile(Id personId);</w:t>
      </w:r>
    </w:p>
    <w:p w14:paraId="69B74A1C" w14:textId="77777777" w:rsidR="00D7020B" w:rsidRPr="005F5CE8" w:rsidRDefault="00D7020B" w:rsidP="00D7020B">
      <w:pPr>
        <w:pStyle w:val="afc"/>
      </w:pPr>
    </w:p>
    <w:p w14:paraId="37A30610" w14:textId="77777777" w:rsidR="00D7020B" w:rsidRPr="005F593D" w:rsidRDefault="00D7020B" w:rsidP="00D7020B">
      <w:pPr>
        <w:pStyle w:val="afc"/>
        <w:rPr>
          <w:lang w:val="ru-RU"/>
        </w:rPr>
      </w:pPr>
      <w:r w:rsidRPr="005F5CE8">
        <w:t xml:space="preserve">    </w:t>
      </w:r>
      <w:r w:rsidRPr="005F593D">
        <w:rPr>
          <w:lang w:val="ru-RU"/>
        </w:rPr>
        <w:t>/**</w:t>
      </w:r>
    </w:p>
    <w:p w14:paraId="042C7141" w14:textId="77777777" w:rsidR="00D7020B" w:rsidRPr="005F593D" w:rsidRDefault="00D7020B" w:rsidP="00D7020B">
      <w:pPr>
        <w:pStyle w:val="afc"/>
        <w:rPr>
          <w:lang w:val="ru-RU"/>
        </w:rPr>
      </w:pPr>
      <w:r w:rsidRPr="005F593D">
        <w:rPr>
          <w:lang w:val="ru-RU"/>
        </w:rPr>
        <w:t xml:space="preserve">     * Сохранения профиля системы. Профиль содержит данные профиля без учета </w:t>
      </w:r>
      <w:r w:rsidRPr="005F593D">
        <w:rPr>
          <w:lang w:val="ru-RU"/>
        </w:rPr>
        <w:lastRenderedPageBreak/>
        <w:t>иерархии профилей. Предназначен для</w:t>
      </w:r>
    </w:p>
    <w:p w14:paraId="38016B22" w14:textId="77777777" w:rsidR="00D7020B" w:rsidRPr="005F593D" w:rsidRDefault="00D7020B" w:rsidP="00D7020B">
      <w:pPr>
        <w:pStyle w:val="afc"/>
        <w:rPr>
          <w:lang w:val="ru-RU"/>
        </w:rPr>
      </w:pPr>
      <w:r w:rsidRPr="005F593D">
        <w:rPr>
          <w:lang w:val="ru-RU"/>
        </w:rPr>
        <w:t xml:space="preserve">     * редактирования системных профилей администраторами при его вызове должен создаваться </w:t>
      </w:r>
      <w:r>
        <w:t>AdminAccessToken</w:t>
      </w:r>
    </w:p>
    <w:p w14:paraId="2977CAC0" w14:textId="77777777" w:rsidR="00D7020B" w:rsidRPr="005F593D" w:rsidRDefault="00D7020B" w:rsidP="00D7020B">
      <w:pPr>
        <w:pStyle w:val="afc"/>
        <w:rPr>
          <w:lang w:val="ru-RU"/>
        </w:rPr>
      </w:pPr>
      <w:r w:rsidRPr="005F593D">
        <w:rPr>
          <w:lang w:val="ru-RU"/>
        </w:rPr>
        <w:t xml:space="preserve">     */</w:t>
      </w:r>
    </w:p>
    <w:p w14:paraId="73A9E198" w14:textId="77777777" w:rsidR="00D7020B" w:rsidRPr="005F593D" w:rsidRDefault="00D7020B" w:rsidP="00D7020B">
      <w:pPr>
        <w:pStyle w:val="afc"/>
        <w:rPr>
          <w:lang w:val="ru-RU"/>
        </w:rPr>
      </w:pPr>
      <w:r w:rsidRPr="005F593D">
        <w:rPr>
          <w:lang w:val="ru-RU"/>
        </w:rPr>
        <w:t xml:space="preserve">    </w:t>
      </w:r>
      <w:r>
        <w:rPr>
          <w:b/>
          <w:bCs/>
          <w:color w:val="7F0055"/>
        </w:rPr>
        <w:t>void</w:t>
      </w:r>
      <w:r w:rsidRPr="005F593D">
        <w:rPr>
          <w:lang w:val="ru-RU"/>
        </w:rPr>
        <w:t xml:space="preserve"> </w:t>
      </w:r>
      <w:r>
        <w:t>setProfile</w:t>
      </w:r>
      <w:r w:rsidRPr="005F593D">
        <w:rPr>
          <w:lang w:val="ru-RU"/>
        </w:rPr>
        <w:t>(</w:t>
      </w:r>
      <w:r>
        <w:t>Profile</w:t>
      </w:r>
      <w:r w:rsidRPr="005F593D">
        <w:rPr>
          <w:lang w:val="ru-RU"/>
        </w:rPr>
        <w:t xml:space="preserve"> </w:t>
      </w:r>
      <w:r>
        <w:t>profile</w:t>
      </w:r>
      <w:r w:rsidRPr="005F593D">
        <w:rPr>
          <w:lang w:val="ru-RU"/>
        </w:rPr>
        <w:t>);</w:t>
      </w:r>
    </w:p>
    <w:p w14:paraId="574066C0" w14:textId="77777777" w:rsidR="00D7020B" w:rsidRPr="005F593D" w:rsidRDefault="00D7020B" w:rsidP="00D7020B">
      <w:pPr>
        <w:pStyle w:val="afc"/>
        <w:rPr>
          <w:lang w:val="ru-RU"/>
        </w:rPr>
      </w:pPr>
    </w:p>
    <w:p w14:paraId="5CB2A831" w14:textId="77777777" w:rsidR="00D7020B" w:rsidRPr="005F593D" w:rsidRDefault="00D7020B" w:rsidP="00D7020B">
      <w:pPr>
        <w:pStyle w:val="afc"/>
        <w:rPr>
          <w:lang w:val="ru-RU"/>
        </w:rPr>
      </w:pPr>
      <w:r w:rsidRPr="005F593D">
        <w:rPr>
          <w:lang w:val="ru-RU"/>
        </w:rPr>
        <w:t xml:space="preserve">    /**</w:t>
      </w:r>
    </w:p>
    <w:p w14:paraId="4CEB54D7" w14:textId="77777777" w:rsidR="00D7020B" w:rsidRPr="005F593D" w:rsidRDefault="00D7020B" w:rsidP="00D7020B">
      <w:pPr>
        <w:pStyle w:val="afc"/>
        <w:rPr>
          <w:lang w:val="ru-RU"/>
        </w:rPr>
      </w:pPr>
      <w:r w:rsidRPr="005F593D">
        <w:rPr>
          <w:lang w:val="ru-RU"/>
        </w:rPr>
        <w:t xml:space="preserve">     * Получение пользовательского профиля. Профиль содержит данные профиля пользователя с учетом иерархии профилей. </w:t>
      </w:r>
    </w:p>
    <w:p w14:paraId="7B228B4D" w14:textId="77777777" w:rsidR="00D7020B" w:rsidRPr="005F593D" w:rsidRDefault="00D7020B" w:rsidP="00D7020B">
      <w:pPr>
        <w:pStyle w:val="afc"/>
        <w:rPr>
          <w:lang w:val="ru-RU"/>
        </w:rPr>
      </w:pPr>
      <w:r w:rsidRPr="005F593D">
        <w:rPr>
          <w:lang w:val="ru-RU"/>
        </w:rPr>
        <w:t xml:space="preserve">     * Предназначен для работы под провами простого пользователя </w:t>
      </w:r>
    </w:p>
    <w:p w14:paraId="774708F2" w14:textId="77777777" w:rsidR="00D7020B" w:rsidRPr="005F593D" w:rsidRDefault="00D7020B" w:rsidP="00D7020B">
      <w:pPr>
        <w:pStyle w:val="afc"/>
        <w:rPr>
          <w:lang w:val="ru-RU"/>
        </w:rPr>
      </w:pPr>
      <w:r w:rsidRPr="005F593D">
        <w:rPr>
          <w:lang w:val="ru-RU"/>
        </w:rPr>
        <w:t xml:space="preserve">     * </w:t>
      </w:r>
      <w:r w:rsidRPr="005F593D">
        <w:rPr>
          <w:b/>
          <w:bCs/>
          <w:color w:val="7F9FBF"/>
          <w:lang w:val="ru-RU"/>
        </w:rPr>
        <w:t>@</w:t>
      </w:r>
      <w:r>
        <w:rPr>
          <w:b/>
          <w:bCs/>
          <w:color w:val="7F9FBF"/>
        </w:rPr>
        <w:t>return</w:t>
      </w:r>
    </w:p>
    <w:p w14:paraId="7B2F3567" w14:textId="77777777" w:rsidR="00D7020B" w:rsidRPr="005F593D" w:rsidRDefault="00D7020B" w:rsidP="00D7020B">
      <w:pPr>
        <w:pStyle w:val="afc"/>
        <w:rPr>
          <w:lang w:val="ru-RU"/>
        </w:rPr>
      </w:pPr>
      <w:r w:rsidRPr="005F593D">
        <w:rPr>
          <w:lang w:val="ru-RU"/>
        </w:rPr>
        <w:t xml:space="preserve">     */</w:t>
      </w:r>
    </w:p>
    <w:p w14:paraId="5D20BC9B" w14:textId="77777777" w:rsidR="00D7020B" w:rsidRPr="005F593D" w:rsidRDefault="00D7020B" w:rsidP="00D7020B">
      <w:pPr>
        <w:pStyle w:val="afc"/>
        <w:rPr>
          <w:lang w:val="ru-RU"/>
        </w:rPr>
      </w:pPr>
      <w:r w:rsidRPr="005F593D">
        <w:rPr>
          <w:lang w:val="ru-RU"/>
        </w:rPr>
        <w:t xml:space="preserve">    </w:t>
      </w:r>
      <w:r>
        <w:t>PersonProfile</w:t>
      </w:r>
      <w:r w:rsidRPr="005F593D">
        <w:rPr>
          <w:lang w:val="ru-RU"/>
        </w:rPr>
        <w:t xml:space="preserve"> </w:t>
      </w:r>
      <w:r>
        <w:t>getPersonProfile</w:t>
      </w:r>
      <w:r w:rsidRPr="005F593D">
        <w:rPr>
          <w:lang w:val="ru-RU"/>
        </w:rPr>
        <w:t>();</w:t>
      </w:r>
    </w:p>
    <w:p w14:paraId="4BF080D1" w14:textId="77777777" w:rsidR="00D7020B" w:rsidRPr="005F593D" w:rsidRDefault="00D7020B" w:rsidP="00D7020B">
      <w:pPr>
        <w:pStyle w:val="afc"/>
        <w:rPr>
          <w:lang w:val="ru-RU"/>
        </w:rPr>
      </w:pPr>
    </w:p>
    <w:p w14:paraId="648AAB17" w14:textId="77777777" w:rsidR="00D7020B" w:rsidRPr="005F593D" w:rsidRDefault="00D7020B" w:rsidP="00D7020B">
      <w:pPr>
        <w:pStyle w:val="afc"/>
        <w:rPr>
          <w:lang w:val="ru-RU"/>
        </w:rPr>
      </w:pPr>
      <w:r w:rsidRPr="005F593D">
        <w:rPr>
          <w:lang w:val="ru-RU"/>
        </w:rPr>
        <w:t xml:space="preserve">    /**</w:t>
      </w:r>
    </w:p>
    <w:p w14:paraId="36D2710A" w14:textId="77777777" w:rsidR="00D7020B" w:rsidRPr="005F593D" w:rsidRDefault="00D7020B" w:rsidP="00D7020B">
      <w:pPr>
        <w:pStyle w:val="afc"/>
        <w:rPr>
          <w:lang w:val="ru-RU"/>
        </w:rPr>
      </w:pPr>
      <w:r w:rsidRPr="005F593D">
        <w:rPr>
          <w:lang w:val="ru-RU"/>
        </w:rPr>
        <w:t xml:space="preserve">     * Сохранение пользовательского профиля. Профиль содержит данные профиля пользователя с учетом иерархии профилей. </w:t>
      </w:r>
    </w:p>
    <w:p w14:paraId="424764C0" w14:textId="77777777" w:rsidR="00D7020B" w:rsidRPr="005F593D" w:rsidRDefault="00D7020B" w:rsidP="00D7020B">
      <w:pPr>
        <w:pStyle w:val="afc"/>
        <w:rPr>
          <w:lang w:val="ru-RU"/>
        </w:rPr>
      </w:pPr>
      <w:r w:rsidRPr="005F593D">
        <w:rPr>
          <w:lang w:val="ru-RU"/>
        </w:rPr>
        <w:t xml:space="preserve">     * Предназначен для работы под провами простого пользователя.</w:t>
      </w:r>
    </w:p>
    <w:p w14:paraId="47F0E49A" w14:textId="77777777" w:rsidR="00D7020B" w:rsidRPr="005F593D" w:rsidRDefault="00D7020B" w:rsidP="00D7020B">
      <w:pPr>
        <w:pStyle w:val="afc"/>
        <w:rPr>
          <w:lang w:val="ru-RU"/>
        </w:rPr>
      </w:pPr>
      <w:r w:rsidRPr="005F593D">
        <w:rPr>
          <w:lang w:val="ru-RU"/>
        </w:rPr>
        <w:t xml:space="preserve">     * При сохранения профиля меняются данные только профиля пользователя. Данные системных профилей остаются не </w:t>
      </w:r>
      <w:r w:rsidRPr="005F593D">
        <w:rPr>
          <w:u w:val="single"/>
          <w:lang w:val="ru-RU"/>
        </w:rPr>
        <w:t>изменными</w:t>
      </w:r>
      <w:r w:rsidRPr="005F593D">
        <w:rPr>
          <w:lang w:val="ru-RU"/>
        </w:rPr>
        <w:t xml:space="preserve">. </w:t>
      </w:r>
    </w:p>
    <w:p w14:paraId="7F7ED364" w14:textId="77777777" w:rsidR="00D7020B" w:rsidRPr="005F593D" w:rsidRDefault="00D7020B" w:rsidP="00D7020B">
      <w:pPr>
        <w:pStyle w:val="afc"/>
        <w:rPr>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profile</w:t>
      </w:r>
    </w:p>
    <w:p w14:paraId="3F808F4D" w14:textId="77777777" w:rsidR="00D7020B" w:rsidRPr="005F593D" w:rsidRDefault="00D7020B" w:rsidP="00D7020B">
      <w:pPr>
        <w:pStyle w:val="afc"/>
        <w:rPr>
          <w:lang w:val="ru-RU"/>
        </w:rPr>
      </w:pPr>
      <w:r w:rsidRPr="005F593D">
        <w:rPr>
          <w:lang w:val="ru-RU"/>
        </w:rPr>
        <w:t xml:space="preserve">     */</w:t>
      </w:r>
    </w:p>
    <w:p w14:paraId="42064D12" w14:textId="77777777" w:rsidR="00D7020B" w:rsidRPr="005F593D" w:rsidRDefault="00D7020B" w:rsidP="00D7020B">
      <w:pPr>
        <w:pStyle w:val="afc"/>
        <w:rPr>
          <w:lang w:val="ru-RU"/>
        </w:rPr>
      </w:pPr>
      <w:r w:rsidRPr="005F593D">
        <w:rPr>
          <w:lang w:val="ru-RU"/>
        </w:rPr>
        <w:t xml:space="preserve">    </w:t>
      </w:r>
      <w:r>
        <w:rPr>
          <w:b/>
          <w:bCs/>
          <w:color w:val="7F0055"/>
        </w:rPr>
        <w:t>void</w:t>
      </w:r>
      <w:r w:rsidRPr="005F593D">
        <w:rPr>
          <w:lang w:val="ru-RU"/>
        </w:rPr>
        <w:t xml:space="preserve"> </w:t>
      </w:r>
      <w:r>
        <w:t>setPersonProfile</w:t>
      </w:r>
      <w:r w:rsidRPr="005F593D">
        <w:rPr>
          <w:lang w:val="ru-RU"/>
        </w:rPr>
        <w:t>(</w:t>
      </w:r>
      <w:r>
        <w:t>PersonProfile</w:t>
      </w:r>
      <w:r w:rsidRPr="005F593D">
        <w:rPr>
          <w:lang w:val="ru-RU"/>
        </w:rPr>
        <w:t xml:space="preserve"> </w:t>
      </w:r>
      <w:r>
        <w:t>profile</w:t>
      </w:r>
      <w:r w:rsidRPr="005F593D">
        <w:rPr>
          <w:lang w:val="ru-RU"/>
        </w:rPr>
        <w:t>);</w:t>
      </w:r>
    </w:p>
    <w:p w14:paraId="06C78C0D" w14:textId="77777777" w:rsidR="00D7020B" w:rsidRPr="005F593D" w:rsidRDefault="00D7020B" w:rsidP="00D7020B">
      <w:pPr>
        <w:pStyle w:val="afc"/>
        <w:rPr>
          <w:lang w:val="ru-RU"/>
        </w:rPr>
      </w:pPr>
      <w:r w:rsidRPr="005F593D">
        <w:rPr>
          <w:lang w:val="ru-RU"/>
        </w:rPr>
        <w:t>}</w:t>
      </w:r>
    </w:p>
    <w:p w14:paraId="30548067" w14:textId="77777777" w:rsidR="00D7020B" w:rsidRDefault="00D7020B" w:rsidP="00D7020B">
      <w:r>
        <w:t xml:space="preserve"> Подсистема профилей предназначена для получения значения профиля по имени профиля для конкретного пользователя. Каждый пользователь имеет свой профиль со своими значениями. Например пользователь может выбрать язык, в котором ему необходимо присылать уведомления. Отличительной особенностью профиля в отличие от обычного доменного объекта являются:</w:t>
      </w:r>
    </w:p>
    <w:p w14:paraId="34CEB34E" w14:textId="77777777" w:rsidR="00D7020B" w:rsidRDefault="00D7020B" w:rsidP="005116E9">
      <w:pPr>
        <w:pStyle w:val="afa"/>
        <w:numPr>
          <w:ilvl w:val="0"/>
          <w:numId w:val="62"/>
        </w:numPr>
      </w:pPr>
      <w:r>
        <w:t xml:space="preserve">Неизвестное количество хранимых ключей. То есть каждая подсистема может хранить в профиле неограниченное значение профильных значений. Например подсистема </w:t>
      </w:r>
      <w:r>
        <w:rPr>
          <w:lang w:val="en-US"/>
        </w:rPr>
        <w:t>GUI</w:t>
      </w:r>
      <w:r w:rsidRPr="002D12F9">
        <w:t xml:space="preserve"> </w:t>
      </w:r>
      <w:r>
        <w:t>может хранить высоту и ширину окна и положения его на экране. Отсюда следует что в хранилище профилей не должно быть жестко зашито названия ключей профиля.</w:t>
      </w:r>
    </w:p>
    <w:p w14:paraId="78C1808A" w14:textId="77777777" w:rsidR="00D7020B" w:rsidRPr="00EE1D57" w:rsidRDefault="00D7020B" w:rsidP="005116E9">
      <w:pPr>
        <w:pStyle w:val="afa"/>
        <w:numPr>
          <w:ilvl w:val="0"/>
          <w:numId w:val="62"/>
        </w:numPr>
      </w:pPr>
      <w:r>
        <w:t>Профили являются расширяемыми. То есть существует иерархия профилей. На самом нижнем уровне существует профиль пользователя. Профиль пользователя имеет родительский системный профиль, который в свою очередь так же имеет родительский. При получение пользовательского профиля</w:t>
      </w:r>
      <w:r>
        <w:rPr>
          <w:color w:val="000000"/>
        </w:rPr>
        <w:t xml:space="preserve"> сначала получается цепочка от самого нижнего до самого вышестоящего у которого атрибут родительский профиль не заполнен. Зачитываются атрибуты из профиля самого высокого уровня (корневого профиля) и полученные данные сохраняются в объекте PersonProfile. Далее тоже самое происходит по всей цепочки профилей с верху в низ, и на каждом этапе данные в PersonProfile дополняются данными из зачитываемого профиля, причем если атрибут профиля уже существует то более низкий профиль его перезаписывает. Так происходит до самого нижнего уровня, который является профилем пользователя.</w:t>
      </w:r>
    </w:p>
    <w:p w14:paraId="326D19BB" w14:textId="77777777" w:rsidR="00D7020B" w:rsidRDefault="00D7020B" w:rsidP="00D7020B">
      <w:pPr>
        <w:ind w:left="360"/>
      </w:pPr>
      <w:r>
        <w:t>Для хранения данных профиля следующие типы доменных объектов:</w:t>
      </w:r>
    </w:p>
    <w:p w14:paraId="1E80EE7B" w14:textId="77777777" w:rsidR="00D7020B" w:rsidRDefault="00D7020B" w:rsidP="00D7020B">
      <w:pPr>
        <w:ind w:left="360"/>
      </w:pPr>
      <w:r w:rsidRPr="000C48BF">
        <w:rPr>
          <w:b/>
          <w:lang w:val="en-US"/>
        </w:rPr>
        <w:t>profile</w:t>
      </w:r>
      <w:r w:rsidRPr="00EE1D57">
        <w:t xml:space="preserve"> - базовый тип для профилей</w:t>
      </w:r>
      <w:r>
        <w:t>.</w:t>
      </w:r>
    </w:p>
    <w:tbl>
      <w:tblPr>
        <w:tblStyle w:val="a7"/>
        <w:tblW w:w="0" w:type="auto"/>
        <w:tblLook w:val="04A0" w:firstRow="1" w:lastRow="0" w:firstColumn="1" w:lastColumn="0" w:noHBand="0" w:noVBand="1"/>
      </w:tblPr>
      <w:tblGrid>
        <w:gridCol w:w="3189"/>
        <w:gridCol w:w="3190"/>
        <w:gridCol w:w="3191"/>
      </w:tblGrid>
      <w:tr w:rsidR="00D7020B" w:rsidRPr="00C17FB4" w14:paraId="4911235A" w14:textId="77777777" w:rsidTr="005F593D">
        <w:tc>
          <w:tcPr>
            <w:tcW w:w="3190" w:type="dxa"/>
          </w:tcPr>
          <w:p w14:paraId="5349AC77" w14:textId="77777777" w:rsidR="00D7020B" w:rsidRPr="00C17FB4" w:rsidRDefault="00D7020B" w:rsidP="005F593D">
            <w:pPr>
              <w:jc w:val="center"/>
              <w:rPr>
                <w:b/>
              </w:rPr>
            </w:pPr>
            <w:r w:rsidRPr="00C17FB4">
              <w:rPr>
                <w:b/>
              </w:rPr>
              <w:t>Имя</w:t>
            </w:r>
          </w:p>
        </w:tc>
        <w:tc>
          <w:tcPr>
            <w:tcW w:w="3190" w:type="dxa"/>
          </w:tcPr>
          <w:p w14:paraId="4C6A2B85" w14:textId="77777777" w:rsidR="00D7020B" w:rsidRPr="00C17FB4" w:rsidRDefault="00D7020B" w:rsidP="005F593D">
            <w:pPr>
              <w:jc w:val="center"/>
              <w:rPr>
                <w:b/>
              </w:rPr>
            </w:pPr>
            <w:r w:rsidRPr="00C17FB4">
              <w:rPr>
                <w:b/>
              </w:rPr>
              <w:t>Тип</w:t>
            </w:r>
          </w:p>
        </w:tc>
        <w:tc>
          <w:tcPr>
            <w:tcW w:w="3191" w:type="dxa"/>
          </w:tcPr>
          <w:p w14:paraId="20146270" w14:textId="77777777" w:rsidR="00D7020B" w:rsidRPr="00C17FB4" w:rsidRDefault="00D7020B" w:rsidP="005F593D">
            <w:pPr>
              <w:jc w:val="center"/>
              <w:rPr>
                <w:b/>
              </w:rPr>
            </w:pPr>
            <w:r w:rsidRPr="00C17FB4">
              <w:rPr>
                <w:b/>
              </w:rPr>
              <w:t>Описание</w:t>
            </w:r>
          </w:p>
        </w:tc>
      </w:tr>
      <w:tr w:rsidR="00D7020B" w14:paraId="00065DEF" w14:textId="77777777" w:rsidTr="005F593D">
        <w:tc>
          <w:tcPr>
            <w:tcW w:w="3190" w:type="dxa"/>
          </w:tcPr>
          <w:p w14:paraId="3186042B" w14:textId="77777777" w:rsidR="00D7020B" w:rsidRPr="00EE1D57" w:rsidRDefault="00D7020B" w:rsidP="005F593D">
            <w:pPr>
              <w:rPr>
                <w:lang w:val="en-US"/>
              </w:rPr>
            </w:pPr>
            <w:r>
              <w:rPr>
                <w:lang w:val="en-US"/>
              </w:rPr>
              <w:t>parent</w:t>
            </w:r>
          </w:p>
        </w:tc>
        <w:tc>
          <w:tcPr>
            <w:tcW w:w="3190" w:type="dxa"/>
          </w:tcPr>
          <w:p w14:paraId="7D5AC29B" w14:textId="77777777" w:rsidR="00D7020B" w:rsidRPr="00B92210" w:rsidRDefault="00D7020B" w:rsidP="005F593D">
            <w:pPr>
              <w:rPr>
                <w:lang w:val="en-US"/>
              </w:rPr>
            </w:pPr>
            <w:r>
              <w:rPr>
                <w:lang w:val="en-US"/>
              </w:rPr>
              <w:t xml:space="preserve">Reference </w:t>
            </w:r>
            <w:r>
              <w:t xml:space="preserve">на тип </w:t>
            </w:r>
            <w:r>
              <w:rPr>
                <w:lang w:val="en-US"/>
              </w:rPr>
              <w:t>profile</w:t>
            </w:r>
          </w:p>
        </w:tc>
        <w:tc>
          <w:tcPr>
            <w:tcW w:w="3191" w:type="dxa"/>
          </w:tcPr>
          <w:p w14:paraId="1DE89E1C" w14:textId="77777777" w:rsidR="00D7020B" w:rsidRPr="00EE1D57" w:rsidRDefault="00D7020B" w:rsidP="005F593D">
            <w:r>
              <w:t xml:space="preserve">Идентификатор </w:t>
            </w:r>
            <w:r w:rsidRPr="00EE1D57">
              <w:t xml:space="preserve">родительского </w:t>
            </w:r>
            <w:r>
              <w:t xml:space="preserve">профиля. В случае если атрибут равен </w:t>
            </w:r>
            <w:r>
              <w:rPr>
                <w:lang w:val="en-US"/>
              </w:rPr>
              <w:t>null</w:t>
            </w:r>
            <w:r w:rsidRPr="00EE1D57">
              <w:t xml:space="preserve"> </w:t>
            </w:r>
            <w:r>
              <w:t xml:space="preserve">то запись является </w:t>
            </w:r>
            <w:r>
              <w:lastRenderedPageBreak/>
              <w:t>профилем родительского уровня.</w:t>
            </w:r>
          </w:p>
        </w:tc>
      </w:tr>
    </w:tbl>
    <w:p w14:paraId="0F4E516D" w14:textId="77777777" w:rsidR="00D7020B" w:rsidRDefault="00D7020B" w:rsidP="00D7020B">
      <w:pPr>
        <w:ind w:left="360"/>
      </w:pPr>
    </w:p>
    <w:p w14:paraId="4A966D88" w14:textId="77777777" w:rsidR="00D7020B" w:rsidRPr="00EE1D57" w:rsidRDefault="00D7020B" w:rsidP="00D7020B">
      <w:pPr>
        <w:ind w:left="360"/>
      </w:pPr>
      <w:r w:rsidRPr="000C48BF">
        <w:rPr>
          <w:b/>
        </w:rPr>
        <w:t>system_profile</w:t>
      </w:r>
      <w:r w:rsidRPr="00EE1D57">
        <w:t xml:space="preserve"> – </w:t>
      </w:r>
      <w:r w:rsidRPr="000C48BF">
        <w:t>системный профиль</w:t>
      </w:r>
      <w:r>
        <w:t xml:space="preserve">. Является наследником типа </w:t>
      </w:r>
      <w:r>
        <w:rPr>
          <w:lang w:val="en-US"/>
        </w:rPr>
        <w:t>PROFILE</w:t>
      </w:r>
    </w:p>
    <w:tbl>
      <w:tblPr>
        <w:tblStyle w:val="a7"/>
        <w:tblW w:w="0" w:type="auto"/>
        <w:tblLook w:val="04A0" w:firstRow="1" w:lastRow="0" w:firstColumn="1" w:lastColumn="0" w:noHBand="0" w:noVBand="1"/>
      </w:tblPr>
      <w:tblGrid>
        <w:gridCol w:w="3189"/>
        <w:gridCol w:w="3190"/>
        <w:gridCol w:w="3191"/>
      </w:tblGrid>
      <w:tr w:rsidR="00D7020B" w:rsidRPr="00C17FB4" w14:paraId="0C6EEFA1" w14:textId="77777777" w:rsidTr="005F593D">
        <w:tc>
          <w:tcPr>
            <w:tcW w:w="3190" w:type="dxa"/>
          </w:tcPr>
          <w:p w14:paraId="07F4E4FA" w14:textId="77777777" w:rsidR="00D7020B" w:rsidRPr="00C17FB4" w:rsidRDefault="00D7020B" w:rsidP="005F593D">
            <w:pPr>
              <w:jc w:val="center"/>
              <w:rPr>
                <w:b/>
              </w:rPr>
            </w:pPr>
            <w:r w:rsidRPr="00C17FB4">
              <w:rPr>
                <w:b/>
              </w:rPr>
              <w:t>Имя</w:t>
            </w:r>
          </w:p>
        </w:tc>
        <w:tc>
          <w:tcPr>
            <w:tcW w:w="3190" w:type="dxa"/>
          </w:tcPr>
          <w:p w14:paraId="590101AB" w14:textId="77777777" w:rsidR="00D7020B" w:rsidRPr="00C17FB4" w:rsidRDefault="00D7020B" w:rsidP="005F593D">
            <w:pPr>
              <w:jc w:val="center"/>
              <w:rPr>
                <w:b/>
              </w:rPr>
            </w:pPr>
            <w:r w:rsidRPr="00C17FB4">
              <w:rPr>
                <w:b/>
              </w:rPr>
              <w:t>Тип</w:t>
            </w:r>
          </w:p>
        </w:tc>
        <w:tc>
          <w:tcPr>
            <w:tcW w:w="3191" w:type="dxa"/>
          </w:tcPr>
          <w:p w14:paraId="16A9D577" w14:textId="77777777" w:rsidR="00D7020B" w:rsidRPr="00C17FB4" w:rsidRDefault="00D7020B" w:rsidP="005F593D">
            <w:pPr>
              <w:jc w:val="center"/>
              <w:rPr>
                <w:b/>
              </w:rPr>
            </w:pPr>
            <w:r w:rsidRPr="00C17FB4">
              <w:rPr>
                <w:b/>
              </w:rPr>
              <w:t>Описание</w:t>
            </w:r>
          </w:p>
        </w:tc>
      </w:tr>
      <w:tr w:rsidR="00D7020B" w14:paraId="7BAB649D" w14:textId="77777777" w:rsidTr="005F593D">
        <w:tc>
          <w:tcPr>
            <w:tcW w:w="3190" w:type="dxa"/>
          </w:tcPr>
          <w:p w14:paraId="16EBAC36" w14:textId="77777777" w:rsidR="00D7020B" w:rsidRPr="000C48BF" w:rsidRDefault="00D7020B" w:rsidP="005F593D">
            <w:r w:rsidRPr="000C48BF">
              <w:t>Name</w:t>
            </w:r>
          </w:p>
        </w:tc>
        <w:tc>
          <w:tcPr>
            <w:tcW w:w="3190" w:type="dxa"/>
          </w:tcPr>
          <w:p w14:paraId="6A3A5A59" w14:textId="77777777" w:rsidR="00D7020B" w:rsidRPr="00281DF8" w:rsidRDefault="00D7020B" w:rsidP="005F593D">
            <w:pPr>
              <w:rPr>
                <w:lang w:val="en-US"/>
              </w:rPr>
            </w:pPr>
            <w:r>
              <w:rPr>
                <w:lang w:val="en-US"/>
              </w:rPr>
              <w:t>String</w:t>
            </w:r>
          </w:p>
        </w:tc>
        <w:tc>
          <w:tcPr>
            <w:tcW w:w="3191" w:type="dxa"/>
          </w:tcPr>
          <w:p w14:paraId="5BA8F427" w14:textId="77777777" w:rsidR="00D7020B" w:rsidRPr="000C48BF" w:rsidRDefault="00D7020B" w:rsidP="005F593D">
            <w:r>
              <w:t>Имя профиля</w:t>
            </w:r>
          </w:p>
        </w:tc>
      </w:tr>
    </w:tbl>
    <w:p w14:paraId="793FE32D" w14:textId="77777777" w:rsidR="00D7020B" w:rsidRDefault="00D7020B" w:rsidP="00D7020B">
      <w:pPr>
        <w:ind w:left="360"/>
      </w:pPr>
    </w:p>
    <w:p w14:paraId="22FB3733" w14:textId="77777777" w:rsidR="00D7020B" w:rsidRPr="00B92210" w:rsidRDefault="00D7020B" w:rsidP="00D7020B">
      <w:pPr>
        <w:ind w:left="360"/>
      </w:pPr>
      <w:r w:rsidRPr="000C48BF">
        <w:rPr>
          <w:b/>
        </w:rPr>
        <w:t>person_profile</w:t>
      </w:r>
      <w:r w:rsidRPr="00EE1D57">
        <w:t xml:space="preserve"> –</w:t>
      </w:r>
      <w:r w:rsidRPr="000C48BF">
        <w:t>профиль</w:t>
      </w:r>
      <w:r w:rsidRPr="00B92210">
        <w:t xml:space="preserve"> пользователя</w:t>
      </w:r>
      <w:r>
        <w:t xml:space="preserve">. Является наследником типа </w:t>
      </w:r>
      <w:r>
        <w:rPr>
          <w:lang w:val="en-US"/>
        </w:rPr>
        <w:t>PROFILE</w:t>
      </w:r>
      <w:r>
        <w:t xml:space="preserve">. Не имеет атрибутов. Выделен в отдельный тип для обеспечения ссылочной целостности и не возможности сослатся на тип </w:t>
      </w:r>
      <w:r>
        <w:rPr>
          <w:lang w:val="en-US"/>
        </w:rPr>
        <w:t>system</w:t>
      </w:r>
      <w:r w:rsidRPr="0072570F">
        <w:t>_</w:t>
      </w:r>
      <w:r>
        <w:rPr>
          <w:lang w:val="en-US"/>
        </w:rPr>
        <w:t>profile</w:t>
      </w:r>
      <w:r w:rsidRPr="0072570F">
        <w:t xml:space="preserve"> </w:t>
      </w:r>
      <w:r>
        <w:t xml:space="preserve">или </w:t>
      </w:r>
      <w:r>
        <w:rPr>
          <w:lang w:val="en-US"/>
        </w:rPr>
        <w:t>profile</w:t>
      </w:r>
      <w:r w:rsidRPr="0072570F">
        <w:t xml:space="preserve"> </w:t>
      </w:r>
      <w:r>
        <w:t xml:space="preserve">из типа </w:t>
      </w:r>
      <w:r>
        <w:rPr>
          <w:lang w:val="en-US"/>
        </w:rPr>
        <w:t>person</w:t>
      </w:r>
      <w:r>
        <w:t xml:space="preserve">. На данный тип создается ссылка в типе </w:t>
      </w:r>
      <w:r>
        <w:rPr>
          <w:lang w:val="en-US"/>
        </w:rPr>
        <w:t>person</w:t>
      </w:r>
    </w:p>
    <w:p w14:paraId="1A817120" w14:textId="77777777" w:rsidR="00D7020B" w:rsidRPr="00B92210" w:rsidRDefault="00D7020B" w:rsidP="00D7020B">
      <w:pPr>
        <w:ind w:left="360"/>
        <w:rPr>
          <w:b/>
        </w:rPr>
      </w:pPr>
      <w:r>
        <w:t xml:space="preserve">Модификация типа </w:t>
      </w:r>
      <w:r w:rsidRPr="00B92210">
        <w:rPr>
          <w:b/>
          <w:lang w:val="en-US"/>
        </w:rPr>
        <w:t>person</w:t>
      </w:r>
    </w:p>
    <w:tbl>
      <w:tblPr>
        <w:tblStyle w:val="a7"/>
        <w:tblW w:w="0" w:type="auto"/>
        <w:tblLook w:val="04A0" w:firstRow="1" w:lastRow="0" w:firstColumn="1" w:lastColumn="0" w:noHBand="0" w:noVBand="1"/>
      </w:tblPr>
      <w:tblGrid>
        <w:gridCol w:w="3189"/>
        <w:gridCol w:w="3190"/>
        <w:gridCol w:w="3191"/>
      </w:tblGrid>
      <w:tr w:rsidR="00D7020B" w:rsidRPr="00C17FB4" w14:paraId="2D838BB9" w14:textId="77777777" w:rsidTr="005F593D">
        <w:tc>
          <w:tcPr>
            <w:tcW w:w="3190" w:type="dxa"/>
          </w:tcPr>
          <w:p w14:paraId="72DDAB0B" w14:textId="77777777" w:rsidR="00D7020B" w:rsidRPr="00C17FB4" w:rsidRDefault="00D7020B" w:rsidP="005F593D">
            <w:pPr>
              <w:jc w:val="center"/>
              <w:rPr>
                <w:b/>
              </w:rPr>
            </w:pPr>
            <w:r w:rsidRPr="00C17FB4">
              <w:rPr>
                <w:b/>
              </w:rPr>
              <w:t>Имя</w:t>
            </w:r>
          </w:p>
        </w:tc>
        <w:tc>
          <w:tcPr>
            <w:tcW w:w="3190" w:type="dxa"/>
          </w:tcPr>
          <w:p w14:paraId="3CF7BDB5" w14:textId="77777777" w:rsidR="00D7020B" w:rsidRPr="00C17FB4" w:rsidRDefault="00D7020B" w:rsidP="005F593D">
            <w:pPr>
              <w:jc w:val="center"/>
              <w:rPr>
                <w:b/>
              </w:rPr>
            </w:pPr>
            <w:r w:rsidRPr="00C17FB4">
              <w:rPr>
                <w:b/>
              </w:rPr>
              <w:t>Тип</w:t>
            </w:r>
          </w:p>
        </w:tc>
        <w:tc>
          <w:tcPr>
            <w:tcW w:w="3191" w:type="dxa"/>
          </w:tcPr>
          <w:p w14:paraId="07359436" w14:textId="77777777" w:rsidR="00D7020B" w:rsidRPr="00C17FB4" w:rsidRDefault="00D7020B" w:rsidP="005F593D">
            <w:pPr>
              <w:jc w:val="center"/>
              <w:rPr>
                <w:b/>
              </w:rPr>
            </w:pPr>
            <w:r w:rsidRPr="00C17FB4">
              <w:rPr>
                <w:b/>
              </w:rPr>
              <w:t>Описание</w:t>
            </w:r>
          </w:p>
        </w:tc>
      </w:tr>
      <w:tr w:rsidR="00D7020B" w14:paraId="3C08EDB0" w14:textId="77777777" w:rsidTr="005F593D">
        <w:tc>
          <w:tcPr>
            <w:tcW w:w="3190" w:type="dxa"/>
          </w:tcPr>
          <w:p w14:paraId="2A940336" w14:textId="77777777" w:rsidR="00D7020B" w:rsidRPr="00B92210" w:rsidRDefault="00D7020B" w:rsidP="005F593D">
            <w:pPr>
              <w:rPr>
                <w:lang w:val="en-US"/>
              </w:rPr>
            </w:pPr>
            <w:r>
              <w:rPr>
                <w:lang w:val="en-US"/>
              </w:rPr>
              <w:t>profile</w:t>
            </w:r>
          </w:p>
        </w:tc>
        <w:tc>
          <w:tcPr>
            <w:tcW w:w="3190" w:type="dxa"/>
          </w:tcPr>
          <w:p w14:paraId="0B4C01A4"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person_profile</w:t>
            </w:r>
          </w:p>
        </w:tc>
        <w:tc>
          <w:tcPr>
            <w:tcW w:w="3191" w:type="dxa"/>
          </w:tcPr>
          <w:p w14:paraId="7DE7ADF1" w14:textId="77777777" w:rsidR="00D7020B" w:rsidRPr="00B92210" w:rsidRDefault="00D7020B" w:rsidP="005F593D">
            <w:r>
              <w:t>Ссылка на профиль пользователя</w:t>
            </w:r>
          </w:p>
        </w:tc>
      </w:tr>
    </w:tbl>
    <w:p w14:paraId="3D934B95" w14:textId="77777777" w:rsidR="00D7020B" w:rsidRPr="00B92210" w:rsidRDefault="00D7020B" w:rsidP="00D7020B">
      <w:pPr>
        <w:ind w:left="360"/>
      </w:pPr>
    </w:p>
    <w:p w14:paraId="56C77A61" w14:textId="77777777" w:rsidR="00D7020B" w:rsidRDefault="00D7020B" w:rsidP="00D7020B">
      <w:pPr>
        <w:pStyle w:val="4"/>
        <w:numPr>
          <w:ilvl w:val="3"/>
          <w:numId w:val="1"/>
        </w:numPr>
        <w:rPr>
          <w:rFonts w:eastAsiaTheme="minorHAnsi"/>
          <w:bCs/>
        </w:rPr>
      </w:pPr>
      <w:bookmarkStart w:id="198" w:name="_Toc383285427"/>
      <w:r w:rsidRPr="0072570F">
        <w:rPr>
          <w:rFonts w:eastAsiaTheme="minorHAnsi"/>
          <w:lang w:val="en-US"/>
        </w:rPr>
        <w:t>profile</w:t>
      </w:r>
      <w:r w:rsidRPr="0072570F">
        <w:rPr>
          <w:rFonts w:eastAsiaTheme="minorHAnsi"/>
        </w:rPr>
        <w:t>_</w:t>
      </w:r>
      <w:r w:rsidRPr="0072570F">
        <w:rPr>
          <w:rFonts w:eastAsiaTheme="minorHAnsi"/>
          <w:lang w:val="en-US"/>
        </w:rPr>
        <w:t>value</w:t>
      </w:r>
      <w:r w:rsidRPr="0072570F">
        <w:rPr>
          <w:rFonts w:eastAsiaTheme="minorHAnsi"/>
        </w:rPr>
        <w:t xml:space="preserve"> - базовый тип для хранения</w:t>
      </w:r>
      <w:r>
        <w:rPr>
          <w:rFonts w:eastAsiaTheme="minorHAnsi"/>
        </w:rPr>
        <w:t xml:space="preserve"> одного значения профиля</w:t>
      </w:r>
      <w:bookmarkEnd w:id="198"/>
    </w:p>
    <w:tbl>
      <w:tblPr>
        <w:tblStyle w:val="a7"/>
        <w:tblW w:w="0" w:type="auto"/>
        <w:tblLook w:val="04A0" w:firstRow="1" w:lastRow="0" w:firstColumn="1" w:lastColumn="0" w:noHBand="0" w:noVBand="1"/>
      </w:tblPr>
      <w:tblGrid>
        <w:gridCol w:w="3189"/>
        <w:gridCol w:w="3190"/>
        <w:gridCol w:w="3191"/>
      </w:tblGrid>
      <w:tr w:rsidR="00D7020B" w:rsidRPr="00C17FB4" w14:paraId="3372A44B" w14:textId="77777777" w:rsidTr="005F593D">
        <w:tc>
          <w:tcPr>
            <w:tcW w:w="3190" w:type="dxa"/>
          </w:tcPr>
          <w:p w14:paraId="3DAEC09E" w14:textId="77777777" w:rsidR="00D7020B" w:rsidRPr="00C17FB4" w:rsidRDefault="00D7020B" w:rsidP="005F593D">
            <w:pPr>
              <w:jc w:val="center"/>
              <w:rPr>
                <w:b/>
              </w:rPr>
            </w:pPr>
            <w:r w:rsidRPr="00C17FB4">
              <w:rPr>
                <w:b/>
              </w:rPr>
              <w:t>Имя</w:t>
            </w:r>
          </w:p>
        </w:tc>
        <w:tc>
          <w:tcPr>
            <w:tcW w:w="3190" w:type="dxa"/>
          </w:tcPr>
          <w:p w14:paraId="74203E05" w14:textId="77777777" w:rsidR="00D7020B" w:rsidRPr="00C17FB4" w:rsidRDefault="00D7020B" w:rsidP="005F593D">
            <w:pPr>
              <w:jc w:val="center"/>
              <w:rPr>
                <w:b/>
              </w:rPr>
            </w:pPr>
            <w:r w:rsidRPr="00C17FB4">
              <w:rPr>
                <w:b/>
              </w:rPr>
              <w:t>Тип</w:t>
            </w:r>
          </w:p>
        </w:tc>
        <w:tc>
          <w:tcPr>
            <w:tcW w:w="3191" w:type="dxa"/>
          </w:tcPr>
          <w:p w14:paraId="13F830BE" w14:textId="77777777" w:rsidR="00D7020B" w:rsidRPr="00C17FB4" w:rsidRDefault="00D7020B" w:rsidP="005F593D">
            <w:pPr>
              <w:jc w:val="center"/>
              <w:rPr>
                <w:b/>
              </w:rPr>
            </w:pPr>
            <w:r w:rsidRPr="00C17FB4">
              <w:rPr>
                <w:b/>
              </w:rPr>
              <w:t>Описание</w:t>
            </w:r>
          </w:p>
        </w:tc>
      </w:tr>
      <w:tr w:rsidR="00D7020B" w14:paraId="3F351193" w14:textId="77777777" w:rsidTr="005F593D">
        <w:tc>
          <w:tcPr>
            <w:tcW w:w="3190" w:type="dxa"/>
          </w:tcPr>
          <w:p w14:paraId="50159EB9" w14:textId="77777777" w:rsidR="00D7020B" w:rsidRPr="00B92210" w:rsidRDefault="00D7020B" w:rsidP="005F593D">
            <w:pPr>
              <w:rPr>
                <w:lang w:val="en-US"/>
              </w:rPr>
            </w:pPr>
            <w:r>
              <w:rPr>
                <w:lang w:val="en-US"/>
              </w:rPr>
              <w:t>profile</w:t>
            </w:r>
          </w:p>
        </w:tc>
        <w:tc>
          <w:tcPr>
            <w:tcW w:w="3190" w:type="dxa"/>
          </w:tcPr>
          <w:p w14:paraId="6876F200"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14:paraId="362EDF30" w14:textId="77777777" w:rsidR="00D7020B" w:rsidRPr="00B92210" w:rsidRDefault="00D7020B" w:rsidP="005F593D">
            <w:r>
              <w:t>Ссылка на профиль пользователя</w:t>
            </w:r>
          </w:p>
        </w:tc>
      </w:tr>
      <w:tr w:rsidR="00D7020B" w14:paraId="4B6B6BC5" w14:textId="77777777" w:rsidTr="005F593D">
        <w:tc>
          <w:tcPr>
            <w:tcW w:w="3190" w:type="dxa"/>
          </w:tcPr>
          <w:p w14:paraId="71F005C6" w14:textId="77777777" w:rsidR="00D7020B" w:rsidRPr="0072570F" w:rsidRDefault="00D7020B" w:rsidP="005F593D">
            <w:pPr>
              <w:rPr>
                <w:lang w:val="en-US"/>
              </w:rPr>
            </w:pPr>
            <w:r>
              <w:rPr>
                <w:lang w:val="en-US"/>
              </w:rPr>
              <w:t>key</w:t>
            </w:r>
          </w:p>
        </w:tc>
        <w:tc>
          <w:tcPr>
            <w:tcW w:w="3190" w:type="dxa"/>
          </w:tcPr>
          <w:p w14:paraId="201A60D0" w14:textId="77777777" w:rsidR="00D7020B" w:rsidRPr="0072570F" w:rsidRDefault="00D7020B" w:rsidP="005F593D">
            <w:r w:rsidRPr="0072570F">
              <w:t>String</w:t>
            </w:r>
          </w:p>
        </w:tc>
        <w:tc>
          <w:tcPr>
            <w:tcW w:w="3191" w:type="dxa"/>
          </w:tcPr>
          <w:p w14:paraId="2F00C3FC" w14:textId="77777777" w:rsidR="00D7020B" w:rsidRDefault="00D7020B" w:rsidP="005F593D">
            <w:r w:rsidRPr="0072570F">
              <w:t>Имя ключа профиля</w:t>
            </w:r>
          </w:p>
        </w:tc>
      </w:tr>
      <w:tr w:rsidR="00D7020B" w14:paraId="7A8728D3" w14:textId="77777777" w:rsidTr="005F593D">
        <w:tc>
          <w:tcPr>
            <w:tcW w:w="3190" w:type="dxa"/>
          </w:tcPr>
          <w:p w14:paraId="73123A82" w14:textId="77777777" w:rsidR="00D7020B" w:rsidRDefault="00D7020B" w:rsidP="005F593D">
            <w:pPr>
              <w:rPr>
                <w:lang w:val="en-US"/>
              </w:rPr>
            </w:pPr>
            <w:r>
              <w:rPr>
                <w:lang w:val="en-US"/>
              </w:rPr>
              <w:t>readonly</w:t>
            </w:r>
          </w:p>
        </w:tc>
        <w:tc>
          <w:tcPr>
            <w:tcW w:w="3190" w:type="dxa"/>
          </w:tcPr>
          <w:p w14:paraId="1D5B742E" w14:textId="77777777" w:rsidR="00D7020B" w:rsidRPr="005F5CE8" w:rsidRDefault="00D7020B" w:rsidP="005F593D">
            <w:pPr>
              <w:rPr>
                <w:lang w:val="en-US"/>
              </w:rPr>
            </w:pPr>
            <w:r>
              <w:rPr>
                <w:lang w:val="en-US"/>
              </w:rPr>
              <w:t>Boolean</w:t>
            </w:r>
          </w:p>
        </w:tc>
        <w:tc>
          <w:tcPr>
            <w:tcW w:w="3191" w:type="dxa"/>
          </w:tcPr>
          <w:p w14:paraId="5884D25D" w14:textId="77777777" w:rsidR="00D7020B" w:rsidRPr="005F5CE8" w:rsidRDefault="00D7020B" w:rsidP="005F593D">
            <w:r>
              <w:t xml:space="preserve">Флаг невозможности переопределить значение профиля конечным пользователем. Поля профиля помеченные данным флагом могу правится только администраторами. Пользователь не может переопределить в своем пользовательском профиле данный атрибут профиля, если в системном профиле атрибут помечен как </w:t>
            </w:r>
            <w:r>
              <w:rPr>
                <w:lang w:val="en-US"/>
              </w:rPr>
              <w:t>readonly</w:t>
            </w:r>
          </w:p>
        </w:tc>
      </w:tr>
    </w:tbl>
    <w:p w14:paraId="2E362E33" w14:textId="77777777" w:rsidR="00D7020B" w:rsidRPr="005F5CE8" w:rsidRDefault="00D7020B" w:rsidP="00D7020B">
      <w:pPr>
        <w:rPr>
          <w:bCs/>
        </w:rPr>
      </w:pPr>
    </w:p>
    <w:p w14:paraId="6F9724A1" w14:textId="77777777"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sidRPr="0072570F">
        <w:rPr>
          <w:b/>
          <w:lang w:val="en-US"/>
        </w:rPr>
        <w:t>long</w:t>
      </w:r>
      <w:r w:rsidRPr="0072570F">
        <w:rPr>
          <w:b/>
          <w:bCs/>
        </w:rPr>
        <w:t xml:space="preserve"> – </w:t>
      </w:r>
      <w:r w:rsidRPr="0072570F">
        <w:t>тип для хранения</w:t>
      </w:r>
      <w:r>
        <w:t xml:space="preserve"> численных значений</w:t>
      </w:r>
    </w:p>
    <w:tbl>
      <w:tblPr>
        <w:tblStyle w:val="a7"/>
        <w:tblW w:w="0" w:type="auto"/>
        <w:tblLook w:val="04A0" w:firstRow="1" w:lastRow="0" w:firstColumn="1" w:lastColumn="0" w:noHBand="0" w:noVBand="1"/>
      </w:tblPr>
      <w:tblGrid>
        <w:gridCol w:w="3189"/>
        <w:gridCol w:w="3190"/>
        <w:gridCol w:w="3191"/>
      </w:tblGrid>
      <w:tr w:rsidR="00D7020B" w:rsidRPr="00C17FB4" w14:paraId="2BA735F4" w14:textId="77777777" w:rsidTr="005F593D">
        <w:tc>
          <w:tcPr>
            <w:tcW w:w="3190" w:type="dxa"/>
          </w:tcPr>
          <w:p w14:paraId="146526FB" w14:textId="77777777" w:rsidR="00D7020B" w:rsidRPr="00C17FB4" w:rsidRDefault="00D7020B" w:rsidP="005F593D">
            <w:pPr>
              <w:jc w:val="center"/>
              <w:rPr>
                <w:b/>
              </w:rPr>
            </w:pPr>
            <w:r w:rsidRPr="00C17FB4">
              <w:rPr>
                <w:b/>
              </w:rPr>
              <w:t>Имя</w:t>
            </w:r>
          </w:p>
        </w:tc>
        <w:tc>
          <w:tcPr>
            <w:tcW w:w="3190" w:type="dxa"/>
          </w:tcPr>
          <w:p w14:paraId="079533A5" w14:textId="77777777" w:rsidR="00D7020B" w:rsidRPr="00C17FB4" w:rsidRDefault="00D7020B" w:rsidP="005F593D">
            <w:pPr>
              <w:jc w:val="center"/>
              <w:rPr>
                <w:b/>
              </w:rPr>
            </w:pPr>
            <w:r w:rsidRPr="00C17FB4">
              <w:rPr>
                <w:b/>
              </w:rPr>
              <w:t>Тип</w:t>
            </w:r>
          </w:p>
        </w:tc>
        <w:tc>
          <w:tcPr>
            <w:tcW w:w="3191" w:type="dxa"/>
          </w:tcPr>
          <w:p w14:paraId="01EAE6DC" w14:textId="77777777" w:rsidR="00D7020B" w:rsidRPr="00C17FB4" w:rsidRDefault="00D7020B" w:rsidP="005F593D">
            <w:pPr>
              <w:jc w:val="center"/>
              <w:rPr>
                <w:b/>
              </w:rPr>
            </w:pPr>
            <w:r w:rsidRPr="00C17FB4">
              <w:rPr>
                <w:b/>
              </w:rPr>
              <w:t>Описание</w:t>
            </w:r>
          </w:p>
        </w:tc>
      </w:tr>
      <w:tr w:rsidR="00D7020B" w14:paraId="093C7E6F" w14:textId="77777777" w:rsidTr="005F593D">
        <w:tc>
          <w:tcPr>
            <w:tcW w:w="3190" w:type="dxa"/>
          </w:tcPr>
          <w:p w14:paraId="48CD95AD" w14:textId="77777777" w:rsidR="00D7020B" w:rsidRPr="00B92210" w:rsidRDefault="00D7020B" w:rsidP="005F593D">
            <w:pPr>
              <w:rPr>
                <w:lang w:val="en-US"/>
              </w:rPr>
            </w:pPr>
            <w:r>
              <w:rPr>
                <w:lang w:val="en-US"/>
              </w:rPr>
              <w:t>profile</w:t>
            </w:r>
          </w:p>
        </w:tc>
        <w:tc>
          <w:tcPr>
            <w:tcW w:w="3190" w:type="dxa"/>
          </w:tcPr>
          <w:p w14:paraId="11F3FBFF"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14:paraId="58171990" w14:textId="77777777" w:rsidR="00D7020B" w:rsidRPr="00B92210" w:rsidRDefault="00D7020B" w:rsidP="005F593D">
            <w:r>
              <w:t>Ссылка на профиль пользователя</w:t>
            </w:r>
          </w:p>
        </w:tc>
      </w:tr>
      <w:tr w:rsidR="00D7020B" w14:paraId="0250D209" w14:textId="77777777" w:rsidTr="005F593D">
        <w:tc>
          <w:tcPr>
            <w:tcW w:w="3190" w:type="dxa"/>
          </w:tcPr>
          <w:p w14:paraId="70CB28FC" w14:textId="77777777" w:rsidR="00D7020B" w:rsidRPr="0072570F" w:rsidRDefault="00D7020B" w:rsidP="005F593D">
            <w:pPr>
              <w:rPr>
                <w:lang w:val="en-US"/>
              </w:rPr>
            </w:pPr>
            <w:r>
              <w:rPr>
                <w:lang w:val="en-US"/>
              </w:rPr>
              <w:t>key</w:t>
            </w:r>
          </w:p>
        </w:tc>
        <w:tc>
          <w:tcPr>
            <w:tcW w:w="3190" w:type="dxa"/>
          </w:tcPr>
          <w:p w14:paraId="3CF04262" w14:textId="77777777" w:rsidR="00D7020B" w:rsidRPr="0072570F" w:rsidRDefault="00D7020B" w:rsidP="005F593D">
            <w:r w:rsidRPr="0072570F">
              <w:t>String</w:t>
            </w:r>
          </w:p>
        </w:tc>
        <w:tc>
          <w:tcPr>
            <w:tcW w:w="3191" w:type="dxa"/>
          </w:tcPr>
          <w:p w14:paraId="682F86BC" w14:textId="77777777" w:rsidR="00D7020B" w:rsidRDefault="00D7020B" w:rsidP="005F593D">
            <w:r w:rsidRPr="0072570F">
              <w:t>Имя ключа профиля</w:t>
            </w:r>
          </w:p>
        </w:tc>
      </w:tr>
      <w:tr w:rsidR="00D7020B" w14:paraId="32B678AC" w14:textId="77777777" w:rsidTr="005F593D">
        <w:tc>
          <w:tcPr>
            <w:tcW w:w="3190" w:type="dxa"/>
          </w:tcPr>
          <w:p w14:paraId="719660C8" w14:textId="77777777" w:rsidR="00D7020B" w:rsidRDefault="00D7020B" w:rsidP="005F593D">
            <w:pPr>
              <w:rPr>
                <w:lang w:val="en-US"/>
              </w:rPr>
            </w:pPr>
            <w:r>
              <w:rPr>
                <w:lang w:val="en-US"/>
              </w:rPr>
              <w:lastRenderedPageBreak/>
              <w:t>value</w:t>
            </w:r>
          </w:p>
        </w:tc>
        <w:tc>
          <w:tcPr>
            <w:tcW w:w="3190" w:type="dxa"/>
          </w:tcPr>
          <w:p w14:paraId="310BDDBC" w14:textId="77777777" w:rsidR="00D7020B" w:rsidRPr="0072570F" w:rsidRDefault="00D7020B" w:rsidP="005F593D">
            <w:pPr>
              <w:rPr>
                <w:lang w:val="en-US"/>
              </w:rPr>
            </w:pPr>
            <w:r>
              <w:rPr>
                <w:lang w:val="en-US"/>
              </w:rPr>
              <w:t>Long</w:t>
            </w:r>
          </w:p>
        </w:tc>
        <w:tc>
          <w:tcPr>
            <w:tcW w:w="3191" w:type="dxa"/>
          </w:tcPr>
          <w:p w14:paraId="2F463044" w14:textId="77777777" w:rsidR="00D7020B" w:rsidRPr="0072570F" w:rsidRDefault="00D7020B" w:rsidP="005F593D">
            <w:pPr>
              <w:rPr>
                <w:lang w:val="en-US"/>
              </w:rPr>
            </w:pPr>
            <w:r w:rsidRPr="0072570F">
              <w:rPr>
                <w:lang w:val="en-US"/>
              </w:rPr>
              <w:t>Значение профиля</w:t>
            </w:r>
          </w:p>
        </w:tc>
      </w:tr>
    </w:tbl>
    <w:p w14:paraId="1D401B67" w14:textId="77777777" w:rsidR="00D7020B" w:rsidRDefault="00D7020B" w:rsidP="00D7020B"/>
    <w:p w14:paraId="3F680BBF" w14:textId="77777777"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_string</w:t>
      </w:r>
      <w:r w:rsidRPr="0072570F">
        <w:rPr>
          <w:b/>
          <w:bCs/>
        </w:rPr>
        <w:t xml:space="preserve"> – </w:t>
      </w:r>
      <w:r w:rsidRPr="0072570F">
        <w:t>тип для хранения</w:t>
      </w:r>
      <w:r>
        <w:t xml:space="preserve"> </w:t>
      </w:r>
      <w:r w:rsidRPr="0072570F">
        <w:t>строковых</w:t>
      </w:r>
      <w:r>
        <w:t xml:space="preserve"> значений</w:t>
      </w:r>
    </w:p>
    <w:tbl>
      <w:tblPr>
        <w:tblStyle w:val="a7"/>
        <w:tblW w:w="0" w:type="auto"/>
        <w:tblLook w:val="04A0" w:firstRow="1" w:lastRow="0" w:firstColumn="1" w:lastColumn="0" w:noHBand="0" w:noVBand="1"/>
      </w:tblPr>
      <w:tblGrid>
        <w:gridCol w:w="3189"/>
        <w:gridCol w:w="3190"/>
        <w:gridCol w:w="3191"/>
      </w:tblGrid>
      <w:tr w:rsidR="00D7020B" w:rsidRPr="00C17FB4" w14:paraId="4C662C08" w14:textId="77777777" w:rsidTr="005F593D">
        <w:tc>
          <w:tcPr>
            <w:tcW w:w="3190" w:type="dxa"/>
          </w:tcPr>
          <w:p w14:paraId="15976340" w14:textId="77777777" w:rsidR="00D7020B" w:rsidRPr="00C17FB4" w:rsidRDefault="00D7020B" w:rsidP="005F593D">
            <w:pPr>
              <w:jc w:val="center"/>
              <w:rPr>
                <w:b/>
              </w:rPr>
            </w:pPr>
            <w:r w:rsidRPr="00C17FB4">
              <w:rPr>
                <w:b/>
              </w:rPr>
              <w:t>Имя</w:t>
            </w:r>
          </w:p>
        </w:tc>
        <w:tc>
          <w:tcPr>
            <w:tcW w:w="3190" w:type="dxa"/>
          </w:tcPr>
          <w:p w14:paraId="6BC73EF3" w14:textId="77777777" w:rsidR="00D7020B" w:rsidRPr="00C17FB4" w:rsidRDefault="00D7020B" w:rsidP="005F593D">
            <w:pPr>
              <w:jc w:val="center"/>
              <w:rPr>
                <w:b/>
              </w:rPr>
            </w:pPr>
            <w:r w:rsidRPr="00C17FB4">
              <w:rPr>
                <w:b/>
              </w:rPr>
              <w:t>Тип</w:t>
            </w:r>
          </w:p>
        </w:tc>
        <w:tc>
          <w:tcPr>
            <w:tcW w:w="3191" w:type="dxa"/>
          </w:tcPr>
          <w:p w14:paraId="55C6F307" w14:textId="77777777" w:rsidR="00D7020B" w:rsidRPr="00C17FB4" w:rsidRDefault="00D7020B" w:rsidP="005F593D">
            <w:pPr>
              <w:jc w:val="center"/>
              <w:rPr>
                <w:b/>
              </w:rPr>
            </w:pPr>
            <w:r w:rsidRPr="00C17FB4">
              <w:rPr>
                <w:b/>
              </w:rPr>
              <w:t>Описание</w:t>
            </w:r>
          </w:p>
        </w:tc>
      </w:tr>
      <w:tr w:rsidR="00D7020B" w14:paraId="31F2A511" w14:textId="77777777" w:rsidTr="005F593D">
        <w:tc>
          <w:tcPr>
            <w:tcW w:w="3190" w:type="dxa"/>
          </w:tcPr>
          <w:p w14:paraId="06B41C9B" w14:textId="77777777" w:rsidR="00D7020B" w:rsidRPr="00B92210" w:rsidRDefault="00D7020B" w:rsidP="005F593D">
            <w:pPr>
              <w:rPr>
                <w:lang w:val="en-US"/>
              </w:rPr>
            </w:pPr>
            <w:r>
              <w:rPr>
                <w:lang w:val="en-US"/>
              </w:rPr>
              <w:t>profile</w:t>
            </w:r>
          </w:p>
        </w:tc>
        <w:tc>
          <w:tcPr>
            <w:tcW w:w="3190" w:type="dxa"/>
          </w:tcPr>
          <w:p w14:paraId="46BA16CA"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14:paraId="6C090ADD" w14:textId="77777777" w:rsidR="00D7020B" w:rsidRPr="00B92210" w:rsidRDefault="00D7020B" w:rsidP="005F593D">
            <w:r>
              <w:t>Ссылка на профиль пользователя</w:t>
            </w:r>
          </w:p>
        </w:tc>
      </w:tr>
      <w:tr w:rsidR="00D7020B" w14:paraId="226E26E7" w14:textId="77777777" w:rsidTr="005F593D">
        <w:tc>
          <w:tcPr>
            <w:tcW w:w="3190" w:type="dxa"/>
          </w:tcPr>
          <w:p w14:paraId="44B33C7D" w14:textId="77777777" w:rsidR="00D7020B" w:rsidRPr="0072570F" w:rsidRDefault="00D7020B" w:rsidP="005F593D">
            <w:pPr>
              <w:rPr>
                <w:lang w:val="en-US"/>
              </w:rPr>
            </w:pPr>
            <w:r>
              <w:rPr>
                <w:lang w:val="en-US"/>
              </w:rPr>
              <w:t>key</w:t>
            </w:r>
          </w:p>
        </w:tc>
        <w:tc>
          <w:tcPr>
            <w:tcW w:w="3190" w:type="dxa"/>
          </w:tcPr>
          <w:p w14:paraId="2B2473E8" w14:textId="77777777" w:rsidR="00D7020B" w:rsidRPr="0072570F" w:rsidRDefault="00D7020B" w:rsidP="005F593D">
            <w:r w:rsidRPr="0072570F">
              <w:t>String</w:t>
            </w:r>
          </w:p>
        </w:tc>
        <w:tc>
          <w:tcPr>
            <w:tcW w:w="3191" w:type="dxa"/>
          </w:tcPr>
          <w:p w14:paraId="307F65B9" w14:textId="77777777" w:rsidR="00D7020B" w:rsidRDefault="00D7020B" w:rsidP="005F593D">
            <w:r w:rsidRPr="0072570F">
              <w:t>Имя ключа профиля</w:t>
            </w:r>
          </w:p>
        </w:tc>
      </w:tr>
      <w:tr w:rsidR="00D7020B" w14:paraId="2ED36DF5" w14:textId="77777777" w:rsidTr="005F593D">
        <w:tc>
          <w:tcPr>
            <w:tcW w:w="3190" w:type="dxa"/>
          </w:tcPr>
          <w:p w14:paraId="76D72456" w14:textId="77777777" w:rsidR="00D7020B" w:rsidRDefault="00D7020B" w:rsidP="005F593D">
            <w:pPr>
              <w:rPr>
                <w:lang w:val="en-US"/>
              </w:rPr>
            </w:pPr>
            <w:r>
              <w:rPr>
                <w:lang w:val="en-US"/>
              </w:rPr>
              <w:t>value</w:t>
            </w:r>
          </w:p>
        </w:tc>
        <w:tc>
          <w:tcPr>
            <w:tcW w:w="3190" w:type="dxa"/>
          </w:tcPr>
          <w:p w14:paraId="3699EED4" w14:textId="77777777" w:rsidR="00D7020B" w:rsidRPr="0072570F" w:rsidRDefault="00D7020B" w:rsidP="005F593D">
            <w:r w:rsidRPr="0072570F">
              <w:t>String</w:t>
            </w:r>
          </w:p>
        </w:tc>
        <w:tc>
          <w:tcPr>
            <w:tcW w:w="3191" w:type="dxa"/>
          </w:tcPr>
          <w:p w14:paraId="4A6C10F5" w14:textId="77777777" w:rsidR="00D7020B" w:rsidRPr="0072570F" w:rsidRDefault="00D7020B" w:rsidP="005F593D">
            <w:pPr>
              <w:rPr>
                <w:lang w:val="en-US"/>
              </w:rPr>
            </w:pPr>
            <w:r w:rsidRPr="0072570F">
              <w:rPr>
                <w:lang w:val="en-US"/>
              </w:rPr>
              <w:t>Значение профиля</w:t>
            </w:r>
          </w:p>
        </w:tc>
      </w:tr>
    </w:tbl>
    <w:p w14:paraId="002E1983" w14:textId="77777777" w:rsidR="00D7020B" w:rsidRDefault="00D7020B" w:rsidP="00D7020B">
      <w:pPr>
        <w:rPr>
          <w:lang w:val="en-US"/>
        </w:rPr>
      </w:pPr>
    </w:p>
    <w:p w14:paraId="03957156" w14:textId="77777777"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boolean</w:t>
      </w:r>
      <w:r w:rsidRPr="0072570F">
        <w:rPr>
          <w:b/>
          <w:bCs/>
        </w:rPr>
        <w:t xml:space="preserve"> – </w:t>
      </w:r>
      <w:r w:rsidRPr="0072570F">
        <w:t xml:space="preserve">тип для хранения булевых </w:t>
      </w:r>
      <w:r>
        <w:t>значений</w:t>
      </w:r>
    </w:p>
    <w:tbl>
      <w:tblPr>
        <w:tblStyle w:val="a7"/>
        <w:tblW w:w="0" w:type="auto"/>
        <w:tblLook w:val="04A0" w:firstRow="1" w:lastRow="0" w:firstColumn="1" w:lastColumn="0" w:noHBand="0" w:noVBand="1"/>
      </w:tblPr>
      <w:tblGrid>
        <w:gridCol w:w="3189"/>
        <w:gridCol w:w="3190"/>
        <w:gridCol w:w="3191"/>
      </w:tblGrid>
      <w:tr w:rsidR="00D7020B" w:rsidRPr="00C17FB4" w14:paraId="30B0617E" w14:textId="77777777" w:rsidTr="005F593D">
        <w:tc>
          <w:tcPr>
            <w:tcW w:w="3190" w:type="dxa"/>
          </w:tcPr>
          <w:p w14:paraId="1729B34F" w14:textId="77777777" w:rsidR="00D7020B" w:rsidRPr="00C17FB4" w:rsidRDefault="00D7020B" w:rsidP="005F593D">
            <w:pPr>
              <w:jc w:val="center"/>
              <w:rPr>
                <w:b/>
              </w:rPr>
            </w:pPr>
            <w:r w:rsidRPr="00C17FB4">
              <w:rPr>
                <w:b/>
              </w:rPr>
              <w:t>Имя</w:t>
            </w:r>
          </w:p>
        </w:tc>
        <w:tc>
          <w:tcPr>
            <w:tcW w:w="3190" w:type="dxa"/>
          </w:tcPr>
          <w:p w14:paraId="35D08EFD" w14:textId="77777777" w:rsidR="00D7020B" w:rsidRPr="00C17FB4" w:rsidRDefault="00D7020B" w:rsidP="005F593D">
            <w:pPr>
              <w:jc w:val="center"/>
              <w:rPr>
                <w:b/>
              </w:rPr>
            </w:pPr>
            <w:r w:rsidRPr="00C17FB4">
              <w:rPr>
                <w:b/>
              </w:rPr>
              <w:t>Тип</w:t>
            </w:r>
          </w:p>
        </w:tc>
        <w:tc>
          <w:tcPr>
            <w:tcW w:w="3191" w:type="dxa"/>
          </w:tcPr>
          <w:p w14:paraId="1D0A56CB" w14:textId="77777777" w:rsidR="00D7020B" w:rsidRPr="00C17FB4" w:rsidRDefault="00D7020B" w:rsidP="005F593D">
            <w:pPr>
              <w:jc w:val="center"/>
              <w:rPr>
                <w:b/>
              </w:rPr>
            </w:pPr>
            <w:r w:rsidRPr="00C17FB4">
              <w:rPr>
                <w:b/>
              </w:rPr>
              <w:t>Описание</w:t>
            </w:r>
          </w:p>
        </w:tc>
      </w:tr>
      <w:tr w:rsidR="00D7020B" w14:paraId="6B480D14" w14:textId="77777777" w:rsidTr="005F593D">
        <w:tc>
          <w:tcPr>
            <w:tcW w:w="3190" w:type="dxa"/>
          </w:tcPr>
          <w:p w14:paraId="7998FE01" w14:textId="77777777" w:rsidR="00D7020B" w:rsidRPr="00B92210" w:rsidRDefault="00D7020B" w:rsidP="005F593D">
            <w:pPr>
              <w:rPr>
                <w:lang w:val="en-US"/>
              </w:rPr>
            </w:pPr>
            <w:r>
              <w:rPr>
                <w:lang w:val="en-US"/>
              </w:rPr>
              <w:t>profile</w:t>
            </w:r>
          </w:p>
        </w:tc>
        <w:tc>
          <w:tcPr>
            <w:tcW w:w="3190" w:type="dxa"/>
          </w:tcPr>
          <w:p w14:paraId="7D556764"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14:paraId="506C716C" w14:textId="77777777" w:rsidR="00D7020B" w:rsidRPr="00B92210" w:rsidRDefault="00D7020B" w:rsidP="005F593D">
            <w:r>
              <w:t>Ссылка на профиль пользователя</w:t>
            </w:r>
          </w:p>
        </w:tc>
      </w:tr>
      <w:tr w:rsidR="00D7020B" w14:paraId="0C17D8DD" w14:textId="77777777" w:rsidTr="005F593D">
        <w:tc>
          <w:tcPr>
            <w:tcW w:w="3190" w:type="dxa"/>
          </w:tcPr>
          <w:p w14:paraId="462AB818" w14:textId="77777777" w:rsidR="00D7020B" w:rsidRPr="0072570F" w:rsidRDefault="00D7020B" w:rsidP="005F593D">
            <w:pPr>
              <w:rPr>
                <w:lang w:val="en-US"/>
              </w:rPr>
            </w:pPr>
            <w:r>
              <w:rPr>
                <w:lang w:val="en-US"/>
              </w:rPr>
              <w:t>key</w:t>
            </w:r>
          </w:p>
        </w:tc>
        <w:tc>
          <w:tcPr>
            <w:tcW w:w="3190" w:type="dxa"/>
          </w:tcPr>
          <w:p w14:paraId="6FE5460F" w14:textId="77777777" w:rsidR="00D7020B" w:rsidRPr="0072570F" w:rsidRDefault="00D7020B" w:rsidP="005F593D">
            <w:r w:rsidRPr="0072570F">
              <w:t>String</w:t>
            </w:r>
          </w:p>
        </w:tc>
        <w:tc>
          <w:tcPr>
            <w:tcW w:w="3191" w:type="dxa"/>
          </w:tcPr>
          <w:p w14:paraId="49BDA961" w14:textId="77777777" w:rsidR="00D7020B" w:rsidRDefault="00D7020B" w:rsidP="005F593D">
            <w:r w:rsidRPr="0072570F">
              <w:t>Имя ключа профиля</w:t>
            </w:r>
          </w:p>
        </w:tc>
      </w:tr>
      <w:tr w:rsidR="00D7020B" w14:paraId="4A7B25AE" w14:textId="77777777" w:rsidTr="005F593D">
        <w:tc>
          <w:tcPr>
            <w:tcW w:w="3190" w:type="dxa"/>
          </w:tcPr>
          <w:p w14:paraId="09E75BF9" w14:textId="77777777" w:rsidR="00D7020B" w:rsidRDefault="00D7020B" w:rsidP="005F593D">
            <w:pPr>
              <w:rPr>
                <w:lang w:val="en-US"/>
              </w:rPr>
            </w:pPr>
            <w:r>
              <w:rPr>
                <w:lang w:val="en-US"/>
              </w:rPr>
              <w:t>Value</w:t>
            </w:r>
          </w:p>
        </w:tc>
        <w:tc>
          <w:tcPr>
            <w:tcW w:w="3190" w:type="dxa"/>
          </w:tcPr>
          <w:p w14:paraId="0BC01017" w14:textId="77777777" w:rsidR="00D7020B" w:rsidRPr="0072570F" w:rsidRDefault="00D7020B" w:rsidP="005F593D">
            <w:r w:rsidRPr="0072570F">
              <w:t>Boolean</w:t>
            </w:r>
          </w:p>
        </w:tc>
        <w:tc>
          <w:tcPr>
            <w:tcW w:w="3191" w:type="dxa"/>
          </w:tcPr>
          <w:p w14:paraId="6235F169" w14:textId="77777777" w:rsidR="00D7020B" w:rsidRPr="0072570F" w:rsidRDefault="00D7020B" w:rsidP="005F593D">
            <w:pPr>
              <w:rPr>
                <w:lang w:val="en-US"/>
              </w:rPr>
            </w:pPr>
            <w:r w:rsidRPr="0072570F">
              <w:rPr>
                <w:lang w:val="en-US"/>
              </w:rPr>
              <w:t>Значение профиля</w:t>
            </w:r>
          </w:p>
        </w:tc>
      </w:tr>
    </w:tbl>
    <w:p w14:paraId="71616A8F" w14:textId="77777777" w:rsidR="00D7020B" w:rsidRPr="0072570F"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w:t>
      </w:r>
      <w:r>
        <w:rPr>
          <w:b/>
          <w:lang w:val="en-US"/>
        </w:rPr>
        <w:t>date</w:t>
      </w:r>
      <w:r w:rsidRPr="0072570F">
        <w:rPr>
          <w:b/>
          <w:bCs/>
        </w:rPr>
        <w:t xml:space="preserve"> – </w:t>
      </w:r>
      <w:r w:rsidRPr="0072570F">
        <w:t xml:space="preserve">тип для хранения </w:t>
      </w:r>
      <w:r>
        <w:t>значений</w:t>
      </w:r>
      <w:r w:rsidRPr="0072570F">
        <w:t xml:space="preserve"> типа дата</w:t>
      </w:r>
    </w:p>
    <w:tbl>
      <w:tblPr>
        <w:tblStyle w:val="a7"/>
        <w:tblW w:w="0" w:type="auto"/>
        <w:tblLook w:val="04A0" w:firstRow="1" w:lastRow="0" w:firstColumn="1" w:lastColumn="0" w:noHBand="0" w:noVBand="1"/>
      </w:tblPr>
      <w:tblGrid>
        <w:gridCol w:w="3189"/>
        <w:gridCol w:w="3190"/>
        <w:gridCol w:w="3191"/>
      </w:tblGrid>
      <w:tr w:rsidR="00D7020B" w:rsidRPr="00C17FB4" w14:paraId="1EFC3AD4" w14:textId="77777777" w:rsidTr="005F593D">
        <w:tc>
          <w:tcPr>
            <w:tcW w:w="3190" w:type="dxa"/>
          </w:tcPr>
          <w:p w14:paraId="4141F4CC" w14:textId="77777777" w:rsidR="00D7020B" w:rsidRPr="00C17FB4" w:rsidRDefault="00D7020B" w:rsidP="005F593D">
            <w:pPr>
              <w:jc w:val="center"/>
              <w:rPr>
                <w:b/>
              </w:rPr>
            </w:pPr>
            <w:r w:rsidRPr="00C17FB4">
              <w:rPr>
                <w:b/>
              </w:rPr>
              <w:t>Имя</w:t>
            </w:r>
          </w:p>
        </w:tc>
        <w:tc>
          <w:tcPr>
            <w:tcW w:w="3190" w:type="dxa"/>
          </w:tcPr>
          <w:p w14:paraId="1A5911E6" w14:textId="77777777" w:rsidR="00D7020B" w:rsidRPr="00C17FB4" w:rsidRDefault="00D7020B" w:rsidP="005F593D">
            <w:pPr>
              <w:jc w:val="center"/>
              <w:rPr>
                <w:b/>
              </w:rPr>
            </w:pPr>
            <w:r w:rsidRPr="00C17FB4">
              <w:rPr>
                <w:b/>
              </w:rPr>
              <w:t>Тип</w:t>
            </w:r>
          </w:p>
        </w:tc>
        <w:tc>
          <w:tcPr>
            <w:tcW w:w="3191" w:type="dxa"/>
          </w:tcPr>
          <w:p w14:paraId="66106B96" w14:textId="77777777" w:rsidR="00D7020B" w:rsidRPr="00C17FB4" w:rsidRDefault="00D7020B" w:rsidP="005F593D">
            <w:pPr>
              <w:jc w:val="center"/>
              <w:rPr>
                <w:b/>
              </w:rPr>
            </w:pPr>
            <w:r w:rsidRPr="00C17FB4">
              <w:rPr>
                <w:b/>
              </w:rPr>
              <w:t>Описание</w:t>
            </w:r>
          </w:p>
        </w:tc>
      </w:tr>
      <w:tr w:rsidR="00D7020B" w14:paraId="08D58AFF" w14:textId="77777777" w:rsidTr="005F593D">
        <w:tc>
          <w:tcPr>
            <w:tcW w:w="3190" w:type="dxa"/>
          </w:tcPr>
          <w:p w14:paraId="4D69889E" w14:textId="77777777" w:rsidR="00D7020B" w:rsidRPr="00B92210" w:rsidRDefault="00D7020B" w:rsidP="005F593D">
            <w:pPr>
              <w:rPr>
                <w:lang w:val="en-US"/>
              </w:rPr>
            </w:pPr>
            <w:r>
              <w:rPr>
                <w:lang w:val="en-US"/>
              </w:rPr>
              <w:t>profile</w:t>
            </w:r>
          </w:p>
        </w:tc>
        <w:tc>
          <w:tcPr>
            <w:tcW w:w="3190" w:type="dxa"/>
          </w:tcPr>
          <w:p w14:paraId="64AAF8AD"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14:paraId="0E12F88A" w14:textId="77777777" w:rsidR="00D7020B" w:rsidRPr="00B92210" w:rsidRDefault="00D7020B" w:rsidP="005F593D">
            <w:r>
              <w:t>Ссылка на профиль пользователя</w:t>
            </w:r>
          </w:p>
        </w:tc>
      </w:tr>
      <w:tr w:rsidR="00D7020B" w14:paraId="5DCD9FAA" w14:textId="77777777" w:rsidTr="005F593D">
        <w:tc>
          <w:tcPr>
            <w:tcW w:w="3190" w:type="dxa"/>
          </w:tcPr>
          <w:p w14:paraId="03420958" w14:textId="77777777" w:rsidR="00D7020B" w:rsidRPr="0072570F" w:rsidRDefault="00D7020B" w:rsidP="005F593D">
            <w:pPr>
              <w:rPr>
                <w:lang w:val="en-US"/>
              </w:rPr>
            </w:pPr>
            <w:r>
              <w:rPr>
                <w:lang w:val="en-US"/>
              </w:rPr>
              <w:t>key</w:t>
            </w:r>
          </w:p>
        </w:tc>
        <w:tc>
          <w:tcPr>
            <w:tcW w:w="3190" w:type="dxa"/>
          </w:tcPr>
          <w:p w14:paraId="176D2AFF" w14:textId="77777777" w:rsidR="00D7020B" w:rsidRPr="0072570F" w:rsidRDefault="00D7020B" w:rsidP="005F593D">
            <w:r w:rsidRPr="0072570F">
              <w:t>String</w:t>
            </w:r>
          </w:p>
        </w:tc>
        <w:tc>
          <w:tcPr>
            <w:tcW w:w="3191" w:type="dxa"/>
          </w:tcPr>
          <w:p w14:paraId="52172AB1" w14:textId="77777777" w:rsidR="00D7020B" w:rsidRDefault="00D7020B" w:rsidP="005F593D">
            <w:r w:rsidRPr="0072570F">
              <w:t>Имя ключа профиля</w:t>
            </w:r>
          </w:p>
        </w:tc>
      </w:tr>
      <w:tr w:rsidR="00D7020B" w14:paraId="4D3666E9" w14:textId="77777777" w:rsidTr="005F593D">
        <w:tc>
          <w:tcPr>
            <w:tcW w:w="3190" w:type="dxa"/>
          </w:tcPr>
          <w:p w14:paraId="34733505" w14:textId="77777777" w:rsidR="00D7020B" w:rsidRDefault="00D7020B" w:rsidP="005F593D">
            <w:pPr>
              <w:rPr>
                <w:lang w:val="en-US"/>
              </w:rPr>
            </w:pPr>
            <w:r>
              <w:rPr>
                <w:lang w:val="en-US"/>
              </w:rPr>
              <w:t>value</w:t>
            </w:r>
          </w:p>
        </w:tc>
        <w:tc>
          <w:tcPr>
            <w:tcW w:w="3190" w:type="dxa"/>
          </w:tcPr>
          <w:p w14:paraId="42C5C8BF" w14:textId="77777777" w:rsidR="00D7020B" w:rsidRPr="0072570F" w:rsidRDefault="00D7020B" w:rsidP="005F593D">
            <w:r w:rsidRPr="0072570F">
              <w:t>Date</w:t>
            </w:r>
          </w:p>
        </w:tc>
        <w:tc>
          <w:tcPr>
            <w:tcW w:w="3191" w:type="dxa"/>
          </w:tcPr>
          <w:p w14:paraId="38B32F9D" w14:textId="77777777" w:rsidR="00D7020B" w:rsidRPr="0072570F" w:rsidRDefault="00D7020B" w:rsidP="005F593D">
            <w:pPr>
              <w:rPr>
                <w:lang w:val="en-US"/>
              </w:rPr>
            </w:pPr>
            <w:r w:rsidRPr="0072570F">
              <w:rPr>
                <w:lang w:val="en-US"/>
              </w:rPr>
              <w:t>Значение профиля</w:t>
            </w:r>
          </w:p>
        </w:tc>
      </w:tr>
    </w:tbl>
    <w:p w14:paraId="3B16E06C" w14:textId="77777777" w:rsidR="00D7020B" w:rsidRDefault="00D7020B" w:rsidP="00D7020B">
      <w:pPr>
        <w:rPr>
          <w:lang w:val="en-US"/>
        </w:rPr>
      </w:pPr>
    </w:p>
    <w:p w14:paraId="77AC58A9" w14:textId="77777777" w:rsidR="00D7020B" w:rsidRPr="005F5CE8" w:rsidRDefault="00D7020B" w:rsidP="00D7020B">
      <w:r w:rsidRPr="0072570F">
        <w:rPr>
          <w:b/>
          <w:bCs/>
          <w:lang w:val="en-US"/>
        </w:rPr>
        <w:t>p</w:t>
      </w:r>
      <w:r w:rsidRPr="0072570F">
        <w:rPr>
          <w:b/>
          <w:lang w:val="en-US"/>
        </w:rPr>
        <w:t>rofile</w:t>
      </w:r>
      <w:r w:rsidRPr="0072570F">
        <w:rPr>
          <w:b/>
        </w:rPr>
        <w:t>_</w:t>
      </w:r>
      <w:r w:rsidRPr="0072570F">
        <w:rPr>
          <w:b/>
          <w:lang w:val="en-US"/>
        </w:rPr>
        <w:t>value</w:t>
      </w:r>
      <w:r w:rsidRPr="0072570F">
        <w:rPr>
          <w:b/>
        </w:rPr>
        <w:t>_locale</w:t>
      </w:r>
      <w:r w:rsidRPr="0072570F">
        <w:rPr>
          <w:b/>
          <w:bCs/>
        </w:rPr>
        <w:t xml:space="preserve"> – </w:t>
      </w:r>
      <w:r w:rsidRPr="0072570F">
        <w:t xml:space="preserve">тип для хранения </w:t>
      </w:r>
      <w:r>
        <w:t>значений</w:t>
      </w:r>
      <w:r w:rsidRPr="0072570F">
        <w:t xml:space="preserve"> типа ссылка</w:t>
      </w:r>
      <w:r>
        <w:t xml:space="preserve"> на справочник локалей. Для хранения в профиле ссылочных полей, по мере необходимости, надо будет создавать подобные типы</w:t>
      </w:r>
      <w:r w:rsidRPr="0072570F">
        <w:t xml:space="preserve"> с разными типами</w:t>
      </w:r>
      <w:r>
        <w:t xml:space="preserve"> на которые ссылаются поле </w:t>
      </w:r>
      <w:r>
        <w:rPr>
          <w:lang w:val="en-US"/>
        </w:rPr>
        <w:t>value</w:t>
      </w:r>
      <w:r>
        <w:t xml:space="preserve">. Подсистема профилей должна создаватся с таким расчетом, что таких типов будет много и они должны будут зачитываться из конфигурации при старте системы. При сохранение в профиль значения типа </w:t>
      </w:r>
      <w:r>
        <w:rPr>
          <w:lang w:val="en-US"/>
        </w:rPr>
        <w:t>ReferenceValue</w:t>
      </w:r>
      <w:r w:rsidRPr="005F5CE8">
        <w:t xml:space="preserve"> </w:t>
      </w:r>
      <w:r>
        <w:t>необходимо будет из конфигурации найти соответствующий сохраняемому типу доменный объект из конфигурации и создать его запись.</w:t>
      </w:r>
    </w:p>
    <w:tbl>
      <w:tblPr>
        <w:tblStyle w:val="a7"/>
        <w:tblW w:w="0" w:type="auto"/>
        <w:tblLook w:val="04A0" w:firstRow="1" w:lastRow="0" w:firstColumn="1" w:lastColumn="0" w:noHBand="0" w:noVBand="1"/>
      </w:tblPr>
      <w:tblGrid>
        <w:gridCol w:w="3189"/>
        <w:gridCol w:w="3190"/>
        <w:gridCol w:w="3191"/>
      </w:tblGrid>
      <w:tr w:rsidR="00D7020B" w:rsidRPr="00C17FB4" w14:paraId="68EAE84A" w14:textId="77777777" w:rsidTr="005F593D">
        <w:tc>
          <w:tcPr>
            <w:tcW w:w="3190" w:type="dxa"/>
          </w:tcPr>
          <w:p w14:paraId="29D24BE6" w14:textId="77777777" w:rsidR="00D7020B" w:rsidRPr="00C17FB4" w:rsidRDefault="00D7020B" w:rsidP="005F593D">
            <w:pPr>
              <w:jc w:val="center"/>
              <w:rPr>
                <w:b/>
              </w:rPr>
            </w:pPr>
            <w:r w:rsidRPr="00C17FB4">
              <w:rPr>
                <w:b/>
              </w:rPr>
              <w:t>Имя</w:t>
            </w:r>
          </w:p>
        </w:tc>
        <w:tc>
          <w:tcPr>
            <w:tcW w:w="3190" w:type="dxa"/>
          </w:tcPr>
          <w:p w14:paraId="03B67DD1" w14:textId="77777777" w:rsidR="00D7020B" w:rsidRPr="00C17FB4" w:rsidRDefault="00D7020B" w:rsidP="005F593D">
            <w:pPr>
              <w:jc w:val="center"/>
              <w:rPr>
                <w:b/>
              </w:rPr>
            </w:pPr>
            <w:r w:rsidRPr="00C17FB4">
              <w:rPr>
                <w:b/>
              </w:rPr>
              <w:t>Тип</w:t>
            </w:r>
          </w:p>
        </w:tc>
        <w:tc>
          <w:tcPr>
            <w:tcW w:w="3191" w:type="dxa"/>
          </w:tcPr>
          <w:p w14:paraId="0B056471" w14:textId="77777777" w:rsidR="00D7020B" w:rsidRPr="00C17FB4" w:rsidRDefault="00D7020B" w:rsidP="005F593D">
            <w:pPr>
              <w:jc w:val="center"/>
              <w:rPr>
                <w:b/>
              </w:rPr>
            </w:pPr>
            <w:r w:rsidRPr="00C17FB4">
              <w:rPr>
                <w:b/>
              </w:rPr>
              <w:t>Описание</w:t>
            </w:r>
          </w:p>
        </w:tc>
      </w:tr>
      <w:tr w:rsidR="00D7020B" w14:paraId="22580BCE" w14:textId="77777777" w:rsidTr="005F593D">
        <w:tc>
          <w:tcPr>
            <w:tcW w:w="3190" w:type="dxa"/>
          </w:tcPr>
          <w:p w14:paraId="16DE434A" w14:textId="77777777" w:rsidR="00D7020B" w:rsidRPr="00B92210" w:rsidRDefault="00D7020B" w:rsidP="005F593D">
            <w:pPr>
              <w:rPr>
                <w:lang w:val="en-US"/>
              </w:rPr>
            </w:pPr>
            <w:r>
              <w:rPr>
                <w:lang w:val="en-US"/>
              </w:rPr>
              <w:t>profile</w:t>
            </w:r>
          </w:p>
        </w:tc>
        <w:tc>
          <w:tcPr>
            <w:tcW w:w="3190" w:type="dxa"/>
          </w:tcPr>
          <w:p w14:paraId="67C830A4" w14:textId="77777777" w:rsidR="00D7020B" w:rsidRPr="00B92210" w:rsidRDefault="00D7020B" w:rsidP="005F593D">
            <w:pPr>
              <w:rPr>
                <w:lang w:val="en-US"/>
              </w:rPr>
            </w:pPr>
            <w:r>
              <w:rPr>
                <w:lang w:val="en-US"/>
              </w:rPr>
              <w:t xml:space="preserve">Reference </w:t>
            </w:r>
            <w:r>
              <w:t>на</w:t>
            </w:r>
            <w:r w:rsidRPr="00B92210">
              <w:rPr>
                <w:lang w:val="en-US"/>
              </w:rPr>
              <w:t xml:space="preserve"> </w:t>
            </w:r>
            <w:r>
              <w:t>тип</w:t>
            </w:r>
            <w:r w:rsidRPr="00B92210">
              <w:rPr>
                <w:lang w:val="en-US"/>
              </w:rPr>
              <w:t xml:space="preserve"> </w:t>
            </w:r>
            <w:r>
              <w:rPr>
                <w:lang w:val="en-US"/>
              </w:rPr>
              <w:t>profile</w:t>
            </w:r>
          </w:p>
        </w:tc>
        <w:tc>
          <w:tcPr>
            <w:tcW w:w="3191" w:type="dxa"/>
          </w:tcPr>
          <w:p w14:paraId="05FEFDB7" w14:textId="77777777" w:rsidR="00D7020B" w:rsidRPr="00B92210" w:rsidRDefault="00D7020B" w:rsidP="005F593D">
            <w:r>
              <w:t>Ссылка на профиль пользователя</w:t>
            </w:r>
          </w:p>
        </w:tc>
      </w:tr>
      <w:tr w:rsidR="00D7020B" w14:paraId="22CE29BE" w14:textId="77777777" w:rsidTr="005F593D">
        <w:tc>
          <w:tcPr>
            <w:tcW w:w="3190" w:type="dxa"/>
          </w:tcPr>
          <w:p w14:paraId="26C9ABC3" w14:textId="77777777" w:rsidR="00D7020B" w:rsidRPr="0072570F" w:rsidRDefault="00D7020B" w:rsidP="005F593D">
            <w:pPr>
              <w:rPr>
                <w:lang w:val="en-US"/>
              </w:rPr>
            </w:pPr>
            <w:r>
              <w:rPr>
                <w:lang w:val="en-US"/>
              </w:rPr>
              <w:t>key</w:t>
            </w:r>
          </w:p>
        </w:tc>
        <w:tc>
          <w:tcPr>
            <w:tcW w:w="3190" w:type="dxa"/>
          </w:tcPr>
          <w:p w14:paraId="21CF2E16" w14:textId="77777777" w:rsidR="00D7020B" w:rsidRPr="0072570F" w:rsidRDefault="00D7020B" w:rsidP="005F593D">
            <w:r w:rsidRPr="0072570F">
              <w:t>String</w:t>
            </w:r>
          </w:p>
        </w:tc>
        <w:tc>
          <w:tcPr>
            <w:tcW w:w="3191" w:type="dxa"/>
          </w:tcPr>
          <w:p w14:paraId="2427B818" w14:textId="77777777" w:rsidR="00D7020B" w:rsidRDefault="00D7020B" w:rsidP="005F593D">
            <w:r w:rsidRPr="0072570F">
              <w:t>Имя ключа профиля</w:t>
            </w:r>
          </w:p>
        </w:tc>
      </w:tr>
      <w:tr w:rsidR="00D7020B" w14:paraId="34EE3AD3" w14:textId="77777777" w:rsidTr="005F593D">
        <w:tc>
          <w:tcPr>
            <w:tcW w:w="3190" w:type="dxa"/>
          </w:tcPr>
          <w:p w14:paraId="5A241A44" w14:textId="77777777" w:rsidR="00D7020B" w:rsidRDefault="00D7020B" w:rsidP="005F593D">
            <w:pPr>
              <w:rPr>
                <w:lang w:val="en-US"/>
              </w:rPr>
            </w:pPr>
            <w:r>
              <w:rPr>
                <w:lang w:val="en-US"/>
              </w:rPr>
              <w:t>value</w:t>
            </w:r>
          </w:p>
        </w:tc>
        <w:tc>
          <w:tcPr>
            <w:tcW w:w="3190" w:type="dxa"/>
          </w:tcPr>
          <w:p w14:paraId="36107E0B" w14:textId="77777777" w:rsidR="00D7020B" w:rsidRPr="0072570F" w:rsidRDefault="00D7020B" w:rsidP="005F593D">
            <w:pPr>
              <w:rPr>
                <w:lang w:val="en-US"/>
              </w:rPr>
            </w:pPr>
            <w:r w:rsidRPr="0072570F">
              <w:t>Reference</w:t>
            </w:r>
            <w:r>
              <w:rPr>
                <w:lang w:val="en-US"/>
              </w:rPr>
              <w:t xml:space="preserve"> </w:t>
            </w:r>
            <w:r>
              <w:t xml:space="preserve">на тип </w:t>
            </w:r>
            <w:r>
              <w:rPr>
                <w:lang w:val="en-US"/>
              </w:rPr>
              <w:t>locale</w:t>
            </w:r>
          </w:p>
        </w:tc>
        <w:tc>
          <w:tcPr>
            <w:tcW w:w="3191" w:type="dxa"/>
          </w:tcPr>
          <w:p w14:paraId="31C02F95" w14:textId="77777777" w:rsidR="00D7020B" w:rsidRPr="0072570F" w:rsidRDefault="00D7020B" w:rsidP="005F593D">
            <w:pPr>
              <w:rPr>
                <w:lang w:val="en-US"/>
              </w:rPr>
            </w:pPr>
            <w:r w:rsidRPr="0072570F">
              <w:rPr>
                <w:lang w:val="en-US"/>
              </w:rPr>
              <w:t>Значение профиля</w:t>
            </w:r>
          </w:p>
        </w:tc>
      </w:tr>
    </w:tbl>
    <w:p w14:paraId="3253865F" w14:textId="77777777" w:rsidR="00D7020B" w:rsidRDefault="00D7020B" w:rsidP="00D7020B"/>
    <w:p w14:paraId="4956BC8F" w14:textId="77777777" w:rsidR="00D7020B" w:rsidRDefault="00D7020B" w:rsidP="00D7020B">
      <w:r>
        <w:t xml:space="preserve">Работа с профилем осуществляется в двух режимах. </w:t>
      </w:r>
    </w:p>
    <w:p w14:paraId="1F8C8FD2" w14:textId="77777777" w:rsidR="00D7020B" w:rsidRDefault="00D7020B" w:rsidP="005116E9">
      <w:pPr>
        <w:pStyle w:val="afa"/>
        <w:numPr>
          <w:ilvl w:val="0"/>
          <w:numId w:val="63"/>
        </w:numPr>
      </w:pPr>
      <w:r>
        <w:t xml:space="preserve">Режим администратора. В этом режиме используются методы </w:t>
      </w:r>
      <w:r w:rsidRPr="005F5CE8">
        <w:t>getProfile</w:t>
      </w:r>
      <w:r>
        <w:t xml:space="preserve">, </w:t>
      </w:r>
      <w:r w:rsidRPr="00F8569D">
        <w:t>getPersonProfile(Id personId)</w:t>
      </w:r>
      <w:r>
        <w:t xml:space="preserve"> и </w:t>
      </w:r>
      <w:r w:rsidRPr="005F5CE8">
        <w:t xml:space="preserve">setProfile. </w:t>
      </w:r>
      <w:r w:rsidRPr="00F8569D">
        <w:t xml:space="preserve">При </w:t>
      </w:r>
      <w:r>
        <w:t>э</w:t>
      </w:r>
      <w:r w:rsidRPr="00F8569D">
        <w:t xml:space="preserve">том </w:t>
      </w:r>
      <w:r>
        <w:t xml:space="preserve">получаются и редактируются записи непосредственно полученного профиля без учета иерархии профилей. </w:t>
      </w:r>
      <w:r>
        <w:lastRenderedPageBreak/>
        <w:t>Пользователь не входящий в группу администраторов при вызове данных методов должен получать ошибку.</w:t>
      </w:r>
    </w:p>
    <w:p w14:paraId="6E7624E8" w14:textId="77777777" w:rsidR="00D7020B" w:rsidRDefault="00D7020B" w:rsidP="005116E9">
      <w:pPr>
        <w:pStyle w:val="afa"/>
        <w:numPr>
          <w:ilvl w:val="0"/>
          <w:numId w:val="63"/>
        </w:numPr>
      </w:pPr>
      <w:r>
        <w:t xml:space="preserve">Режим пользователя. Для этого предназначены методы </w:t>
      </w:r>
      <w:r w:rsidRPr="00F8569D">
        <w:t>getPersonProfile()</w:t>
      </w:r>
      <w:r>
        <w:t xml:space="preserve"> и </w:t>
      </w:r>
      <w:r w:rsidRPr="00F8569D">
        <w:t>setPersonProfile(PersonProfile profile)</w:t>
      </w:r>
      <w:r>
        <w:t xml:space="preserve">. При получение профиля методом </w:t>
      </w:r>
      <w:r w:rsidRPr="00F8569D">
        <w:t>getPersonProfile()</w:t>
      </w:r>
      <w:r>
        <w:t xml:space="preserve"> зачитываются данные всех профилей в иерархии профилей находящихся выше по уровню относительно текущего пользовательского профиля. Данные всех профилей собираются в объект </w:t>
      </w:r>
      <w:r w:rsidRPr="00F8569D">
        <w:t>PersonProfile</w:t>
      </w:r>
      <w:r>
        <w:t xml:space="preserve"> причем профили более низкого уровня перезатирают значения атрибутов профилей более высокого уровня, этим реализовывается возможность переопределения значений системных профилей. Если в профиле более высокого уровня установлен атрибут </w:t>
      </w:r>
      <w:r>
        <w:rPr>
          <w:lang w:val="en-US"/>
        </w:rPr>
        <w:t>readonly</w:t>
      </w:r>
      <w:r w:rsidRPr="00F8569D">
        <w:t xml:space="preserve"> </w:t>
      </w:r>
      <w:r>
        <w:t>то данное значение не может быть переопределено профилем пользователя. При сохранение пользовательского профиля сохраняются данные только в профиль пользователя. В случае если сохраняемое значение профиля пользователя отличается от значения в родительском профиле с учетом иерархии профилей то атрибут сохраняется в пользовательском профиле. Если атрибут не отличается от значения в родительском профиле то доменный объект хранящий данный атрибут удаляется из пользовательского профиля.</w:t>
      </w:r>
    </w:p>
    <w:p w14:paraId="4572CC45" w14:textId="77777777" w:rsidR="00D7020B" w:rsidRPr="004363A8" w:rsidRDefault="00D7020B" w:rsidP="00D7020B">
      <w:pPr>
        <w:ind w:left="360"/>
      </w:pPr>
      <w:r>
        <w:t xml:space="preserve">Для передачи данных о флаге </w:t>
      </w:r>
      <w:r>
        <w:rPr>
          <w:lang w:val="en-US"/>
        </w:rPr>
        <w:t>readonly</w:t>
      </w:r>
      <w:r w:rsidRPr="004363A8">
        <w:t xml:space="preserve"> используются наследники класо</w:t>
      </w:r>
      <w:r>
        <w:t xml:space="preserve">в </w:t>
      </w:r>
      <w:r>
        <w:rPr>
          <w:lang w:val="en-US"/>
        </w:rPr>
        <w:t>StringValue</w:t>
      </w:r>
      <w:r w:rsidRPr="004363A8">
        <w:t xml:space="preserve">, </w:t>
      </w:r>
      <w:r>
        <w:rPr>
          <w:lang w:val="en-US"/>
        </w:rPr>
        <w:t>LongValue</w:t>
      </w:r>
      <w:r w:rsidRPr="004363A8">
        <w:t xml:space="preserve">, </w:t>
      </w:r>
      <w:r>
        <w:rPr>
          <w:lang w:val="en-US"/>
        </w:rPr>
        <w:t>DateValue</w:t>
      </w:r>
      <w:r w:rsidRPr="004363A8">
        <w:t xml:space="preserve">, </w:t>
      </w:r>
      <w:r>
        <w:rPr>
          <w:lang w:val="en-US"/>
        </w:rPr>
        <w:t>BooleanValue</w:t>
      </w:r>
      <w:r w:rsidRPr="004363A8">
        <w:t xml:space="preserve"> </w:t>
      </w:r>
      <w:r>
        <w:t xml:space="preserve">и </w:t>
      </w:r>
      <w:r>
        <w:rPr>
          <w:lang w:val="en-US"/>
        </w:rPr>
        <w:t>ReferenceValue</w:t>
      </w:r>
      <w:r w:rsidRPr="004363A8">
        <w:t xml:space="preserve"> </w:t>
      </w:r>
      <w:r>
        <w:t xml:space="preserve">соответсвенно </w:t>
      </w:r>
      <w:r w:rsidRPr="004363A8">
        <w:t>Profile</w:t>
      </w:r>
      <w:r>
        <w:rPr>
          <w:lang w:val="en-US"/>
        </w:rPr>
        <w:t>StringValue</w:t>
      </w:r>
      <w:r w:rsidRPr="004363A8">
        <w:t>, Profile</w:t>
      </w:r>
      <w:r>
        <w:rPr>
          <w:lang w:val="en-US"/>
        </w:rPr>
        <w:t>LongValue</w:t>
      </w:r>
      <w:r w:rsidRPr="004363A8">
        <w:t>, Profile</w:t>
      </w:r>
      <w:r>
        <w:rPr>
          <w:lang w:val="en-US"/>
        </w:rPr>
        <w:t>DateValue</w:t>
      </w:r>
      <w:r w:rsidRPr="004363A8">
        <w:t>, Profile</w:t>
      </w:r>
      <w:r>
        <w:rPr>
          <w:lang w:val="en-US"/>
        </w:rPr>
        <w:t>BooleanValue</w:t>
      </w:r>
      <w:r w:rsidRPr="004363A8">
        <w:t xml:space="preserve"> </w:t>
      </w:r>
      <w:r>
        <w:t xml:space="preserve">и </w:t>
      </w:r>
      <w:r w:rsidRPr="004363A8">
        <w:t>Profile</w:t>
      </w:r>
      <w:r>
        <w:rPr>
          <w:lang w:val="en-US"/>
        </w:rPr>
        <w:t>ReferenceValue</w:t>
      </w:r>
      <w:r>
        <w:t xml:space="preserve">. Каждый из этих наследников должен имплементить интерфейс </w:t>
      </w:r>
      <w:r>
        <w:rPr>
          <w:lang w:val="en-US"/>
        </w:rPr>
        <w:t>ProfileValue</w:t>
      </w:r>
      <w:r w:rsidRPr="004363A8">
        <w:t>:</w:t>
      </w:r>
    </w:p>
    <w:p w14:paraId="601353CC" w14:textId="77777777" w:rsidR="00D7020B" w:rsidRPr="005F593D" w:rsidRDefault="00D7020B" w:rsidP="00D7020B">
      <w:pPr>
        <w:pStyle w:val="afc"/>
        <w:rPr>
          <w:lang w:val="ru-RU"/>
        </w:rPr>
      </w:pPr>
      <w:r>
        <w:rPr>
          <w:b/>
          <w:bCs/>
          <w:color w:val="7F0055"/>
        </w:rPr>
        <w:t>public</w:t>
      </w:r>
      <w:r w:rsidRPr="005F593D">
        <w:rPr>
          <w:lang w:val="ru-RU"/>
        </w:rPr>
        <w:t xml:space="preserve"> </w:t>
      </w:r>
      <w:r>
        <w:rPr>
          <w:b/>
          <w:bCs/>
          <w:color w:val="7F0055"/>
        </w:rPr>
        <w:t>interface</w:t>
      </w:r>
      <w:r w:rsidRPr="005F593D">
        <w:rPr>
          <w:lang w:val="ru-RU"/>
        </w:rPr>
        <w:t xml:space="preserve"> </w:t>
      </w:r>
      <w:r>
        <w:t>ProfileValue</w:t>
      </w:r>
      <w:r w:rsidRPr="005F593D">
        <w:rPr>
          <w:lang w:val="ru-RU"/>
        </w:rPr>
        <w:t xml:space="preserve"> {</w:t>
      </w:r>
    </w:p>
    <w:p w14:paraId="6082A60E" w14:textId="77777777" w:rsidR="00D7020B" w:rsidRPr="005F593D" w:rsidRDefault="00D7020B" w:rsidP="00D7020B">
      <w:pPr>
        <w:pStyle w:val="afc"/>
        <w:rPr>
          <w:lang w:val="ru-RU"/>
        </w:rPr>
      </w:pPr>
      <w:r w:rsidRPr="005F593D">
        <w:rPr>
          <w:lang w:val="ru-RU"/>
        </w:rPr>
        <w:t xml:space="preserve">    /**</w:t>
      </w:r>
    </w:p>
    <w:p w14:paraId="0F2944F9" w14:textId="77777777" w:rsidR="00D7020B" w:rsidRPr="005F593D" w:rsidRDefault="00D7020B" w:rsidP="00D7020B">
      <w:pPr>
        <w:pStyle w:val="afc"/>
        <w:rPr>
          <w:lang w:val="ru-RU"/>
        </w:rPr>
      </w:pPr>
      <w:r w:rsidRPr="005F593D">
        <w:rPr>
          <w:lang w:val="ru-RU"/>
        </w:rPr>
        <w:t xml:space="preserve">     * Получение флага только для чтения</w:t>
      </w:r>
    </w:p>
    <w:p w14:paraId="3D47CEC9" w14:textId="77777777" w:rsidR="00D7020B" w:rsidRPr="005F593D" w:rsidRDefault="00D7020B" w:rsidP="00D7020B">
      <w:pPr>
        <w:pStyle w:val="afc"/>
        <w:rPr>
          <w:lang w:val="ru-RU"/>
        </w:rPr>
      </w:pPr>
      <w:r w:rsidRPr="005F593D">
        <w:rPr>
          <w:lang w:val="ru-RU"/>
        </w:rPr>
        <w:t xml:space="preserve">     * </w:t>
      </w:r>
      <w:r w:rsidRPr="005F593D">
        <w:rPr>
          <w:b/>
          <w:bCs/>
          <w:color w:val="7F9FBF"/>
          <w:lang w:val="ru-RU"/>
        </w:rPr>
        <w:t>@</w:t>
      </w:r>
      <w:r>
        <w:rPr>
          <w:b/>
          <w:bCs/>
          <w:color w:val="7F9FBF"/>
        </w:rPr>
        <w:t>return</w:t>
      </w:r>
    </w:p>
    <w:p w14:paraId="06D4D60E" w14:textId="77777777" w:rsidR="00D7020B" w:rsidRPr="005F593D" w:rsidRDefault="00D7020B" w:rsidP="00D7020B">
      <w:pPr>
        <w:pStyle w:val="afc"/>
        <w:rPr>
          <w:lang w:val="ru-RU"/>
        </w:rPr>
      </w:pPr>
      <w:r w:rsidRPr="005F593D">
        <w:rPr>
          <w:lang w:val="ru-RU"/>
        </w:rPr>
        <w:t xml:space="preserve">     */</w:t>
      </w:r>
    </w:p>
    <w:p w14:paraId="2E24932E" w14:textId="77777777" w:rsidR="00D7020B" w:rsidRPr="005F593D" w:rsidRDefault="00D7020B" w:rsidP="00D7020B">
      <w:pPr>
        <w:pStyle w:val="afc"/>
        <w:rPr>
          <w:lang w:val="ru-RU"/>
        </w:rPr>
      </w:pPr>
      <w:r w:rsidRPr="005F593D">
        <w:rPr>
          <w:lang w:val="ru-RU"/>
        </w:rPr>
        <w:t xml:space="preserve">    </w:t>
      </w:r>
      <w:r>
        <w:rPr>
          <w:b/>
          <w:bCs/>
          <w:color w:val="7F0055"/>
        </w:rPr>
        <w:t>boolean</w:t>
      </w:r>
      <w:r w:rsidRPr="005F593D">
        <w:rPr>
          <w:lang w:val="ru-RU"/>
        </w:rPr>
        <w:t xml:space="preserve"> </w:t>
      </w:r>
      <w:r>
        <w:t>isReadOnly</w:t>
      </w:r>
      <w:r w:rsidRPr="005F593D">
        <w:rPr>
          <w:lang w:val="ru-RU"/>
        </w:rPr>
        <w:t>();</w:t>
      </w:r>
    </w:p>
    <w:p w14:paraId="4C2F191D" w14:textId="77777777" w:rsidR="00D7020B" w:rsidRPr="005F593D" w:rsidRDefault="00D7020B" w:rsidP="00D7020B">
      <w:pPr>
        <w:pStyle w:val="afc"/>
        <w:rPr>
          <w:lang w:val="ru-RU"/>
        </w:rPr>
      </w:pPr>
      <w:r w:rsidRPr="005F593D">
        <w:rPr>
          <w:lang w:val="ru-RU"/>
        </w:rPr>
        <w:t xml:space="preserve">    </w:t>
      </w:r>
    </w:p>
    <w:p w14:paraId="45E3395D" w14:textId="77777777" w:rsidR="00D7020B" w:rsidRPr="005F593D" w:rsidRDefault="00D7020B" w:rsidP="00D7020B">
      <w:pPr>
        <w:pStyle w:val="afc"/>
        <w:rPr>
          <w:lang w:val="ru-RU"/>
        </w:rPr>
      </w:pPr>
      <w:r w:rsidRPr="005F593D">
        <w:rPr>
          <w:lang w:val="ru-RU"/>
        </w:rPr>
        <w:t xml:space="preserve">    /**</w:t>
      </w:r>
    </w:p>
    <w:p w14:paraId="391C77BB" w14:textId="77777777" w:rsidR="00D7020B" w:rsidRPr="005F593D" w:rsidRDefault="00D7020B" w:rsidP="00D7020B">
      <w:pPr>
        <w:pStyle w:val="afc"/>
        <w:rPr>
          <w:lang w:val="ru-RU"/>
        </w:rPr>
      </w:pPr>
      <w:r w:rsidRPr="005F593D">
        <w:rPr>
          <w:lang w:val="ru-RU"/>
        </w:rPr>
        <w:t xml:space="preserve">     * Установка флага только для чтения</w:t>
      </w:r>
    </w:p>
    <w:p w14:paraId="142A1DB3" w14:textId="77777777" w:rsidR="00D7020B" w:rsidRPr="004363A8" w:rsidRDefault="00D7020B" w:rsidP="00D7020B">
      <w:pPr>
        <w:pStyle w:val="afc"/>
      </w:pPr>
      <w:r w:rsidRPr="005F593D">
        <w:rPr>
          <w:lang w:val="ru-RU"/>
        </w:rPr>
        <w:t xml:space="preserve">     </w:t>
      </w:r>
      <w:r w:rsidRPr="004363A8">
        <w:t xml:space="preserve">* </w:t>
      </w:r>
      <w:r w:rsidRPr="004363A8">
        <w:rPr>
          <w:b/>
          <w:bCs/>
          <w:color w:val="7F9FBF"/>
        </w:rPr>
        <w:t>@param</w:t>
      </w:r>
      <w:r w:rsidRPr="004363A8">
        <w:t xml:space="preserve"> readOnly</w:t>
      </w:r>
    </w:p>
    <w:p w14:paraId="2EC20A8F" w14:textId="77777777" w:rsidR="00D7020B" w:rsidRPr="004363A8" w:rsidRDefault="00D7020B" w:rsidP="00D7020B">
      <w:pPr>
        <w:pStyle w:val="afc"/>
      </w:pPr>
      <w:r w:rsidRPr="004363A8">
        <w:t xml:space="preserve">     */</w:t>
      </w:r>
    </w:p>
    <w:p w14:paraId="651BE212" w14:textId="77777777" w:rsidR="00D7020B" w:rsidRPr="004363A8" w:rsidRDefault="00D7020B" w:rsidP="00D7020B">
      <w:pPr>
        <w:pStyle w:val="afc"/>
      </w:pPr>
      <w:r w:rsidRPr="004363A8">
        <w:t xml:space="preserve">    </w:t>
      </w:r>
      <w:r w:rsidRPr="004363A8">
        <w:rPr>
          <w:b/>
          <w:bCs/>
          <w:color w:val="7F0055"/>
        </w:rPr>
        <w:t>void</w:t>
      </w:r>
      <w:r w:rsidRPr="004363A8">
        <w:t xml:space="preserve"> setReadOnly(</w:t>
      </w:r>
      <w:r w:rsidRPr="004363A8">
        <w:rPr>
          <w:b/>
          <w:bCs/>
          <w:color w:val="7F0055"/>
        </w:rPr>
        <w:t>boolean</w:t>
      </w:r>
      <w:r w:rsidRPr="004363A8">
        <w:t xml:space="preserve"> readOnly);</w:t>
      </w:r>
    </w:p>
    <w:p w14:paraId="79BCA95F" w14:textId="77777777" w:rsidR="00D7020B" w:rsidRDefault="00D7020B" w:rsidP="00D7020B">
      <w:pPr>
        <w:pStyle w:val="afc"/>
      </w:pPr>
      <w:r>
        <w:t>}</w:t>
      </w:r>
    </w:p>
    <w:p w14:paraId="55BAA3BC" w14:textId="77777777" w:rsidR="00D7020B" w:rsidRPr="004363A8" w:rsidRDefault="00D7020B" w:rsidP="00D7020B">
      <w:pPr>
        <w:ind w:left="360"/>
      </w:pPr>
    </w:p>
    <w:p w14:paraId="742857CF" w14:textId="77777777" w:rsidR="00D7020B" w:rsidRPr="00AA312D" w:rsidRDefault="00D7020B" w:rsidP="00D7020B">
      <w:pPr>
        <w:pStyle w:val="4"/>
        <w:numPr>
          <w:ilvl w:val="3"/>
          <w:numId w:val="1"/>
        </w:numPr>
      </w:pPr>
      <w:bookmarkStart w:id="199" w:name="_Toc383285428"/>
      <w:r>
        <w:t>Сервис получения каналов доставки использующий подсистему профилей</w:t>
      </w:r>
      <w:bookmarkEnd w:id="199"/>
    </w:p>
    <w:p w14:paraId="4ABD8B59" w14:textId="77777777" w:rsidR="00D7020B" w:rsidRPr="003C1E4A" w:rsidRDefault="00D7020B" w:rsidP="00D7020B">
      <w:r>
        <w:t>Ядро предоставляет одну реализацию сервиса NotificationChannelService, который использует подсистему профилей для получения списка каналов отправляемого сообщения.</w:t>
      </w:r>
    </w:p>
    <w:p w14:paraId="6497A594" w14:textId="77777777" w:rsidR="00D7020B" w:rsidRDefault="00D7020B" w:rsidP="00D7020B">
      <w:r>
        <w:t>Для работы данной реализации сервиса NotificationChannelService создаются 2 подтипа. Первый подтип используется для получения списка типа уведомлений которые не получает пользователь.</w:t>
      </w:r>
      <w:r w:rsidRPr="00D678BA">
        <w:t xml:space="preserve"> </w:t>
      </w:r>
    </w:p>
    <w:tbl>
      <w:tblPr>
        <w:tblStyle w:val="a7"/>
        <w:tblW w:w="0" w:type="auto"/>
        <w:tblLook w:val="04A0" w:firstRow="1" w:lastRow="0" w:firstColumn="1" w:lastColumn="0" w:noHBand="0" w:noVBand="1"/>
      </w:tblPr>
      <w:tblGrid>
        <w:gridCol w:w="3190"/>
        <w:gridCol w:w="3189"/>
        <w:gridCol w:w="3191"/>
      </w:tblGrid>
      <w:tr w:rsidR="00D7020B" w:rsidRPr="00C17FB4" w14:paraId="12B95664" w14:textId="77777777" w:rsidTr="005F593D">
        <w:tc>
          <w:tcPr>
            <w:tcW w:w="3190" w:type="dxa"/>
          </w:tcPr>
          <w:p w14:paraId="28B80D36" w14:textId="77777777" w:rsidR="00D7020B" w:rsidRPr="00C17FB4" w:rsidRDefault="00D7020B" w:rsidP="005F593D">
            <w:pPr>
              <w:jc w:val="center"/>
              <w:rPr>
                <w:b/>
              </w:rPr>
            </w:pPr>
            <w:r w:rsidRPr="00C17FB4">
              <w:rPr>
                <w:b/>
              </w:rPr>
              <w:t>Имя</w:t>
            </w:r>
          </w:p>
        </w:tc>
        <w:tc>
          <w:tcPr>
            <w:tcW w:w="3190" w:type="dxa"/>
          </w:tcPr>
          <w:p w14:paraId="37DFA06B" w14:textId="77777777" w:rsidR="00D7020B" w:rsidRPr="00C17FB4" w:rsidRDefault="00D7020B" w:rsidP="005F593D">
            <w:pPr>
              <w:jc w:val="center"/>
              <w:rPr>
                <w:b/>
              </w:rPr>
            </w:pPr>
            <w:r w:rsidRPr="00C17FB4">
              <w:rPr>
                <w:b/>
              </w:rPr>
              <w:t>Тип</w:t>
            </w:r>
          </w:p>
        </w:tc>
        <w:tc>
          <w:tcPr>
            <w:tcW w:w="3191" w:type="dxa"/>
          </w:tcPr>
          <w:p w14:paraId="1919ED82" w14:textId="77777777" w:rsidR="00D7020B" w:rsidRPr="00C17FB4" w:rsidRDefault="00D7020B" w:rsidP="005F593D">
            <w:pPr>
              <w:jc w:val="center"/>
              <w:rPr>
                <w:b/>
              </w:rPr>
            </w:pPr>
            <w:r w:rsidRPr="00C17FB4">
              <w:rPr>
                <w:b/>
              </w:rPr>
              <w:t>Описание</w:t>
            </w:r>
          </w:p>
        </w:tc>
      </w:tr>
      <w:tr w:rsidR="00D7020B" w14:paraId="391908D8" w14:textId="77777777" w:rsidTr="005F593D">
        <w:tc>
          <w:tcPr>
            <w:tcW w:w="3190" w:type="dxa"/>
          </w:tcPr>
          <w:p w14:paraId="6B33FCB6" w14:textId="77777777" w:rsidR="00D7020B" w:rsidRPr="00C138A2" w:rsidRDefault="00D7020B" w:rsidP="005F593D">
            <w:pPr>
              <w:rPr>
                <w:lang w:val="en-US"/>
              </w:rPr>
            </w:pPr>
            <w:r>
              <w:rPr>
                <w:lang w:val="en-US"/>
              </w:rPr>
              <w:t>profileId</w:t>
            </w:r>
          </w:p>
        </w:tc>
        <w:tc>
          <w:tcPr>
            <w:tcW w:w="3190" w:type="dxa"/>
          </w:tcPr>
          <w:p w14:paraId="4472CFC6" w14:textId="77777777" w:rsidR="00D7020B" w:rsidRPr="00281DF8" w:rsidRDefault="00D7020B" w:rsidP="005F593D">
            <w:pPr>
              <w:rPr>
                <w:lang w:val="en-US"/>
              </w:rPr>
            </w:pPr>
            <w:r>
              <w:rPr>
                <w:lang w:val="en-US"/>
              </w:rPr>
              <w:t>Reference</w:t>
            </w:r>
          </w:p>
        </w:tc>
        <w:tc>
          <w:tcPr>
            <w:tcW w:w="3191" w:type="dxa"/>
          </w:tcPr>
          <w:p w14:paraId="0399A9F0" w14:textId="77777777" w:rsidR="00D7020B" w:rsidRPr="00C138A2" w:rsidRDefault="00D7020B" w:rsidP="005F593D">
            <w:r>
              <w:t>Идентификатор основного профиля</w:t>
            </w:r>
          </w:p>
        </w:tc>
      </w:tr>
      <w:tr w:rsidR="00D7020B" w14:paraId="322AEFFC" w14:textId="77777777" w:rsidTr="005F593D">
        <w:tc>
          <w:tcPr>
            <w:tcW w:w="3190" w:type="dxa"/>
          </w:tcPr>
          <w:p w14:paraId="10752A34" w14:textId="77777777" w:rsidR="00D7020B" w:rsidRPr="00C138A2" w:rsidRDefault="00D7020B" w:rsidP="005F593D">
            <w:pPr>
              <w:rPr>
                <w:lang w:val="en-US"/>
              </w:rPr>
            </w:pPr>
            <w:r>
              <w:rPr>
                <w:lang w:val="en-US"/>
              </w:rPr>
              <w:t>disableNotificationType</w:t>
            </w:r>
          </w:p>
        </w:tc>
        <w:tc>
          <w:tcPr>
            <w:tcW w:w="3190" w:type="dxa"/>
          </w:tcPr>
          <w:p w14:paraId="79E0B74C" w14:textId="77777777" w:rsidR="00D7020B" w:rsidRDefault="00D7020B" w:rsidP="005F593D">
            <w:pPr>
              <w:rPr>
                <w:lang w:val="en-US"/>
              </w:rPr>
            </w:pPr>
            <w:r>
              <w:rPr>
                <w:lang w:val="en-US"/>
              </w:rPr>
              <w:t>String</w:t>
            </w:r>
          </w:p>
        </w:tc>
        <w:tc>
          <w:tcPr>
            <w:tcW w:w="3191" w:type="dxa"/>
          </w:tcPr>
          <w:p w14:paraId="3CE4D778" w14:textId="77777777" w:rsidR="00D7020B" w:rsidRPr="00C138A2" w:rsidRDefault="00D7020B" w:rsidP="005F593D">
            <w:r>
              <w:t xml:space="preserve">Тип сообщения которое не получает пользователь. Если </w:t>
            </w:r>
            <w:r>
              <w:lastRenderedPageBreak/>
              <w:t>нет ни одной записи пользователь получает все сообщения.</w:t>
            </w:r>
          </w:p>
        </w:tc>
      </w:tr>
    </w:tbl>
    <w:p w14:paraId="344564C6" w14:textId="77777777" w:rsidR="00D7020B" w:rsidRDefault="00D7020B" w:rsidP="00D7020B"/>
    <w:p w14:paraId="6537CBAE" w14:textId="77777777" w:rsidR="00D7020B" w:rsidRDefault="00D7020B" w:rsidP="00D7020B">
      <w:r>
        <w:t xml:space="preserve">Второй подтип используется для настройки списка каналов в зависимости от приоритета уведомления. </w:t>
      </w:r>
    </w:p>
    <w:tbl>
      <w:tblPr>
        <w:tblStyle w:val="a7"/>
        <w:tblW w:w="0" w:type="auto"/>
        <w:tblLook w:val="04A0" w:firstRow="1" w:lastRow="0" w:firstColumn="1" w:lastColumn="0" w:noHBand="0" w:noVBand="1"/>
      </w:tblPr>
      <w:tblGrid>
        <w:gridCol w:w="3189"/>
        <w:gridCol w:w="3190"/>
        <w:gridCol w:w="3191"/>
      </w:tblGrid>
      <w:tr w:rsidR="00D7020B" w:rsidRPr="00C17FB4" w14:paraId="708D3228" w14:textId="77777777" w:rsidTr="005F593D">
        <w:tc>
          <w:tcPr>
            <w:tcW w:w="3190" w:type="dxa"/>
          </w:tcPr>
          <w:p w14:paraId="288DC48E" w14:textId="77777777" w:rsidR="00D7020B" w:rsidRPr="00C17FB4" w:rsidRDefault="00D7020B" w:rsidP="005F593D">
            <w:pPr>
              <w:jc w:val="center"/>
              <w:rPr>
                <w:b/>
              </w:rPr>
            </w:pPr>
            <w:r w:rsidRPr="00C17FB4">
              <w:rPr>
                <w:b/>
              </w:rPr>
              <w:t>Имя</w:t>
            </w:r>
          </w:p>
        </w:tc>
        <w:tc>
          <w:tcPr>
            <w:tcW w:w="3190" w:type="dxa"/>
          </w:tcPr>
          <w:p w14:paraId="61BA361A" w14:textId="77777777" w:rsidR="00D7020B" w:rsidRPr="00C17FB4" w:rsidRDefault="00D7020B" w:rsidP="005F593D">
            <w:pPr>
              <w:jc w:val="center"/>
              <w:rPr>
                <w:b/>
              </w:rPr>
            </w:pPr>
            <w:r w:rsidRPr="00C17FB4">
              <w:rPr>
                <w:b/>
              </w:rPr>
              <w:t>Тип</w:t>
            </w:r>
          </w:p>
        </w:tc>
        <w:tc>
          <w:tcPr>
            <w:tcW w:w="3191" w:type="dxa"/>
          </w:tcPr>
          <w:p w14:paraId="3FBA7E54" w14:textId="77777777" w:rsidR="00D7020B" w:rsidRPr="00C17FB4" w:rsidRDefault="00D7020B" w:rsidP="005F593D">
            <w:pPr>
              <w:jc w:val="center"/>
              <w:rPr>
                <w:b/>
              </w:rPr>
            </w:pPr>
            <w:r w:rsidRPr="00C17FB4">
              <w:rPr>
                <w:b/>
              </w:rPr>
              <w:t>Описание</w:t>
            </w:r>
          </w:p>
        </w:tc>
      </w:tr>
      <w:tr w:rsidR="00D7020B" w14:paraId="3EBCE2FB" w14:textId="77777777" w:rsidTr="005F593D">
        <w:tc>
          <w:tcPr>
            <w:tcW w:w="3190" w:type="dxa"/>
          </w:tcPr>
          <w:p w14:paraId="73CA19F8" w14:textId="77777777" w:rsidR="00D7020B" w:rsidRPr="00C138A2" w:rsidRDefault="00D7020B" w:rsidP="005F593D">
            <w:pPr>
              <w:rPr>
                <w:lang w:val="en-US"/>
              </w:rPr>
            </w:pPr>
            <w:r>
              <w:rPr>
                <w:lang w:val="en-US"/>
              </w:rPr>
              <w:t>profileId</w:t>
            </w:r>
          </w:p>
        </w:tc>
        <w:tc>
          <w:tcPr>
            <w:tcW w:w="3190" w:type="dxa"/>
          </w:tcPr>
          <w:p w14:paraId="2B533F99" w14:textId="77777777" w:rsidR="00D7020B" w:rsidRPr="00281DF8" w:rsidRDefault="00D7020B" w:rsidP="005F593D">
            <w:pPr>
              <w:rPr>
                <w:lang w:val="en-US"/>
              </w:rPr>
            </w:pPr>
            <w:r>
              <w:rPr>
                <w:lang w:val="en-US"/>
              </w:rPr>
              <w:t>Reference</w:t>
            </w:r>
          </w:p>
        </w:tc>
        <w:tc>
          <w:tcPr>
            <w:tcW w:w="3191" w:type="dxa"/>
          </w:tcPr>
          <w:p w14:paraId="33BB97D7" w14:textId="77777777" w:rsidR="00D7020B" w:rsidRPr="00C138A2" w:rsidRDefault="00D7020B" w:rsidP="005F593D">
            <w:r>
              <w:t>Идентификатор основного профиля</w:t>
            </w:r>
          </w:p>
        </w:tc>
      </w:tr>
      <w:tr w:rsidR="00D7020B" w14:paraId="31973A31" w14:textId="77777777" w:rsidTr="005F593D">
        <w:tc>
          <w:tcPr>
            <w:tcW w:w="3190" w:type="dxa"/>
          </w:tcPr>
          <w:p w14:paraId="6F5C82C9" w14:textId="77777777" w:rsidR="00D7020B" w:rsidRPr="00C138A2" w:rsidRDefault="00D7020B" w:rsidP="005F593D">
            <w:pPr>
              <w:rPr>
                <w:lang w:val="en-US"/>
              </w:rPr>
            </w:pPr>
            <w:r>
              <w:t>notification</w:t>
            </w:r>
            <w:r>
              <w:rPr>
                <w:lang w:val="en-US"/>
              </w:rPr>
              <w:t>Priority</w:t>
            </w:r>
          </w:p>
        </w:tc>
        <w:tc>
          <w:tcPr>
            <w:tcW w:w="3190" w:type="dxa"/>
          </w:tcPr>
          <w:p w14:paraId="4B123D6C" w14:textId="77777777" w:rsidR="00D7020B" w:rsidRDefault="00D7020B" w:rsidP="005F593D">
            <w:pPr>
              <w:rPr>
                <w:lang w:val="en-US"/>
              </w:rPr>
            </w:pPr>
            <w:r>
              <w:rPr>
                <w:lang w:val="en-US"/>
              </w:rPr>
              <w:t>String</w:t>
            </w:r>
          </w:p>
        </w:tc>
        <w:tc>
          <w:tcPr>
            <w:tcW w:w="3191" w:type="dxa"/>
          </w:tcPr>
          <w:p w14:paraId="15CB415D" w14:textId="77777777" w:rsidR="00D7020B" w:rsidRPr="00C138A2" w:rsidRDefault="00D7020B" w:rsidP="005F593D">
            <w:r w:rsidRPr="00C138A2">
              <w:t>Приоритет</w:t>
            </w:r>
            <w:r>
              <w:t xml:space="preserve"> сообщения, которое получает пользователь. Допустимые значения </w:t>
            </w:r>
            <w:r w:rsidRPr="00C138A2">
              <w:t>HIGH,  NORMAL, LOW</w:t>
            </w:r>
          </w:p>
        </w:tc>
      </w:tr>
      <w:tr w:rsidR="00D7020B" w14:paraId="50A69582" w14:textId="77777777" w:rsidTr="005F593D">
        <w:tc>
          <w:tcPr>
            <w:tcW w:w="3190" w:type="dxa"/>
          </w:tcPr>
          <w:p w14:paraId="11A0467D" w14:textId="77777777" w:rsidR="00D7020B" w:rsidRPr="001A55A7" w:rsidRDefault="00D7020B" w:rsidP="005F593D">
            <w:pPr>
              <w:rPr>
                <w:lang w:val="en-US"/>
              </w:rPr>
            </w:pPr>
            <w:r>
              <w:rPr>
                <w:lang w:val="en-US"/>
              </w:rPr>
              <w:t>channelName</w:t>
            </w:r>
          </w:p>
        </w:tc>
        <w:tc>
          <w:tcPr>
            <w:tcW w:w="3190" w:type="dxa"/>
          </w:tcPr>
          <w:p w14:paraId="4CBCF756" w14:textId="77777777" w:rsidR="00D7020B" w:rsidRDefault="00D7020B" w:rsidP="005F593D">
            <w:pPr>
              <w:rPr>
                <w:lang w:val="en-US"/>
              </w:rPr>
            </w:pPr>
            <w:r>
              <w:rPr>
                <w:lang w:val="en-US"/>
              </w:rPr>
              <w:t>String</w:t>
            </w:r>
          </w:p>
        </w:tc>
        <w:tc>
          <w:tcPr>
            <w:tcW w:w="3191" w:type="dxa"/>
          </w:tcPr>
          <w:p w14:paraId="0869747D" w14:textId="77777777" w:rsidR="00D7020B" w:rsidRPr="001A55A7" w:rsidRDefault="00D7020B" w:rsidP="005F593D">
            <w:r>
              <w:t>Имя канала отправки уведомлений.</w:t>
            </w:r>
          </w:p>
        </w:tc>
      </w:tr>
    </w:tbl>
    <w:p w14:paraId="21C27B9D" w14:textId="77777777" w:rsidR="00D7020B" w:rsidRDefault="00D7020B" w:rsidP="00D7020B"/>
    <w:p w14:paraId="3D0CF247" w14:textId="77777777" w:rsidR="00D7020B" w:rsidRPr="001A55A7" w:rsidRDefault="00D7020B" w:rsidP="00D7020B">
      <w:r>
        <w:t xml:space="preserve">В качестве значения получается строка с значениями </w:t>
      </w:r>
      <w:r w:rsidRPr="00091B07">
        <w:t xml:space="preserve">HIGH,  </w:t>
      </w:r>
      <w:r w:rsidRPr="00310AC7">
        <w:t>NORMAL</w:t>
      </w:r>
      <w:r w:rsidRPr="00091B07">
        <w:t>, LOW</w:t>
      </w:r>
      <w:r w:rsidRPr="001A55A7">
        <w:t xml:space="preserve">, </w:t>
      </w:r>
      <w:r>
        <w:rPr>
          <w:lang w:val="en-US"/>
        </w:rPr>
        <w:t>DISABLE</w:t>
      </w:r>
      <w:r>
        <w:t xml:space="preserve">. Значения интерпретируются следующим образом: в случае значения профиля </w:t>
      </w:r>
      <w:r>
        <w:rPr>
          <w:lang w:val="en-US"/>
        </w:rPr>
        <w:t>DISABLE</w:t>
      </w:r>
      <w:r>
        <w:t xml:space="preserve"> канал не используется, в случае значения </w:t>
      </w:r>
      <w:r w:rsidRPr="00091B07">
        <w:t>HIGH</w:t>
      </w:r>
      <w:r w:rsidRPr="00A877DA">
        <w:t xml:space="preserve"> </w:t>
      </w:r>
      <w:r>
        <w:t xml:space="preserve">используется для уведомлений с приоритетом </w:t>
      </w:r>
      <w:r w:rsidRPr="00091B07">
        <w:t>HIGH</w:t>
      </w:r>
      <w:r>
        <w:t xml:space="preserve">, в случае значения </w:t>
      </w:r>
      <w:r w:rsidRPr="00310AC7">
        <w:t xml:space="preserve">NORMAL </w:t>
      </w:r>
      <w:r>
        <w:t xml:space="preserve">канал используется для уведомлений с приоритетом </w:t>
      </w:r>
      <w:r w:rsidRPr="00091B07">
        <w:t>HIGH</w:t>
      </w:r>
      <w:r>
        <w:t xml:space="preserve"> и </w:t>
      </w:r>
      <w:r w:rsidRPr="00310AC7">
        <w:t>NORMAL</w:t>
      </w:r>
      <w:r>
        <w:t xml:space="preserve">, в случае значения </w:t>
      </w:r>
      <w:r w:rsidRPr="00091B07">
        <w:t>LOW</w:t>
      </w:r>
      <w:r>
        <w:t xml:space="preserve"> канал используется для всех уведомлений.</w:t>
      </w:r>
      <w:r w:rsidRPr="001A55A7">
        <w:t xml:space="preserve"> </w:t>
      </w:r>
      <w:r>
        <w:t xml:space="preserve">В случае если для канала не указано ни одного значения в профиле то пользователь получает все уведомления по этому каналу (аналогично значению </w:t>
      </w:r>
      <w:r>
        <w:rPr>
          <w:lang w:val="en-US"/>
        </w:rPr>
        <w:t>LOW</w:t>
      </w:r>
      <w:r>
        <w:t>).</w:t>
      </w:r>
    </w:p>
    <w:p w14:paraId="34B76922" w14:textId="77777777" w:rsidR="00D7020B" w:rsidRPr="00281DF8" w:rsidRDefault="00D7020B" w:rsidP="00D7020B">
      <w:r>
        <w:t>Профиль так же используется сервисом формирования текста сообщения для получения языка текста сообщения для пользователя.</w:t>
      </w:r>
    </w:p>
    <w:p w14:paraId="7B4900EF" w14:textId="77777777" w:rsidR="00D7020B" w:rsidRDefault="00D7020B" w:rsidP="00D7020B">
      <w:pPr>
        <w:pStyle w:val="4"/>
        <w:numPr>
          <w:ilvl w:val="3"/>
          <w:numId w:val="1"/>
        </w:numPr>
      </w:pPr>
      <w:bookmarkStart w:id="200" w:name="_Toc381100521"/>
      <w:bookmarkStart w:id="201" w:name="_Toc383285429"/>
      <w:r>
        <w:t>Набор каналов доставки</w:t>
      </w:r>
      <w:bookmarkEnd w:id="200"/>
      <w:bookmarkEnd w:id="201"/>
    </w:p>
    <w:p w14:paraId="3AB5CAE2" w14:textId="77777777" w:rsidR="00D7020B" w:rsidRDefault="00D7020B" w:rsidP="00D7020B">
      <w:r>
        <w:t xml:space="preserve">Канал доставки представляет из себя </w:t>
      </w:r>
      <w:r w:rsidRPr="0038424B">
        <w:t>класс</w:t>
      </w:r>
      <w:r w:rsidRPr="00B07C99">
        <w:t xml:space="preserve"> </w:t>
      </w:r>
      <w:r>
        <w:t>импле</w:t>
      </w:r>
      <w:r w:rsidRPr="00B07C99">
        <w:t>мент</w:t>
      </w:r>
      <w:r>
        <w:t xml:space="preserve">ирующий интерфейс </w:t>
      </w:r>
      <w:r w:rsidRPr="006D7541">
        <w:rPr>
          <w:lang w:val="en-US"/>
        </w:rPr>
        <w:t>NotificationChannelHandle</w:t>
      </w:r>
      <w:r>
        <w:t xml:space="preserve"> и аннотированный с помощью анотации </w:t>
      </w:r>
      <w:r w:rsidRPr="0038424B">
        <w:t>NotificationChannel</w:t>
      </w:r>
      <w:r>
        <w:t xml:space="preserve">. </w:t>
      </w:r>
    </w:p>
    <w:p w14:paraId="6B3515E4" w14:textId="77777777" w:rsidR="00D7020B" w:rsidRDefault="00D7020B" w:rsidP="00D7020B"/>
    <w:p w14:paraId="6E95CB34" w14:textId="77777777" w:rsidR="00D7020B" w:rsidRPr="006D7541" w:rsidRDefault="00D7020B" w:rsidP="00D7020B">
      <w:pPr>
        <w:pStyle w:val="afc"/>
      </w:pPr>
      <w:r w:rsidRPr="006D7541">
        <w:rPr>
          <w:b/>
          <w:bCs/>
          <w:color w:val="7F0055"/>
        </w:rPr>
        <w:t>public</w:t>
      </w:r>
      <w:r w:rsidRPr="006D7541">
        <w:t xml:space="preserve"> </w:t>
      </w:r>
      <w:r w:rsidRPr="006D7541">
        <w:rPr>
          <w:b/>
          <w:bCs/>
          <w:color w:val="7F0055"/>
        </w:rPr>
        <w:t>interface</w:t>
      </w:r>
      <w:r w:rsidRPr="006D7541">
        <w:t xml:space="preserve"> </w:t>
      </w:r>
      <w:r w:rsidRPr="006D7541">
        <w:rPr>
          <w:highlight w:val="lightGray"/>
        </w:rPr>
        <w:t>NotificationChannelHandle</w:t>
      </w:r>
      <w:r w:rsidRPr="006D7541">
        <w:t xml:space="preserve"> {</w:t>
      </w:r>
    </w:p>
    <w:p w14:paraId="03A18201" w14:textId="77777777" w:rsidR="00D7020B" w:rsidRPr="006D7541" w:rsidRDefault="00D7020B" w:rsidP="00D7020B">
      <w:pPr>
        <w:pStyle w:val="afc"/>
      </w:pPr>
    </w:p>
    <w:p w14:paraId="66051A6E" w14:textId="77777777" w:rsidR="00D7020B" w:rsidRPr="006D7541" w:rsidRDefault="00D7020B" w:rsidP="00D7020B">
      <w:pPr>
        <w:pStyle w:val="afc"/>
      </w:pPr>
      <w:r w:rsidRPr="006D7541">
        <w:t xml:space="preserve">    /**</w:t>
      </w:r>
    </w:p>
    <w:p w14:paraId="6CD3E565" w14:textId="77777777" w:rsidR="00D7020B" w:rsidRPr="006D7541" w:rsidRDefault="00D7020B" w:rsidP="00D7020B">
      <w:pPr>
        <w:pStyle w:val="afc"/>
      </w:pPr>
      <w:r w:rsidRPr="006D7541">
        <w:t xml:space="preserve">     * </w:t>
      </w:r>
      <w:r>
        <w:t>Отправка</w:t>
      </w:r>
      <w:r w:rsidRPr="006D7541">
        <w:t xml:space="preserve"> </w:t>
      </w:r>
      <w:r>
        <w:t>сообщения</w:t>
      </w:r>
      <w:r w:rsidRPr="006D7541">
        <w:t xml:space="preserve"> </w:t>
      </w:r>
      <w:r>
        <w:t>с</w:t>
      </w:r>
      <w:r w:rsidRPr="006D7541">
        <w:t xml:space="preserve"> </w:t>
      </w:r>
      <w:r>
        <w:t>помощью</w:t>
      </w:r>
      <w:r w:rsidRPr="006D7541">
        <w:t xml:space="preserve"> </w:t>
      </w:r>
      <w:r>
        <w:t>канала</w:t>
      </w:r>
    </w:p>
    <w:p w14:paraId="18144210" w14:textId="77777777" w:rsidR="00D7020B" w:rsidRPr="006D7541" w:rsidRDefault="00D7020B" w:rsidP="00D7020B">
      <w:pPr>
        <w:pStyle w:val="afc"/>
      </w:pPr>
      <w:r w:rsidRPr="006D7541">
        <w:t xml:space="preserve">     * </w:t>
      </w:r>
      <w:r w:rsidRPr="006D7541">
        <w:rPr>
          <w:b/>
          <w:bCs/>
          <w:color w:val="7F9FBF"/>
        </w:rPr>
        <w:t>@param</w:t>
      </w:r>
      <w:r w:rsidRPr="006D7541">
        <w:t xml:space="preserve"> notificationType</w:t>
      </w:r>
    </w:p>
    <w:p w14:paraId="5C3728B7" w14:textId="77777777" w:rsidR="00D7020B" w:rsidRPr="00C77119" w:rsidRDefault="00D7020B" w:rsidP="00D7020B">
      <w:pPr>
        <w:pStyle w:val="afc"/>
        <w:rPr>
          <w:lang w:val="ru-RU"/>
        </w:rPr>
      </w:pPr>
      <w:r w:rsidRPr="006D7541">
        <w:t xml:space="preserve">     </w:t>
      </w:r>
      <w:r w:rsidRPr="00C77119">
        <w:rPr>
          <w:lang w:val="ru-RU"/>
        </w:rPr>
        <w:t>*            тип сообщения</w:t>
      </w:r>
    </w:p>
    <w:p w14:paraId="4B21EA91" w14:textId="77777777"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senderId</w:t>
      </w:r>
    </w:p>
    <w:p w14:paraId="6F30A0B4" w14:textId="77777777" w:rsidR="00D7020B" w:rsidRPr="00C77119" w:rsidRDefault="00D7020B" w:rsidP="00D7020B">
      <w:pPr>
        <w:pStyle w:val="afc"/>
        <w:rPr>
          <w:lang w:val="ru-RU"/>
        </w:rPr>
      </w:pPr>
      <w:r w:rsidRPr="00C77119">
        <w:rPr>
          <w:lang w:val="ru-RU"/>
        </w:rPr>
        <w:t xml:space="preserve">     *            идентификатор персоны отправителя. Может быть </w:t>
      </w:r>
      <w:r>
        <w:t>null</w:t>
      </w:r>
      <w:r w:rsidRPr="00C77119">
        <w:rPr>
          <w:lang w:val="ru-RU"/>
        </w:rPr>
        <w:t xml:space="preserve"> в случае если отправитель система</w:t>
      </w:r>
    </w:p>
    <w:p w14:paraId="3792060A" w14:textId="77777777"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addresseeId</w:t>
      </w:r>
    </w:p>
    <w:p w14:paraId="77FE6FCB" w14:textId="77777777" w:rsidR="00D7020B" w:rsidRPr="00C77119" w:rsidRDefault="00D7020B" w:rsidP="00D7020B">
      <w:pPr>
        <w:pStyle w:val="afc"/>
        <w:rPr>
          <w:lang w:val="ru-RU"/>
        </w:rPr>
      </w:pPr>
      <w:r w:rsidRPr="00C77119">
        <w:rPr>
          <w:lang w:val="ru-RU"/>
        </w:rPr>
        <w:t xml:space="preserve">     *            идентификатор персоны адресата</w:t>
      </w:r>
    </w:p>
    <w:p w14:paraId="7713A77E" w14:textId="77777777"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priority</w:t>
      </w:r>
    </w:p>
    <w:p w14:paraId="480D8A94" w14:textId="77777777" w:rsidR="00D7020B" w:rsidRPr="00C77119" w:rsidRDefault="00D7020B" w:rsidP="00D7020B">
      <w:pPr>
        <w:pStyle w:val="afc"/>
        <w:rPr>
          <w:lang w:val="ru-RU"/>
        </w:rPr>
      </w:pPr>
      <w:r w:rsidRPr="00C77119">
        <w:rPr>
          <w:lang w:val="ru-RU"/>
        </w:rPr>
        <w:t xml:space="preserve">     *            приоритет</w:t>
      </w:r>
    </w:p>
    <w:p w14:paraId="4A8A28B5" w14:textId="77777777"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param</w:t>
      </w:r>
      <w:r w:rsidRPr="00C77119">
        <w:rPr>
          <w:lang w:val="ru-RU"/>
        </w:rPr>
        <w:t xml:space="preserve"> </w:t>
      </w:r>
      <w:r>
        <w:t>context</w:t>
      </w:r>
    </w:p>
    <w:p w14:paraId="31487289" w14:textId="77777777" w:rsidR="00D7020B" w:rsidRPr="00C77119" w:rsidRDefault="00D7020B" w:rsidP="00D7020B">
      <w:pPr>
        <w:pStyle w:val="afc"/>
        <w:rPr>
          <w:lang w:val="ru-RU"/>
        </w:rPr>
      </w:pPr>
      <w:r w:rsidRPr="00C77119">
        <w:rPr>
          <w:lang w:val="ru-RU"/>
        </w:rPr>
        <w:t xml:space="preserve">     *            контекст сообщения</w:t>
      </w:r>
    </w:p>
    <w:p w14:paraId="435EAFE3" w14:textId="77777777" w:rsidR="00D7020B" w:rsidRPr="00C77119" w:rsidRDefault="00D7020B" w:rsidP="00D7020B">
      <w:pPr>
        <w:pStyle w:val="afc"/>
        <w:rPr>
          <w:lang w:val="ru-RU"/>
        </w:rPr>
      </w:pPr>
      <w:r w:rsidRPr="00C77119">
        <w:rPr>
          <w:lang w:val="ru-RU"/>
        </w:rPr>
        <w:t xml:space="preserve">     */</w:t>
      </w:r>
    </w:p>
    <w:p w14:paraId="228E6132" w14:textId="77777777" w:rsidR="00D7020B" w:rsidRPr="006D7541" w:rsidRDefault="00D7020B" w:rsidP="00D7020B">
      <w:pPr>
        <w:pStyle w:val="afc"/>
      </w:pPr>
      <w:r w:rsidRPr="00C77119">
        <w:rPr>
          <w:lang w:val="ru-RU"/>
        </w:rPr>
        <w:t xml:space="preserve">    </w:t>
      </w:r>
      <w:r w:rsidRPr="006D7541">
        <w:rPr>
          <w:b/>
          <w:bCs/>
          <w:color w:val="7F0055"/>
        </w:rPr>
        <w:t>void</w:t>
      </w:r>
      <w:r w:rsidRPr="006D7541">
        <w:t xml:space="preserve"> send(String notificationType, Id senderId, Id addresseeId, NotificationPriority priority, NotificationContext context);</w:t>
      </w:r>
    </w:p>
    <w:p w14:paraId="4B338AD0" w14:textId="77777777" w:rsidR="00D7020B" w:rsidRPr="00C77119" w:rsidRDefault="00D7020B" w:rsidP="00D7020B">
      <w:pPr>
        <w:pStyle w:val="afc"/>
      </w:pPr>
      <w:r w:rsidRPr="00C77119">
        <w:lastRenderedPageBreak/>
        <w:t>}</w:t>
      </w:r>
    </w:p>
    <w:p w14:paraId="13612AA0" w14:textId="77777777" w:rsidR="00D7020B" w:rsidRPr="00C77119" w:rsidRDefault="00D7020B" w:rsidP="00D7020B">
      <w:pPr>
        <w:rPr>
          <w:lang w:val="en-US"/>
        </w:rPr>
      </w:pPr>
    </w:p>
    <w:p w14:paraId="11AD0688" w14:textId="77777777" w:rsidR="00D7020B" w:rsidRPr="0038424B" w:rsidRDefault="00D7020B" w:rsidP="00D7020B">
      <w:pPr>
        <w:pStyle w:val="afc"/>
      </w:pPr>
      <w:r w:rsidRPr="0038424B">
        <w:rPr>
          <w:b/>
          <w:bCs/>
          <w:color w:val="7F0055"/>
        </w:rPr>
        <w:t>public</w:t>
      </w:r>
      <w:r w:rsidRPr="0038424B">
        <w:t xml:space="preserve"> </w:t>
      </w:r>
      <w:r w:rsidRPr="0038424B">
        <w:rPr>
          <w:b/>
          <w:bCs/>
          <w:color w:val="7F0055"/>
        </w:rPr>
        <w:t>@interface</w:t>
      </w:r>
      <w:r w:rsidRPr="0038424B">
        <w:t xml:space="preserve"> </w:t>
      </w:r>
      <w:r w:rsidRPr="0038424B">
        <w:rPr>
          <w:highlight w:val="lightGray"/>
        </w:rPr>
        <w:t>NotificationChannel</w:t>
      </w:r>
      <w:r w:rsidRPr="0038424B">
        <w:t xml:space="preserve"> {</w:t>
      </w:r>
    </w:p>
    <w:p w14:paraId="35E0510B" w14:textId="77777777" w:rsidR="00D7020B" w:rsidRPr="0038424B" w:rsidRDefault="00D7020B" w:rsidP="00D7020B">
      <w:pPr>
        <w:pStyle w:val="afc"/>
      </w:pPr>
      <w:r w:rsidRPr="0038424B">
        <w:t xml:space="preserve">    /**</w:t>
      </w:r>
    </w:p>
    <w:p w14:paraId="7991F154" w14:textId="77777777" w:rsidR="00D7020B" w:rsidRPr="0038424B" w:rsidRDefault="00D7020B" w:rsidP="00D7020B">
      <w:pPr>
        <w:pStyle w:val="afc"/>
      </w:pPr>
      <w:r w:rsidRPr="0038424B">
        <w:t xml:space="preserve">     * </w:t>
      </w:r>
      <w:r>
        <w:t>имя</w:t>
      </w:r>
      <w:r w:rsidRPr="0038424B">
        <w:t xml:space="preserve"> </w:t>
      </w:r>
      <w:r>
        <w:t>канала</w:t>
      </w:r>
    </w:p>
    <w:p w14:paraId="6EE417A7" w14:textId="77777777" w:rsidR="00D7020B" w:rsidRPr="0038424B" w:rsidRDefault="00D7020B" w:rsidP="00D7020B">
      <w:pPr>
        <w:pStyle w:val="afc"/>
      </w:pPr>
      <w:r w:rsidRPr="0038424B">
        <w:t xml:space="preserve">     * </w:t>
      </w:r>
      <w:r w:rsidRPr="0038424B">
        <w:rPr>
          <w:b/>
          <w:bCs/>
          <w:color w:val="7F9FBF"/>
        </w:rPr>
        <w:t>@return</w:t>
      </w:r>
    </w:p>
    <w:p w14:paraId="3F6C507D" w14:textId="77777777" w:rsidR="00D7020B" w:rsidRPr="00C77119" w:rsidRDefault="00D7020B" w:rsidP="00D7020B">
      <w:pPr>
        <w:pStyle w:val="afc"/>
        <w:rPr>
          <w:lang w:val="ru-RU"/>
        </w:rPr>
      </w:pPr>
      <w:r w:rsidRPr="0038424B">
        <w:t xml:space="preserve">     </w:t>
      </w:r>
      <w:r w:rsidRPr="00C77119">
        <w:rPr>
          <w:lang w:val="ru-RU"/>
        </w:rPr>
        <w:t>*/</w:t>
      </w:r>
    </w:p>
    <w:p w14:paraId="395897C3" w14:textId="77777777" w:rsidR="00D7020B" w:rsidRPr="00C77119" w:rsidRDefault="00D7020B" w:rsidP="00D7020B">
      <w:pPr>
        <w:pStyle w:val="afc"/>
        <w:rPr>
          <w:lang w:val="ru-RU"/>
        </w:rPr>
      </w:pPr>
      <w:r w:rsidRPr="00C77119">
        <w:rPr>
          <w:lang w:val="ru-RU"/>
        </w:rPr>
        <w:t xml:space="preserve">    </w:t>
      </w:r>
      <w:r>
        <w:t>String</w:t>
      </w:r>
      <w:r w:rsidRPr="00C77119">
        <w:rPr>
          <w:lang w:val="ru-RU"/>
        </w:rPr>
        <w:t xml:space="preserve"> </w:t>
      </w:r>
      <w:r>
        <w:t>name</w:t>
      </w:r>
      <w:r w:rsidRPr="00C77119">
        <w:rPr>
          <w:lang w:val="ru-RU"/>
        </w:rPr>
        <w:t>();</w:t>
      </w:r>
    </w:p>
    <w:p w14:paraId="16C2F134" w14:textId="77777777" w:rsidR="00D7020B" w:rsidRPr="00C77119" w:rsidRDefault="00D7020B" w:rsidP="00D7020B">
      <w:pPr>
        <w:pStyle w:val="afc"/>
        <w:rPr>
          <w:lang w:val="ru-RU"/>
        </w:rPr>
      </w:pPr>
    </w:p>
    <w:p w14:paraId="4FAC17CE" w14:textId="77777777" w:rsidR="00D7020B" w:rsidRPr="00C77119" w:rsidRDefault="00D7020B" w:rsidP="00D7020B">
      <w:pPr>
        <w:pStyle w:val="afc"/>
        <w:rPr>
          <w:lang w:val="ru-RU"/>
        </w:rPr>
      </w:pPr>
      <w:r w:rsidRPr="00C77119">
        <w:rPr>
          <w:lang w:val="ru-RU"/>
        </w:rPr>
        <w:t xml:space="preserve">    /**</w:t>
      </w:r>
    </w:p>
    <w:p w14:paraId="181A115B" w14:textId="77777777" w:rsidR="00D7020B" w:rsidRPr="00C77119" w:rsidRDefault="00D7020B" w:rsidP="00D7020B">
      <w:pPr>
        <w:pStyle w:val="afc"/>
        <w:rPr>
          <w:lang w:val="ru-RU"/>
        </w:rPr>
      </w:pPr>
      <w:r w:rsidRPr="00C77119">
        <w:rPr>
          <w:lang w:val="ru-RU"/>
        </w:rPr>
        <w:t xml:space="preserve">     * Описание канала</w:t>
      </w:r>
    </w:p>
    <w:p w14:paraId="3B188987" w14:textId="77777777"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return</w:t>
      </w:r>
    </w:p>
    <w:p w14:paraId="3760E619" w14:textId="77777777" w:rsidR="00D7020B" w:rsidRPr="00C77119" w:rsidRDefault="00D7020B" w:rsidP="00D7020B">
      <w:pPr>
        <w:pStyle w:val="afc"/>
        <w:rPr>
          <w:lang w:val="ru-RU"/>
        </w:rPr>
      </w:pPr>
      <w:r w:rsidRPr="00C77119">
        <w:rPr>
          <w:lang w:val="ru-RU"/>
        </w:rPr>
        <w:t xml:space="preserve">     */</w:t>
      </w:r>
    </w:p>
    <w:p w14:paraId="1B680FB2" w14:textId="77777777" w:rsidR="00D7020B" w:rsidRPr="0038424B" w:rsidRDefault="00D7020B" w:rsidP="00D7020B">
      <w:pPr>
        <w:pStyle w:val="afc"/>
        <w:rPr>
          <w:lang w:val="ru-RU"/>
        </w:rPr>
      </w:pPr>
      <w:r w:rsidRPr="00C77119">
        <w:rPr>
          <w:lang w:val="ru-RU"/>
        </w:rPr>
        <w:t xml:space="preserve">    </w:t>
      </w:r>
      <w:r>
        <w:t>String</w:t>
      </w:r>
      <w:r w:rsidRPr="0038424B">
        <w:rPr>
          <w:lang w:val="ru-RU"/>
        </w:rPr>
        <w:t xml:space="preserve"> </w:t>
      </w:r>
      <w:r>
        <w:t>description</w:t>
      </w:r>
      <w:r w:rsidRPr="0038424B">
        <w:rPr>
          <w:lang w:val="ru-RU"/>
        </w:rPr>
        <w:t>();</w:t>
      </w:r>
    </w:p>
    <w:p w14:paraId="022EE580" w14:textId="77777777" w:rsidR="00D7020B" w:rsidRPr="0038424B" w:rsidRDefault="00D7020B" w:rsidP="00D7020B">
      <w:pPr>
        <w:pStyle w:val="afc"/>
        <w:rPr>
          <w:lang w:val="ru-RU"/>
        </w:rPr>
      </w:pPr>
      <w:r w:rsidRPr="0038424B">
        <w:rPr>
          <w:lang w:val="ru-RU"/>
        </w:rPr>
        <w:t>}</w:t>
      </w:r>
    </w:p>
    <w:p w14:paraId="5C271E10" w14:textId="77777777" w:rsidR="00D7020B" w:rsidRDefault="00D7020B" w:rsidP="00D7020B">
      <w:r>
        <w:t xml:space="preserve">При старте сервера специальный сервис </w:t>
      </w:r>
      <w:r w:rsidRPr="00181D23">
        <w:t>NotificationChannelLoader</w:t>
      </w:r>
      <w:r>
        <w:t xml:space="preserve"> просматривает все классы аннотированные данной аннотацией и создает реестр каналов, ключом элемента реестра является строка возвращаемая методом </w:t>
      </w:r>
      <w:r w:rsidRPr="0038424B">
        <w:t xml:space="preserve">name </w:t>
      </w:r>
      <w:r>
        <w:t xml:space="preserve">() </w:t>
      </w:r>
      <w:r w:rsidRPr="0038424B">
        <w:t>аннотации</w:t>
      </w:r>
      <w:r>
        <w:t xml:space="preserve">. Интерфейс сервиса </w:t>
      </w:r>
      <w:r w:rsidRPr="00181D23">
        <w:t>NotificationChannelLoader</w:t>
      </w:r>
      <w:r>
        <w:t>:</w:t>
      </w:r>
    </w:p>
    <w:p w14:paraId="63B93F5A" w14:textId="77777777" w:rsidR="00D7020B" w:rsidRPr="00C77119" w:rsidRDefault="00D7020B" w:rsidP="00D7020B">
      <w:pPr>
        <w:pStyle w:val="afc"/>
        <w:rPr>
          <w:lang w:val="ru-RU"/>
        </w:rPr>
      </w:pPr>
      <w:r>
        <w:rPr>
          <w:b/>
          <w:bCs/>
          <w:color w:val="7F0055"/>
        </w:rPr>
        <w:t>public</w:t>
      </w:r>
      <w:r w:rsidRPr="00C77119">
        <w:rPr>
          <w:lang w:val="ru-RU"/>
        </w:rPr>
        <w:t xml:space="preserve"> </w:t>
      </w:r>
      <w:r>
        <w:rPr>
          <w:b/>
          <w:bCs/>
          <w:color w:val="7F0055"/>
        </w:rPr>
        <w:t>interface</w:t>
      </w:r>
      <w:r w:rsidRPr="00C77119">
        <w:rPr>
          <w:lang w:val="ru-RU"/>
        </w:rPr>
        <w:t xml:space="preserve"> </w:t>
      </w:r>
      <w:r>
        <w:rPr>
          <w:highlight w:val="lightGray"/>
        </w:rPr>
        <w:t>NotificationChannelLoader</w:t>
      </w:r>
      <w:r w:rsidRPr="00C77119">
        <w:rPr>
          <w:lang w:val="ru-RU"/>
        </w:rPr>
        <w:t xml:space="preserve"> {</w:t>
      </w:r>
    </w:p>
    <w:p w14:paraId="54C053FC" w14:textId="77777777" w:rsidR="00D7020B" w:rsidRPr="00C77119" w:rsidRDefault="00D7020B" w:rsidP="00D7020B">
      <w:pPr>
        <w:pStyle w:val="afc"/>
        <w:rPr>
          <w:lang w:val="ru-RU"/>
        </w:rPr>
      </w:pPr>
      <w:r w:rsidRPr="00C77119">
        <w:rPr>
          <w:lang w:val="ru-RU"/>
        </w:rPr>
        <w:t xml:space="preserve">    </w:t>
      </w:r>
    </w:p>
    <w:p w14:paraId="7162C0C9" w14:textId="77777777" w:rsidR="00D7020B" w:rsidRPr="00C77119" w:rsidRDefault="00D7020B" w:rsidP="00D7020B">
      <w:pPr>
        <w:pStyle w:val="afc"/>
        <w:rPr>
          <w:lang w:val="ru-RU"/>
        </w:rPr>
      </w:pPr>
      <w:r w:rsidRPr="00C77119">
        <w:rPr>
          <w:lang w:val="ru-RU"/>
        </w:rPr>
        <w:t xml:space="preserve">    /**</w:t>
      </w:r>
    </w:p>
    <w:p w14:paraId="748AE1D7" w14:textId="77777777" w:rsidR="00D7020B" w:rsidRPr="00C77119" w:rsidRDefault="00D7020B" w:rsidP="00D7020B">
      <w:pPr>
        <w:pStyle w:val="afc"/>
        <w:rPr>
          <w:lang w:val="ru-RU"/>
        </w:rPr>
      </w:pPr>
      <w:r w:rsidRPr="00C77119">
        <w:rPr>
          <w:lang w:val="ru-RU"/>
        </w:rPr>
        <w:t xml:space="preserve">     * Получение списка имен всех каналов отправки уведомлений</w:t>
      </w:r>
    </w:p>
    <w:p w14:paraId="0F06FB01" w14:textId="77777777" w:rsidR="00D7020B" w:rsidRPr="00C77119" w:rsidRDefault="00D7020B" w:rsidP="00D7020B">
      <w:pPr>
        <w:pStyle w:val="afc"/>
        <w:rPr>
          <w:lang w:val="ru-RU"/>
        </w:rPr>
      </w:pPr>
      <w:r w:rsidRPr="00C77119">
        <w:rPr>
          <w:lang w:val="ru-RU"/>
        </w:rPr>
        <w:t xml:space="preserve">     * </w:t>
      </w:r>
      <w:r w:rsidRPr="00C77119">
        <w:rPr>
          <w:b/>
          <w:bCs/>
          <w:color w:val="7F9FBF"/>
          <w:lang w:val="ru-RU"/>
        </w:rPr>
        <w:t>@</w:t>
      </w:r>
      <w:r>
        <w:rPr>
          <w:b/>
          <w:bCs/>
          <w:color w:val="7F9FBF"/>
        </w:rPr>
        <w:t>return</w:t>
      </w:r>
    </w:p>
    <w:p w14:paraId="19D81F9F" w14:textId="77777777" w:rsidR="00D7020B" w:rsidRPr="00C77119" w:rsidRDefault="00D7020B" w:rsidP="00D7020B">
      <w:pPr>
        <w:pStyle w:val="afc"/>
        <w:rPr>
          <w:lang w:val="ru-RU"/>
        </w:rPr>
      </w:pPr>
      <w:r w:rsidRPr="00C77119">
        <w:rPr>
          <w:lang w:val="ru-RU"/>
        </w:rPr>
        <w:t xml:space="preserve">     */</w:t>
      </w:r>
    </w:p>
    <w:p w14:paraId="1341CA77" w14:textId="77777777" w:rsidR="00D7020B" w:rsidRPr="00C77119" w:rsidRDefault="00D7020B" w:rsidP="00D7020B">
      <w:pPr>
        <w:pStyle w:val="afc"/>
        <w:rPr>
          <w:lang w:val="ru-RU"/>
        </w:rPr>
      </w:pPr>
      <w:r w:rsidRPr="00C77119">
        <w:rPr>
          <w:lang w:val="ru-RU"/>
        </w:rPr>
        <w:t xml:space="preserve">    </w:t>
      </w:r>
      <w:r>
        <w:t>List</w:t>
      </w:r>
      <w:r w:rsidRPr="00C77119">
        <w:rPr>
          <w:lang w:val="ru-RU"/>
        </w:rPr>
        <w:t>&lt;</w:t>
      </w:r>
      <w:r>
        <w:t>String</w:t>
      </w:r>
      <w:r w:rsidRPr="00C77119">
        <w:rPr>
          <w:lang w:val="ru-RU"/>
        </w:rPr>
        <w:t xml:space="preserve">&gt; </w:t>
      </w:r>
      <w:r>
        <w:t>getNotificationChannelNames</w:t>
      </w:r>
      <w:r w:rsidRPr="00C77119">
        <w:rPr>
          <w:lang w:val="ru-RU"/>
        </w:rPr>
        <w:t>();</w:t>
      </w:r>
    </w:p>
    <w:p w14:paraId="5E00F771" w14:textId="77777777" w:rsidR="00D7020B" w:rsidRPr="00C77119" w:rsidRDefault="00D7020B" w:rsidP="00D7020B">
      <w:pPr>
        <w:pStyle w:val="afc"/>
        <w:rPr>
          <w:lang w:val="ru-RU"/>
        </w:rPr>
      </w:pPr>
      <w:r w:rsidRPr="00C77119">
        <w:rPr>
          <w:lang w:val="ru-RU"/>
        </w:rPr>
        <w:t xml:space="preserve">    </w:t>
      </w:r>
    </w:p>
    <w:p w14:paraId="66219D70" w14:textId="77777777" w:rsidR="00D7020B" w:rsidRPr="00C77119" w:rsidRDefault="00D7020B" w:rsidP="00D7020B">
      <w:pPr>
        <w:pStyle w:val="afc"/>
        <w:rPr>
          <w:lang w:val="ru-RU"/>
        </w:rPr>
      </w:pPr>
      <w:r w:rsidRPr="00C77119">
        <w:rPr>
          <w:lang w:val="ru-RU"/>
        </w:rPr>
        <w:t xml:space="preserve">    /**</w:t>
      </w:r>
    </w:p>
    <w:p w14:paraId="32A1C767" w14:textId="77777777" w:rsidR="00D7020B" w:rsidRPr="00C77119" w:rsidRDefault="00D7020B" w:rsidP="00D7020B">
      <w:pPr>
        <w:pStyle w:val="afc"/>
        <w:rPr>
          <w:lang w:val="ru-RU"/>
        </w:rPr>
      </w:pPr>
      <w:r w:rsidRPr="00C77119">
        <w:rPr>
          <w:lang w:val="ru-RU"/>
        </w:rPr>
        <w:t xml:space="preserve">     * Получение информации о канале доставки</w:t>
      </w:r>
    </w:p>
    <w:p w14:paraId="036B7B9C" w14:textId="77777777" w:rsidR="00D7020B" w:rsidRPr="00181D23" w:rsidRDefault="00D7020B" w:rsidP="00D7020B">
      <w:pPr>
        <w:pStyle w:val="afc"/>
      </w:pPr>
      <w:r w:rsidRPr="00C77119">
        <w:rPr>
          <w:lang w:val="ru-RU"/>
        </w:rPr>
        <w:t xml:space="preserve">     </w:t>
      </w:r>
      <w:r w:rsidRPr="00181D23">
        <w:t xml:space="preserve">* </w:t>
      </w:r>
      <w:r w:rsidRPr="00181D23">
        <w:rPr>
          <w:b/>
          <w:bCs/>
          <w:color w:val="7F9FBF"/>
        </w:rPr>
        <w:t>@param</w:t>
      </w:r>
      <w:r w:rsidRPr="00181D23">
        <w:t xml:space="preserve"> channelName</w:t>
      </w:r>
    </w:p>
    <w:p w14:paraId="4D71C432" w14:textId="77777777" w:rsidR="00D7020B" w:rsidRPr="00181D23" w:rsidRDefault="00D7020B" w:rsidP="00D7020B">
      <w:pPr>
        <w:pStyle w:val="afc"/>
      </w:pPr>
      <w:r w:rsidRPr="00181D23">
        <w:t xml:space="preserve">     * </w:t>
      </w:r>
      <w:r w:rsidRPr="00181D23">
        <w:rPr>
          <w:b/>
          <w:bCs/>
          <w:color w:val="7F9FBF"/>
        </w:rPr>
        <w:t>@return</w:t>
      </w:r>
    </w:p>
    <w:p w14:paraId="208098AB" w14:textId="77777777" w:rsidR="00D7020B" w:rsidRPr="00181D23" w:rsidRDefault="00D7020B" w:rsidP="00D7020B">
      <w:pPr>
        <w:pStyle w:val="afc"/>
      </w:pPr>
      <w:r w:rsidRPr="00181D23">
        <w:t xml:space="preserve">     */</w:t>
      </w:r>
    </w:p>
    <w:p w14:paraId="006D9E2F" w14:textId="77777777" w:rsidR="00D7020B" w:rsidRPr="00181D23" w:rsidRDefault="00D7020B" w:rsidP="00D7020B">
      <w:pPr>
        <w:pStyle w:val="afc"/>
      </w:pPr>
      <w:r w:rsidRPr="00181D23">
        <w:t xml:space="preserve">    NotificationChannelInfo getNotificationChannelInfo(String channelName);</w:t>
      </w:r>
    </w:p>
    <w:p w14:paraId="085A1E2F" w14:textId="77777777" w:rsidR="00D7020B" w:rsidRPr="00181D23" w:rsidRDefault="00D7020B" w:rsidP="00D7020B">
      <w:pPr>
        <w:pStyle w:val="afc"/>
      </w:pPr>
      <w:r w:rsidRPr="00181D23">
        <w:t xml:space="preserve">    </w:t>
      </w:r>
    </w:p>
    <w:p w14:paraId="0444B1E4" w14:textId="77777777" w:rsidR="00D7020B" w:rsidRPr="005F593D" w:rsidRDefault="00D7020B" w:rsidP="00D7020B">
      <w:pPr>
        <w:pStyle w:val="afc"/>
        <w:rPr>
          <w:lang w:val="ru-RU"/>
        </w:rPr>
      </w:pPr>
      <w:r w:rsidRPr="00181D23">
        <w:t xml:space="preserve">    </w:t>
      </w:r>
      <w:r w:rsidRPr="005F593D">
        <w:rPr>
          <w:lang w:val="ru-RU"/>
        </w:rPr>
        <w:t>/**</w:t>
      </w:r>
    </w:p>
    <w:p w14:paraId="5A693B60" w14:textId="77777777" w:rsidR="00D7020B" w:rsidRPr="00C77119" w:rsidRDefault="00D7020B" w:rsidP="00D7020B">
      <w:pPr>
        <w:pStyle w:val="afc"/>
        <w:rPr>
          <w:lang w:val="ru-RU"/>
        </w:rPr>
      </w:pPr>
      <w:r w:rsidRPr="005F593D">
        <w:rPr>
          <w:lang w:val="ru-RU"/>
        </w:rPr>
        <w:t xml:space="preserve">     </w:t>
      </w:r>
      <w:r w:rsidRPr="00C77119">
        <w:rPr>
          <w:lang w:val="ru-RU"/>
        </w:rPr>
        <w:t>* Получение обработчика канала отправки уведомления по его имени</w:t>
      </w:r>
    </w:p>
    <w:p w14:paraId="1217B545" w14:textId="77777777" w:rsidR="00D7020B" w:rsidRPr="00181D23" w:rsidRDefault="00D7020B" w:rsidP="00D7020B">
      <w:pPr>
        <w:pStyle w:val="afc"/>
      </w:pPr>
      <w:r w:rsidRPr="00C77119">
        <w:rPr>
          <w:lang w:val="ru-RU"/>
        </w:rPr>
        <w:t xml:space="preserve">     </w:t>
      </w:r>
      <w:r w:rsidRPr="00181D23">
        <w:t xml:space="preserve">* </w:t>
      </w:r>
      <w:r w:rsidRPr="00181D23">
        <w:rPr>
          <w:b/>
          <w:bCs/>
          <w:color w:val="7F9FBF"/>
        </w:rPr>
        <w:t>@param</w:t>
      </w:r>
      <w:r w:rsidRPr="00181D23">
        <w:t xml:space="preserve"> channelName</w:t>
      </w:r>
    </w:p>
    <w:p w14:paraId="3291DCB4" w14:textId="77777777" w:rsidR="00D7020B" w:rsidRPr="00181D23" w:rsidRDefault="00D7020B" w:rsidP="00D7020B">
      <w:pPr>
        <w:pStyle w:val="afc"/>
      </w:pPr>
      <w:r w:rsidRPr="00181D23">
        <w:t xml:space="preserve">     * </w:t>
      </w:r>
      <w:r w:rsidRPr="00181D23">
        <w:rPr>
          <w:b/>
          <w:bCs/>
          <w:color w:val="7F9FBF"/>
        </w:rPr>
        <w:t>@return</w:t>
      </w:r>
    </w:p>
    <w:p w14:paraId="20CCA78E" w14:textId="77777777" w:rsidR="00D7020B" w:rsidRPr="00181D23" w:rsidRDefault="00D7020B" w:rsidP="00D7020B">
      <w:pPr>
        <w:pStyle w:val="afc"/>
      </w:pPr>
      <w:r w:rsidRPr="00181D23">
        <w:t xml:space="preserve">     */</w:t>
      </w:r>
    </w:p>
    <w:p w14:paraId="6644B4F8" w14:textId="77777777" w:rsidR="00D7020B" w:rsidRPr="00181D23" w:rsidRDefault="00D7020B" w:rsidP="00D7020B">
      <w:pPr>
        <w:pStyle w:val="afc"/>
      </w:pPr>
      <w:r w:rsidRPr="00181D23">
        <w:t xml:space="preserve">    NotificationChannelHandle getNotificationChannel(String channelName);</w:t>
      </w:r>
    </w:p>
    <w:p w14:paraId="74DF8BBF" w14:textId="77777777" w:rsidR="00D7020B" w:rsidRPr="00181D23" w:rsidRDefault="00D7020B" w:rsidP="00D7020B">
      <w:pPr>
        <w:pStyle w:val="afc"/>
      </w:pPr>
    </w:p>
    <w:p w14:paraId="3F010FAE" w14:textId="77777777" w:rsidR="00D7020B" w:rsidRPr="005F593D" w:rsidRDefault="00D7020B" w:rsidP="00D7020B">
      <w:pPr>
        <w:pStyle w:val="afc"/>
        <w:rPr>
          <w:lang w:val="ru-RU"/>
        </w:rPr>
      </w:pPr>
      <w:r w:rsidRPr="005F593D">
        <w:rPr>
          <w:lang w:val="ru-RU"/>
        </w:rPr>
        <w:t>}</w:t>
      </w:r>
    </w:p>
    <w:p w14:paraId="26C35244" w14:textId="77777777" w:rsidR="00D7020B" w:rsidRPr="00BC3422" w:rsidRDefault="00D7020B" w:rsidP="00D7020B">
      <w:r>
        <w:t xml:space="preserve">Сервис отправки уведомлений вызывает метод </w:t>
      </w:r>
      <w:r>
        <w:rPr>
          <w:lang w:val="en-US"/>
        </w:rPr>
        <w:t>s</w:t>
      </w:r>
      <w:r w:rsidRPr="005022A4">
        <w:rPr>
          <w:lang w:val="en-US"/>
        </w:rPr>
        <w:t>end</w:t>
      </w:r>
      <w:r>
        <w:t xml:space="preserve"> канала </w:t>
      </w:r>
      <w:r w:rsidRPr="001962BA">
        <w:t xml:space="preserve">и передает информацию </w:t>
      </w:r>
      <w:r>
        <w:t>об</w:t>
      </w:r>
      <w:r w:rsidRPr="001962BA">
        <w:t xml:space="preserve"> </w:t>
      </w:r>
      <w:r>
        <w:t>уведомление каналу. Далее канал выполняет отправку уведомления по своему персональному алгоритму. Платформа в базовой поставке предоставляет два канала отправки уведомлений: канал папки «Входящие уведомления» и канал отправки по электронной почте. Все каналы могут пользоваться публичными сервисами платформы (</w:t>
      </w:r>
      <w:r w:rsidRPr="00946414">
        <w:t>EJB</w:t>
      </w:r>
      <w:r>
        <w:t xml:space="preserve">), внутренними сервисами платформы </w:t>
      </w:r>
      <w:r w:rsidRPr="00946414">
        <w:t>(</w:t>
      </w:r>
      <w:r>
        <w:rPr>
          <w:lang w:val="en-US"/>
        </w:rPr>
        <w:t>DAO</w:t>
      </w:r>
      <w:r w:rsidRPr="00946414">
        <w:t>)</w:t>
      </w:r>
      <w:r>
        <w:t xml:space="preserve"> в том числе сервисами формирования текста уведомления и сервисом формирования ссылок.</w:t>
      </w:r>
    </w:p>
    <w:p w14:paraId="2E37BC31" w14:textId="77777777" w:rsidR="00D7020B" w:rsidRDefault="00D7020B" w:rsidP="00D7020B">
      <w:pPr>
        <w:pStyle w:val="5"/>
        <w:numPr>
          <w:ilvl w:val="4"/>
          <w:numId w:val="1"/>
        </w:numPr>
      </w:pPr>
      <w:bookmarkStart w:id="202" w:name="_Toc381100522"/>
      <w:bookmarkStart w:id="203" w:name="_Toc383285430"/>
      <w:r>
        <w:t>Канал отправки уведомления по электронной почте</w:t>
      </w:r>
      <w:bookmarkEnd w:id="202"/>
      <w:bookmarkEnd w:id="203"/>
    </w:p>
    <w:p w14:paraId="2B3B7433" w14:textId="77777777" w:rsidR="00D7020B" w:rsidRPr="00CD4039" w:rsidRDefault="00D7020B" w:rsidP="00D7020B">
      <w:pPr>
        <w:rPr>
          <w:b/>
          <w:bCs/>
        </w:rPr>
      </w:pPr>
      <w:r>
        <w:t xml:space="preserve">Данный канал использует </w:t>
      </w:r>
      <w:r>
        <w:rPr>
          <w:lang w:val="en-US"/>
        </w:rPr>
        <w:t>Spring</w:t>
      </w:r>
      <w:r w:rsidRPr="002A1242">
        <w:t xml:space="preserve"> </w:t>
      </w:r>
      <w:r>
        <w:rPr>
          <w:lang w:val="en-US"/>
        </w:rPr>
        <w:t>Mail</w:t>
      </w:r>
      <w:r>
        <w:t xml:space="preserve"> для отправки сообщений по электронной почте. Канал использует сервис формирования текста уведомлений для получения текста и </w:t>
      </w:r>
      <w:r>
        <w:lastRenderedPageBreak/>
        <w:t xml:space="preserve">заголовка письма. Все настройки требуемые для обеспечения работы канала </w:t>
      </w:r>
      <w:r w:rsidRPr="00B44C89">
        <w:t>(</w:t>
      </w:r>
      <w:r>
        <w:rPr>
          <w:lang w:val="en-US"/>
        </w:rPr>
        <w:t>smtp</w:t>
      </w:r>
      <w:r w:rsidRPr="00B44C89">
        <w:t xml:space="preserve"> </w:t>
      </w:r>
      <w:r>
        <w:t>сервер</w:t>
      </w:r>
      <w:r w:rsidRPr="00B44C89">
        <w:t xml:space="preserve">, </w:t>
      </w:r>
      <w:r>
        <w:t xml:space="preserve">логин, пароль пользователя </w:t>
      </w:r>
      <w:r>
        <w:rPr>
          <w:lang w:val="en-US"/>
        </w:rPr>
        <w:t>SMTP</w:t>
      </w:r>
      <w:r w:rsidRPr="00B44C89">
        <w:t xml:space="preserve"> </w:t>
      </w:r>
      <w:r>
        <w:t>сервера</w:t>
      </w:r>
      <w:r w:rsidRPr="001E5333">
        <w:t xml:space="preserve">, </w:t>
      </w:r>
      <w:r w:rsidRPr="00E9534E">
        <w:t>адрес отправителя по умолчанию</w:t>
      </w:r>
      <w:r w:rsidRPr="00B44C89">
        <w:t>)</w:t>
      </w:r>
      <w:r w:rsidRPr="00552BB1">
        <w:t xml:space="preserve"> </w:t>
      </w:r>
      <w:r>
        <w:t xml:space="preserve">должны в </w:t>
      </w:r>
      <w:r>
        <w:rPr>
          <w:lang w:val="en-US"/>
        </w:rPr>
        <w:t>server</w:t>
      </w:r>
      <w:r w:rsidRPr="00552BB1">
        <w:t>.</w:t>
      </w:r>
      <w:r>
        <w:rPr>
          <w:lang w:val="en-US"/>
        </w:rPr>
        <w:t>properties</w:t>
      </w:r>
      <w:r w:rsidRPr="00B44C89">
        <w:t>.</w:t>
      </w:r>
      <w:r w:rsidRPr="00CD4039">
        <w:t xml:space="preserve"> Канал разрабатывается таким образом</w:t>
      </w:r>
      <w:r w:rsidRPr="00717D9A">
        <w:t>,</w:t>
      </w:r>
      <w:r w:rsidRPr="00CD4039">
        <w:t xml:space="preserve"> чтобы можно было его переиспользовать на другом сервере</w:t>
      </w:r>
      <w:r>
        <w:t xml:space="preserve">, передав задание на отправку уведомления с помощью сервиса распределенных задач, основанном на </w:t>
      </w:r>
      <w:r>
        <w:rPr>
          <w:lang w:val="en-US"/>
        </w:rPr>
        <w:t>JMS</w:t>
      </w:r>
      <w:r>
        <w:t>.</w:t>
      </w:r>
    </w:p>
    <w:p w14:paraId="22E59E8C" w14:textId="77777777" w:rsidR="00D7020B" w:rsidRPr="00B44C89" w:rsidRDefault="00D7020B" w:rsidP="00D7020B">
      <w:pPr>
        <w:pStyle w:val="5"/>
        <w:numPr>
          <w:ilvl w:val="4"/>
          <w:numId w:val="1"/>
        </w:numPr>
      </w:pPr>
      <w:bookmarkStart w:id="204" w:name="_Toc381100523"/>
      <w:bookmarkStart w:id="205" w:name="_Toc383285431"/>
      <w:r>
        <w:t>Канал отправки уведомления в папку «Входящие уведомления»</w:t>
      </w:r>
      <w:bookmarkEnd w:id="204"/>
      <w:bookmarkEnd w:id="205"/>
    </w:p>
    <w:p w14:paraId="5E00286A" w14:textId="77777777" w:rsidR="00D7020B" w:rsidRDefault="00D7020B" w:rsidP="00D7020B">
      <w:r>
        <w:t xml:space="preserve">Данный канал создает запись доменного объекта с типом </w:t>
      </w:r>
      <w:r>
        <w:rPr>
          <w:lang w:val="en-US"/>
        </w:rPr>
        <w:t>notifications</w:t>
      </w:r>
      <w:r w:rsidRPr="00C17FB4">
        <w:t xml:space="preserve">. </w:t>
      </w:r>
      <w:r>
        <w:rPr>
          <w:lang w:val="en-US"/>
        </w:rPr>
        <w:t>GUI</w:t>
      </w:r>
      <w:r w:rsidRPr="00C17FB4">
        <w:t xml:space="preserve"> </w:t>
      </w:r>
      <w:r>
        <w:t xml:space="preserve">периодически опрашивает записи в таблице </w:t>
      </w:r>
      <w:r>
        <w:rPr>
          <w:lang w:val="en-US"/>
        </w:rPr>
        <w:t>notifications</w:t>
      </w:r>
      <w:r w:rsidRPr="00C17FB4">
        <w:t xml:space="preserve"> </w:t>
      </w:r>
      <w:r>
        <w:t>и отображает их в интерфейсе. Тип содержит следующие атрибуты:</w:t>
      </w:r>
    </w:p>
    <w:tbl>
      <w:tblPr>
        <w:tblStyle w:val="a7"/>
        <w:tblW w:w="0" w:type="auto"/>
        <w:tblLook w:val="04A0" w:firstRow="1" w:lastRow="0" w:firstColumn="1" w:lastColumn="0" w:noHBand="0" w:noVBand="1"/>
      </w:tblPr>
      <w:tblGrid>
        <w:gridCol w:w="3189"/>
        <w:gridCol w:w="3190"/>
        <w:gridCol w:w="3191"/>
      </w:tblGrid>
      <w:tr w:rsidR="00D7020B" w:rsidRPr="00C17FB4" w14:paraId="1CB4F9CD" w14:textId="77777777" w:rsidTr="005F593D">
        <w:tc>
          <w:tcPr>
            <w:tcW w:w="3190" w:type="dxa"/>
          </w:tcPr>
          <w:p w14:paraId="471B5641" w14:textId="77777777" w:rsidR="00D7020B" w:rsidRPr="00C17FB4" w:rsidRDefault="00D7020B" w:rsidP="005F593D">
            <w:pPr>
              <w:jc w:val="center"/>
              <w:rPr>
                <w:b/>
              </w:rPr>
            </w:pPr>
            <w:r w:rsidRPr="00C17FB4">
              <w:rPr>
                <w:b/>
              </w:rPr>
              <w:t>Имя</w:t>
            </w:r>
          </w:p>
        </w:tc>
        <w:tc>
          <w:tcPr>
            <w:tcW w:w="3190" w:type="dxa"/>
          </w:tcPr>
          <w:p w14:paraId="7EC8DD17" w14:textId="77777777" w:rsidR="00D7020B" w:rsidRPr="00C17FB4" w:rsidRDefault="00D7020B" w:rsidP="005F593D">
            <w:pPr>
              <w:jc w:val="center"/>
              <w:rPr>
                <w:b/>
              </w:rPr>
            </w:pPr>
            <w:r w:rsidRPr="00C17FB4">
              <w:rPr>
                <w:b/>
              </w:rPr>
              <w:t>Тип</w:t>
            </w:r>
          </w:p>
        </w:tc>
        <w:tc>
          <w:tcPr>
            <w:tcW w:w="3191" w:type="dxa"/>
          </w:tcPr>
          <w:p w14:paraId="7AD6C79E" w14:textId="77777777" w:rsidR="00D7020B" w:rsidRPr="00C17FB4" w:rsidRDefault="00D7020B" w:rsidP="005F593D">
            <w:pPr>
              <w:jc w:val="center"/>
              <w:rPr>
                <w:b/>
              </w:rPr>
            </w:pPr>
            <w:r w:rsidRPr="00C17FB4">
              <w:rPr>
                <w:b/>
              </w:rPr>
              <w:t>Описание</w:t>
            </w:r>
          </w:p>
        </w:tc>
      </w:tr>
      <w:tr w:rsidR="00D7020B" w14:paraId="1DB30089" w14:textId="77777777" w:rsidTr="005F593D">
        <w:tc>
          <w:tcPr>
            <w:tcW w:w="3190" w:type="dxa"/>
          </w:tcPr>
          <w:p w14:paraId="65DFFB9F" w14:textId="77777777" w:rsidR="00D7020B" w:rsidRPr="00DD044C" w:rsidRDefault="00D7020B" w:rsidP="005F593D">
            <w:pPr>
              <w:rPr>
                <w:lang w:val="en-US"/>
              </w:rPr>
            </w:pPr>
            <w:r>
              <w:rPr>
                <w:lang w:val="en-US"/>
              </w:rPr>
              <w:t>from</w:t>
            </w:r>
          </w:p>
        </w:tc>
        <w:tc>
          <w:tcPr>
            <w:tcW w:w="3190" w:type="dxa"/>
          </w:tcPr>
          <w:p w14:paraId="5CC4EDE8" w14:textId="77777777" w:rsidR="00D7020B" w:rsidRPr="00281DF8" w:rsidRDefault="00D7020B" w:rsidP="005F593D">
            <w:pPr>
              <w:rPr>
                <w:lang w:val="en-US"/>
              </w:rPr>
            </w:pPr>
            <w:r>
              <w:rPr>
                <w:lang w:val="en-US"/>
              </w:rPr>
              <w:t>Reference</w:t>
            </w:r>
          </w:p>
        </w:tc>
        <w:tc>
          <w:tcPr>
            <w:tcW w:w="3191" w:type="dxa"/>
          </w:tcPr>
          <w:p w14:paraId="09E7D3BF" w14:textId="77777777" w:rsidR="00D7020B" w:rsidRPr="00DD044C" w:rsidRDefault="00D7020B" w:rsidP="005F593D">
            <w:r>
              <w:t>Идентификатор персоны отправителя сообщения</w:t>
            </w:r>
          </w:p>
        </w:tc>
      </w:tr>
      <w:tr w:rsidR="00D7020B" w14:paraId="120AD6B5" w14:textId="77777777" w:rsidTr="005F593D">
        <w:tc>
          <w:tcPr>
            <w:tcW w:w="3190" w:type="dxa"/>
          </w:tcPr>
          <w:p w14:paraId="77283972" w14:textId="77777777" w:rsidR="00D7020B" w:rsidRPr="00DD044C" w:rsidRDefault="00D7020B" w:rsidP="005F593D">
            <w:pPr>
              <w:rPr>
                <w:lang w:val="en-US"/>
              </w:rPr>
            </w:pPr>
            <w:r>
              <w:rPr>
                <w:lang w:val="en-US"/>
              </w:rPr>
              <w:t>to</w:t>
            </w:r>
          </w:p>
        </w:tc>
        <w:tc>
          <w:tcPr>
            <w:tcW w:w="3190" w:type="dxa"/>
          </w:tcPr>
          <w:p w14:paraId="5D30B4A9" w14:textId="77777777" w:rsidR="00D7020B" w:rsidRDefault="00D7020B" w:rsidP="005F593D">
            <w:pPr>
              <w:rPr>
                <w:lang w:val="en-US"/>
              </w:rPr>
            </w:pPr>
            <w:r>
              <w:rPr>
                <w:lang w:val="en-US"/>
              </w:rPr>
              <w:t>Reference</w:t>
            </w:r>
          </w:p>
        </w:tc>
        <w:tc>
          <w:tcPr>
            <w:tcW w:w="3191" w:type="dxa"/>
          </w:tcPr>
          <w:p w14:paraId="308FA71D" w14:textId="77777777" w:rsidR="00D7020B" w:rsidRDefault="00D7020B" w:rsidP="005F593D">
            <w:r>
              <w:t>Идентификатор персоны адресата сообщения</w:t>
            </w:r>
          </w:p>
        </w:tc>
      </w:tr>
      <w:tr w:rsidR="00D7020B" w14:paraId="4859CA3B" w14:textId="77777777" w:rsidTr="005F593D">
        <w:tc>
          <w:tcPr>
            <w:tcW w:w="3190" w:type="dxa"/>
          </w:tcPr>
          <w:p w14:paraId="44DBA90F" w14:textId="77777777" w:rsidR="00D7020B" w:rsidRPr="000B52F7" w:rsidRDefault="00D7020B" w:rsidP="005F593D">
            <w:pPr>
              <w:rPr>
                <w:lang w:val="en-US"/>
              </w:rPr>
            </w:pPr>
            <w:r>
              <w:rPr>
                <w:lang w:val="en-US"/>
              </w:rPr>
              <w:t>subject</w:t>
            </w:r>
          </w:p>
        </w:tc>
        <w:tc>
          <w:tcPr>
            <w:tcW w:w="3190" w:type="dxa"/>
          </w:tcPr>
          <w:p w14:paraId="39F16CFB" w14:textId="77777777" w:rsidR="00D7020B" w:rsidRDefault="00D7020B" w:rsidP="005F593D">
            <w:pPr>
              <w:rPr>
                <w:lang w:val="en-US"/>
              </w:rPr>
            </w:pPr>
            <w:r>
              <w:rPr>
                <w:lang w:val="en-US"/>
              </w:rPr>
              <w:t>String</w:t>
            </w:r>
          </w:p>
        </w:tc>
        <w:tc>
          <w:tcPr>
            <w:tcW w:w="3191" w:type="dxa"/>
          </w:tcPr>
          <w:p w14:paraId="7DEEAC6D" w14:textId="77777777" w:rsidR="00D7020B" w:rsidRPr="000B52F7" w:rsidRDefault="00D7020B" w:rsidP="005F593D">
            <w:r>
              <w:t>Заголовок сообщения</w:t>
            </w:r>
          </w:p>
        </w:tc>
      </w:tr>
      <w:tr w:rsidR="00D7020B" w14:paraId="1655BA47" w14:textId="77777777" w:rsidTr="005F593D">
        <w:tc>
          <w:tcPr>
            <w:tcW w:w="3190" w:type="dxa"/>
          </w:tcPr>
          <w:p w14:paraId="37B0245B" w14:textId="77777777" w:rsidR="00D7020B" w:rsidRDefault="00D7020B" w:rsidP="005F593D">
            <w:pPr>
              <w:rPr>
                <w:lang w:val="en-US"/>
              </w:rPr>
            </w:pPr>
            <w:r>
              <w:rPr>
                <w:lang w:val="en-US"/>
              </w:rPr>
              <w:t>body</w:t>
            </w:r>
          </w:p>
        </w:tc>
        <w:tc>
          <w:tcPr>
            <w:tcW w:w="3190" w:type="dxa"/>
          </w:tcPr>
          <w:p w14:paraId="7B6F989D" w14:textId="77777777" w:rsidR="00D7020B" w:rsidRDefault="00D7020B" w:rsidP="005F593D">
            <w:pPr>
              <w:rPr>
                <w:lang w:val="en-US"/>
              </w:rPr>
            </w:pPr>
            <w:r>
              <w:rPr>
                <w:lang w:val="en-US"/>
              </w:rPr>
              <w:t>String</w:t>
            </w:r>
          </w:p>
        </w:tc>
        <w:tc>
          <w:tcPr>
            <w:tcW w:w="3191" w:type="dxa"/>
          </w:tcPr>
          <w:p w14:paraId="033EABE9" w14:textId="77777777" w:rsidR="00D7020B" w:rsidRDefault="00D7020B" w:rsidP="005F593D">
            <w:r>
              <w:t>Текст сообщения</w:t>
            </w:r>
          </w:p>
        </w:tc>
      </w:tr>
      <w:tr w:rsidR="00D7020B" w14:paraId="3961F22A" w14:textId="77777777" w:rsidTr="005F593D">
        <w:tc>
          <w:tcPr>
            <w:tcW w:w="3190" w:type="dxa"/>
          </w:tcPr>
          <w:p w14:paraId="71D7E4D9" w14:textId="77777777" w:rsidR="00D7020B" w:rsidRDefault="00D7020B" w:rsidP="005F593D">
            <w:pPr>
              <w:rPr>
                <w:lang w:val="en-US"/>
              </w:rPr>
            </w:pPr>
            <w:r>
              <w:rPr>
                <w:lang w:val="en-US"/>
              </w:rPr>
              <w:t>priority</w:t>
            </w:r>
          </w:p>
        </w:tc>
        <w:tc>
          <w:tcPr>
            <w:tcW w:w="3190" w:type="dxa"/>
          </w:tcPr>
          <w:p w14:paraId="02734C60" w14:textId="77777777" w:rsidR="00D7020B" w:rsidRDefault="00D7020B" w:rsidP="005F593D">
            <w:pPr>
              <w:rPr>
                <w:lang w:val="en-US"/>
              </w:rPr>
            </w:pPr>
            <w:r>
              <w:rPr>
                <w:lang w:val="en-US"/>
              </w:rPr>
              <w:t>String</w:t>
            </w:r>
          </w:p>
        </w:tc>
        <w:tc>
          <w:tcPr>
            <w:tcW w:w="3191" w:type="dxa"/>
          </w:tcPr>
          <w:p w14:paraId="1C45B5F3" w14:textId="77777777" w:rsidR="00D7020B" w:rsidRDefault="00D7020B" w:rsidP="005F593D">
            <w:r>
              <w:t>Приоритет сообщения</w:t>
            </w:r>
          </w:p>
        </w:tc>
      </w:tr>
      <w:tr w:rsidR="00D7020B" w14:paraId="53BBC3F4" w14:textId="77777777" w:rsidTr="005F593D">
        <w:tc>
          <w:tcPr>
            <w:tcW w:w="3190" w:type="dxa"/>
          </w:tcPr>
          <w:p w14:paraId="7D93F94A" w14:textId="77777777" w:rsidR="00D7020B" w:rsidRDefault="00D7020B" w:rsidP="005F593D">
            <w:pPr>
              <w:rPr>
                <w:lang w:val="en-US"/>
              </w:rPr>
            </w:pPr>
            <w:r>
              <w:rPr>
                <w:lang w:val="en-US"/>
              </w:rPr>
              <w:t>new</w:t>
            </w:r>
          </w:p>
        </w:tc>
        <w:tc>
          <w:tcPr>
            <w:tcW w:w="3190" w:type="dxa"/>
          </w:tcPr>
          <w:p w14:paraId="30CF8964" w14:textId="77777777" w:rsidR="00D7020B" w:rsidRDefault="00D7020B" w:rsidP="005F593D">
            <w:pPr>
              <w:rPr>
                <w:lang w:val="en-US"/>
              </w:rPr>
            </w:pPr>
            <w:r>
              <w:rPr>
                <w:lang w:val="en-US"/>
              </w:rPr>
              <w:t>Boolean</w:t>
            </w:r>
          </w:p>
        </w:tc>
        <w:tc>
          <w:tcPr>
            <w:tcW w:w="3191" w:type="dxa"/>
          </w:tcPr>
          <w:p w14:paraId="24D67E66" w14:textId="77777777" w:rsidR="00D7020B" w:rsidRPr="000B52F7" w:rsidRDefault="00D7020B" w:rsidP="005F593D">
            <w:r>
              <w:t xml:space="preserve">Флаг нового сообщения, после открытия данного сообщения </w:t>
            </w:r>
            <w:r>
              <w:rPr>
                <w:lang w:val="en-US"/>
              </w:rPr>
              <w:t>GUI</w:t>
            </w:r>
            <w:r w:rsidRPr="000B52F7">
              <w:t xml:space="preserve"> </w:t>
            </w:r>
            <w:r>
              <w:t>сбрасывает этот флаг в 0. Используется для выделения новых сообщений на интерфейсе и оптимизации запросов новых сообщений</w:t>
            </w:r>
          </w:p>
        </w:tc>
      </w:tr>
    </w:tbl>
    <w:p w14:paraId="65594A9E" w14:textId="77777777" w:rsidR="00D7020B" w:rsidRPr="00C17FB4" w:rsidRDefault="00D7020B" w:rsidP="00D7020B">
      <w:r>
        <w:t>Для формирования текста сообщения канал использует сервис генерации текста сообщения.</w:t>
      </w:r>
    </w:p>
    <w:p w14:paraId="2D908D94" w14:textId="77777777" w:rsidR="00D7020B" w:rsidRDefault="00D7020B" w:rsidP="00D7020B">
      <w:pPr>
        <w:pStyle w:val="4"/>
        <w:numPr>
          <w:ilvl w:val="3"/>
          <w:numId w:val="1"/>
        </w:numPr>
      </w:pPr>
      <w:bookmarkStart w:id="206" w:name="_Toc381100524"/>
      <w:bookmarkStart w:id="207" w:name="_Toc383285432"/>
      <w:r>
        <w:t>Сервис формирования текста сообщения</w:t>
      </w:r>
      <w:bookmarkEnd w:id="206"/>
      <w:bookmarkEnd w:id="207"/>
    </w:p>
    <w:p w14:paraId="1D943C1D" w14:textId="77777777" w:rsidR="00D7020B" w:rsidRDefault="00D7020B" w:rsidP="00D7020B">
      <w:r>
        <w:t xml:space="preserve">Сервис формирования текста сообщения представляет собой </w:t>
      </w:r>
      <w:r>
        <w:rPr>
          <w:lang w:val="en-US"/>
        </w:rPr>
        <w:t>spring</w:t>
      </w:r>
      <w:r w:rsidRPr="00473770">
        <w:t xml:space="preserve"> </w:t>
      </w:r>
      <w:r>
        <w:t xml:space="preserve">бин и предназначен для формирования текста сообщения по типу сообщения, идентификатору адресата и контексту. Шаблон сообщения хранится в специальном доменном объекте </w:t>
      </w:r>
      <w:r>
        <w:rPr>
          <w:lang w:val="en-US"/>
        </w:rPr>
        <w:t>notification</w:t>
      </w:r>
      <w:r w:rsidRPr="00AE2450">
        <w:t>_</w:t>
      </w:r>
      <w:r>
        <w:rPr>
          <w:lang w:val="en-US"/>
        </w:rPr>
        <w:t>text</w:t>
      </w:r>
      <w:r w:rsidRPr="00AE2450">
        <w:t xml:space="preserve"> </w:t>
      </w:r>
      <w:r>
        <w:t xml:space="preserve">в виде </w:t>
      </w:r>
      <w:r w:rsidRPr="00AE2450">
        <w:t>скрипта</w:t>
      </w:r>
      <w:r>
        <w:t xml:space="preserve"> на языке шаблонов </w:t>
      </w:r>
      <w:r w:rsidRPr="00AE2450">
        <w:t>Apache Velocity</w:t>
      </w:r>
      <w:r>
        <w:t xml:space="preserve"> (язык шаблонов может быть изменен разработчиком подсистемы, при выборе необходимо опираться на максимальную простоту и понятность использования языка шаблонов)</w:t>
      </w:r>
      <w:r w:rsidRPr="00AE2450">
        <w:t>.</w:t>
      </w:r>
      <w:r>
        <w:t xml:space="preserve"> Интерфейс сервиса:</w:t>
      </w:r>
    </w:p>
    <w:p w14:paraId="5AD2D3BD" w14:textId="77777777" w:rsidR="00D7020B" w:rsidRPr="00154BE7" w:rsidRDefault="00D7020B" w:rsidP="00D7020B">
      <w:pPr>
        <w:pStyle w:val="afc"/>
        <w:rPr>
          <w:lang w:val="ru-RU"/>
        </w:rPr>
      </w:pPr>
      <w:r>
        <w:rPr>
          <w:b/>
          <w:bCs/>
          <w:color w:val="7F0055"/>
        </w:rPr>
        <w:t>public</w:t>
      </w:r>
      <w:r w:rsidRPr="00154BE7">
        <w:rPr>
          <w:lang w:val="ru-RU"/>
        </w:rPr>
        <w:t xml:space="preserve"> </w:t>
      </w:r>
      <w:r>
        <w:rPr>
          <w:b/>
          <w:bCs/>
          <w:color w:val="7F0055"/>
        </w:rPr>
        <w:t>interface</w:t>
      </w:r>
      <w:r w:rsidRPr="00154BE7">
        <w:rPr>
          <w:lang w:val="ru-RU"/>
        </w:rPr>
        <w:t xml:space="preserve"> </w:t>
      </w:r>
      <w:r>
        <w:t>NotificationTextFormer</w:t>
      </w:r>
      <w:r w:rsidRPr="00154BE7">
        <w:rPr>
          <w:lang w:val="ru-RU"/>
        </w:rPr>
        <w:t xml:space="preserve"> {</w:t>
      </w:r>
    </w:p>
    <w:p w14:paraId="6511E422" w14:textId="77777777" w:rsidR="00D7020B" w:rsidRPr="00154BE7" w:rsidRDefault="00D7020B" w:rsidP="00D7020B">
      <w:pPr>
        <w:pStyle w:val="afc"/>
        <w:rPr>
          <w:lang w:val="ru-RU"/>
        </w:rPr>
      </w:pPr>
    </w:p>
    <w:p w14:paraId="7A69CA75" w14:textId="77777777" w:rsidR="00D7020B" w:rsidRPr="00154BE7" w:rsidRDefault="00D7020B" w:rsidP="00D7020B">
      <w:pPr>
        <w:pStyle w:val="afc"/>
        <w:rPr>
          <w:lang w:val="ru-RU"/>
        </w:rPr>
      </w:pPr>
      <w:r w:rsidRPr="00154BE7">
        <w:rPr>
          <w:lang w:val="ru-RU"/>
        </w:rPr>
        <w:t xml:space="preserve">    /**</w:t>
      </w:r>
    </w:p>
    <w:p w14:paraId="4788F01A" w14:textId="77777777" w:rsidR="00D7020B" w:rsidRPr="00154BE7" w:rsidRDefault="00D7020B" w:rsidP="00D7020B">
      <w:pPr>
        <w:pStyle w:val="afc"/>
        <w:rPr>
          <w:lang w:val="ru-RU"/>
        </w:rPr>
      </w:pPr>
      <w:r w:rsidRPr="00154BE7">
        <w:rPr>
          <w:lang w:val="ru-RU"/>
        </w:rPr>
        <w:t xml:space="preserve">     * Метод формирует текст сообщения по типу сообщения и каналу</w:t>
      </w:r>
    </w:p>
    <w:p w14:paraId="6B6FEA30" w14:textId="77777777" w:rsidR="00D7020B" w:rsidRPr="006279F7" w:rsidRDefault="00D7020B" w:rsidP="00D7020B">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14:paraId="3F781DFC" w14:textId="77777777" w:rsidR="00D7020B" w:rsidRPr="006279F7" w:rsidRDefault="00D7020B" w:rsidP="00D7020B">
      <w:pPr>
        <w:pStyle w:val="afc"/>
      </w:pPr>
      <w:r w:rsidRPr="006279F7">
        <w:t xml:space="preserve">     *            </w:t>
      </w:r>
      <w:r>
        <w:t>тип</w:t>
      </w:r>
      <w:r w:rsidRPr="006279F7">
        <w:t xml:space="preserve"> </w:t>
      </w:r>
      <w:r>
        <w:t>сообщения</w:t>
      </w:r>
    </w:p>
    <w:p w14:paraId="7E2331C6" w14:textId="77777777" w:rsidR="00D7020B" w:rsidRPr="006279F7" w:rsidRDefault="00D7020B" w:rsidP="00D7020B">
      <w:pPr>
        <w:pStyle w:val="afc"/>
      </w:pPr>
      <w:r w:rsidRPr="006279F7">
        <w:t xml:space="preserve">     * </w:t>
      </w:r>
      <w:r w:rsidRPr="006279F7">
        <w:rPr>
          <w:b/>
          <w:bCs/>
          <w:color w:val="7F9FBF"/>
        </w:rPr>
        <w:t>@param</w:t>
      </w:r>
      <w:r w:rsidRPr="006279F7">
        <w:t xml:space="preserve"> notificationPart</w:t>
      </w:r>
    </w:p>
    <w:p w14:paraId="273961FB" w14:textId="77777777" w:rsidR="00D7020B" w:rsidRPr="00154BE7" w:rsidRDefault="00D7020B" w:rsidP="00D7020B">
      <w:pPr>
        <w:pStyle w:val="afc"/>
        <w:rPr>
          <w:lang w:val="ru-RU"/>
        </w:rPr>
      </w:pPr>
      <w:r w:rsidRPr="006279F7">
        <w:t xml:space="preserve">     </w:t>
      </w:r>
      <w:r w:rsidRPr="00154BE7">
        <w:rPr>
          <w:lang w:val="ru-RU"/>
        </w:rPr>
        <w:t>*            имя фрагмента сообщения. Используется если сообщение состоит из нескольких частей, например почтовое</w:t>
      </w:r>
    </w:p>
    <w:p w14:paraId="5F70A722" w14:textId="77777777" w:rsidR="00D7020B" w:rsidRPr="00154BE7" w:rsidRDefault="00D7020B" w:rsidP="00D7020B">
      <w:pPr>
        <w:pStyle w:val="afc"/>
        <w:rPr>
          <w:lang w:val="ru-RU"/>
        </w:rPr>
      </w:pPr>
      <w:r w:rsidRPr="00154BE7">
        <w:rPr>
          <w:lang w:val="ru-RU"/>
        </w:rPr>
        <w:t xml:space="preserve">     *            сообщение состоит из заголовка и тела сообщения</w:t>
      </w:r>
    </w:p>
    <w:p w14:paraId="7FC8B218" w14:textId="77777777"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addressee</w:t>
      </w:r>
    </w:p>
    <w:p w14:paraId="51652E64" w14:textId="77777777" w:rsidR="00D7020B" w:rsidRPr="00154BE7" w:rsidRDefault="00D7020B" w:rsidP="00D7020B">
      <w:pPr>
        <w:pStyle w:val="afc"/>
        <w:rPr>
          <w:lang w:val="ru-RU"/>
        </w:rPr>
      </w:pPr>
      <w:r w:rsidRPr="00154BE7">
        <w:rPr>
          <w:lang w:val="ru-RU"/>
        </w:rPr>
        <w:t xml:space="preserve">     *            адресат сообщения</w:t>
      </w:r>
    </w:p>
    <w:p w14:paraId="31B18CEB" w14:textId="77777777" w:rsidR="00D7020B" w:rsidRPr="00154BE7" w:rsidRDefault="00D7020B" w:rsidP="00D7020B">
      <w:pPr>
        <w:pStyle w:val="afc"/>
        <w:rPr>
          <w:lang w:val="ru-RU"/>
        </w:rPr>
      </w:pPr>
      <w:r w:rsidRPr="00154BE7">
        <w:rPr>
          <w:lang w:val="ru-RU"/>
        </w:rPr>
        <w:lastRenderedPageBreak/>
        <w:t xml:space="preserve">     * </w:t>
      </w:r>
      <w:r w:rsidRPr="00154BE7">
        <w:rPr>
          <w:b/>
          <w:bCs/>
          <w:color w:val="7F9FBF"/>
          <w:lang w:val="ru-RU"/>
        </w:rPr>
        <w:t>@</w:t>
      </w:r>
      <w:r>
        <w:rPr>
          <w:b/>
          <w:bCs/>
          <w:color w:val="7F9FBF"/>
        </w:rPr>
        <w:t>param</w:t>
      </w:r>
      <w:r w:rsidRPr="00154BE7">
        <w:rPr>
          <w:lang w:val="ru-RU"/>
        </w:rPr>
        <w:t xml:space="preserve"> </w:t>
      </w:r>
      <w:r>
        <w:t>locale</w:t>
      </w:r>
    </w:p>
    <w:p w14:paraId="0377DE01" w14:textId="77777777" w:rsidR="00D7020B" w:rsidRPr="00154BE7" w:rsidRDefault="00D7020B" w:rsidP="00D7020B">
      <w:pPr>
        <w:pStyle w:val="afc"/>
        <w:rPr>
          <w:lang w:val="ru-RU"/>
        </w:rPr>
      </w:pPr>
      <w:r w:rsidRPr="00154BE7">
        <w:rPr>
          <w:lang w:val="ru-RU"/>
        </w:rPr>
        <w:t xml:space="preserve">     *            Идентификатор </w:t>
      </w:r>
      <w:r w:rsidRPr="00154BE7">
        <w:rPr>
          <w:u w:val="single"/>
          <w:lang w:val="ru-RU"/>
        </w:rPr>
        <w:t>локали</w:t>
      </w:r>
    </w:p>
    <w:p w14:paraId="288C7C8B" w14:textId="77777777"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channel</w:t>
      </w:r>
    </w:p>
    <w:p w14:paraId="3092B278" w14:textId="77777777" w:rsidR="00D7020B" w:rsidRPr="00154BE7" w:rsidRDefault="00D7020B" w:rsidP="00D7020B">
      <w:pPr>
        <w:pStyle w:val="afc"/>
        <w:rPr>
          <w:lang w:val="ru-RU"/>
        </w:rPr>
      </w:pPr>
      <w:r w:rsidRPr="00154BE7">
        <w:rPr>
          <w:lang w:val="ru-RU"/>
        </w:rPr>
        <w:t xml:space="preserve">     *            имя канала</w:t>
      </w:r>
    </w:p>
    <w:p w14:paraId="06D5747F" w14:textId="77777777"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context</w:t>
      </w:r>
    </w:p>
    <w:p w14:paraId="45E2E9E1" w14:textId="77777777" w:rsidR="00D7020B" w:rsidRPr="00E82500" w:rsidRDefault="00D7020B" w:rsidP="00D7020B">
      <w:pPr>
        <w:pStyle w:val="afc"/>
        <w:rPr>
          <w:lang w:val="ru-RU"/>
        </w:rPr>
      </w:pPr>
      <w:r w:rsidRPr="00154BE7">
        <w:rPr>
          <w:lang w:val="ru-RU"/>
        </w:rPr>
        <w:t xml:space="preserve">     </w:t>
      </w:r>
      <w:r w:rsidRPr="00E82500">
        <w:rPr>
          <w:lang w:val="ru-RU"/>
        </w:rPr>
        <w:t>*            контекст сообщения</w:t>
      </w:r>
    </w:p>
    <w:p w14:paraId="2D3329FE" w14:textId="77777777" w:rsidR="00D7020B" w:rsidRPr="00E82500" w:rsidRDefault="00D7020B" w:rsidP="00D7020B">
      <w:pPr>
        <w:pStyle w:val="afc"/>
        <w:rPr>
          <w:lang w:val="ru-RU"/>
        </w:rPr>
      </w:pPr>
      <w:r w:rsidRPr="00E82500">
        <w:rPr>
          <w:lang w:val="ru-RU"/>
        </w:rPr>
        <w:t xml:space="preserve">     * </w:t>
      </w:r>
      <w:r w:rsidRPr="00E82500">
        <w:rPr>
          <w:b/>
          <w:bCs/>
          <w:color w:val="7F9FBF"/>
          <w:lang w:val="ru-RU"/>
        </w:rPr>
        <w:t>@</w:t>
      </w:r>
      <w:r>
        <w:rPr>
          <w:b/>
          <w:bCs/>
          <w:color w:val="7F9FBF"/>
        </w:rPr>
        <w:t>return</w:t>
      </w:r>
    </w:p>
    <w:p w14:paraId="1EDEB32B" w14:textId="77777777" w:rsidR="00D7020B" w:rsidRPr="00E82500" w:rsidRDefault="00D7020B" w:rsidP="00D7020B">
      <w:pPr>
        <w:pStyle w:val="afc"/>
        <w:rPr>
          <w:lang w:val="ru-RU"/>
        </w:rPr>
      </w:pPr>
      <w:r w:rsidRPr="00E82500">
        <w:rPr>
          <w:lang w:val="ru-RU"/>
        </w:rPr>
        <w:t xml:space="preserve">     */</w:t>
      </w:r>
    </w:p>
    <w:p w14:paraId="608C2D72" w14:textId="77777777" w:rsidR="00D7020B" w:rsidRPr="006279F7" w:rsidRDefault="00D7020B" w:rsidP="00D7020B">
      <w:pPr>
        <w:pStyle w:val="afc"/>
      </w:pPr>
      <w:r w:rsidRPr="00E82500">
        <w:rPr>
          <w:lang w:val="ru-RU"/>
        </w:rPr>
        <w:t xml:space="preserve">    </w:t>
      </w:r>
      <w:r w:rsidRPr="006279F7">
        <w:t>String format(String notificationType, String notificationPart, Id addressee, Id locale, String channel,</w:t>
      </w:r>
    </w:p>
    <w:p w14:paraId="7CB84A6C" w14:textId="77777777" w:rsidR="00D7020B" w:rsidRPr="00154BE7" w:rsidRDefault="00D7020B" w:rsidP="00D7020B">
      <w:pPr>
        <w:pStyle w:val="afc"/>
        <w:rPr>
          <w:lang w:val="ru-RU"/>
        </w:rPr>
      </w:pPr>
      <w:r w:rsidRPr="006279F7">
        <w:t xml:space="preserve">            </w:t>
      </w:r>
      <w:r>
        <w:t>NotificationContext</w:t>
      </w:r>
      <w:r w:rsidRPr="00154BE7">
        <w:rPr>
          <w:lang w:val="ru-RU"/>
        </w:rPr>
        <w:t xml:space="preserve"> </w:t>
      </w:r>
      <w:r>
        <w:t>context</w:t>
      </w:r>
      <w:r w:rsidRPr="00154BE7">
        <w:rPr>
          <w:lang w:val="ru-RU"/>
        </w:rPr>
        <w:t>);</w:t>
      </w:r>
    </w:p>
    <w:p w14:paraId="450C1389" w14:textId="77777777" w:rsidR="00D7020B" w:rsidRPr="00154BE7" w:rsidRDefault="00D7020B" w:rsidP="00D7020B">
      <w:pPr>
        <w:pStyle w:val="afc"/>
        <w:rPr>
          <w:lang w:val="ru-RU"/>
        </w:rPr>
      </w:pPr>
    </w:p>
    <w:p w14:paraId="7B5643CF" w14:textId="77777777" w:rsidR="00D7020B" w:rsidRPr="00154BE7" w:rsidRDefault="00D7020B" w:rsidP="00D7020B">
      <w:pPr>
        <w:pStyle w:val="afc"/>
        <w:rPr>
          <w:lang w:val="ru-RU"/>
        </w:rPr>
      </w:pPr>
      <w:r w:rsidRPr="00154BE7">
        <w:rPr>
          <w:lang w:val="ru-RU"/>
        </w:rPr>
        <w:t xml:space="preserve">    /**</w:t>
      </w:r>
    </w:p>
    <w:p w14:paraId="3774629F" w14:textId="77777777" w:rsidR="00D7020B" w:rsidRPr="00154BE7" w:rsidRDefault="00D7020B" w:rsidP="00D7020B">
      <w:pPr>
        <w:pStyle w:val="afc"/>
        <w:rPr>
          <w:lang w:val="ru-RU"/>
        </w:rPr>
      </w:pPr>
      <w:r w:rsidRPr="00154BE7">
        <w:rPr>
          <w:lang w:val="ru-RU"/>
        </w:rPr>
        <w:t xml:space="preserve">     * Формирование всех частей текста уведомления по его типу</w:t>
      </w:r>
    </w:p>
    <w:p w14:paraId="06F84282" w14:textId="77777777" w:rsidR="00D7020B" w:rsidRPr="006279F7" w:rsidRDefault="00D7020B" w:rsidP="00D7020B">
      <w:pPr>
        <w:pStyle w:val="afc"/>
      </w:pPr>
      <w:r w:rsidRPr="00154BE7">
        <w:rPr>
          <w:lang w:val="ru-RU"/>
        </w:rPr>
        <w:t xml:space="preserve">     </w:t>
      </w:r>
      <w:r w:rsidRPr="006279F7">
        <w:t xml:space="preserve">* </w:t>
      </w:r>
      <w:r w:rsidRPr="006279F7">
        <w:rPr>
          <w:b/>
          <w:bCs/>
          <w:color w:val="7F9FBF"/>
        </w:rPr>
        <w:t>@param</w:t>
      </w:r>
      <w:r w:rsidRPr="006279F7">
        <w:t xml:space="preserve"> notificationType</w:t>
      </w:r>
    </w:p>
    <w:p w14:paraId="7D1C3968" w14:textId="77777777" w:rsidR="00D7020B" w:rsidRPr="006279F7" w:rsidRDefault="00D7020B" w:rsidP="00D7020B">
      <w:pPr>
        <w:pStyle w:val="afc"/>
      </w:pPr>
      <w:r w:rsidRPr="006279F7">
        <w:t xml:space="preserve">     *            </w:t>
      </w:r>
      <w:r>
        <w:t>тип</w:t>
      </w:r>
      <w:r w:rsidRPr="006279F7">
        <w:t xml:space="preserve"> </w:t>
      </w:r>
      <w:r>
        <w:t>сообщения</w:t>
      </w:r>
    </w:p>
    <w:p w14:paraId="3ED35639" w14:textId="77777777" w:rsidR="00D7020B" w:rsidRPr="006279F7" w:rsidRDefault="00D7020B" w:rsidP="00D7020B">
      <w:pPr>
        <w:pStyle w:val="afc"/>
      </w:pPr>
      <w:r w:rsidRPr="006279F7">
        <w:t xml:space="preserve">     * </w:t>
      </w:r>
      <w:r w:rsidRPr="006279F7">
        <w:rPr>
          <w:b/>
          <w:bCs/>
          <w:color w:val="7F9FBF"/>
        </w:rPr>
        <w:t>@param</w:t>
      </w:r>
      <w:r w:rsidRPr="006279F7">
        <w:t xml:space="preserve"> addressee</w:t>
      </w:r>
    </w:p>
    <w:p w14:paraId="4C9FA3E5" w14:textId="77777777" w:rsidR="00D7020B" w:rsidRPr="00154BE7" w:rsidRDefault="00D7020B" w:rsidP="00D7020B">
      <w:pPr>
        <w:pStyle w:val="afc"/>
        <w:rPr>
          <w:lang w:val="ru-RU"/>
        </w:rPr>
      </w:pPr>
      <w:r w:rsidRPr="006279F7">
        <w:t xml:space="preserve">     </w:t>
      </w:r>
      <w:r w:rsidRPr="00154BE7">
        <w:rPr>
          <w:lang w:val="ru-RU"/>
        </w:rPr>
        <w:t>*            идентификатор персоны адресата</w:t>
      </w:r>
    </w:p>
    <w:p w14:paraId="235F6435" w14:textId="77777777" w:rsidR="00D7020B" w:rsidRPr="00154BE7" w:rsidRDefault="00D7020B" w:rsidP="00D7020B">
      <w:pPr>
        <w:pStyle w:val="afc"/>
        <w:rPr>
          <w:lang w:val="ru-RU"/>
        </w:rPr>
      </w:pPr>
      <w:r w:rsidRPr="00154BE7">
        <w:rPr>
          <w:lang w:val="ru-RU"/>
        </w:rPr>
        <w:t xml:space="preserve">     * </w:t>
      </w:r>
      <w:r w:rsidRPr="00154BE7">
        <w:rPr>
          <w:b/>
          <w:bCs/>
          <w:color w:val="7F9FBF"/>
          <w:lang w:val="ru-RU"/>
        </w:rPr>
        <w:t>@</w:t>
      </w:r>
      <w:r>
        <w:rPr>
          <w:b/>
          <w:bCs/>
          <w:color w:val="7F9FBF"/>
        </w:rPr>
        <w:t>param</w:t>
      </w:r>
      <w:r w:rsidRPr="00154BE7">
        <w:rPr>
          <w:lang w:val="ru-RU"/>
        </w:rPr>
        <w:t xml:space="preserve"> </w:t>
      </w:r>
      <w:r>
        <w:t>locale</w:t>
      </w:r>
    </w:p>
    <w:p w14:paraId="1D93FAD4" w14:textId="77777777" w:rsidR="00D7020B" w:rsidRPr="00154BE7" w:rsidRDefault="00D7020B" w:rsidP="00D7020B">
      <w:pPr>
        <w:pStyle w:val="afc"/>
        <w:rPr>
          <w:lang w:val="ru-RU"/>
        </w:rPr>
      </w:pPr>
      <w:r w:rsidRPr="00154BE7">
        <w:rPr>
          <w:lang w:val="ru-RU"/>
        </w:rPr>
        <w:t xml:space="preserve">     *            Идентификатор </w:t>
      </w:r>
      <w:r w:rsidRPr="00154BE7">
        <w:rPr>
          <w:u w:val="single"/>
          <w:lang w:val="ru-RU"/>
        </w:rPr>
        <w:t>локали</w:t>
      </w:r>
    </w:p>
    <w:p w14:paraId="510A6BFC" w14:textId="77777777" w:rsidR="00D7020B" w:rsidRPr="006279F7" w:rsidRDefault="00D7020B" w:rsidP="00D7020B">
      <w:pPr>
        <w:pStyle w:val="afc"/>
      </w:pPr>
      <w:r w:rsidRPr="00154BE7">
        <w:rPr>
          <w:lang w:val="ru-RU"/>
        </w:rPr>
        <w:t xml:space="preserve">     </w:t>
      </w:r>
      <w:r w:rsidRPr="006279F7">
        <w:t xml:space="preserve">* </w:t>
      </w:r>
      <w:r w:rsidRPr="006279F7">
        <w:rPr>
          <w:b/>
          <w:bCs/>
          <w:color w:val="7F9FBF"/>
        </w:rPr>
        <w:t>@param</w:t>
      </w:r>
      <w:r w:rsidRPr="006279F7">
        <w:t xml:space="preserve"> channel</w:t>
      </w:r>
    </w:p>
    <w:p w14:paraId="17DD7BA4" w14:textId="77777777" w:rsidR="00D7020B" w:rsidRPr="006279F7" w:rsidRDefault="00D7020B" w:rsidP="00D7020B">
      <w:pPr>
        <w:pStyle w:val="afc"/>
      </w:pPr>
      <w:r w:rsidRPr="006279F7">
        <w:t xml:space="preserve">     *            </w:t>
      </w:r>
      <w:r>
        <w:t>имя</w:t>
      </w:r>
      <w:r w:rsidRPr="006279F7">
        <w:t xml:space="preserve"> </w:t>
      </w:r>
      <w:r>
        <w:t>канала</w:t>
      </w:r>
    </w:p>
    <w:p w14:paraId="26DCF4EF" w14:textId="77777777" w:rsidR="00D7020B" w:rsidRPr="006279F7" w:rsidRDefault="00D7020B" w:rsidP="00D7020B">
      <w:pPr>
        <w:pStyle w:val="afc"/>
      </w:pPr>
      <w:r w:rsidRPr="006279F7">
        <w:t xml:space="preserve">     * </w:t>
      </w:r>
      <w:r w:rsidRPr="006279F7">
        <w:rPr>
          <w:b/>
          <w:bCs/>
          <w:color w:val="7F9FBF"/>
        </w:rPr>
        <w:t>@param</w:t>
      </w:r>
      <w:r w:rsidRPr="006279F7">
        <w:t xml:space="preserve"> context</w:t>
      </w:r>
    </w:p>
    <w:p w14:paraId="05AD2AB4" w14:textId="77777777" w:rsidR="00D7020B" w:rsidRPr="006279F7" w:rsidRDefault="00D7020B" w:rsidP="00D7020B">
      <w:pPr>
        <w:pStyle w:val="afc"/>
      </w:pPr>
      <w:r w:rsidRPr="006279F7">
        <w:t xml:space="preserve">     *            </w:t>
      </w:r>
      <w:r>
        <w:t>контекст</w:t>
      </w:r>
      <w:r w:rsidRPr="006279F7">
        <w:t xml:space="preserve"> </w:t>
      </w:r>
      <w:r>
        <w:t>сообщения</w:t>
      </w:r>
    </w:p>
    <w:p w14:paraId="5F4BDF81" w14:textId="77777777" w:rsidR="00D7020B" w:rsidRPr="006279F7" w:rsidRDefault="00D7020B" w:rsidP="00D7020B">
      <w:pPr>
        <w:pStyle w:val="afc"/>
      </w:pPr>
      <w:r w:rsidRPr="006279F7">
        <w:t xml:space="preserve">     * </w:t>
      </w:r>
      <w:r w:rsidRPr="006279F7">
        <w:rPr>
          <w:b/>
          <w:bCs/>
          <w:color w:val="7F9FBF"/>
        </w:rPr>
        <w:t>@return</w:t>
      </w:r>
    </w:p>
    <w:p w14:paraId="7CCA46D4" w14:textId="77777777" w:rsidR="00D7020B" w:rsidRPr="006279F7" w:rsidRDefault="00D7020B" w:rsidP="00D7020B">
      <w:pPr>
        <w:pStyle w:val="afc"/>
      </w:pPr>
      <w:r w:rsidRPr="006279F7">
        <w:t xml:space="preserve">     */</w:t>
      </w:r>
    </w:p>
    <w:p w14:paraId="770C3397" w14:textId="77777777" w:rsidR="00D7020B" w:rsidRPr="006279F7" w:rsidRDefault="00D7020B" w:rsidP="00D7020B">
      <w:pPr>
        <w:pStyle w:val="afc"/>
      </w:pPr>
      <w:r w:rsidRPr="006279F7">
        <w:t xml:space="preserve">    List&lt;NotificationText&gt; format(String notificationType, Id addressee, Id locale, String channel,</w:t>
      </w:r>
    </w:p>
    <w:p w14:paraId="2A241C5F" w14:textId="77777777" w:rsidR="00D7020B" w:rsidRPr="00154BE7" w:rsidRDefault="00D7020B" w:rsidP="00D7020B">
      <w:pPr>
        <w:pStyle w:val="afc"/>
        <w:rPr>
          <w:lang w:val="ru-RU"/>
        </w:rPr>
      </w:pPr>
      <w:r w:rsidRPr="006279F7">
        <w:t xml:space="preserve">            </w:t>
      </w:r>
      <w:r>
        <w:t>NotificationContext</w:t>
      </w:r>
      <w:r w:rsidRPr="00154BE7">
        <w:rPr>
          <w:lang w:val="ru-RU"/>
        </w:rPr>
        <w:t xml:space="preserve"> </w:t>
      </w:r>
      <w:r>
        <w:t>context</w:t>
      </w:r>
      <w:r w:rsidRPr="00154BE7">
        <w:rPr>
          <w:lang w:val="ru-RU"/>
        </w:rPr>
        <w:t>);</w:t>
      </w:r>
    </w:p>
    <w:p w14:paraId="46612D5F" w14:textId="77777777" w:rsidR="00D7020B" w:rsidRPr="00154BE7" w:rsidRDefault="00D7020B" w:rsidP="00D7020B">
      <w:pPr>
        <w:pStyle w:val="afc"/>
        <w:rPr>
          <w:lang w:val="ru-RU"/>
        </w:rPr>
      </w:pPr>
      <w:r w:rsidRPr="00154BE7">
        <w:rPr>
          <w:lang w:val="ru-RU"/>
        </w:rPr>
        <w:t>}</w:t>
      </w:r>
    </w:p>
    <w:p w14:paraId="19166C95" w14:textId="77777777" w:rsidR="00D7020B" w:rsidRPr="00154BE7" w:rsidRDefault="00D7020B" w:rsidP="00D7020B">
      <w:r>
        <w:t xml:space="preserve"> </w:t>
      </w:r>
    </w:p>
    <w:p w14:paraId="0C504628" w14:textId="77777777" w:rsidR="00D7020B" w:rsidRDefault="00D7020B" w:rsidP="00D7020B">
      <w:r>
        <w:t xml:space="preserve">Для хранения шаблонов сообщений сервис использует доменные объекты типа </w:t>
      </w:r>
      <w:r>
        <w:rPr>
          <w:lang w:val="en-US"/>
        </w:rPr>
        <w:t>notification</w:t>
      </w:r>
      <w:r w:rsidRPr="00AE2450">
        <w:t>_</w:t>
      </w:r>
      <w:r>
        <w:rPr>
          <w:lang w:val="en-US"/>
        </w:rPr>
        <w:t>text</w:t>
      </w:r>
      <w:r>
        <w:t xml:space="preserve"> со следующими полями:</w:t>
      </w:r>
    </w:p>
    <w:tbl>
      <w:tblPr>
        <w:tblStyle w:val="a7"/>
        <w:tblW w:w="0" w:type="auto"/>
        <w:tblLook w:val="04A0" w:firstRow="1" w:lastRow="0" w:firstColumn="1" w:lastColumn="0" w:noHBand="0" w:noVBand="1"/>
      </w:tblPr>
      <w:tblGrid>
        <w:gridCol w:w="3189"/>
        <w:gridCol w:w="3190"/>
        <w:gridCol w:w="3191"/>
      </w:tblGrid>
      <w:tr w:rsidR="00D7020B" w:rsidRPr="00C17FB4" w14:paraId="234E57A9" w14:textId="77777777" w:rsidTr="005F593D">
        <w:tc>
          <w:tcPr>
            <w:tcW w:w="3190" w:type="dxa"/>
          </w:tcPr>
          <w:p w14:paraId="7EA01E94" w14:textId="77777777" w:rsidR="00D7020B" w:rsidRPr="00C17FB4" w:rsidRDefault="00D7020B" w:rsidP="005F593D">
            <w:pPr>
              <w:jc w:val="center"/>
              <w:rPr>
                <w:b/>
              </w:rPr>
            </w:pPr>
            <w:r>
              <w:t xml:space="preserve"> </w:t>
            </w:r>
            <w:r w:rsidRPr="00C17FB4">
              <w:rPr>
                <w:b/>
              </w:rPr>
              <w:t>Имя</w:t>
            </w:r>
          </w:p>
        </w:tc>
        <w:tc>
          <w:tcPr>
            <w:tcW w:w="3190" w:type="dxa"/>
          </w:tcPr>
          <w:p w14:paraId="5FC220DB" w14:textId="77777777" w:rsidR="00D7020B" w:rsidRPr="00C17FB4" w:rsidRDefault="00D7020B" w:rsidP="005F593D">
            <w:pPr>
              <w:jc w:val="center"/>
              <w:rPr>
                <w:b/>
              </w:rPr>
            </w:pPr>
            <w:r w:rsidRPr="00C17FB4">
              <w:rPr>
                <w:b/>
              </w:rPr>
              <w:t>Тип</w:t>
            </w:r>
          </w:p>
        </w:tc>
        <w:tc>
          <w:tcPr>
            <w:tcW w:w="3191" w:type="dxa"/>
          </w:tcPr>
          <w:p w14:paraId="35734C99" w14:textId="77777777" w:rsidR="00D7020B" w:rsidRPr="00C17FB4" w:rsidRDefault="00D7020B" w:rsidP="005F593D">
            <w:pPr>
              <w:jc w:val="center"/>
              <w:rPr>
                <w:b/>
              </w:rPr>
            </w:pPr>
            <w:r w:rsidRPr="00C17FB4">
              <w:rPr>
                <w:b/>
              </w:rPr>
              <w:t>Описание</w:t>
            </w:r>
          </w:p>
        </w:tc>
      </w:tr>
      <w:tr w:rsidR="00D7020B" w14:paraId="302FD8F0" w14:textId="77777777" w:rsidTr="005F593D">
        <w:tc>
          <w:tcPr>
            <w:tcW w:w="3190" w:type="dxa"/>
          </w:tcPr>
          <w:p w14:paraId="0F85AC37" w14:textId="77777777" w:rsidR="00D7020B" w:rsidRPr="00AE2450" w:rsidRDefault="00D7020B" w:rsidP="005F593D">
            <w:pPr>
              <w:rPr>
                <w:lang w:val="en-US"/>
              </w:rPr>
            </w:pPr>
            <w:r>
              <w:rPr>
                <w:lang w:val="en-US"/>
              </w:rPr>
              <w:t>notification_type</w:t>
            </w:r>
          </w:p>
        </w:tc>
        <w:tc>
          <w:tcPr>
            <w:tcW w:w="3190" w:type="dxa"/>
          </w:tcPr>
          <w:p w14:paraId="162C67D7" w14:textId="77777777" w:rsidR="00D7020B" w:rsidRPr="00281DF8" w:rsidRDefault="00D7020B" w:rsidP="005F593D">
            <w:pPr>
              <w:rPr>
                <w:lang w:val="en-US"/>
              </w:rPr>
            </w:pPr>
            <w:r>
              <w:rPr>
                <w:lang w:val="en-US"/>
              </w:rPr>
              <w:t>String</w:t>
            </w:r>
          </w:p>
        </w:tc>
        <w:tc>
          <w:tcPr>
            <w:tcW w:w="3191" w:type="dxa"/>
          </w:tcPr>
          <w:p w14:paraId="40985CE0" w14:textId="77777777" w:rsidR="00D7020B" w:rsidRPr="00473770" w:rsidRDefault="00D7020B" w:rsidP="005F593D">
            <w:r>
              <w:t>Тип сообщения</w:t>
            </w:r>
          </w:p>
        </w:tc>
      </w:tr>
      <w:tr w:rsidR="00D7020B" w14:paraId="79CD7D15" w14:textId="77777777" w:rsidTr="005F593D">
        <w:tc>
          <w:tcPr>
            <w:tcW w:w="3190" w:type="dxa"/>
          </w:tcPr>
          <w:p w14:paraId="36A247AE" w14:textId="77777777" w:rsidR="00D7020B" w:rsidRPr="00DD044C" w:rsidRDefault="00D7020B" w:rsidP="005F593D">
            <w:pPr>
              <w:rPr>
                <w:lang w:val="en-US"/>
              </w:rPr>
            </w:pPr>
            <w:r>
              <w:rPr>
                <w:lang w:val="en-US"/>
              </w:rPr>
              <w:t>notification_part</w:t>
            </w:r>
          </w:p>
        </w:tc>
        <w:tc>
          <w:tcPr>
            <w:tcW w:w="3190" w:type="dxa"/>
          </w:tcPr>
          <w:p w14:paraId="0AA4A58C" w14:textId="77777777" w:rsidR="00D7020B" w:rsidRDefault="00D7020B" w:rsidP="005F593D">
            <w:pPr>
              <w:rPr>
                <w:lang w:val="en-US"/>
              </w:rPr>
            </w:pPr>
            <w:r>
              <w:rPr>
                <w:lang w:val="en-US"/>
              </w:rPr>
              <w:t>String</w:t>
            </w:r>
          </w:p>
        </w:tc>
        <w:tc>
          <w:tcPr>
            <w:tcW w:w="3191" w:type="dxa"/>
          </w:tcPr>
          <w:p w14:paraId="696F9C56" w14:textId="77777777" w:rsidR="00D7020B" w:rsidRDefault="00D7020B" w:rsidP="005F593D">
            <w:r>
              <w:t>Имя фрагмента сообщения</w:t>
            </w:r>
          </w:p>
        </w:tc>
      </w:tr>
      <w:tr w:rsidR="00D7020B" w14:paraId="33759542" w14:textId="77777777" w:rsidTr="005F593D">
        <w:tc>
          <w:tcPr>
            <w:tcW w:w="3190" w:type="dxa"/>
          </w:tcPr>
          <w:p w14:paraId="5B4499C5" w14:textId="77777777" w:rsidR="00D7020B" w:rsidRPr="000B52F7" w:rsidRDefault="00D7020B" w:rsidP="005F593D">
            <w:pPr>
              <w:rPr>
                <w:lang w:val="en-US"/>
              </w:rPr>
            </w:pPr>
            <w:r>
              <w:rPr>
                <w:lang w:val="en-US"/>
              </w:rPr>
              <w:t>locale</w:t>
            </w:r>
          </w:p>
        </w:tc>
        <w:tc>
          <w:tcPr>
            <w:tcW w:w="3190" w:type="dxa"/>
          </w:tcPr>
          <w:p w14:paraId="71CC003E" w14:textId="77777777" w:rsidR="00D7020B" w:rsidRDefault="00D7020B" w:rsidP="005F593D">
            <w:pPr>
              <w:rPr>
                <w:lang w:val="en-US"/>
              </w:rPr>
            </w:pPr>
            <w:r>
              <w:rPr>
                <w:lang w:val="en-US"/>
              </w:rPr>
              <w:t>Reference</w:t>
            </w:r>
          </w:p>
        </w:tc>
        <w:tc>
          <w:tcPr>
            <w:tcW w:w="3191" w:type="dxa"/>
          </w:tcPr>
          <w:p w14:paraId="3A323705" w14:textId="77777777" w:rsidR="00D7020B" w:rsidRPr="000B52F7" w:rsidRDefault="00D7020B" w:rsidP="005F593D">
            <w:r w:rsidRPr="009E3DE6">
              <w:t xml:space="preserve">Идентификатор </w:t>
            </w:r>
            <w:r>
              <w:t xml:space="preserve"> системного справочника языков</w:t>
            </w:r>
          </w:p>
        </w:tc>
      </w:tr>
      <w:tr w:rsidR="00D7020B" w14:paraId="5028FECE" w14:textId="77777777" w:rsidTr="005F593D">
        <w:tc>
          <w:tcPr>
            <w:tcW w:w="3190" w:type="dxa"/>
          </w:tcPr>
          <w:p w14:paraId="40EBC1AB" w14:textId="77777777" w:rsidR="00D7020B" w:rsidRDefault="00D7020B" w:rsidP="005F593D">
            <w:pPr>
              <w:rPr>
                <w:lang w:val="en-US"/>
              </w:rPr>
            </w:pPr>
            <w:r>
              <w:rPr>
                <w:lang w:val="en-US"/>
              </w:rPr>
              <w:t>channel</w:t>
            </w:r>
          </w:p>
        </w:tc>
        <w:tc>
          <w:tcPr>
            <w:tcW w:w="3190" w:type="dxa"/>
          </w:tcPr>
          <w:p w14:paraId="2F719BE8" w14:textId="77777777" w:rsidR="00D7020B" w:rsidRDefault="00D7020B" w:rsidP="005F593D">
            <w:pPr>
              <w:rPr>
                <w:lang w:val="en-US"/>
              </w:rPr>
            </w:pPr>
            <w:r>
              <w:rPr>
                <w:lang w:val="en-US"/>
              </w:rPr>
              <w:t>String</w:t>
            </w:r>
          </w:p>
        </w:tc>
        <w:tc>
          <w:tcPr>
            <w:tcW w:w="3191" w:type="dxa"/>
          </w:tcPr>
          <w:p w14:paraId="3476E481" w14:textId="77777777" w:rsidR="00D7020B" w:rsidRDefault="00D7020B" w:rsidP="005F593D">
            <w:r>
              <w:t>Имя канала</w:t>
            </w:r>
          </w:p>
        </w:tc>
      </w:tr>
      <w:tr w:rsidR="00D7020B" w14:paraId="49BA3077" w14:textId="77777777" w:rsidTr="005F593D">
        <w:tc>
          <w:tcPr>
            <w:tcW w:w="3190" w:type="dxa"/>
          </w:tcPr>
          <w:p w14:paraId="4FC40BC9" w14:textId="77777777" w:rsidR="00D7020B" w:rsidRDefault="00D7020B" w:rsidP="005F593D">
            <w:pPr>
              <w:rPr>
                <w:lang w:val="en-US"/>
              </w:rPr>
            </w:pPr>
            <w:r>
              <w:rPr>
                <w:lang w:val="en-US"/>
              </w:rPr>
              <w:t>notification_text</w:t>
            </w:r>
          </w:p>
        </w:tc>
        <w:tc>
          <w:tcPr>
            <w:tcW w:w="3190" w:type="dxa"/>
          </w:tcPr>
          <w:p w14:paraId="2F050DE4" w14:textId="77777777" w:rsidR="00D7020B" w:rsidRDefault="00D7020B" w:rsidP="005F593D">
            <w:pPr>
              <w:rPr>
                <w:lang w:val="en-US"/>
              </w:rPr>
            </w:pPr>
            <w:r>
              <w:rPr>
                <w:lang w:val="en-US"/>
              </w:rPr>
              <w:t>String</w:t>
            </w:r>
          </w:p>
        </w:tc>
        <w:tc>
          <w:tcPr>
            <w:tcW w:w="3191" w:type="dxa"/>
          </w:tcPr>
          <w:p w14:paraId="6FF29E92" w14:textId="77777777" w:rsidR="00D7020B" w:rsidRDefault="00D7020B" w:rsidP="005F593D">
            <w:r>
              <w:t>Текст сообщения на языке шаблонов сообщения</w:t>
            </w:r>
          </w:p>
        </w:tc>
      </w:tr>
    </w:tbl>
    <w:p w14:paraId="06E20E97" w14:textId="77777777" w:rsidR="00D7020B" w:rsidRDefault="00D7020B" w:rsidP="00D7020B">
      <w:r>
        <w:t xml:space="preserve">При формирование сообщения сервис получает запись </w:t>
      </w:r>
      <w:r>
        <w:rPr>
          <w:lang w:val="en-US"/>
        </w:rPr>
        <w:t>notification</w:t>
      </w:r>
      <w:r w:rsidRPr="00AE2450">
        <w:t>_</w:t>
      </w:r>
      <w:r>
        <w:rPr>
          <w:lang w:val="en-US"/>
        </w:rPr>
        <w:t>text</w:t>
      </w:r>
      <w:r>
        <w:t xml:space="preserve"> по переданным параметрам. Далее создает контекст движка языка шаблонов и внедряет туда следующие объекты:</w:t>
      </w:r>
    </w:p>
    <w:p w14:paraId="295663AA" w14:textId="77777777" w:rsidR="00D7020B" w:rsidRDefault="00D7020B" w:rsidP="005116E9">
      <w:pPr>
        <w:pStyle w:val="afa"/>
        <w:numPr>
          <w:ilvl w:val="0"/>
          <w:numId w:val="60"/>
        </w:numPr>
      </w:pPr>
      <w:r>
        <w:t>Объект</w:t>
      </w:r>
      <w:r w:rsidRPr="00473770">
        <w:t xml:space="preserve"> </w:t>
      </w:r>
      <w:r>
        <w:t>сессии</w:t>
      </w:r>
      <w:r w:rsidRPr="00473770">
        <w:t xml:space="preserve"> </w:t>
      </w:r>
      <w:r w:rsidRPr="00473770">
        <w:rPr>
          <w:lang w:val="en-US"/>
        </w:rPr>
        <w:t>ru</w:t>
      </w:r>
      <w:r w:rsidRPr="00473770">
        <w:t>.</w:t>
      </w:r>
      <w:r w:rsidRPr="00473770">
        <w:rPr>
          <w:lang w:val="en-US"/>
        </w:rPr>
        <w:t>intertrust</w:t>
      </w:r>
      <w:r w:rsidRPr="00473770">
        <w:t>.</w:t>
      </w:r>
      <w:r w:rsidRPr="00473770">
        <w:rPr>
          <w:lang w:val="en-US"/>
        </w:rPr>
        <w:t>cm</w:t>
      </w:r>
      <w:r w:rsidRPr="00473770">
        <w:t>.</w:t>
      </w:r>
      <w:r w:rsidRPr="00473770">
        <w:rPr>
          <w:lang w:val="en-US"/>
        </w:rPr>
        <w:t>core</w:t>
      </w:r>
      <w:r w:rsidRPr="00473770">
        <w:t>.</w:t>
      </w:r>
      <w:r w:rsidRPr="00473770">
        <w:rPr>
          <w:lang w:val="en-US"/>
        </w:rPr>
        <w:t>tools</w:t>
      </w:r>
      <w:r w:rsidRPr="00473770">
        <w:t>.</w:t>
      </w:r>
      <w:r w:rsidRPr="00473770">
        <w:rPr>
          <w:lang w:val="en-US"/>
        </w:rPr>
        <w:t>Session</w:t>
      </w:r>
      <w:r>
        <w:t xml:space="preserve"> под именем </w:t>
      </w:r>
      <w:r>
        <w:rPr>
          <w:lang w:val="en-US"/>
        </w:rPr>
        <w:t>session</w:t>
      </w:r>
      <w:r>
        <w:t>.</w:t>
      </w:r>
    </w:p>
    <w:p w14:paraId="723A3C0F" w14:textId="77777777" w:rsidR="00D7020B" w:rsidRDefault="00D7020B" w:rsidP="005116E9">
      <w:pPr>
        <w:pStyle w:val="afa"/>
        <w:numPr>
          <w:ilvl w:val="0"/>
          <w:numId w:val="60"/>
        </w:numPr>
      </w:pPr>
      <w:r>
        <w:t xml:space="preserve">Объекты из параметра </w:t>
      </w:r>
      <w:r w:rsidRPr="00A76F53">
        <w:t>context</w:t>
      </w:r>
      <w:r>
        <w:t xml:space="preserve">, каждый объект под именем с которым этот объект добавляли в </w:t>
      </w:r>
      <w:r>
        <w:rPr>
          <w:lang w:val="en-US"/>
        </w:rPr>
        <w:t>context</w:t>
      </w:r>
      <w:r>
        <w:t xml:space="preserve">. При этом все объекты типа </w:t>
      </w:r>
      <w:r>
        <w:rPr>
          <w:lang w:val="en-US"/>
        </w:rPr>
        <w:t xml:space="preserve">DomainObject </w:t>
      </w:r>
      <w:r>
        <w:t xml:space="preserve">оборачиваются классом </w:t>
      </w:r>
      <w:r>
        <w:rPr>
          <w:lang w:val="en-US"/>
        </w:rPr>
        <w:t>DomainObjectAccessor</w:t>
      </w:r>
      <w:r>
        <w:t>.</w:t>
      </w:r>
    </w:p>
    <w:p w14:paraId="3F1EFA58" w14:textId="77777777" w:rsidR="00D7020B" w:rsidRDefault="00D7020B" w:rsidP="005116E9">
      <w:pPr>
        <w:pStyle w:val="afa"/>
        <w:numPr>
          <w:ilvl w:val="0"/>
          <w:numId w:val="60"/>
        </w:numPr>
      </w:pPr>
      <w:r>
        <w:t xml:space="preserve">Все спринговые бины платформы под именами с какими они зарегистрированы в </w:t>
      </w:r>
      <w:r>
        <w:rPr>
          <w:lang w:val="en-US"/>
        </w:rPr>
        <w:t>Spring</w:t>
      </w:r>
      <w:r w:rsidRPr="00EC1787">
        <w:t xml:space="preserve"> </w:t>
      </w:r>
      <w:r>
        <w:t>контексте платформы.</w:t>
      </w:r>
    </w:p>
    <w:p w14:paraId="2276D537" w14:textId="77777777" w:rsidR="00D7020B" w:rsidRPr="00DF07C6" w:rsidRDefault="00D7020B" w:rsidP="00D7020B">
      <w:r>
        <w:lastRenderedPageBreak/>
        <w:t>Далее выполняется скрипт на языке шаблонов и полученный результат возвращается. При формирование сообщения необходимо учитывать часовой пояс пользователя, которому отправляются сообщения при формирование дат со временем в тексте сообщения. Часовой пояс пользователя хранится в профиле пользователя.</w:t>
      </w:r>
      <w:r w:rsidRPr="00DF07C6">
        <w:t xml:space="preserve"> </w:t>
      </w:r>
    </w:p>
    <w:p w14:paraId="43DE7140" w14:textId="77777777" w:rsidR="00D7020B" w:rsidRPr="00E065D9" w:rsidRDefault="00D7020B" w:rsidP="00D7020B">
      <w:r>
        <w:t xml:space="preserve">Для работы сервиса используется системный справочник языков </w:t>
      </w:r>
      <w:r w:rsidRPr="00E065D9">
        <w:t>locale</w:t>
      </w:r>
      <w:r>
        <w:t>, который содержит следующие атрибуты</w:t>
      </w:r>
      <w:r w:rsidRPr="00E065D9">
        <w:t>:</w:t>
      </w:r>
    </w:p>
    <w:tbl>
      <w:tblPr>
        <w:tblStyle w:val="a7"/>
        <w:tblW w:w="0" w:type="auto"/>
        <w:tblLook w:val="04A0" w:firstRow="1" w:lastRow="0" w:firstColumn="1" w:lastColumn="0" w:noHBand="0" w:noVBand="1"/>
      </w:tblPr>
      <w:tblGrid>
        <w:gridCol w:w="3189"/>
        <w:gridCol w:w="3190"/>
        <w:gridCol w:w="3191"/>
      </w:tblGrid>
      <w:tr w:rsidR="00D7020B" w:rsidRPr="00C17FB4" w14:paraId="215C77E0" w14:textId="77777777" w:rsidTr="005F593D">
        <w:tc>
          <w:tcPr>
            <w:tcW w:w="3190" w:type="dxa"/>
          </w:tcPr>
          <w:p w14:paraId="47AB8F06" w14:textId="77777777" w:rsidR="00D7020B" w:rsidRPr="00C17FB4" w:rsidRDefault="00D7020B" w:rsidP="005F593D">
            <w:pPr>
              <w:jc w:val="center"/>
              <w:rPr>
                <w:b/>
              </w:rPr>
            </w:pPr>
            <w:r w:rsidRPr="00C17FB4">
              <w:rPr>
                <w:b/>
              </w:rPr>
              <w:t>Имя</w:t>
            </w:r>
          </w:p>
        </w:tc>
        <w:tc>
          <w:tcPr>
            <w:tcW w:w="3190" w:type="dxa"/>
          </w:tcPr>
          <w:p w14:paraId="1B9AACCD" w14:textId="77777777" w:rsidR="00D7020B" w:rsidRPr="00C17FB4" w:rsidRDefault="00D7020B" w:rsidP="005F593D">
            <w:pPr>
              <w:jc w:val="center"/>
              <w:rPr>
                <w:b/>
              </w:rPr>
            </w:pPr>
            <w:r w:rsidRPr="00C17FB4">
              <w:rPr>
                <w:b/>
              </w:rPr>
              <w:t>Тип</w:t>
            </w:r>
          </w:p>
        </w:tc>
        <w:tc>
          <w:tcPr>
            <w:tcW w:w="3191" w:type="dxa"/>
          </w:tcPr>
          <w:p w14:paraId="17E4033A" w14:textId="77777777" w:rsidR="00D7020B" w:rsidRPr="00C17FB4" w:rsidRDefault="00D7020B" w:rsidP="005F593D">
            <w:pPr>
              <w:jc w:val="center"/>
              <w:rPr>
                <w:b/>
              </w:rPr>
            </w:pPr>
            <w:r w:rsidRPr="00C17FB4">
              <w:rPr>
                <w:b/>
              </w:rPr>
              <w:t>Описание</w:t>
            </w:r>
          </w:p>
        </w:tc>
      </w:tr>
      <w:tr w:rsidR="00D7020B" w14:paraId="254146EA" w14:textId="77777777" w:rsidTr="005F593D">
        <w:tc>
          <w:tcPr>
            <w:tcW w:w="3190" w:type="dxa"/>
          </w:tcPr>
          <w:p w14:paraId="736FA1DE" w14:textId="77777777" w:rsidR="00D7020B" w:rsidRPr="00AE2450" w:rsidRDefault="00D7020B" w:rsidP="005F593D">
            <w:pPr>
              <w:rPr>
                <w:lang w:val="en-US"/>
              </w:rPr>
            </w:pPr>
            <w:r>
              <w:rPr>
                <w:lang w:val="en-US"/>
              </w:rPr>
              <w:t>name</w:t>
            </w:r>
          </w:p>
        </w:tc>
        <w:tc>
          <w:tcPr>
            <w:tcW w:w="3190" w:type="dxa"/>
          </w:tcPr>
          <w:p w14:paraId="1CA1A528" w14:textId="77777777" w:rsidR="00D7020B" w:rsidRPr="00281DF8" w:rsidRDefault="00D7020B" w:rsidP="005F593D">
            <w:pPr>
              <w:rPr>
                <w:lang w:val="en-US"/>
              </w:rPr>
            </w:pPr>
            <w:r>
              <w:rPr>
                <w:lang w:val="en-US"/>
              </w:rPr>
              <w:t>String</w:t>
            </w:r>
          </w:p>
        </w:tc>
        <w:tc>
          <w:tcPr>
            <w:tcW w:w="3191" w:type="dxa"/>
          </w:tcPr>
          <w:p w14:paraId="0049AB67" w14:textId="77777777" w:rsidR="00D7020B" w:rsidRPr="00E065D9" w:rsidRDefault="00D7020B" w:rsidP="005F593D">
            <w:r>
              <w:t>Наименование языка</w:t>
            </w:r>
          </w:p>
        </w:tc>
      </w:tr>
    </w:tbl>
    <w:p w14:paraId="544A5733" w14:textId="77777777" w:rsidR="00D7020B" w:rsidRPr="00E065D9" w:rsidRDefault="00D7020B" w:rsidP="00D7020B"/>
    <w:p w14:paraId="43001FBC" w14:textId="77777777" w:rsidR="00D7020B" w:rsidRPr="000B52F7" w:rsidRDefault="00D7020B" w:rsidP="00D7020B">
      <w:pPr>
        <w:pStyle w:val="4"/>
        <w:numPr>
          <w:ilvl w:val="3"/>
          <w:numId w:val="1"/>
        </w:numPr>
      </w:pPr>
      <w:bookmarkStart w:id="208" w:name="_Toc381100525"/>
      <w:bookmarkStart w:id="209" w:name="_Toc383285433"/>
      <w:r>
        <w:t>Сервис формирования ссылки</w:t>
      </w:r>
      <w:bookmarkEnd w:id="208"/>
      <w:bookmarkEnd w:id="209"/>
    </w:p>
    <w:p w14:paraId="76CE51D3" w14:textId="77777777" w:rsidR="00D7020B" w:rsidRDefault="00D7020B" w:rsidP="00D7020B">
      <w:r>
        <w:t xml:space="preserve">Сервис формирования ссылок представляет из себя </w:t>
      </w:r>
      <w:r>
        <w:rPr>
          <w:lang w:val="en-US"/>
        </w:rPr>
        <w:t>spring</w:t>
      </w:r>
      <w:r w:rsidRPr="00BE69E2">
        <w:t xml:space="preserve"> </w:t>
      </w:r>
      <w:r>
        <w:t>бин со следующим интерфейсом:</w:t>
      </w:r>
    </w:p>
    <w:p w14:paraId="64260662" w14:textId="77777777" w:rsidR="00D7020B" w:rsidRPr="00455C13" w:rsidRDefault="00D7020B" w:rsidP="00D7020B">
      <w:pPr>
        <w:pStyle w:val="afc"/>
        <w:rPr>
          <w:lang w:val="ru-RU"/>
        </w:rPr>
      </w:pPr>
      <w:r>
        <w:t>public</w:t>
      </w:r>
      <w:r w:rsidRPr="00455C13">
        <w:rPr>
          <w:lang w:val="ru-RU"/>
        </w:rPr>
        <w:t xml:space="preserve"> </w:t>
      </w:r>
      <w:r>
        <w:t>interface</w:t>
      </w:r>
      <w:r w:rsidRPr="00455C13">
        <w:rPr>
          <w:lang w:val="ru-RU"/>
        </w:rPr>
        <w:t xml:space="preserve"> </w:t>
      </w:r>
      <w:r>
        <w:t>UrlFormer</w:t>
      </w:r>
      <w:r w:rsidRPr="00455C13">
        <w:rPr>
          <w:lang w:val="ru-RU"/>
        </w:rPr>
        <w:t xml:space="preserve"> {</w:t>
      </w:r>
    </w:p>
    <w:p w14:paraId="21CFCBD3" w14:textId="77777777" w:rsidR="00D7020B" w:rsidRPr="00455C13" w:rsidRDefault="00D7020B" w:rsidP="00D7020B">
      <w:pPr>
        <w:pStyle w:val="afc"/>
        <w:rPr>
          <w:lang w:val="ru-RU"/>
        </w:rPr>
      </w:pPr>
    </w:p>
    <w:p w14:paraId="3BCB188C" w14:textId="77777777" w:rsidR="00D7020B" w:rsidRPr="00455C13" w:rsidRDefault="00D7020B" w:rsidP="00D7020B">
      <w:pPr>
        <w:pStyle w:val="afc"/>
        <w:rPr>
          <w:lang w:val="ru-RU"/>
        </w:rPr>
      </w:pPr>
      <w:r w:rsidRPr="00455C13">
        <w:rPr>
          <w:lang w:val="ru-RU"/>
        </w:rPr>
        <w:t xml:space="preserve">    /**</w:t>
      </w:r>
    </w:p>
    <w:p w14:paraId="797983DB" w14:textId="77777777" w:rsidR="00D7020B" w:rsidRPr="00F07A8A" w:rsidRDefault="00D7020B" w:rsidP="00D7020B">
      <w:pPr>
        <w:pStyle w:val="afc"/>
        <w:rPr>
          <w:lang w:val="ru-RU"/>
        </w:rPr>
      </w:pPr>
      <w:r w:rsidRPr="00455C13">
        <w:rPr>
          <w:lang w:val="ru-RU"/>
        </w:rPr>
        <w:t xml:space="preserve">     </w:t>
      </w:r>
      <w:r w:rsidRPr="00F07A8A">
        <w:rPr>
          <w:lang w:val="ru-RU"/>
        </w:rPr>
        <w:t xml:space="preserve">* Формирует </w:t>
      </w:r>
      <w:r>
        <w:rPr>
          <w:u w:val="single"/>
        </w:rPr>
        <w:t>url</w:t>
      </w:r>
      <w:r w:rsidRPr="00F07A8A">
        <w:rPr>
          <w:lang w:val="ru-RU"/>
        </w:rPr>
        <w:t xml:space="preserve"> к объекту системы. Формирование </w:t>
      </w:r>
      <w:r>
        <w:rPr>
          <w:u w:val="single"/>
        </w:rPr>
        <w:t>url</w:t>
      </w:r>
      <w:r w:rsidRPr="00F07A8A">
        <w:rPr>
          <w:lang w:val="ru-RU"/>
        </w:rPr>
        <w:t xml:space="preserve"> производится в контексте определенного клиента платформы.</w:t>
      </w:r>
    </w:p>
    <w:p w14:paraId="45C44FF6" w14:textId="77777777" w:rsidR="00D7020B" w:rsidRPr="00313894" w:rsidRDefault="00D7020B" w:rsidP="00D7020B">
      <w:pPr>
        <w:pStyle w:val="afc"/>
      </w:pPr>
      <w:r w:rsidRPr="00F07A8A">
        <w:rPr>
          <w:lang w:val="ru-RU"/>
        </w:rPr>
        <w:t xml:space="preserve">     </w:t>
      </w:r>
      <w:r w:rsidRPr="00313894">
        <w:t xml:space="preserve">* </w:t>
      </w:r>
      <w:r w:rsidRPr="00313894">
        <w:rPr>
          <w:color w:val="7F9FBF"/>
        </w:rPr>
        <w:t>@param</w:t>
      </w:r>
      <w:r w:rsidRPr="00313894">
        <w:t xml:space="preserve"> clientName</w:t>
      </w:r>
    </w:p>
    <w:p w14:paraId="173C5D52" w14:textId="77777777" w:rsidR="00D7020B" w:rsidRPr="00313894" w:rsidRDefault="00D7020B" w:rsidP="00D7020B">
      <w:pPr>
        <w:pStyle w:val="afc"/>
      </w:pPr>
      <w:r w:rsidRPr="00313894">
        <w:t xml:space="preserve">     *            </w:t>
      </w:r>
      <w:r>
        <w:t>имя</w:t>
      </w:r>
      <w:r w:rsidRPr="00313894">
        <w:t xml:space="preserve"> </w:t>
      </w:r>
      <w:r>
        <w:t>клиента</w:t>
      </w:r>
    </w:p>
    <w:p w14:paraId="01D4DB2D" w14:textId="77777777" w:rsidR="00D7020B" w:rsidRPr="00313894" w:rsidRDefault="00D7020B" w:rsidP="00D7020B">
      <w:pPr>
        <w:pStyle w:val="afc"/>
      </w:pPr>
      <w:r w:rsidRPr="00313894">
        <w:t xml:space="preserve">     * </w:t>
      </w:r>
      <w:r w:rsidRPr="00313894">
        <w:rPr>
          <w:color w:val="7F9FBF"/>
        </w:rPr>
        <w:t>@param</w:t>
      </w:r>
      <w:r w:rsidRPr="00313894">
        <w:t xml:space="preserve"> addressee</w:t>
      </w:r>
    </w:p>
    <w:p w14:paraId="5DE8EC4B" w14:textId="77777777" w:rsidR="00D7020B" w:rsidRPr="00F07A8A" w:rsidRDefault="00D7020B" w:rsidP="00D7020B">
      <w:pPr>
        <w:pStyle w:val="afc"/>
        <w:rPr>
          <w:lang w:val="ru-RU"/>
        </w:rPr>
      </w:pPr>
      <w:r w:rsidRPr="00313894">
        <w:t xml:space="preserve">     </w:t>
      </w:r>
      <w:r w:rsidRPr="00F07A8A">
        <w:rPr>
          <w:lang w:val="ru-RU"/>
        </w:rPr>
        <w:t>*            идентификатор персоны адресата</w:t>
      </w:r>
    </w:p>
    <w:p w14:paraId="4BBDD3C3" w14:textId="77777777" w:rsidR="00D7020B" w:rsidRPr="00F07A8A" w:rsidRDefault="00D7020B" w:rsidP="00D7020B">
      <w:pPr>
        <w:pStyle w:val="afc"/>
        <w:rPr>
          <w:lang w:val="ru-RU"/>
        </w:rPr>
      </w:pPr>
      <w:r w:rsidRPr="00F07A8A">
        <w:rPr>
          <w:lang w:val="ru-RU"/>
        </w:rPr>
        <w:t xml:space="preserve">     * </w:t>
      </w:r>
      <w:r w:rsidRPr="00F07A8A">
        <w:rPr>
          <w:color w:val="7F9FBF"/>
          <w:lang w:val="ru-RU"/>
        </w:rPr>
        <w:t>@</w:t>
      </w:r>
      <w:r>
        <w:rPr>
          <w:color w:val="7F9FBF"/>
        </w:rPr>
        <w:t>param</w:t>
      </w:r>
      <w:r w:rsidRPr="00F07A8A">
        <w:rPr>
          <w:lang w:val="ru-RU"/>
        </w:rPr>
        <w:t xml:space="preserve"> </w:t>
      </w:r>
      <w:r>
        <w:t>objectId</w:t>
      </w:r>
    </w:p>
    <w:p w14:paraId="4C71BA81" w14:textId="77777777" w:rsidR="00D7020B" w:rsidRPr="00F07A8A" w:rsidRDefault="00D7020B" w:rsidP="00D7020B">
      <w:pPr>
        <w:pStyle w:val="afc"/>
        <w:rPr>
          <w:lang w:val="ru-RU"/>
        </w:rPr>
      </w:pPr>
      <w:r w:rsidRPr="00F07A8A">
        <w:rPr>
          <w:lang w:val="ru-RU"/>
        </w:rPr>
        <w:t xml:space="preserve">     *            идентификатор доменного объекта</w:t>
      </w:r>
    </w:p>
    <w:p w14:paraId="420CB876" w14:textId="77777777" w:rsidR="00D7020B" w:rsidRPr="00455C13" w:rsidRDefault="00D7020B" w:rsidP="00D7020B">
      <w:pPr>
        <w:pStyle w:val="afc"/>
      </w:pPr>
      <w:r w:rsidRPr="00F07A8A">
        <w:rPr>
          <w:lang w:val="ru-RU"/>
        </w:rPr>
        <w:t xml:space="preserve">     </w:t>
      </w:r>
      <w:r w:rsidRPr="00455C13">
        <w:t xml:space="preserve">* </w:t>
      </w:r>
      <w:r w:rsidRPr="00455C13">
        <w:rPr>
          <w:color w:val="7F9FBF"/>
        </w:rPr>
        <w:t>@</w:t>
      </w:r>
      <w:r w:rsidRPr="00313894">
        <w:rPr>
          <w:color w:val="7F9FBF"/>
        </w:rPr>
        <w:t>return</w:t>
      </w:r>
    </w:p>
    <w:p w14:paraId="7D0D5949" w14:textId="77777777" w:rsidR="00D7020B" w:rsidRPr="00313894" w:rsidRDefault="00D7020B" w:rsidP="00D7020B">
      <w:pPr>
        <w:pStyle w:val="afc"/>
      </w:pPr>
      <w:r w:rsidRPr="00455C13">
        <w:t xml:space="preserve">     </w:t>
      </w:r>
      <w:r w:rsidRPr="00313894">
        <w:t>*/</w:t>
      </w:r>
    </w:p>
    <w:p w14:paraId="04273E3C" w14:textId="77777777" w:rsidR="00D7020B" w:rsidRPr="00313894" w:rsidRDefault="00D7020B" w:rsidP="00D7020B">
      <w:pPr>
        <w:pStyle w:val="afc"/>
      </w:pPr>
      <w:r w:rsidRPr="00313894">
        <w:t xml:space="preserve">    URL getUrl(String clientName, Id addressee, Id objectId);</w:t>
      </w:r>
    </w:p>
    <w:p w14:paraId="708B28E2" w14:textId="77777777" w:rsidR="00D7020B" w:rsidRDefault="00D7020B" w:rsidP="00D7020B">
      <w:r>
        <w:t xml:space="preserve">Сервис конфигурируется с помощью </w:t>
      </w:r>
      <w:r>
        <w:rPr>
          <w:lang w:val="en-US"/>
        </w:rPr>
        <w:t>XML</w:t>
      </w:r>
      <w:r w:rsidRPr="003D6BE2">
        <w:t xml:space="preserve"> </w:t>
      </w:r>
      <w:r>
        <w:t>конфигурации следующего вида:</w:t>
      </w:r>
    </w:p>
    <w:p w14:paraId="25AC62EF" w14:textId="77777777" w:rsidR="00D7020B" w:rsidRDefault="00D7020B" w:rsidP="00D7020B">
      <w:pPr>
        <w:pStyle w:val="afc"/>
      </w:pPr>
      <w:r>
        <w:t>&lt;url-config name=”GWT-CLIENT”&gt;</w:t>
      </w:r>
    </w:p>
    <w:p w14:paraId="615C35FA" w14:textId="77777777" w:rsidR="00D7020B" w:rsidRPr="003D6BE2" w:rsidRDefault="00D7020B" w:rsidP="00D7020B">
      <w:pPr>
        <w:pStyle w:val="afc"/>
        <w:rPr>
          <w:lang w:val="ru-RU"/>
        </w:rPr>
      </w:pPr>
      <w:r w:rsidRPr="00F07A8A">
        <w:t xml:space="preserve">    </w:t>
      </w:r>
      <w:r w:rsidRPr="003D6BE2">
        <w:rPr>
          <w:lang w:val="ru-RU"/>
        </w:rPr>
        <w:t>&lt;![</w:t>
      </w:r>
      <w:r w:rsidRPr="003D6BE2">
        <w:t>CDATA</w:t>
      </w:r>
      <w:r w:rsidRPr="003D6BE2">
        <w:rPr>
          <w:lang w:val="ru-RU"/>
        </w:rPr>
        <w:t>[</w:t>
      </w:r>
      <w:r w:rsidRPr="00046277">
        <w:rPr>
          <w:lang w:val="ru-RU"/>
        </w:rPr>
        <w:t>Текст скрипта на языке разметки шаблонов</w:t>
      </w:r>
      <w:r w:rsidRPr="003D6BE2">
        <w:rPr>
          <w:lang w:val="ru-RU"/>
        </w:rPr>
        <w:t>]]&gt;</w:t>
      </w:r>
    </w:p>
    <w:p w14:paraId="298F98C7" w14:textId="77777777" w:rsidR="00D7020B" w:rsidRPr="00046277" w:rsidRDefault="00D7020B" w:rsidP="00D7020B">
      <w:pPr>
        <w:pStyle w:val="afc"/>
        <w:rPr>
          <w:lang w:val="ru-RU"/>
        </w:rPr>
      </w:pPr>
      <w:r w:rsidRPr="00046277">
        <w:rPr>
          <w:lang w:val="ru-RU"/>
        </w:rPr>
        <w:t>&lt;/</w:t>
      </w:r>
      <w:r>
        <w:t>url</w:t>
      </w:r>
      <w:r w:rsidRPr="00046277">
        <w:rPr>
          <w:lang w:val="ru-RU"/>
        </w:rPr>
        <w:t>-</w:t>
      </w:r>
      <w:r>
        <w:t>config</w:t>
      </w:r>
      <w:r w:rsidRPr="00046277">
        <w:rPr>
          <w:lang w:val="ru-RU"/>
        </w:rPr>
        <w:t>&gt;</w:t>
      </w:r>
    </w:p>
    <w:p w14:paraId="04E4E5C9" w14:textId="77777777" w:rsidR="00D7020B" w:rsidRPr="0006090F" w:rsidRDefault="00D7020B" w:rsidP="00D7020B">
      <w:r>
        <w:t xml:space="preserve">При вызове метода </w:t>
      </w:r>
      <w:r w:rsidRPr="007D7AD8">
        <w:t xml:space="preserve">getUrl </w:t>
      </w:r>
      <w:r>
        <w:t xml:space="preserve">ищется конфигурация </w:t>
      </w:r>
      <w:r>
        <w:rPr>
          <w:lang w:val="en-US"/>
        </w:rPr>
        <w:t>name</w:t>
      </w:r>
      <w:r w:rsidRPr="007D7AD8">
        <w:t xml:space="preserve"> </w:t>
      </w:r>
      <w:r>
        <w:t>равным переданному параметру. У полученного доменного объект берется текст внутри тэга,</w:t>
      </w:r>
      <w:r w:rsidRPr="007D7AD8">
        <w:t xml:space="preserve"> </w:t>
      </w:r>
      <w:r>
        <w:t xml:space="preserve">которое передается движку языка шаблонов </w:t>
      </w:r>
      <w:r w:rsidRPr="00AE2450">
        <w:t>Apache Velocity</w:t>
      </w:r>
      <w:r>
        <w:t xml:space="preserve"> (язык шаблонов может быть изменен разработчиком подсистемы, в первую очередь необходимо учитывать удобство написания конечных шаблонов). Так же в движок внедряются все спринговые бины системы под теми же именами как они зарегистрированы в </w:t>
      </w:r>
      <w:r>
        <w:rPr>
          <w:lang w:val="en-US"/>
        </w:rPr>
        <w:t>spring</w:t>
      </w:r>
      <w:r w:rsidRPr="007D7AD8">
        <w:t xml:space="preserve"> </w:t>
      </w:r>
      <w:r>
        <w:t xml:space="preserve">контексте, и также, передается обертки </w:t>
      </w:r>
      <w:r>
        <w:rPr>
          <w:lang w:val="en-US"/>
        </w:rPr>
        <w:t>DomainObjectAccessor</w:t>
      </w:r>
      <w:r w:rsidRPr="007D7AD8">
        <w:t xml:space="preserve"> </w:t>
      </w:r>
      <w:r>
        <w:t xml:space="preserve">над переданным параметром </w:t>
      </w:r>
      <w:r>
        <w:rPr>
          <w:lang w:val="en-US"/>
        </w:rPr>
        <w:t>objectId</w:t>
      </w:r>
      <w:r>
        <w:t xml:space="preserve"> и </w:t>
      </w:r>
      <w:r w:rsidRPr="00313894">
        <w:rPr>
          <w:color w:val="000000"/>
        </w:rPr>
        <w:t>addressee</w:t>
      </w:r>
      <w:r>
        <w:rPr>
          <w:color w:val="000000"/>
        </w:rPr>
        <w:t xml:space="preserve"> под именами </w:t>
      </w:r>
      <w:r>
        <w:rPr>
          <w:color w:val="000000"/>
          <w:lang w:val="en-US"/>
        </w:rPr>
        <w:t>domainObject</w:t>
      </w:r>
      <w:r w:rsidRPr="00046277">
        <w:rPr>
          <w:color w:val="000000"/>
        </w:rPr>
        <w:t xml:space="preserve"> </w:t>
      </w:r>
      <w:r>
        <w:rPr>
          <w:color w:val="000000"/>
        </w:rPr>
        <w:t xml:space="preserve">и </w:t>
      </w:r>
      <w:r>
        <w:rPr>
          <w:color w:val="000000"/>
          <w:lang w:val="en-US"/>
        </w:rPr>
        <w:t>addressee</w:t>
      </w:r>
      <w:r w:rsidRPr="0006090F">
        <w:t>. Сформированная таким образом стр</w:t>
      </w:r>
      <w:r>
        <w:t>о</w:t>
      </w:r>
      <w:r w:rsidRPr="0006090F">
        <w:t>ка возвращаетс</w:t>
      </w:r>
      <w:r>
        <w:t>я в качестве результата работы м</w:t>
      </w:r>
      <w:r w:rsidRPr="0006090F">
        <w:t>етода.</w:t>
      </w:r>
    </w:p>
    <w:p w14:paraId="5C4FFB2D" w14:textId="77777777" w:rsidR="00D7020B" w:rsidRPr="00E53ABC" w:rsidRDefault="00D7020B" w:rsidP="00D7020B">
      <w:pPr>
        <w:pStyle w:val="4"/>
        <w:numPr>
          <w:ilvl w:val="3"/>
          <w:numId w:val="1"/>
        </w:numPr>
      </w:pPr>
      <w:bookmarkStart w:id="210" w:name="_Toc381100526"/>
      <w:bookmarkStart w:id="211" w:name="_Toc383285434"/>
      <w:r>
        <w:t>Подсистема формирования уведомлений по событиям</w:t>
      </w:r>
      <w:bookmarkEnd w:id="210"/>
      <w:bookmarkEnd w:id="211"/>
    </w:p>
    <w:p w14:paraId="0363DF2B" w14:textId="77777777" w:rsidR="00D7020B" w:rsidRPr="00820BD8" w:rsidRDefault="00D7020B" w:rsidP="00D7020B">
      <w:r>
        <w:t>Платформа предоставляет три точку расширения для формирования уведомлений. Точка расширения реагирует на создание, смену статуса, изменение и удаление доменного объекта. Точка расширения имеет настройки, которые выносятся в конфигурацию системы на уровне ядра. Конфигурация точки расширения</w:t>
      </w:r>
      <w:r w:rsidRPr="00820BD8">
        <w:t>:</w:t>
      </w:r>
    </w:p>
    <w:tbl>
      <w:tblPr>
        <w:tblStyle w:val="a7"/>
        <w:tblW w:w="0" w:type="auto"/>
        <w:tblLook w:val="04A0" w:firstRow="1" w:lastRow="0" w:firstColumn="1" w:lastColumn="0" w:noHBand="0" w:noVBand="1"/>
      </w:tblPr>
      <w:tblGrid>
        <w:gridCol w:w="3167"/>
        <w:gridCol w:w="3174"/>
        <w:gridCol w:w="3229"/>
      </w:tblGrid>
      <w:tr w:rsidR="00D7020B" w:rsidRPr="00C17FB4" w14:paraId="50FB72F7" w14:textId="77777777" w:rsidTr="005F593D">
        <w:tc>
          <w:tcPr>
            <w:tcW w:w="3190" w:type="dxa"/>
          </w:tcPr>
          <w:p w14:paraId="297524BA" w14:textId="77777777" w:rsidR="00D7020B" w:rsidRPr="0003312C" w:rsidRDefault="00D7020B" w:rsidP="005F593D">
            <w:pPr>
              <w:jc w:val="center"/>
              <w:rPr>
                <w:b/>
              </w:rPr>
            </w:pPr>
            <w:r>
              <w:rPr>
                <w:b/>
              </w:rPr>
              <w:t>Тэг/атрибут</w:t>
            </w:r>
          </w:p>
        </w:tc>
        <w:tc>
          <w:tcPr>
            <w:tcW w:w="3190" w:type="dxa"/>
          </w:tcPr>
          <w:p w14:paraId="0E0EBE94" w14:textId="77777777" w:rsidR="00D7020B" w:rsidRPr="00C17FB4" w:rsidRDefault="00D7020B" w:rsidP="005F593D">
            <w:pPr>
              <w:jc w:val="center"/>
              <w:rPr>
                <w:b/>
              </w:rPr>
            </w:pPr>
            <w:r w:rsidRPr="00C17FB4">
              <w:rPr>
                <w:b/>
              </w:rPr>
              <w:t>Тип</w:t>
            </w:r>
          </w:p>
        </w:tc>
        <w:tc>
          <w:tcPr>
            <w:tcW w:w="3191" w:type="dxa"/>
          </w:tcPr>
          <w:p w14:paraId="66B1E06C" w14:textId="77777777" w:rsidR="00D7020B" w:rsidRPr="00C17FB4" w:rsidRDefault="00D7020B" w:rsidP="005F593D">
            <w:pPr>
              <w:jc w:val="center"/>
              <w:rPr>
                <w:b/>
              </w:rPr>
            </w:pPr>
            <w:r w:rsidRPr="00C17FB4">
              <w:rPr>
                <w:b/>
              </w:rPr>
              <w:t>Описание</w:t>
            </w:r>
          </w:p>
        </w:tc>
      </w:tr>
      <w:tr w:rsidR="00D7020B" w:rsidRPr="0003312C" w14:paraId="43AAC8EB" w14:textId="77777777" w:rsidTr="005F593D">
        <w:tc>
          <w:tcPr>
            <w:tcW w:w="3190" w:type="dxa"/>
          </w:tcPr>
          <w:p w14:paraId="59763E80" w14:textId="77777777" w:rsidR="00D7020B" w:rsidRPr="007D7AD8" w:rsidRDefault="00D7020B" w:rsidP="005F593D">
            <w:pPr>
              <w:rPr>
                <w:lang w:val="en-US"/>
              </w:rPr>
            </w:pPr>
            <w:r>
              <w:rPr>
                <w:lang w:val="en-US"/>
              </w:rPr>
              <w:lastRenderedPageBreak/>
              <w:t>notification</w:t>
            </w:r>
          </w:p>
        </w:tc>
        <w:tc>
          <w:tcPr>
            <w:tcW w:w="3190" w:type="dxa"/>
          </w:tcPr>
          <w:p w14:paraId="2848AD5C" w14:textId="77777777" w:rsidR="00D7020B" w:rsidRPr="00281DF8" w:rsidRDefault="00D7020B" w:rsidP="005F593D">
            <w:pPr>
              <w:rPr>
                <w:lang w:val="en-US"/>
              </w:rPr>
            </w:pPr>
            <w:r>
              <w:t>Тэг</w:t>
            </w:r>
          </w:p>
        </w:tc>
        <w:tc>
          <w:tcPr>
            <w:tcW w:w="3191" w:type="dxa"/>
          </w:tcPr>
          <w:p w14:paraId="072F7BBD" w14:textId="77777777" w:rsidR="00D7020B" w:rsidRPr="0003312C" w:rsidRDefault="00D7020B" w:rsidP="005F593D">
            <w:pPr>
              <w:rPr>
                <w:lang w:val="en-US"/>
              </w:rPr>
            </w:pPr>
            <w:r w:rsidRPr="0003312C">
              <w:rPr>
                <w:lang w:val="en-US"/>
              </w:rPr>
              <w:t>Т</w:t>
            </w:r>
            <w:r>
              <w:t>э</w:t>
            </w:r>
            <w:r w:rsidRPr="0003312C">
              <w:rPr>
                <w:lang w:val="en-US"/>
              </w:rPr>
              <w:t>г конфигурации верхнего уровня</w:t>
            </w:r>
          </w:p>
        </w:tc>
      </w:tr>
      <w:tr w:rsidR="00D7020B" w14:paraId="61515EAF" w14:textId="77777777" w:rsidTr="005F593D">
        <w:tc>
          <w:tcPr>
            <w:tcW w:w="3190" w:type="dxa"/>
          </w:tcPr>
          <w:p w14:paraId="09EAAF40" w14:textId="77777777" w:rsidR="00D7020B" w:rsidRPr="0003312C" w:rsidRDefault="00D7020B" w:rsidP="005F593D">
            <w:pPr>
              <w:rPr>
                <w:lang w:val="en-US"/>
              </w:rPr>
            </w:pPr>
            <w:r>
              <w:t xml:space="preserve">  </w:t>
            </w:r>
            <w:r>
              <w:rPr>
                <w:lang w:val="en-US"/>
              </w:rPr>
              <w:t xml:space="preserve">  name</w:t>
            </w:r>
          </w:p>
        </w:tc>
        <w:tc>
          <w:tcPr>
            <w:tcW w:w="3190" w:type="dxa"/>
          </w:tcPr>
          <w:p w14:paraId="0B51CF7E" w14:textId="77777777" w:rsidR="00D7020B" w:rsidRPr="0003312C" w:rsidRDefault="00D7020B" w:rsidP="005F593D">
            <w:pPr>
              <w:rPr>
                <w:lang w:val="en-US"/>
              </w:rPr>
            </w:pPr>
            <w:r>
              <w:t xml:space="preserve">Атрибут, </w:t>
            </w:r>
            <w:r>
              <w:rPr>
                <w:lang w:val="en-US"/>
              </w:rPr>
              <w:t>String</w:t>
            </w:r>
          </w:p>
        </w:tc>
        <w:tc>
          <w:tcPr>
            <w:tcW w:w="3191" w:type="dxa"/>
          </w:tcPr>
          <w:p w14:paraId="5C91D2D0" w14:textId="77777777" w:rsidR="00D7020B" w:rsidRPr="0003312C" w:rsidRDefault="00D7020B" w:rsidP="005F593D">
            <w:pPr>
              <w:rPr>
                <w:lang w:val="en-US"/>
              </w:rPr>
            </w:pPr>
            <w:r w:rsidRPr="0003312C">
              <w:rPr>
                <w:lang w:val="en-US"/>
              </w:rPr>
              <w:t>Имя конфигурации</w:t>
            </w:r>
          </w:p>
        </w:tc>
      </w:tr>
      <w:tr w:rsidR="00D7020B" w:rsidRPr="0058388F" w14:paraId="5B343210" w14:textId="77777777" w:rsidTr="005F593D">
        <w:tc>
          <w:tcPr>
            <w:tcW w:w="3190" w:type="dxa"/>
          </w:tcPr>
          <w:p w14:paraId="09AA59B6" w14:textId="77777777" w:rsidR="00D7020B" w:rsidRDefault="00D7020B" w:rsidP="005F593D">
            <w:r>
              <w:t xml:space="preserve">    </w:t>
            </w:r>
            <w:r>
              <w:rPr>
                <w:lang w:val="en-US"/>
              </w:rPr>
              <w:t>n</w:t>
            </w:r>
            <w:r w:rsidRPr="00D60A14">
              <w:t>otification-type</w:t>
            </w:r>
          </w:p>
        </w:tc>
        <w:tc>
          <w:tcPr>
            <w:tcW w:w="3190" w:type="dxa"/>
          </w:tcPr>
          <w:p w14:paraId="67405170" w14:textId="77777777" w:rsidR="00D7020B" w:rsidRDefault="00D7020B" w:rsidP="005F593D">
            <w:r>
              <w:t xml:space="preserve">Тэг, </w:t>
            </w:r>
            <w:r w:rsidRPr="008967BC">
              <w:t>String</w:t>
            </w:r>
          </w:p>
        </w:tc>
        <w:tc>
          <w:tcPr>
            <w:tcW w:w="3191" w:type="dxa"/>
          </w:tcPr>
          <w:p w14:paraId="298129FA" w14:textId="77777777" w:rsidR="00D7020B" w:rsidRPr="00D60A14" w:rsidRDefault="00D7020B" w:rsidP="005F593D">
            <w:pPr>
              <w:rPr>
                <w:lang w:val="en-US"/>
              </w:rPr>
            </w:pPr>
            <w:r w:rsidRPr="00D60A14">
              <w:rPr>
                <w:lang w:val="en-US"/>
              </w:rPr>
              <w:t>Тип уведомления</w:t>
            </w:r>
          </w:p>
        </w:tc>
      </w:tr>
      <w:tr w:rsidR="00D7020B" w:rsidRPr="0058388F" w14:paraId="3B059AD4" w14:textId="77777777" w:rsidTr="005F593D">
        <w:tc>
          <w:tcPr>
            <w:tcW w:w="3190" w:type="dxa"/>
          </w:tcPr>
          <w:p w14:paraId="7C716C45" w14:textId="77777777" w:rsidR="00D7020B" w:rsidRPr="00820BD8" w:rsidRDefault="00D7020B" w:rsidP="005F593D">
            <w:pPr>
              <w:rPr>
                <w:lang w:val="en-US"/>
              </w:rPr>
            </w:pPr>
            <w:r>
              <w:t xml:space="preserve">    </w:t>
            </w:r>
            <w:r>
              <w:rPr>
                <w:lang w:val="en-US"/>
              </w:rPr>
              <w:t>addressee</w:t>
            </w:r>
          </w:p>
        </w:tc>
        <w:tc>
          <w:tcPr>
            <w:tcW w:w="3190" w:type="dxa"/>
          </w:tcPr>
          <w:p w14:paraId="265398D1" w14:textId="77777777" w:rsidR="00D7020B" w:rsidRPr="002643EB" w:rsidRDefault="00D7020B" w:rsidP="005F593D">
            <w:pPr>
              <w:rPr>
                <w:lang w:val="en-US"/>
              </w:rPr>
            </w:pPr>
            <w:r>
              <w:t>Тэг</w:t>
            </w:r>
            <w:r>
              <w:rPr>
                <w:lang w:val="en-US"/>
              </w:rPr>
              <w:t xml:space="preserve">, </w:t>
            </w:r>
            <w:r w:rsidRPr="002643EB">
              <w:rPr>
                <w:lang w:val="en-US"/>
              </w:rPr>
              <w:t>FindObjectsConfig</w:t>
            </w:r>
          </w:p>
        </w:tc>
        <w:tc>
          <w:tcPr>
            <w:tcW w:w="3191" w:type="dxa"/>
          </w:tcPr>
          <w:p w14:paraId="701A463E" w14:textId="77777777" w:rsidR="00D7020B" w:rsidRPr="0058388F" w:rsidRDefault="00D7020B" w:rsidP="005F593D">
            <w:r>
              <w:t xml:space="preserve">Тег описывающий адресатов. </w:t>
            </w:r>
            <w:r w:rsidRPr="0058388F">
              <w:t>Может содержать внутри</w:t>
            </w:r>
            <w:r>
              <w:t xml:space="preserve"> теги получения адресатов с помощью запроса, с помощью контектной роли или контекстной группы, а также может быть указан класс, с помощью которого получается список адресатов.</w:t>
            </w:r>
          </w:p>
        </w:tc>
      </w:tr>
      <w:tr w:rsidR="00D7020B" w:rsidRPr="0058388F" w14:paraId="2CE34866" w14:textId="77777777" w:rsidTr="005F593D">
        <w:tc>
          <w:tcPr>
            <w:tcW w:w="3190" w:type="dxa"/>
          </w:tcPr>
          <w:p w14:paraId="61119CD7" w14:textId="77777777" w:rsidR="00D7020B" w:rsidRPr="00950B08" w:rsidRDefault="00D7020B" w:rsidP="005F593D">
            <w:pPr>
              <w:rPr>
                <w:lang w:val="en-US"/>
              </w:rPr>
            </w:pPr>
            <w:r w:rsidRPr="00455C13">
              <w:t xml:space="preserve">      </w:t>
            </w:r>
            <w:r>
              <w:rPr>
                <w:lang w:val="en-US"/>
              </w:rPr>
              <w:t xml:space="preserve">find-person </w:t>
            </w:r>
          </w:p>
        </w:tc>
        <w:tc>
          <w:tcPr>
            <w:tcW w:w="3190" w:type="dxa"/>
          </w:tcPr>
          <w:p w14:paraId="7BBADE89" w14:textId="77777777" w:rsidR="00D7020B" w:rsidRDefault="00D7020B" w:rsidP="005F593D">
            <w:r>
              <w:t>Тэг</w:t>
            </w:r>
            <w:r>
              <w:rPr>
                <w:lang w:val="en-US"/>
              </w:rPr>
              <w:t xml:space="preserve">, </w:t>
            </w:r>
            <w:r w:rsidRPr="002643EB">
              <w:rPr>
                <w:lang w:val="en-US"/>
              </w:rPr>
              <w:t>FindObjectsConfig</w:t>
            </w:r>
          </w:p>
        </w:tc>
        <w:tc>
          <w:tcPr>
            <w:tcW w:w="3191" w:type="dxa"/>
          </w:tcPr>
          <w:p w14:paraId="4AF82654" w14:textId="77777777" w:rsidR="00D7020B" w:rsidRPr="00950B08" w:rsidRDefault="00D7020B" w:rsidP="005F593D">
            <w:r>
              <w:t>Тэг описывающий поиск персон с помощью запроса, вщуд или класса см. «</w:t>
            </w:r>
            <w:r w:rsidRPr="00DB7EEA">
              <w:rPr>
                <w:rFonts w:ascii="Calibri" w:hAnsi="Calibri" w:cs="Calibri"/>
                <w:color w:val="000000"/>
              </w:rPr>
              <w:t>Сервис поиска доменных объектов с помощью класса, запроса или DOEL выражения</w:t>
            </w:r>
            <w:r>
              <w:rPr>
                <w:rFonts w:ascii="Calibri" w:hAnsi="Calibri" w:cs="Calibri"/>
                <w:color w:val="000000"/>
              </w:rPr>
              <w:t>»</w:t>
            </w:r>
          </w:p>
        </w:tc>
      </w:tr>
      <w:tr w:rsidR="00D7020B" w:rsidRPr="0058388F" w14:paraId="2D018F70" w14:textId="77777777" w:rsidTr="005F593D">
        <w:tc>
          <w:tcPr>
            <w:tcW w:w="3190" w:type="dxa"/>
          </w:tcPr>
          <w:p w14:paraId="265D2967" w14:textId="77777777" w:rsidR="00D7020B" w:rsidRPr="0058388F" w:rsidRDefault="00D7020B" w:rsidP="005F593D">
            <w:pPr>
              <w:rPr>
                <w:lang w:val="en-US"/>
              </w:rPr>
            </w:pPr>
            <w:r>
              <w:t xml:space="preserve">      </w:t>
            </w:r>
            <w:r w:rsidRPr="00950B08">
              <w:t xml:space="preserve">  </w:t>
            </w:r>
            <w:r>
              <w:rPr>
                <w:lang w:val="en-US"/>
              </w:rPr>
              <w:t>query</w:t>
            </w:r>
          </w:p>
        </w:tc>
        <w:tc>
          <w:tcPr>
            <w:tcW w:w="3190" w:type="dxa"/>
          </w:tcPr>
          <w:p w14:paraId="5F0A1EAC" w14:textId="77777777" w:rsidR="00D7020B" w:rsidRDefault="00D7020B" w:rsidP="005F593D">
            <w:r>
              <w:t xml:space="preserve">Тэг, </w:t>
            </w:r>
            <w:r w:rsidRPr="008967BC">
              <w:t>String</w:t>
            </w:r>
          </w:p>
        </w:tc>
        <w:tc>
          <w:tcPr>
            <w:tcW w:w="3191" w:type="dxa"/>
          </w:tcPr>
          <w:p w14:paraId="2247868D" w14:textId="77777777" w:rsidR="00D7020B" w:rsidRPr="0058388F" w:rsidRDefault="00D7020B" w:rsidP="005F593D">
            <w:r>
              <w:t xml:space="preserve">Запрос получения адресатов. Принимает параметр текущего доменного объекта в параметре  </w:t>
            </w:r>
            <w:r w:rsidRPr="0058388F">
              <w:t>{0}</w:t>
            </w:r>
            <w:r>
              <w:t xml:space="preserve"> Запрос возвращает список идентификаторов персон</w:t>
            </w:r>
          </w:p>
        </w:tc>
      </w:tr>
      <w:tr w:rsidR="00D7020B" w:rsidRPr="0058388F" w14:paraId="58D50C90" w14:textId="77777777" w:rsidTr="005F593D">
        <w:tc>
          <w:tcPr>
            <w:tcW w:w="3190" w:type="dxa"/>
          </w:tcPr>
          <w:p w14:paraId="2FE888B7" w14:textId="77777777" w:rsidR="00D7020B" w:rsidRPr="002643EB" w:rsidRDefault="00D7020B" w:rsidP="005F593D">
            <w:pPr>
              <w:rPr>
                <w:lang w:val="en-US"/>
              </w:rPr>
            </w:pPr>
            <w:r>
              <w:t xml:space="preserve">      </w:t>
            </w:r>
            <w:r w:rsidRPr="00455C13">
              <w:t xml:space="preserve">  </w:t>
            </w:r>
            <w:r>
              <w:rPr>
                <w:lang w:val="en-US"/>
              </w:rPr>
              <w:t>class</w:t>
            </w:r>
            <w:r>
              <w:t>-</w:t>
            </w:r>
            <w:r>
              <w:rPr>
                <w:lang w:val="en-US"/>
              </w:rPr>
              <w:t>name</w:t>
            </w:r>
          </w:p>
        </w:tc>
        <w:tc>
          <w:tcPr>
            <w:tcW w:w="3190" w:type="dxa"/>
          </w:tcPr>
          <w:p w14:paraId="06D1A3D5" w14:textId="77777777" w:rsidR="00D7020B" w:rsidRDefault="00D7020B" w:rsidP="005F593D">
            <w:r>
              <w:t xml:space="preserve">Тэг, </w:t>
            </w:r>
            <w:r w:rsidRPr="008967BC">
              <w:t>String</w:t>
            </w:r>
          </w:p>
        </w:tc>
        <w:tc>
          <w:tcPr>
            <w:tcW w:w="3191" w:type="dxa"/>
          </w:tcPr>
          <w:p w14:paraId="3386E391" w14:textId="77777777" w:rsidR="00D7020B" w:rsidRPr="0058388F" w:rsidRDefault="00D7020B" w:rsidP="005F593D">
            <w:r>
              <w:t xml:space="preserve">Имя класса определяющего список адресатов. Класс должен имплементировать интерфейс </w:t>
            </w:r>
            <w:r w:rsidRPr="00780AF4">
              <w:t>NotificationAddresseeReceiver</w:t>
            </w:r>
          </w:p>
        </w:tc>
      </w:tr>
      <w:tr w:rsidR="00D7020B" w:rsidRPr="0058388F" w14:paraId="4D30A6FF" w14:textId="77777777" w:rsidTr="005F593D">
        <w:tc>
          <w:tcPr>
            <w:tcW w:w="3190" w:type="dxa"/>
          </w:tcPr>
          <w:p w14:paraId="004FD6D2" w14:textId="77777777" w:rsidR="00D7020B" w:rsidRPr="0058388F" w:rsidRDefault="00D7020B" w:rsidP="005F593D">
            <w:pPr>
              <w:rPr>
                <w:lang w:val="en-US"/>
              </w:rPr>
            </w:pPr>
            <w:r>
              <w:t xml:space="preserve">      </w:t>
            </w:r>
            <w:r w:rsidRPr="00455C13">
              <w:t xml:space="preserve">  </w:t>
            </w:r>
            <w:r>
              <w:rPr>
                <w:lang w:val="en-US"/>
              </w:rPr>
              <w:t>doel</w:t>
            </w:r>
          </w:p>
        </w:tc>
        <w:tc>
          <w:tcPr>
            <w:tcW w:w="3190" w:type="dxa"/>
          </w:tcPr>
          <w:p w14:paraId="11F0D5FD" w14:textId="77777777" w:rsidR="00D7020B" w:rsidRDefault="00D7020B" w:rsidP="005F593D">
            <w:r>
              <w:t xml:space="preserve">Тэг, </w:t>
            </w:r>
            <w:r w:rsidRPr="008967BC">
              <w:t>String</w:t>
            </w:r>
          </w:p>
        </w:tc>
        <w:tc>
          <w:tcPr>
            <w:tcW w:w="3191" w:type="dxa"/>
          </w:tcPr>
          <w:p w14:paraId="5F4DF804" w14:textId="77777777" w:rsidR="00D7020B" w:rsidRPr="0058388F" w:rsidRDefault="00D7020B" w:rsidP="005F593D">
            <w:r>
              <w:rPr>
                <w:lang w:val="en-US"/>
              </w:rPr>
              <w:t>DOEL</w:t>
            </w:r>
            <w:r w:rsidRPr="00EA7473">
              <w:t xml:space="preserve"> </w:t>
            </w:r>
            <w:r w:rsidRPr="00C26255">
              <w:t>выражение</w:t>
            </w:r>
            <w:r>
              <w:t xml:space="preserve"> определяюще</w:t>
            </w:r>
            <w:r>
              <w:rPr>
                <w:lang w:val="en-US"/>
              </w:rPr>
              <w:t>ee</w:t>
            </w:r>
            <w:r>
              <w:t xml:space="preserve"> список адресатов. Класс должен имплементировать интерфейс </w:t>
            </w:r>
            <w:r w:rsidRPr="00780AF4">
              <w:t>NotificationAddresseeReceiver</w:t>
            </w:r>
          </w:p>
        </w:tc>
      </w:tr>
      <w:tr w:rsidR="00D7020B" w:rsidRPr="0058388F" w14:paraId="378358BE" w14:textId="77777777" w:rsidTr="005F593D">
        <w:tc>
          <w:tcPr>
            <w:tcW w:w="3190" w:type="dxa"/>
          </w:tcPr>
          <w:p w14:paraId="5E83661E" w14:textId="77777777" w:rsidR="00D7020B" w:rsidRPr="0058388F" w:rsidRDefault="00D7020B" w:rsidP="005F593D">
            <w:pPr>
              <w:rPr>
                <w:lang w:val="en-US"/>
              </w:rPr>
            </w:pPr>
            <w:r w:rsidRPr="007860AA">
              <w:t xml:space="preserve">    </w:t>
            </w:r>
            <w:r w:rsidRPr="00455C13">
              <w:t xml:space="preserve">  </w:t>
            </w:r>
            <w:r>
              <w:rPr>
                <w:lang w:val="en-US"/>
              </w:rPr>
              <w:t>context-role</w:t>
            </w:r>
          </w:p>
        </w:tc>
        <w:tc>
          <w:tcPr>
            <w:tcW w:w="3190" w:type="dxa"/>
          </w:tcPr>
          <w:p w14:paraId="71F172CC" w14:textId="77777777" w:rsidR="00D7020B" w:rsidRPr="0058388F" w:rsidRDefault="00D7020B" w:rsidP="005F593D">
            <w:r>
              <w:t xml:space="preserve">Тэг, </w:t>
            </w:r>
            <w:r w:rsidRPr="0058388F">
              <w:t>string</w:t>
            </w:r>
          </w:p>
        </w:tc>
        <w:tc>
          <w:tcPr>
            <w:tcW w:w="3191" w:type="dxa"/>
          </w:tcPr>
          <w:p w14:paraId="56CDFD82" w14:textId="77777777" w:rsidR="00D7020B" w:rsidRPr="0058388F" w:rsidRDefault="00D7020B" w:rsidP="005F593D">
            <w:r>
              <w:t>Имя контекстной роли относительно измененного доменного объекта</w:t>
            </w:r>
          </w:p>
        </w:tc>
      </w:tr>
      <w:tr w:rsidR="00D7020B" w:rsidRPr="0058388F" w14:paraId="5ABE50F0" w14:textId="77777777" w:rsidTr="005F593D">
        <w:tc>
          <w:tcPr>
            <w:tcW w:w="3190" w:type="dxa"/>
          </w:tcPr>
          <w:p w14:paraId="44F035CF" w14:textId="77777777" w:rsidR="00D7020B" w:rsidRPr="0058388F" w:rsidRDefault="00D7020B" w:rsidP="005F593D">
            <w:pPr>
              <w:rPr>
                <w:lang w:val="en-US"/>
              </w:rPr>
            </w:pPr>
            <w:r w:rsidRPr="0058388F">
              <w:t xml:space="preserve">    </w:t>
            </w:r>
            <w:r w:rsidRPr="00455C13">
              <w:t xml:space="preserve">  </w:t>
            </w:r>
            <w:r>
              <w:rPr>
                <w:lang w:val="en-US"/>
              </w:rPr>
              <w:t>dynamic-group</w:t>
            </w:r>
          </w:p>
        </w:tc>
        <w:tc>
          <w:tcPr>
            <w:tcW w:w="3190" w:type="dxa"/>
          </w:tcPr>
          <w:p w14:paraId="4E4D164C" w14:textId="77777777" w:rsidR="00D7020B" w:rsidRPr="0058388F" w:rsidRDefault="00D7020B" w:rsidP="005F593D">
            <w:r>
              <w:t xml:space="preserve">Тэг, </w:t>
            </w:r>
            <w:r w:rsidRPr="0058388F">
              <w:t>string</w:t>
            </w:r>
          </w:p>
        </w:tc>
        <w:tc>
          <w:tcPr>
            <w:tcW w:w="3191" w:type="dxa"/>
          </w:tcPr>
          <w:p w14:paraId="7E5D421D" w14:textId="77777777" w:rsidR="00D7020B" w:rsidRPr="0058388F" w:rsidRDefault="00D7020B" w:rsidP="005F593D">
            <w:r>
              <w:t xml:space="preserve">Имя </w:t>
            </w:r>
            <w:r w:rsidRPr="0058388F">
              <w:t>динамической</w:t>
            </w:r>
            <w:r>
              <w:t xml:space="preserve"> группы относительно измененного доменного объекта</w:t>
            </w:r>
          </w:p>
        </w:tc>
      </w:tr>
      <w:tr w:rsidR="00D7020B" w14:paraId="1B580559" w14:textId="77777777" w:rsidTr="005F593D">
        <w:tc>
          <w:tcPr>
            <w:tcW w:w="3190" w:type="dxa"/>
          </w:tcPr>
          <w:p w14:paraId="5233F183" w14:textId="77777777" w:rsidR="00D7020B" w:rsidRPr="00820BD8" w:rsidRDefault="00D7020B" w:rsidP="005F593D">
            <w:r w:rsidRPr="0058388F">
              <w:t xml:space="preserve">    </w:t>
            </w:r>
            <w:r>
              <w:rPr>
                <w:lang w:val="en-US"/>
              </w:rPr>
              <w:t>trigger</w:t>
            </w:r>
          </w:p>
        </w:tc>
        <w:tc>
          <w:tcPr>
            <w:tcW w:w="3190" w:type="dxa"/>
          </w:tcPr>
          <w:p w14:paraId="2DC4FEC4" w14:textId="77777777" w:rsidR="00D7020B" w:rsidRPr="0003312C" w:rsidRDefault="00D7020B" w:rsidP="005F593D">
            <w:r>
              <w:t>Тэг</w:t>
            </w:r>
          </w:p>
        </w:tc>
        <w:tc>
          <w:tcPr>
            <w:tcW w:w="3191" w:type="dxa"/>
          </w:tcPr>
          <w:p w14:paraId="796E6650" w14:textId="77777777" w:rsidR="00D7020B" w:rsidRDefault="00D7020B" w:rsidP="005F593D">
            <w:r>
              <w:t xml:space="preserve">Описание события, по возникновению которого отправляются уведомления. </w:t>
            </w:r>
            <w:r>
              <w:lastRenderedPageBreak/>
              <w:t>Событие сожжет быть описано непосредственно здесь, или ссылается на именованное событие уровня конфигурации</w:t>
            </w:r>
          </w:p>
        </w:tc>
      </w:tr>
      <w:tr w:rsidR="00D7020B" w14:paraId="3E9B6711" w14:textId="77777777" w:rsidTr="005F593D">
        <w:tc>
          <w:tcPr>
            <w:tcW w:w="3190" w:type="dxa"/>
          </w:tcPr>
          <w:p w14:paraId="1AD1EB98" w14:textId="77777777" w:rsidR="00D7020B" w:rsidRPr="0003312C" w:rsidRDefault="00D7020B" w:rsidP="005F593D">
            <w:pPr>
              <w:rPr>
                <w:lang w:val="en-US"/>
              </w:rPr>
            </w:pPr>
            <w:r>
              <w:lastRenderedPageBreak/>
              <w:t xml:space="preserve">      </w:t>
            </w:r>
            <w:r>
              <w:rPr>
                <w:lang w:val="en-US"/>
              </w:rPr>
              <w:t>name</w:t>
            </w:r>
          </w:p>
        </w:tc>
        <w:tc>
          <w:tcPr>
            <w:tcW w:w="3190" w:type="dxa"/>
          </w:tcPr>
          <w:p w14:paraId="0247EBE8" w14:textId="77777777" w:rsidR="00D7020B" w:rsidRPr="0003312C" w:rsidRDefault="00D7020B" w:rsidP="005F593D">
            <w:r>
              <w:t xml:space="preserve">Атрибут, </w:t>
            </w:r>
            <w:r>
              <w:rPr>
                <w:lang w:val="en-US"/>
              </w:rPr>
              <w:t>String</w:t>
            </w:r>
          </w:p>
        </w:tc>
        <w:tc>
          <w:tcPr>
            <w:tcW w:w="3191" w:type="dxa"/>
          </w:tcPr>
          <w:p w14:paraId="1C31D3EA" w14:textId="77777777" w:rsidR="00D7020B" w:rsidRPr="0003312C" w:rsidRDefault="00D7020B" w:rsidP="005F593D">
            <w:r>
              <w:t>Имя именованного события. Если атрибут заполнен то остальное содержание тэга игнорируется.</w:t>
            </w:r>
          </w:p>
        </w:tc>
      </w:tr>
      <w:tr w:rsidR="00D7020B" w14:paraId="006B5E5C" w14:textId="77777777" w:rsidTr="005F593D">
        <w:tc>
          <w:tcPr>
            <w:tcW w:w="3190" w:type="dxa"/>
          </w:tcPr>
          <w:p w14:paraId="6ACDC45A" w14:textId="77777777" w:rsidR="00D7020B" w:rsidRPr="008967BC" w:rsidRDefault="00D7020B" w:rsidP="005F593D">
            <w:pPr>
              <w:rPr>
                <w:lang w:val="en-US"/>
              </w:rPr>
            </w:pPr>
            <w:r>
              <w:t xml:space="preserve">      </w:t>
            </w:r>
            <w:r w:rsidRPr="003F7B69">
              <w:rPr>
                <w:lang w:val="en-US"/>
              </w:rPr>
              <w:t>domain-object-type</w:t>
            </w:r>
          </w:p>
        </w:tc>
        <w:tc>
          <w:tcPr>
            <w:tcW w:w="3190" w:type="dxa"/>
          </w:tcPr>
          <w:p w14:paraId="72F28DFA" w14:textId="77777777" w:rsidR="00D7020B" w:rsidRPr="008967BC" w:rsidRDefault="00D7020B" w:rsidP="005F593D">
            <w:pPr>
              <w:rPr>
                <w:lang w:val="en-US"/>
              </w:rPr>
            </w:pPr>
            <w:r>
              <w:t xml:space="preserve">Тэг, </w:t>
            </w:r>
            <w:r w:rsidRPr="008967BC">
              <w:t>String</w:t>
            </w:r>
          </w:p>
        </w:tc>
        <w:tc>
          <w:tcPr>
            <w:tcW w:w="3191" w:type="dxa"/>
          </w:tcPr>
          <w:p w14:paraId="5E3DB591" w14:textId="77777777" w:rsidR="00D7020B" w:rsidRDefault="00D7020B" w:rsidP="005F593D">
            <w:r>
              <w:t>Тег содержит имя типа доменного объекта, при изменение которого возникает событие.</w:t>
            </w:r>
          </w:p>
        </w:tc>
      </w:tr>
      <w:tr w:rsidR="00D7020B" w:rsidRPr="001B19AE" w14:paraId="09B9BD28" w14:textId="77777777" w:rsidTr="005F593D">
        <w:tc>
          <w:tcPr>
            <w:tcW w:w="3190" w:type="dxa"/>
          </w:tcPr>
          <w:p w14:paraId="320FAB5E" w14:textId="77777777" w:rsidR="00D7020B" w:rsidRPr="00820BD8" w:rsidRDefault="00D7020B" w:rsidP="005F593D">
            <w:pPr>
              <w:rPr>
                <w:lang w:val="en-US"/>
              </w:rPr>
            </w:pPr>
            <w:r>
              <w:t xml:space="preserve">      </w:t>
            </w:r>
            <w:r>
              <w:rPr>
                <w:lang w:val="en-US"/>
              </w:rPr>
              <w:t>event</w:t>
            </w:r>
          </w:p>
        </w:tc>
        <w:tc>
          <w:tcPr>
            <w:tcW w:w="3190" w:type="dxa"/>
          </w:tcPr>
          <w:p w14:paraId="1E2DF49E" w14:textId="77777777" w:rsidR="00D7020B" w:rsidRPr="008967BC" w:rsidRDefault="00D7020B" w:rsidP="005F593D">
            <w:pPr>
              <w:rPr>
                <w:lang w:val="en-US"/>
              </w:rPr>
            </w:pPr>
            <w:r>
              <w:t xml:space="preserve">Тэг, </w:t>
            </w:r>
            <w:r w:rsidRPr="008967BC">
              <w:t>String</w:t>
            </w:r>
          </w:p>
        </w:tc>
        <w:tc>
          <w:tcPr>
            <w:tcW w:w="3191" w:type="dxa"/>
          </w:tcPr>
          <w:p w14:paraId="640E0A9B" w14:textId="77777777" w:rsidR="00D7020B" w:rsidRPr="00820BD8" w:rsidRDefault="00D7020B" w:rsidP="005F593D">
            <w:pPr>
              <w:rPr>
                <w:lang w:val="en-US"/>
              </w:rPr>
            </w:pPr>
            <w:r>
              <w:t>Тег</w:t>
            </w:r>
            <w:r w:rsidRPr="007860AA">
              <w:rPr>
                <w:lang w:val="en-US"/>
              </w:rPr>
              <w:t xml:space="preserve"> </w:t>
            </w:r>
            <w:r>
              <w:t>содержит</w:t>
            </w:r>
            <w:r w:rsidRPr="007860AA">
              <w:rPr>
                <w:lang w:val="en-US"/>
              </w:rPr>
              <w:t xml:space="preserve"> </w:t>
            </w:r>
            <w:r w:rsidRPr="00820BD8">
              <w:t>тип</w:t>
            </w:r>
            <w:r w:rsidRPr="007860AA">
              <w:rPr>
                <w:lang w:val="en-US"/>
              </w:rPr>
              <w:t xml:space="preserve"> </w:t>
            </w:r>
            <w:r w:rsidRPr="00820BD8">
              <w:t>события</w:t>
            </w:r>
            <w:r w:rsidRPr="007860AA">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14:paraId="5E601ED2" w14:textId="77777777" w:rsidTr="005F593D">
        <w:tc>
          <w:tcPr>
            <w:tcW w:w="3190" w:type="dxa"/>
          </w:tcPr>
          <w:p w14:paraId="359A656C" w14:textId="77777777" w:rsidR="00D7020B" w:rsidRPr="00820BD8" w:rsidRDefault="00D7020B" w:rsidP="005F593D">
            <w:r w:rsidRPr="00820BD8">
              <w:rPr>
                <w:lang w:val="en-US"/>
              </w:rPr>
              <w:t xml:space="preserve">      </w:t>
            </w:r>
            <w:r>
              <w:rPr>
                <w:lang w:val="en-US"/>
              </w:rPr>
              <w:t>fields</w:t>
            </w:r>
          </w:p>
        </w:tc>
        <w:tc>
          <w:tcPr>
            <w:tcW w:w="3190" w:type="dxa"/>
          </w:tcPr>
          <w:p w14:paraId="7F31BB6B" w14:textId="77777777" w:rsidR="00D7020B" w:rsidRPr="00820BD8" w:rsidRDefault="00D7020B" w:rsidP="005F593D">
            <w:r w:rsidRPr="00820BD8">
              <w:t>Т</w:t>
            </w:r>
            <w:r>
              <w:t>э</w:t>
            </w:r>
            <w:r w:rsidRPr="00820BD8">
              <w:t>г</w:t>
            </w:r>
          </w:p>
        </w:tc>
        <w:tc>
          <w:tcPr>
            <w:tcW w:w="3191" w:type="dxa"/>
          </w:tcPr>
          <w:p w14:paraId="31EFFA3F" w14:textId="77777777" w:rsidR="00D7020B" w:rsidRPr="00820BD8" w:rsidRDefault="00D7020B" w:rsidP="005F593D">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14:paraId="763226E1" w14:textId="77777777" w:rsidTr="005F593D">
        <w:tc>
          <w:tcPr>
            <w:tcW w:w="3190" w:type="dxa"/>
          </w:tcPr>
          <w:p w14:paraId="288B599F" w14:textId="77777777" w:rsidR="00D7020B" w:rsidRPr="00820BD8" w:rsidRDefault="00D7020B" w:rsidP="005F593D">
            <w:r w:rsidRPr="00820BD8">
              <w:t xml:space="preserve">        </w:t>
            </w:r>
            <w:r>
              <w:rPr>
                <w:lang w:val="en-US"/>
              </w:rPr>
              <w:t>field</w:t>
            </w:r>
          </w:p>
        </w:tc>
        <w:tc>
          <w:tcPr>
            <w:tcW w:w="3190" w:type="dxa"/>
          </w:tcPr>
          <w:p w14:paraId="04FA01DB" w14:textId="77777777" w:rsidR="00D7020B" w:rsidRPr="0003312C" w:rsidRDefault="00D7020B" w:rsidP="005F593D">
            <w:r>
              <w:t xml:space="preserve">Тэг, </w:t>
            </w:r>
            <w:r w:rsidRPr="008967BC">
              <w:t>String</w:t>
            </w:r>
          </w:p>
        </w:tc>
        <w:tc>
          <w:tcPr>
            <w:tcW w:w="3191" w:type="dxa"/>
          </w:tcPr>
          <w:p w14:paraId="0625E0EA" w14:textId="77777777" w:rsidR="00D7020B" w:rsidRPr="008967BC" w:rsidRDefault="00D7020B" w:rsidP="005F593D">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14:paraId="6A1C9B64" w14:textId="77777777" w:rsidTr="005F593D">
        <w:tc>
          <w:tcPr>
            <w:tcW w:w="3190" w:type="dxa"/>
          </w:tcPr>
          <w:p w14:paraId="7D0A7694" w14:textId="77777777" w:rsidR="00D7020B" w:rsidRPr="00820BD8" w:rsidRDefault="00D7020B" w:rsidP="005F593D">
            <w:r w:rsidRPr="007860AA">
              <w:t xml:space="preserve">      </w:t>
            </w:r>
            <w:r>
              <w:rPr>
                <w:lang w:val="en-US"/>
              </w:rPr>
              <w:t>statuses</w:t>
            </w:r>
          </w:p>
        </w:tc>
        <w:tc>
          <w:tcPr>
            <w:tcW w:w="3190" w:type="dxa"/>
          </w:tcPr>
          <w:p w14:paraId="1573FAE3" w14:textId="77777777" w:rsidR="00D7020B" w:rsidRPr="00820BD8" w:rsidRDefault="00D7020B" w:rsidP="005F593D">
            <w:r w:rsidRPr="00820BD8">
              <w:t>Т</w:t>
            </w:r>
            <w:r>
              <w:t>э</w:t>
            </w:r>
            <w:r w:rsidRPr="00820BD8">
              <w:t>г</w:t>
            </w:r>
          </w:p>
        </w:tc>
        <w:tc>
          <w:tcPr>
            <w:tcW w:w="3191" w:type="dxa"/>
          </w:tcPr>
          <w:p w14:paraId="1D6C9854" w14:textId="77777777" w:rsidR="00D7020B" w:rsidRPr="00820BD8" w:rsidRDefault="00D7020B" w:rsidP="005F593D">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14:paraId="0FA4D328" w14:textId="77777777" w:rsidTr="005F593D">
        <w:tc>
          <w:tcPr>
            <w:tcW w:w="3190" w:type="dxa"/>
          </w:tcPr>
          <w:p w14:paraId="6682331A" w14:textId="77777777" w:rsidR="00D7020B" w:rsidRPr="00820BD8" w:rsidRDefault="00D7020B" w:rsidP="005F593D">
            <w:pPr>
              <w:rPr>
                <w:lang w:val="en-US"/>
              </w:rPr>
            </w:pPr>
            <w:r w:rsidRPr="007860AA">
              <w:t xml:space="preserve">        </w:t>
            </w:r>
            <w:r>
              <w:rPr>
                <w:lang w:val="en-US"/>
              </w:rPr>
              <w:t>status</w:t>
            </w:r>
          </w:p>
        </w:tc>
        <w:tc>
          <w:tcPr>
            <w:tcW w:w="3190" w:type="dxa"/>
          </w:tcPr>
          <w:p w14:paraId="2BEF5C3D" w14:textId="77777777" w:rsidR="00D7020B" w:rsidRDefault="00D7020B" w:rsidP="005F593D">
            <w:r>
              <w:t xml:space="preserve">Тэг, </w:t>
            </w:r>
            <w:r w:rsidRPr="008967BC">
              <w:t>String</w:t>
            </w:r>
          </w:p>
        </w:tc>
        <w:tc>
          <w:tcPr>
            <w:tcW w:w="3191" w:type="dxa"/>
          </w:tcPr>
          <w:p w14:paraId="18B26A4D" w14:textId="77777777" w:rsidR="00D7020B" w:rsidRPr="00820BD8" w:rsidRDefault="00D7020B" w:rsidP="005F593D">
            <w:r w:rsidRPr="00820BD8">
              <w:t>Имя статуса в списке статусов</w:t>
            </w:r>
          </w:p>
        </w:tc>
      </w:tr>
      <w:tr w:rsidR="00D7020B" w14:paraId="6DF922A1" w14:textId="77777777" w:rsidTr="005F593D">
        <w:tc>
          <w:tcPr>
            <w:tcW w:w="3190" w:type="dxa"/>
          </w:tcPr>
          <w:p w14:paraId="41456E70" w14:textId="77777777" w:rsidR="00D7020B" w:rsidRPr="008967BC" w:rsidRDefault="00D7020B" w:rsidP="005F593D">
            <w:pPr>
              <w:rPr>
                <w:lang w:val="en-US"/>
              </w:rPr>
            </w:pPr>
            <w:r>
              <w:t xml:space="preserve">      </w:t>
            </w:r>
            <w:r>
              <w:rPr>
                <w:lang w:val="en-US"/>
              </w:rPr>
              <w:t>class-name</w:t>
            </w:r>
          </w:p>
        </w:tc>
        <w:tc>
          <w:tcPr>
            <w:tcW w:w="3190" w:type="dxa"/>
          </w:tcPr>
          <w:p w14:paraId="1FAA8E6A" w14:textId="77777777" w:rsidR="00D7020B" w:rsidRPr="008967BC" w:rsidRDefault="00D7020B" w:rsidP="005F593D">
            <w:r>
              <w:t xml:space="preserve">Тэг, </w:t>
            </w:r>
            <w:r w:rsidRPr="008967BC">
              <w:t>String</w:t>
            </w:r>
          </w:p>
        </w:tc>
        <w:tc>
          <w:tcPr>
            <w:tcW w:w="3191" w:type="dxa"/>
          </w:tcPr>
          <w:p w14:paraId="6D26362C" w14:textId="77777777" w:rsidR="00D7020B" w:rsidRPr="00820BD8" w:rsidRDefault="00D7020B" w:rsidP="005F593D">
            <w:r>
              <w:t xml:space="preserve">Имя класса, отвечающего за проверку возникновения события. Класс должен имплементировать интерфейс </w:t>
            </w:r>
            <w:r>
              <w:rPr>
                <w:lang w:val="en-US"/>
              </w:rPr>
              <w:t>Trigger</w:t>
            </w:r>
          </w:p>
        </w:tc>
      </w:tr>
      <w:tr w:rsidR="00D7020B" w14:paraId="3E7A52E0" w14:textId="77777777" w:rsidTr="005F593D">
        <w:tc>
          <w:tcPr>
            <w:tcW w:w="3190" w:type="dxa"/>
          </w:tcPr>
          <w:p w14:paraId="09B26304" w14:textId="77777777" w:rsidR="00D7020B" w:rsidRPr="00820BD8" w:rsidRDefault="00D7020B" w:rsidP="005F593D">
            <w:r w:rsidRPr="00820BD8">
              <w:t xml:space="preserve">      </w:t>
            </w:r>
            <w:r>
              <w:rPr>
                <w:lang w:val="en-US"/>
              </w:rPr>
              <w:t>conditions-script</w:t>
            </w:r>
          </w:p>
        </w:tc>
        <w:tc>
          <w:tcPr>
            <w:tcW w:w="3190" w:type="dxa"/>
          </w:tcPr>
          <w:p w14:paraId="1B8D52EB" w14:textId="77777777" w:rsidR="00D7020B" w:rsidRPr="00820BD8" w:rsidRDefault="00D7020B" w:rsidP="005F593D">
            <w:r>
              <w:t xml:space="preserve">Тэг, </w:t>
            </w:r>
            <w:r w:rsidRPr="008967BC">
              <w:t>String</w:t>
            </w:r>
          </w:p>
        </w:tc>
        <w:tc>
          <w:tcPr>
            <w:tcW w:w="3191" w:type="dxa"/>
          </w:tcPr>
          <w:p w14:paraId="17B2B945" w14:textId="77777777" w:rsidR="00D7020B" w:rsidRPr="00820BD8" w:rsidRDefault="00D7020B" w:rsidP="005F593D">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14:paraId="75CA27CD" w14:textId="77777777" w:rsidR="00D7020B" w:rsidRDefault="00D7020B" w:rsidP="00D7020B">
      <w:r>
        <w:lastRenderedPageBreak/>
        <w:t>Для описания независимого события и возможности сослаться на него в конфигурации добавляется описание именованного события. Конфигурация именованного события:</w:t>
      </w:r>
    </w:p>
    <w:tbl>
      <w:tblPr>
        <w:tblStyle w:val="a7"/>
        <w:tblW w:w="0" w:type="auto"/>
        <w:tblLook w:val="04A0" w:firstRow="1" w:lastRow="0" w:firstColumn="1" w:lastColumn="0" w:noHBand="0" w:noVBand="1"/>
      </w:tblPr>
      <w:tblGrid>
        <w:gridCol w:w="3189"/>
        <w:gridCol w:w="3190"/>
        <w:gridCol w:w="3191"/>
      </w:tblGrid>
      <w:tr w:rsidR="00D7020B" w:rsidRPr="00C17FB4" w14:paraId="5C02B470" w14:textId="77777777" w:rsidTr="005F593D">
        <w:tc>
          <w:tcPr>
            <w:tcW w:w="3190" w:type="dxa"/>
          </w:tcPr>
          <w:p w14:paraId="6765C7CD" w14:textId="77777777" w:rsidR="00D7020B" w:rsidRPr="0003312C" w:rsidRDefault="00D7020B" w:rsidP="005F593D">
            <w:pPr>
              <w:jc w:val="center"/>
              <w:rPr>
                <w:b/>
              </w:rPr>
            </w:pPr>
            <w:r>
              <w:rPr>
                <w:b/>
              </w:rPr>
              <w:t>Тэг/атрибут</w:t>
            </w:r>
          </w:p>
        </w:tc>
        <w:tc>
          <w:tcPr>
            <w:tcW w:w="3190" w:type="dxa"/>
          </w:tcPr>
          <w:p w14:paraId="46AEE5B4" w14:textId="77777777" w:rsidR="00D7020B" w:rsidRPr="00C17FB4" w:rsidRDefault="00D7020B" w:rsidP="005F593D">
            <w:pPr>
              <w:jc w:val="center"/>
              <w:rPr>
                <w:b/>
              </w:rPr>
            </w:pPr>
            <w:r w:rsidRPr="00C17FB4">
              <w:rPr>
                <w:b/>
              </w:rPr>
              <w:t>Тип</w:t>
            </w:r>
          </w:p>
        </w:tc>
        <w:tc>
          <w:tcPr>
            <w:tcW w:w="3191" w:type="dxa"/>
          </w:tcPr>
          <w:p w14:paraId="3EAF0940" w14:textId="77777777" w:rsidR="00D7020B" w:rsidRPr="00C17FB4" w:rsidRDefault="00D7020B" w:rsidP="005F593D">
            <w:pPr>
              <w:jc w:val="center"/>
              <w:rPr>
                <w:b/>
              </w:rPr>
            </w:pPr>
            <w:r w:rsidRPr="00C17FB4">
              <w:rPr>
                <w:b/>
              </w:rPr>
              <w:t>Описание</w:t>
            </w:r>
          </w:p>
        </w:tc>
      </w:tr>
      <w:tr w:rsidR="00D7020B" w:rsidRPr="0003312C" w14:paraId="3A5E963B" w14:textId="77777777" w:rsidTr="005F593D">
        <w:tc>
          <w:tcPr>
            <w:tcW w:w="3190" w:type="dxa"/>
          </w:tcPr>
          <w:p w14:paraId="6ED124DF" w14:textId="77777777" w:rsidR="00D7020B" w:rsidRPr="004B6A76" w:rsidRDefault="00D7020B" w:rsidP="005F593D">
            <w:pPr>
              <w:rPr>
                <w:lang w:val="en-US"/>
              </w:rPr>
            </w:pPr>
            <w:r>
              <w:rPr>
                <w:lang w:val="en-US"/>
              </w:rPr>
              <w:t>named-trigger</w:t>
            </w:r>
          </w:p>
        </w:tc>
        <w:tc>
          <w:tcPr>
            <w:tcW w:w="3190" w:type="dxa"/>
          </w:tcPr>
          <w:p w14:paraId="68806656" w14:textId="77777777" w:rsidR="00D7020B" w:rsidRPr="00281DF8" w:rsidRDefault="00D7020B" w:rsidP="005F593D">
            <w:pPr>
              <w:rPr>
                <w:lang w:val="en-US"/>
              </w:rPr>
            </w:pPr>
            <w:r>
              <w:t>Тэг</w:t>
            </w:r>
          </w:p>
        </w:tc>
        <w:tc>
          <w:tcPr>
            <w:tcW w:w="3191" w:type="dxa"/>
          </w:tcPr>
          <w:p w14:paraId="20E2DDAA" w14:textId="77777777" w:rsidR="00D7020B" w:rsidRPr="0003312C" w:rsidRDefault="00D7020B" w:rsidP="005F593D">
            <w:pPr>
              <w:rPr>
                <w:lang w:val="en-US"/>
              </w:rPr>
            </w:pPr>
            <w:r w:rsidRPr="0003312C">
              <w:rPr>
                <w:lang w:val="en-US"/>
              </w:rPr>
              <w:t>Т</w:t>
            </w:r>
            <w:r>
              <w:t>э</w:t>
            </w:r>
            <w:r w:rsidRPr="0003312C">
              <w:rPr>
                <w:lang w:val="en-US"/>
              </w:rPr>
              <w:t>г конфигурации верхнего уровня</w:t>
            </w:r>
          </w:p>
        </w:tc>
      </w:tr>
      <w:tr w:rsidR="00D7020B" w14:paraId="5CCC343E" w14:textId="77777777" w:rsidTr="005F593D">
        <w:tc>
          <w:tcPr>
            <w:tcW w:w="3190" w:type="dxa"/>
          </w:tcPr>
          <w:p w14:paraId="59B6163F" w14:textId="77777777" w:rsidR="00D7020B" w:rsidRPr="0003312C" w:rsidRDefault="00D7020B" w:rsidP="005F593D">
            <w:pPr>
              <w:rPr>
                <w:lang w:val="en-US"/>
              </w:rPr>
            </w:pPr>
            <w:r>
              <w:t xml:space="preserve">  </w:t>
            </w:r>
            <w:r>
              <w:rPr>
                <w:lang w:val="en-US"/>
              </w:rPr>
              <w:t xml:space="preserve">  name</w:t>
            </w:r>
          </w:p>
        </w:tc>
        <w:tc>
          <w:tcPr>
            <w:tcW w:w="3190" w:type="dxa"/>
          </w:tcPr>
          <w:p w14:paraId="39804D4C" w14:textId="77777777" w:rsidR="00D7020B" w:rsidRPr="0003312C" w:rsidRDefault="00D7020B" w:rsidP="005F593D">
            <w:pPr>
              <w:rPr>
                <w:lang w:val="en-US"/>
              </w:rPr>
            </w:pPr>
            <w:r>
              <w:t xml:space="preserve">Атрибут, </w:t>
            </w:r>
            <w:r>
              <w:rPr>
                <w:lang w:val="en-US"/>
              </w:rPr>
              <w:t>String</w:t>
            </w:r>
          </w:p>
        </w:tc>
        <w:tc>
          <w:tcPr>
            <w:tcW w:w="3191" w:type="dxa"/>
          </w:tcPr>
          <w:p w14:paraId="0A22315B" w14:textId="77777777" w:rsidR="00D7020B" w:rsidRPr="0003312C" w:rsidRDefault="00D7020B" w:rsidP="005F593D">
            <w:pPr>
              <w:rPr>
                <w:lang w:val="en-US"/>
              </w:rPr>
            </w:pPr>
            <w:r w:rsidRPr="0003312C">
              <w:rPr>
                <w:lang w:val="en-US"/>
              </w:rPr>
              <w:t>Имя конфигурации</w:t>
            </w:r>
          </w:p>
        </w:tc>
      </w:tr>
      <w:tr w:rsidR="00D7020B" w:rsidRPr="0058388F" w14:paraId="59050BD5" w14:textId="77777777" w:rsidTr="005F593D">
        <w:tc>
          <w:tcPr>
            <w:tcW w:w="3190" w:type="dxa"/>
          </w:tcPr>
          <w:p w14:paraId="20FD139B" w14:textId="77777777" w:rsidR="00D7020B" w:rsidRPr="00820BD8" w:rsidRDefault="00D7020B" w:rsidP="005F593D">
            <w:r w:rsidRPr="0058388F">
              <w:t xml:space="preserve">    </w:t>
            </w:r>
            <w:r>
              <w:rPr>
                <w:lang w:val="en-US"/>
              </w:rPr>
              <w:t>trigger</w:t>
            </w:r>
          </w:p>
        </w:tc>
        <w:tc>
          <w:tcPr>
            <w:tcW w:w="3190" w:type="dxa"/>
          </w:tcPr>
          <w:p w14:paraId="27E5D60F" w14:textId="77777777" w:rsidR="00D7020B" w:rsidRPr="0003312C" w:rsidRDefault="00D7020B" w:rsidP="005F593D">
            <w:r>
              <w:t>Тэг</w:t>
            </w:r>
          </w:p>
        </w:tc>
        <w:tc>
          <w:tcPr>
            <w:tcW w:w="3191" w:type="dxa"/>
          </w:tcPr>
          <w:p w14:paraId="3751D27E" w14:textId="77777777" w:rsidR="00D7020B" w:rsidRDefault="00D7020B" w:rsidP="005F593D">
            <w:r>
              <w:t>Описание события, по возникновению которого отправляются уведомления. Событие сожжет быть описано непосредственно здесь, или ссылается на именованное событие уровня конфигурации</w:t>
            </w:r>
          </w:p>
        </w:tc>
      </w:tr>
      <w:tr w:rsidR="00D7020B" w:rsidRPr="0058388F" w14:paraId="32F5E294" w14:textId="77777777" w:rsidTr="005F593D">
        <w:tc>
          <w:tcPr>
            <w:tcW w:w="3190" w:type="dxa"/>
          </w:tcPr>
          <w:p w14:paraId="31A3BEF9" w14:textId="77777777" w:rsidR="00D7020B" w:rsidRPr="0003312C" w:rsidRDefault="00D7020B" w:rsidP="005F593D">
            <w:pPr>
              <w:rPr>
                <w:lang w:val="en-US"/>
              </w:rPr>
            </w:pPr>
            <w:r>
              <w:t xml:space="preserve">      </w:t>
            </w:r>
            <w:r>
              <w:rPr>
                <w:lang w:val="en-US"/>
              </w:rPr>
              <w:t>name</w:t>
            </w:r>
          </w:p>
        </w:tc>
        <w:tc>
          <w:tcPr>
            <w:tcW w:w="3190" w:type="dxa"/>
          </w:tcPr>
          <w:p w14:paraId="71E23311" w14:textId="77777777" w:rsidR="00D7020B" w:rsidRPr="0003312C" w:rsidRDefault="00D7020B" w:rsidP="005F593D">
            <w:r>
              <w:t xml:space="preserve">Атрибут, </w:t>
            </w:r>
            <w:r>
              <w:rPr>
                <w:lang w:val="en-US"/>
              </w:rPr>
              <w:t>String</w:t>
            </w:r>
          </w:p>
        </w:tc>
        <w:tc>
          <w:tcPr>
            <w:tcW w:w="3191" w:type="dxa"/>
          </w:tcPr>
          <w:p w14:paraId="0DCE0080" w14:textId="77777777" w:rsidR="00D7020B" w:rsidRPr="0003312C" w:rsidRDefault="00D7020B" w:rsidP="005F593D">
            <w:r>
              <w:t>Имя именованного события. Если атрибут заполнен то остальное содержание тэга игнорируется.</w:t>
            </w:r>
          </w:p>
        </w:tc>
      </w:tr>
      <w:tr w:rsidR="00D7020B" w:rsidRPr="0058388F" w14:paraId="0A441CC1" w14:textId="77777777" w:rsidTr="005F593D">
        <w:tc>
          <w:tcPr>
            <w:tcW w:w="3190" w:type="dxa"/>
          </w:tcPr>
          <w:p w14:paraId="1E020476" w14:textId="77777777" w:rsidR="00D7020B" w:rsidRPr="008967BC" w:rsidRDefault="00D7020B" w:rsidP="005F593D">
            <w:pPr>
              <w:rPr>
                <w:lang w:val="en-US"/>
              </w:rPr>
            </w:pPr>
            <w:r>
              <w:t xml:space="preserve">      </w:t>
            </w:r>
            <w:r>
              <w:rPr>
                <w:lang w:val="en-US"/>
              </w:rPr>
              <w:t>type-name</w:t>
            </w:r>
          </w:p>
        </w:tc>
        <w:tc>
          <w:tcPr>
            <w:tcW w:w="3190" w:type="dxa"/>
          </w:tcPr>
          <w:p w14:paraId="4E71DB4A" w14:textId="77777777" w:rsidR="00D7020B" w:rsidRPr="008967BC" w:rsidRDefault="00D7020B" w:rsidP="005F593D">
            <w:pPr>
              <w:rPr>
                <w:lang w:val="en-US"/>
              </w:rPr>
            </w:pPr>
            <w:r>
              <w:t xml:space="preserve">Тэг, </w:t>
            </w:r>
            <w:r w:rsidRPr="008967BC">
              <w:t>String</w:t>
            </w:r>
          </w:p>
        </w:tc>
        <w:tc>
          <w:tcPr>
            <w:tcW w:w="3191" w:type="dxa"/>
          </w:tcPr>
          <w:p w14:paraId="00F6771C" w14:textId="77777777" w:rsidR="00D7020B" w:rsidRDefault="00D7020B" w:rsidP="005F593D">
            <w:r>
              <w:t>Тег содержит имя типа доменного объекта, при изменение которого возникает событие.</w:t>
            </w:r>
          </w:p>
        </w:tc>
      </w:tr>
      <w:tr w:rsidR="00D7020B" w:rsidRPr="001B19AE" w14:paraId="2966CF0F" w14:textId="77777777" w:rsidTr="005F593D">
        <w:tc>
          <w:tcPr>
            <w:tcW w:w="3190" w:type="dxa"/>
          </w:tcPr>
          <w:p w14:paraId="720FD8B3" w14:textId="77777777" w:rsidR="00D7020B" w:rsidRPr="00820BD8" w:rsidRDefault="00D7020B" w:rsidP="005F593D">
            <w:pPr>
              <w:rPr>
                <w:lang w:val="en-US"/>
              </w:rPr>
            </w:pPr>
            <w:r>
              <w:t xml:space="preserve">      </w:t>
            </w:r>
            <w:r>
              <w:rPr>
                <w:lang w:val="en-US"/>
              </w:rPr>
              <w:t>event</w:t>
            </w:r>
          </w:p>
        </w:tc>
        <w:tc>
          <w:tcPr>
            <w:tcW w:w="3190" w:type="dxa"/>
          </w:tcPr>
          <w:p w14:paraId="64F94665" w14:textId="77777777" w:rsidR="00D7020B" w:rsidRPr="008967BC" w:rsidRDefault="00D7020B" w:rsidP="005F593D">
            <w:pPr>
              <w:rPr>
                <w:lang w:val="en-US"/>
              </w:rPr>
            </w:pPr>
            <w:r>
              <w:t xml:space="preserve">Тэг, </w:t>
            </w:r>
            <w:r w:rsidRPr="008967BC">
              <w:t>String</w:t>
            </w:r>
          </w:p>
        </w:tc>
        <w:tc>
          <w:tcPr>
            <w:tcW w:w="3191" w:type="dxa"/>
          </w:tcPr>
          <w:p w14:paraId="4A0E808F" w14:textId="77777777" w:rsidR="00D7020B" w:rsidRPr="00820BD8" w:rsidRDefault="00D7020B" w:rsidP="005F593D">
            <w:pPr>
              <w:rPr>
                <w:lang w:val="en-US"/>
              </w:rPr>
            </w:pPr>
            <w:r>
              <w:t>Тег</w:t>
            </w:r>
            <w:r w:rsidRPr="004B6A76">
              <w:rPr>
                <w:lang w:val="en-US"/>
              </w:rPr>
              <w:t xml:space="preserve"> </w:t>
            </w:r>
            <w:r>
              <w:t>содержит</w:t>
            </w:r>
            <w:r w:rsidRPr="004B6A76">
              <w:rPr>
                <w:lang w:val="en-US"/>
              </w:rPr>
              <w:t xml:space="preserve"> </w:t>
            </w:r>
            <w:r w:rsidRPr="00820BD8">
              <w:t>тип</w:t>
            </w:r>
            <w:r w:rsidRPr="004B6A76">
              <w:rPr>
                <w:lang w:val="en-US"/>
              </w:rPr>
              <w:t xml:space="preserve"> </w:t>
            </w:r>
            <w:r w:rsidRPr="00820BD8">
              <w:t>события</w:t>
            </w:r>
            <w:r w:rsidRPr="004B6A76">
              <w:rPr>
                <w:lang w:val="en-US"/>
              </w:rPr>
              <w:t xml:space="preserve">. </w:t>
            </w:r>
            <w:r>
              <w:t>Может</w:t>
            </w:r>
            <w:r w:rsidRPr="00820BD8">
              <w:rPr>
                <w:lang w:val="en-US"/>
              </w:rPr>
              <w:t xml:space="preserve"> </w:t>
            </w:r>
            <w:r>
              <w:t>быть</w:t>
            </w:r>
            <w:r w:rsidRPr="00820BD8">
              <w:rPr>
                <w:lang w:val="en-US"/>
              </w:rPr>
              <w:t xml:space="preserve"> </w:t>
            </w:r>
            <w:r>
              <w:rPr>
                <w:lang w:val="en-US"/>
              </w:rPr>
              <w:t>CREATE, CHANGE, CHANGE_STATUS, DELETE</w:t>
            </w:r>
          </w:p>
        </w:tc>
      </w:tr>
      <w:tr w:rsidR="00D7020B" w:rsidRPr="0058388F" w14:paraId="18D14B68" w14:textId="77777777" w:rsidTr="005F593D">
        <w:tc>
          <w:tcPr>
            <w:tcW w:w="3190" w:type="dxa"/>
          </w:tcPr>
          <w:p w14:paraId="68223582" w14:textId="77777777" w:rsidR="00D7020B" w:rsidRPr="00820BD8" w:rsidRDefault="00D7020B" w:rsidP="005F593D">
            <w:r w:rsidRPr="00820BD8">
              <w:rPr>
                <w:lang w:val="en-US"/>
              </w:rPr>
              <w:t xml:space="preserve">      </w:t>
            </w:r>
            <w:r>
              <w:rPr>
                <w:lang w:val="en-US"/>
              </w:rPr>
              <w:t>fields</w:t>
            </w:r>
          </w:p>
        </w:tc>
        <w:tc>
          <w:tcPr>
            <w:tcW w:w="3190" w:type="dxa"/>
          </w:tcPr>
          <w:p w14:paraId="036BABE0" w14:textId="77777777" w:rsidR="00D7020B" w:rsidRPr="00820BD8" w:rsidRDefault="00D7020B" w:rsidP="005F593D">
            <w:r w:rsidRPr="00820BD8">
              <w:t>Т</w:t>
            </w:r>
            <w:r>
              <w:t>э</w:t>
            </w:r>
            <w:r w:rsidRPr="00820BD8">
              <w:t>г</w:t>
            </w:r>
          </w:p>
        </w:tc>
        <w:tc>
          <w:tcPr>
            <w:tcW w:w="3191" w:type="dxa"/>
          </w:tcPr>
          <w:p w14:paraId="54AD5636" w14:textId="77777777" w:rsidR="00D7020B" w:rsidRPr="00820BD8" w:rsidRDefault="00D7020B" w:rsidP="005F593D">
            <w:r>
              <w:t>Тег описывающий имена полей, изменение которых приводит к возникновению события</w:t>
            </w:r>
            <w:r w:rsidRPr="00820BD8">
              <w:t xml:space="preserve"> (</w:t>
            </w:r>
            <w:r>
              <w:t xml:space="preserve">проверяется для типа события </w:t>
            </w:r>
            <w:r>
              <w:rPr>
                <w:lang w:val="en-US"/>
              </w:rPr>
              <w:t>CHANGE</w:t>
            </w:r>
            <w:r w:rsidRPr="00820BD8">
              <w:t>)</w:t>
            </w:r>
          </w:p>
        </w:tc>
      </w:tr>
      <w:tr w:rsidR="00D7020B" w:rsidRPr="0058388F" w14:paraId="56ADECDA" w14:textId="77777777" w:rsidTr="005F593D">
        <w:tc>
          <w:tcPr>
            <w:tcW w:w="3190" w:type="dxa"/>
          </w:tcPr>
          <w:p w14:paraId="30469CF0" w14:textId="77777777" w:rsidR="00D7020B" w:rsidRPr="00820BD8" w:rsidRDefault="00D7020B" w:rsidP="005F593D">
            <w:r w:rsidRPr="00820BD8">
              <w:t xml:space="preserve">        </w:t>
            </w:r>
            <w:r>
              <w:rPr>
                <w:lang w:val="en-US"/>
              </w:rPr>
              <w:t>field</w:t>
            </w:r>
          </w:p>
        </w:tc>
        <w:tc>
          <w:tcPr>
            <w:tcW w:w="3190" w:type="dxa"/>
          </w:tcPr>
          <w:p w14:paraId="1FFF79F5" w14:textId="77777777" w:rsidR="00D7020B" w:rsidRPr="0003312C" w:rsidRDefault="00D7020B" w:rsidP="005F593D">
            <w:r>
              <w:t xml:space="preserve">Тэг, </w:t>
            </w:r>
            <w:r w:rsidRPr="008967BC">
              <w:t>String</w:t>
            </w:r>
          </w:p>
        </w:tc>
        <w:tc>
          <w:tcPr>
            <w:tcW w:w="3191" w:type="dxa"/>
          </w:tcPr>
          <w:p w14:paraId="26F66C85" w14:textId="77777777" w:rsidR="00D7020B" w:rsidRPr="008967BC" w:rsidRDefault="00D7020B" w:rsidP="005F593D">
            <w:r>
              <w:t>Имя поля в списке полей, может быть множество полей. Если нет ни одного поля то при любом изменение доменного объекта возникает событие</w:t>
            </w:r>
          </w:p>
        </w:tc>
      </w:tr>
      <w:tr w:rsidR="00D7020B" w14:paraId="33AC2799" w14:textId="77777777" w:rsidTr="005F593D">
        <w:tc>
          <w:tcPr>
            <w:tcW w:w="3190" w:type="dxa"/>
          </w:tcPr>
          <w:p w14:paraId="69644C6C" w14:textId="77777777" w:rsidR="00D7020B" w:rsidRPr="00820BD8" w:rsidRDefault="00D7020B" w:rsidP="005F593D">
            <w:r w:rsidRPr="004B6A76">
              <w:t xml:space="preserve">      </w:t>
            </w:r>
            <w:r>
              <w:rPr>
                <w:lang w:val="en-US"/>
              </w:rPr>
              <w:t>statuses</w:t>
            </w:r>
          </w:p>
        </w:tc>
        <w:tc>
          <w:tcPr>
            <w:tcW w:w="3190" w:type="dxa"/>
          </w:tcPr>
          <w:p w14:paraId="47D4B449" w14:textId="77777777" w:rsidR="00D7020B" w:rsidRPr="00820BD8" w:rsidRDefault="00D7020B" w:rsidP="005F593D">
            <w:r w:rsidRPr="00820BD8">
              <w:t>Т</w:t>
            </w:r>
            <w:r>
              <w:t>э</w:t>
            </w:r>
            <w:r w:rsidRPr="00820BD8">
              <w:t>г</w:t>
            </w:r>
          </w:p>
        </w:tc>
        <w:tc>
          <w:tcPr>
            <w:tcW w:w="3191" w:type="dxa"/>
          </w:tcPr>
          <w:p w14:paraId="46152152" w14:textId="77777777" w:rsidR="00D7020B" w:rsidRPr="00820BD8" w:rsidRDefault="00D7020B" w:rsidP="005F593D">
            <w:r>
              <w:t xml:space="preserve">Тег описывающий имена </w:t>
            </w:r>
            <w:r w:rsidRPr="00820BD8">
              <w:t>статусов</w:t>
            </w:r>
            <w:r>
              <w:t>, при установки которых возникает событие</w:t>
            </w:r>
            <w:r w:rsidRPr="00820BD8">
              <w:t xml:space="preserve"> (</w:t>
            </w:r>
            <w:r>
              <w:t xml:space="preserve">проверяется для типа события </w:t>
            </w:r>
            <w:r>
              <w:rPr>
                <w:lang w:val="en-US"/>
              </w:rPr>
              <w:t>CHANGE</w:t>
            </w:r>
            <w:r>
              <w:t>-</w:t>
            </w:r>
            <w:r>
              <w:rPr>
                <w:lang w:val="en-US"/>
              </w:rPr>
              <w:t>STATUS</w:t>
            </w:r>
            <w:r w:rsidRPr="00820BD8">
              <w:t>)</w:t>
            </w:r>
          </w:p>
        </w:tc>
      </w:tr>
      <w:tr w:rsidR="00D7020B" w14:paraId="760FB632" w14:textId="77777777" w:rsidTr="005F593D">
        <w:tc>
          <w:tcPr>
            <w:tcW w:w="3190" w:type="dxa"/>
          </w:tcPr>
          <w:p w14:paraId="6E77E621" w14:textId="77777777" w:rsidR="00D7020B" w:rsidRPr="00820BD8" w:rsidRDefault="00D7020B" w:rsidP="005F593D">
            <w:pPr>
              <w:rPr>
                <w:lang w:val="en-US"/>
              </w:rPr>
            </w:pPr>
            <w:r w:rsidRPr="004B6A76">
              <w:t xml:space="preserve">        </w:t>
            </w:r>
            <w:r>
              <w:rPr>
                <w:lang w:val="en-US"/>
              </w:rPr>
              <w:t>status</w:t>
            </w:r>
          </w:p>
        </w:tc>
        <w:tc>
          <w:tcPr>
            <w:tcW w:w="3190" w:type="dxa"/>
          </w:tcPr>
          <w:p w14:paraId="08C4801F" w14:textId="77777777" w:rsidR="00D7020B" w:rsidRDefault="00D7020B" w:rsidP="005F593D">
            <w:r>
              <w:t xml:space="preserve">Тэг, </w:t>
            </w:r>
            <w:r w:rsidRPr="008967BC">
              <w:t>String</w:t>
            </w:r>
          </w:p>
        </w:tc>
        <w:tc>
          <w:tcPr>
            <w:tcW w:w="3191" w:type="dxa"/>
          </w:tcPr>
          <w:p w14:paraId="7573C9C0" w14:textId="77777777" w:rsidR="00D7020B" w:rsidRPr="00820BD8" w:rsidRDefault="00D7020B" w:rsidP="005F593D">
            <w:r w:rsidRPr="00820BD8">
              <w:t>Имя статуса в списке статусов</w:t>
            </w:r>
          </w:p>
        </w:tc>
      </w:tr>
      <w:tr w:rsidR="00D7020B" w14:paraId="5F372CFC" w14:textId="77777777" w:rsidTr="005F593D">
        <w:tc>
          <w:tcPr>
            <w:tcW w:w="3190" w:type="dxa"/>
          </w:tcPr>
          <w:p w14:paraId="53CD8849" w14:textId="77777777" w:rsidR="00D7020B" w:rsidRPr="008967BC" w:rsidRDefault="00D7020B" w:rsidP="005F593D">
            <w:pPr>
              <w:rPr>
                <w:lang w:val="en-US"/>
              </w:rPr>
            </w:pPr>
            <w:r>
              <w:lastRenderedPageBreak/>
              <w:t xml:space="preserve">      </w:t>
            </w:r>
            <w:r>
              <w:rPr>
                <w:lang w:val="en-US"/>
              </w:rPr>
              <w:t>class-name</w:t>
            </w:r>
          </w:p>
        </w:tc>
        <w:tc>
          <w:tcPr>
            <w:tcW w:w="3190" w:type="dxa"/>
          </w:tcPr>
          <w:p w14:paraId="0EF2368F" w14:textId="77777777" w:rsidR="00D7020B" w:rsidRPr="008967BC" w:rsidRDefault="00D7020B" w:rsidP="005F593D">
            <w:r>
              <w:t xml:space="preserve">Тэг, </w:t>
            </w:r>
            <w:r w:rsidRPr="008967BC">
              <w:t>String</w:t>
            </w:r>
          </w:p>
        </w:tc>
        <w:tc>
          <w:tcPr>
            <w:tcW w:w="3191" w:type="dxa"/>
          </w:tcPr>
          <w:p w14:paraId="7D23BDD9" w14:textId="77777777" w:rsidR="00D7020B" w:rsidRPr="00820BD8" w:rsidRDefault="00D7020B" w:rsidP="005F593D">
            <w:r>
              <w:t>Имя класса, отвечающего за проверку возникновения события. Класс должен имплементировать интерфейс TriggerService</w:t>
            </w:r>
          </w:p>
        </w:tc>
      </w:tr>
      <w:tr w:rsidR="00D7020B" w:rsidRPr="00820BD8" w14:paraId="54070C15" w14:textId="77777777" w:rsidTr="005F593D">
        <w:tc>
          <w:tcPr>
            <w:tcW w:w="3190" w:type="dxa"/>
          </w:tcPr>
          <w:p w14:paraId="62C5A2D3" w14:textId="77777777" w:rsidR="00D7020B" w:rsidRPr="00820BD8" w:rsidRDefault="00D7020B" w:rsidP="005F593D">
            <w:r w:rsidRPr="00820BD8">
              <w:t xml:space="preserve">      </w:t>
            </w:r>
            <w:r>
              <w:rPr>
                <w:lang w:val="en-US"/>
              </w:rPr>
              <w:t>script</w:t>
            </w:r>
          </w:p>
        </w:tc>
        <w:tc>
          <w:tcPr>
            <w:tcW w:w="3190" w:type="dxa"/>
          </w:tcPr>
          <w:p w14:paraId="53046C57" w14:textId="77777777" w:rsidR="00D7020B" w:rsidRPr="00820BD8" w:rsidRDefault="00D7020B" w:rsidP="005F593D">
            <w:r>
              <w:t xml:space="preserve">Тэг, </w:t>
            </w:r>
            <w:r w:rsidRPr="008967BC">
              <w:t>String</w:t>
            </w:r>
          </w:p>
        </w:tc>
        <w:tc>
          <w:tcPr>
            <w:tcW w:w="3191" w:type="dxa"/>
          </w:tcPr>
          <w:p w14:paraId="6BBD30D3" w14:textId="77777777" w:rsidR="00D7020B" w:rsidRPr="00820BD8" w:rsidRDefault="00D7020B" w:rsidP="005F593D">
            <w:r>
              <w:rPr>
                <w:lang w:val="en-US"/>
              </w:rPr>
              <w:t>JavaScript</w:t>
            </w:r>
            <w:r w:rsidRPr="008967BC">
              <w:t xml:space="preserve"> результат выполнения которого</w:t>
            </w:r>
            <w:r>
              <w:t xml:space="preserve"> определяет возникновение события</w:t>
            </w:r>
            <w:r w:rsidRPr="00820BD8">
              <w:t>. В скрипт внедряется информация о</w:t>
            </w:r>
            <w:r>
              <w:t xml:space="preserve"> доменном объекте и измененных полях</w:t>
            </w:r>
          </w:p>
        </w:tc>
      </w:tr>
    </w:tbl>
    <w:p w14:paraId="2D675E2B" w14:textId="77777777" w:rsidR="00D7020B" w:rsidRPr="007860AA" w:rsidRDefault="00D7020B" w:rsidP="00D7020B"/>
    <w:p w14:paraId="7194579B" w14:textId="77777777" w:rsidR="00D7020B" w:rsidRPr="00803619" w:rsidRDefault="00D7020B" w:rsidP="00D7020B">
      <w:pPr>
        <w:rPr>
          <w:lang w:val="en-US"/>
        </w:rPr>
      </w:pPr>
      <w:r>
        <w:t>Интерфейс</w:t>
      </w:r>
      <w:r w:rsidRPr="007860AA">
        <w:rPr>
          <w:lang w:val="en-US"/>
        </w:rPr>
        <w:t xml:space="preserve"> </w:t>
      </w:r>
      <w:r w:rsidRPr="00803619">
        <w:rPr>
          <w:lang w:val="en-US"/>
        </w:rPr>
        <w:t>EventTrigger</w:t>
      </w:r>
    </w:p>
    <w:p w14:paraId="62F1DA28" w14:textId="77777777" w:rsidR="00D7020B" w:rsidRDefault="00D7020B" w:rsidP="00D7020B">
      <w:pPr>
        <w:pStyle w:val="afc"/>
      </w:pPr>
      <w:r>
        <w:rPr>
          <w:b/>
          <w:bCs/>
          <w:color w:val="7F0055"/>
        </w:rPr>
        <w:t>public</w:t>
      </w:r>
      <w:r>
        <w:t xml:space="preserve"> </w:t>
      </w:r>
      <w:r>
        <w:rPr>
          <w:b/>
          <w:bCs/>
          <w:color w:val="7F0055"/>
        </w:rPr>
        <w:t>interface</w:t>
      </w:r>
      <w:r>
        <w:t xml:space="preserve"> EventTrigger {</w:t>
      </w:r>
    </w:p>
    <w:p w14:paraId="734B0C51" w14:textId="77777777" w:rsidR="00D7020B" w:rsidRDefault="00D7020B" w:rsidP="00D7020B">
      <w:pPr>
        <w:pStyle w:val="afc"/>
      </w:pPr>
    </w:p>
    <w:p w14:paraId="21246CD3" w14:textId="77777777" w:rsidR="00D7020B" w:rsidRPr="005F593D" w:rsidRDefault="00D7020B" w:rsidP="00D7020B">
      <w:pPr>
        <w:pStyle w:val="afc"/>
        <w:rPr>
          <w:lang w:val="ru-RU"/>
        </w:rPr>
      </w:pPr>
      <w:r>
        <w:t xml:space="preserve">    </w:t>
      </w:r>
      <w:r w:rsidRPr="005F593D">
        <w:rPr>
          <w:lang w:val="ru-RU"/>
        </w:rPr>
        <w:t>/**</w:t>
      </w:r>
    </w:p>
    <w:p w14:paraId="0D6F95A0" w14:textId="77777777" w:rsidR="00D7020B" w:rsidRPr="00EB6E36" w:rsidRDefault="00D7020B" w:rsidP="00D7020B">
      <w:pPr>
        <w:pStyle w:val="afc"/>
        <w:rPr>
          <w:lang w:val="ru-RU"/>
        </w:rPr>
      </w:pPr>
      <w:r w:rsidRPr="005F593D">
        <w:rPr>
          <w:lang w:val="ru-RU"/>
        </w:rPr>
        <w:t xml:space="preserve">     </w:t>
      </w:r>
      <w:r w:rsidRPr="00EB6E36">
        <w:rPr>
          <w:lang w:val="ru-RU"/>
        </w:rPr>
        <w:t>* Метод определяющий факт возникновения события</w:t>
      </w:r>
    </w:p>
    <w:p w14:paraId="0CCBCCBB" w14:textId="77777777"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event</w:t>
      </w:r>
    </w:p>
    <w:p w14:paraId="0179DEDB" w14:textId="77777777" w:rsidR="00D7020B" w:rsidRPr="00E82500" w:rsidRDefault="00D7020B" w:rsidP="00D7020B">
      <w:pPr>
        <w:pStyle w:val="afc"/>
      </w:pPr>
      <w:r w:rsidRPr="00EB6E36">
        <w:rPr>
          <w:lang w:val="ru-RU"/>
        </w:rPr>
        <w:t xml:space="preserve">     </w:t>
      </w:r>
      <w:r w:rsidRPr="00E82500">
        <w:t xml:space="preserve">*            </w:t>
      </w:r>
      <w:r>
        <w:t>тип</w:t>
      </w:r>
      <w:r w:rsidRPr="00E82500">
        <w:t xml:space="preserve"> </w:t>
      </w:r>
      <w:r>
        <w:t>события</w:t>
      </w:r>
      <w:r w:rsidRPr="00E82500">
        <w:t xml:space="preserve"> CREATE, CHANGE, CHANGE_STATUS, DELETE</w:t>
      </w:r>
    </w:p>
    <w:p w14:paraId="3B671E86" w14:textId="77777777" w:rsidR="00D7020B" w:rsidRPr="005F593D" w:rsidRDefault="00D7020B" w:rsidP="00D7020B">
      <w:pPr>
        <w:pStyle w:val="afc"/>
        <w:rPr>
          <w:lang w:val="ru-RU"/>
        </w:rPr>
      </w:pPr>
      <w:r w:rsidRPr="00E82500">
        <w:t xml:space="preserve">     </w:t>
      </w:r>
      <w:r w:rsidRPr="005F593D">
        <w:rPr>
          <w:lang w:val="ru-RU"/>
        </w:rPr>
        <w:t xml:space="preserve">* </w:t>
      </w:r>
      <w:r w:rsidRPr="005F593D">
        <w:rPr>
          <w:b/>
          <w:bCs/>
          <w:color w:val="7F9FBF"/>
          <w:lang w:val="ru-RU"/>
        </w:rPr>
        <w:t>@</w:t>
      </w:r>
      <w:r>
        <w:rPr>
          <w:b/>
          <w:bCs/>
          <w:color w:val="7F9FBF"/>
        </w:rPr>
        <w:t>param</w:t>
      </w:r>
      <w:r w:rsidRPr="005F593D">
        <w:rPr>
          <w:lang w:val="ru-RU"/>
        </w:rPr>
        <w:t xml:space="preserve"> </w:t>
      </w:r>
      <w:r>
        <w:t>domainObject</w:t>
      </w:r>
    </w:p>
    <w:p w14:paraId="7E0ABF89" w14:textId="77777777" w:rsidR="00D7020B" w:rsidRPr="00EB6E36" w:rsidRDefault="00D7020B" w:rsidP="00D7020B">
      <w:pPr>
        <w:pStyle w:val="afc"/>
        <w:rPr>
          <w:lang w:val="ru-RU"/>
        </w:rPr>
      </w:pPr>
      <w:r w:rsidRPr="005F593D">
        <w:rPr>
          <w:lang w:val="ru-RU"/>
        </w:rPr>
        <w:t xml:space="preserve">     </w:t>
      </w:r>
      <w:r w:rsidRPr="00EB6E36">
        <w:rPr>
          <w:lang w:val="ru-RU"/>
        </w:rPr>
        <w:t xml:space="preserve">*            </w:t>
      </w:r>
      <w:r w:rsidRPr="00EB6E36">
        <w:rPr>
          <w:u w:val="single"/>
          <w:lang w:val="ru-RU"/>
        </w:rPr>
        <w:t>длменный</w:t>
      </w:r>
      <w:r w:rsidRPr="00EB6E36">
        <w:rPr>
          <w:lang w:val="ru-RU"/>
        </w:rPr>
        <w:t xml:space="preserve"> объект по которому произошло событие</w:t>
      </w:r>
    </w:p>
    <w:p w14:paraId="7D62F3A9" w14:textId="77777777"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14:paraId="582A9533" w14:textId="77777777" w:rsidR="00D7020B" w:rsidRPr="00EB6E36" w:rsidRDefault="00D7020B" w:rsidP="00D7020B">
      <w:pPr>
        <w:pStyle w:val="afc"/>
        <w:rPr>
          <w:lang w:val="ru-RU"/>
        </w:rPr>
      </w:pPr>
      <w:r w:rsidRPr="00EB6E36">
        <w:rPr>
          <w:lang w:val="ru-RU"/>
        </w:rPr>
        <w:t xml:space="preserve">     *            измененные поля</w:t>
      </w:r>
    </w:p>
    <w:p w14:paraId="74AABAA3" w14:textId="77777777"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return</w:t>
      </w:r>
      <w:r w:rsidRPr="00EB6E36">
        <w:rPr>
          <w:lang w:val="ru-RU"/>
        </w:rPr>
        <w:t xml:space="preserve"> Возвращается флаг сработал триггер или нет</w:t>
      </w:r>
    </w:p>
    <w:p w14:paraId="54C6FBBF" w14:textId="77777777" w:rsidR="00D7020B" w:rsidRPr="00E82500" w:rsidRDefault="00D7020B" w:rsidP="00D7020B">
      <w:pPr>
        <w:pStyle w:val="afc"/>
      </w:pPr>
      <w:r w:rsidRPr="00EB6E36">
        <w:rPr>
          <w:lang w:val="ru-RU"/>
        </w:rPr>
        <w:t xml:space="preserve">     </w:t>
      </w:r>
      <w:r w:rsidRPr="00E82500">
        <w:t>*/</w:t>
      </w:r>
    </w:p>
    <w:p w14:paraId="70B4A407" w14:textId="77777777" w:rsidR="00D7020B" w:rsidRPr="00E82500" w:rsidRDefault="00D7020B" w:rsidP="00D7020B">
      <w:pPr>
        <w:pStyle w:val="afc"/>
      </w:pPr>
      <w:r w:rsidRPr="00E82500">
        <w:t xml:space="preserve">    </w:t>
      </w:r>
      <w:r w:rsidRPr="00E82500">
        <w:rPr>
          <w:b/>
          <w:bCs/>
          <w:color w:val="7F0055"/>
        </w:rPr>
        <w:t>boolean</w:t>
      </w:r>
      <w:r w:rsidRPr="00E82500">
        <w:t xml:space="preserve"> isTriggered(String eventType, DomainObject domainObject, List&lt;FieldModification&gt; changedFields);</w:t>
      </w:r>
    </w:p>
    <w:p w14:paraId="5D0591FC" w14:textId="77777777" w:rsidR="00D7020B" w:rsidRPr="00E82500" w:rsidRDefault="00D7020B" w:rsidP="00D7020B">
      <w:pPr>
        <w:pStyle w:val="afc"/>
      </w:pPr>
    </w:p>
    <w:p w14:paraId="39BE4AB0" w14:textId="77777777" w:rsidR="00D7020B" w:rsidRPr="002C0507" w:rsidRDefault="00D7020B" w:rsidP="00D7020B">
      <w:pPr>
        <w:pStyle w:val="afc"/>
        <w:rPr>
          <w:lang w:val="ru-RU"/>
        </w:rPr>
      </w:pPr>
      <w:r w:rsidRPr="00E82500">
        <w:t xml:space="preserve">    </w:t>
      </w:r>
      <w:r w:rsidRPr="002C0507">
        <w:rPr>
          <w:lang w:val="ru-RU"/>
        </w:rPr>
        <w:t>/**</w:t>
      </w:r>
    </w:p>
    <w:p w14:paraId="5444091E" w14:textId="77777777" w:rsidR="00D7020B" w:rsidRPr="00EB6E36" w:rsidRDefault="00D7020B" w:rsidP="00D7020B">
      <w:pPr>
        <w:pStyle w:val="afc"/>
        <w:rPr>
          <w:lang w:val="ru-RU"/>
        </w:rPr>
      </w:pPr>
      <w:r w:rsidRPr="002C0507">
        <w:rPr>
          <w:lang w:val="ru-RU"/>
        </w:rPr>
        <w:t xml:space="preserve">     </w:t>
      </w:r>
      <w:r w:rsidRPr="00EB6E36">
        <w:rPr>
          <w:lang w:val="ru-RU"/>
        </w:rPr>
        <w:t>* Получение списка имен триггеров сработавших на изменение доменного объекта.</w:t>
      </w:r>
    </w:p>
    <w:p w14:paraId="511EB32B" w14:textId="77777777" w:rsidR="00D7020B" w:rsidRPr="005F593D" w:rsidRDefault="00D7020B" w:rsidP="00D7020B">
      <w:pPr>
        <w:pStyle w:val="afc"/>
        <w:rPr>
          <w:lang w:val="ru-RU"/>
        </w:rPr>
      </w:pPr>
      <w:r w:rsidRPr="00EB6E36">
        <w:rPr>
          <w:lang w:val="ru-RU"/>
        </w:rPr>
        <w:t xml:space="preserve">     </w:t>
      </w:r>
      <w:r w:rsidRPr="005F593D">
        <w:rPr>
          <w:lang w:val="ru-RU"/>
        </w:rPr>
        <w:t xml:space="preserve">* </w:t>
      </w:r>
      <w:r w:rsidRPr="005F593D">
        <w:rPr>
          <w:b/>
          <w:bCs/>
          <w:color w:val="7F9FBF"/>
          <w:lang w:val="ru-RU"/>
        </w:rPr>
        <w:t>@</w:t>
      </w:r>
      <w:r>
        <w:rPr>
          <w:b/>
          <w:bCs/>
          <w:color w:val="7F9FBF"/>
        </w:rPr>
        <w:t>param</w:t>
      </w:r>
      <w:r w:rsidRPr="005F593D">
        <w:rPr>
          <w:lang w:val="ru-RU"/>
        </w:rPr>
        <w:t xml:space="preserve"> </w:t>
      </w:r>
      <w:r>
        <w:t>domainObject</w:t>
      </w:r>
    </w:p>
    <w:p w14:paraId="21CC4859" w14:textId="77777777" w:rsidR="00D7020B" w:rsidRPr="00EB6E36" w:rsidRDefault="00D7020B" w:rsidP="00D7020B">
      <w:pPr>
        <w:pStyle w:val="afc"/>
        <w:rPr>
          <w:lang w:val="ru-RU"/>
        </w:rPr>
      </w:pPr>
      <w:r w:rsidRPr="005F593D">
        <w:rPr>
          <w:lang w:val="ru-RU"/>
        </w:rPr>
        <w:t xml:space="preserve">     </w:t>
      </w:r>
      <w:r w:rsidRPr="00EB6E36">
        <w:rPr>
          <w:lang w:val="ru-RU"/>
        </w:rPr>
        <w:t xml:space="preserve">*            </w:t>
      </w:r>
      <w:r w:rsidRPr="00EB6E36">
        <w:rPr>
          <w:u w:val="single"/>
          <w:lang w:val="ru-RU"/>
        </w:rPr>
        <w:t>длменный</w:t>
      </w:r>
      <w:r w:rsidRPr="00EB6E36">
        <w:rPr>
          <w:lang w:val="ru-RU"/>
        </w:rPr>
        <w:t xml:space="preserve"> объект по которому произошло событие</w:t>
      </w:r>
    </w:p>
    <w:p w14:paraId="35003C00" w14:textId="77777777"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param</w:t>
      </w:r>
      <w:r w:rsidRPr="00EB6E36">
        <w:rPr>
          <w:lang w:val="ru-RU"/>
        </w:rPr>
        <w:t xml:space="preserve"> </w:t>
      </w:r>
      <w:r>
        <w:t>changedFields</w:t>
      </w:r>
    </w:p>
    <w:p w14:paraId="650A9248" w14:textId="77777777" w:rsidR="00D7020B" w:rsidRPr="00EB6E36" w:rsidRDefault="00D7020B" w:rsidP="00D7020B">
      <w:pPr>
        <w:pStyle w:val="afc"/>
        <w:rPr>
          <w:lang w:val="ru-RU"/>
        </w:rPr>
      </w:pPr>
      <w:r w:rsidRPr="00EB6E36">
        <w:rPr>
          <w:lang w:val="ru-RU"/>
        </w:rPr>
        <w:t xml:space="preserve">     *            измененные поля</w:t>
      </w:r>
    </w:p>
    <w:p w14:paraId="619ABC88" w14:textId="77777777" w:rsidR="00D7020B" w:rsidRPr="00EB6E36" w:rsidRDefault="00D7020B" w:rsidP="00D7020B">
      <w:pPr>
        <w:pStyle w:val="afc"/>
        <w:rPr>
          <w:lang w:val="ru-RU"/>
        </w:rPr>
      </w:pPr>
      <w:r w:rsidRPr="00EB6E36">
        <w:rPr>
          <w:lang w:val="ru-RU"/>
        </w:rPr>
        <w:t xml:space="preserve">     * </w:t>
      </w:r>
      <w:r w:rsidRPr="00EB6E36">
        <w:rPr>
          <w:b/>
          <w:bCs/>
          <w:color w:val="7F9FBF"/>
          <w:lang w:val="ru-RU"/>
        </w:rPr>
        <w:t>@</w:t>
      </w:r>
      <w:r>
        <w:rPr>
          <w:b/>
          <w:bCs/>
          <w:color w:val="7F9FBF"/>
        </w:rPr>
        <w:t>return</w:t>
      </w:r>
      <w:r w:rsidRPr="00EB6E36">
        <w:rPr>
          <w:lang w:val="ru-RU"/>
        </w:rPr>
        <w:t xml:space="preserve"> Возвращается список сработавших триггеров, если не сработал не один триггер возвращается пустой список</w:t>
      </w:r>
    </w:p>
    <w:p w14:paraId="083F8839" w14:textId="77777777" w:rsidR="00D7020B" w:rsidRPr="00E82500" w:rsidRDefault="00D7020B" w:rsidP="00D7020B">
      <w:pPr>
        <w:pStyle w:val="afc"/>
      </w:pPr>
      <w:r w:rsidRPr="00EB6E36">
        <w:rPr>
          <w:lang w:val="ru-RU"/>
        </w:rPr>
        <w:t xml:space="preserve">     </w:t>
      </w:r>
      <w:r w:rsidRPr="00E82500">
        <w:t>*/</w:t>
      </w:r>
    </w:p>
    <w:p w14:paraId="0859ABE2" w14:textId="77777777" w:rsidR="00D7020B" w:rsidRPr="00E82500" w:rsidRDefault="00D7020B" w:rsidP="00D7020B">
      <w:pPr>
        <w:pStyle w:val="afc"/>
      </w:pPr>
      <w:r w:rsidRPr="00E82500">
        <w:t xml:space="preserve">    List&lt;String&gt; getTriggeredEvents(DomainObject domainObject, List&lt;FieldModification&gt; changedFields);</w:t>
      </w:r>
    </w:p>
    <w:p w14:paraId="7323A0EA" w14:textId="77777777" w:rsidR="00D7020B" w:rsidRDefault="00D7020B" w:rsidP="00D7020B">
      <w:pPr>
        <w:pStyle w:val="afc"/>
      </w:pPr>
      <w:r>
        <w:t>}</w:t>
      </w:r>
    </w:p>
    <w:p w14:paraId="38E12A78" w14:textId="77777777" w:rsidR="00D7020B" w:rsidRPr="007860AA" w:rsidRDefault="00D7020B" w:rsidP="00D7020B">
      <w:pPr>
        <w:autoSpaceDE w:val="0"/>
        <w:autoSpaceDN w:val="0"/>
        <w:adjustRightInd w:val="0"/>
        <w:spacing w:after="0"/>
        <w:rPr>
          <w:rFonts w:ascii="Consolas" w:hAnsi="Consolas" w:cs="Consolas"/>
          <w:b/>
          <w:bCs/>
          <w:color w:val="7F0055"/>
          <w:sz w:val="20"/>
          <w:szCs w:val="20"/>
          <w:lang w:val="en-US"/>
        </w:rPr>
      </w:pPr>
    </w:p>
    <w:p w14:paraId="31270201" w14:textId="77777777" w:rsidR="00D7020B" w:rsidRPr="00780AF4" w:rsidRDefault="00D7020B" w:rsidP="00D7020B">
      <w:pPr>
        <w:rPr>
          <w:lang w:val="en-US"/>
        </w:rPr>
      </w:pPr>
      <w:r>
        <w:t>Интерфейс</w:t>
      </w:r>
      <w:r w:rsidRPr="00780AF4">
        <w:rPr>
          <w:lang w:val="en-US"/>
        </w:rPr>
        <w:t xml:space="preserve"> </w:t>
      </w:r>
      <w:r w:rsidRPr="00780AF4">
        <w:rPr>
          <w:rFonts w:ascii="Consolas" w:hAnsi="Consolas" w:cs="Consolas"/>
          <w:color w:val="000000"/>
          <w:sz w:val="20"/>
          <w:szCs w:val="20"/>
          <w:lang w:val="en-US"/>
        </w:rPr>
        <w:t>NotificationAddresseeReceiver</w:t>
      </w:r>
    </w:p>
    <w:p w14:paraId="4084B3FC" w14:textId="77777777" w:rsidR="00D7020B" w:rsidRPr="00780AF4" w:rsidRDefault="00D7020B" w:rsidP="00D7020B">
      <w:pPr>
        <w:pStyle w:val="afc"/>
      </w:pPr>
      <w:r w:rsidRPr="00780AF4">
        <w:rPr>
          <w:b/>
          <w:bCs/>
          <w:color w:val="7F0055"/>
        </w:rPr>
        <w:t>public</w:t>
      </w:r>
      <w:r w:rsidRPr="00780AF4">
        <w:t xml:space="preserve"> </w:t>
      </w:r>
      <w:r w:rsidRPr="00780AF4">
        <w:rPr>
          <w:b/>
          <w:bCs/>
          <w:color w:val="7F0055"/>
        </w:rPr>
        <w:t>interface</w:t>
      </w:r>
      <w:r w:rsidRPr="00780AF4">
        <w:t xml:space="preserve"> NotificationAddresseeReceiver {</w:t>
      </w:r>
    </w:p>
    <w:p w14:paraId="3DF9994C" w14:textId="77777777" w:rsidR="00D7020B" w:rsidRPr="00780AF4" w:rsidRDefault="00D7020B" w:rsidP="00D7020B">
      <w:pPr>
        <w:pStyle w:val="afc"/>
      </w:pPr>
      <w:r w:rsidRPr="00780AF4">
        <w:t xml:space="preserve">    </w:t>
      </w:r>
    </w:p>
    <w:p w14:paraId="2B7ACEC7" w14:textId="77777777" w:rsidR="00D7020B" w:rsidRPr="005F593D" w:rsidRDefault="00D7020B" w:rsidP="00D7020B">
      <w:pPr>
        <w:pStyle w:val="afc"/>
        <w:rPr>
          <w:lang w:val="ru-RU"/>
        </w:rPr>
      </w:pPr>
      <w:r w:rsidRPr="00780AF4">
        <w:t xml:space="preserve">    </w:t>
      </w:r>
      <w:r w:rsidRPr="005F593D">
        <w:rPr>
          <w:lang w:val="ru-RU"/>
        </w:rPr>
        <w:t>/**</w:t>
      </w:r>
    </w:p>
    <w:p w14:paraId="215B7DCA" w14:textId="77777777" w:rsidR="00D7020B" w:rsidRPr="007860AA" w:rsidRDefault="00D7020B" w:rsidP="00D7020B">
      <w:pPr>
        <w:pStyle w:val="afc"/>
        <w:rPr>
          <w:lang w:val="ru-RU"/>
        </w:rPr>
      </w:pPr>
      <w:r w:rsidRPr="005F593D">
        <w:rPr>
          <w:lang w:val="ru-RU"/>
        </w:rPr>
        <w:t xml:space="preserve">     </w:t>
      </w:r>
      <w:r w:rsidRPr="007860AA">
        <w:rPr>
          <w:lang w:val="ru-RU"/>
        </w:rPr>
        <w:t>* Метод возвращает список адресатов</w:t>
      </w:r>
    </w:p>
    <w:p w14:paraId="4DF56B86" w14:textId="77777777"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domainObject</w:t>
      </w:r>
      <w:r w:rsidRPr="007860AA">
        <w:rPr>
          <w:lang w:val="ru-RU"/>
        </w:rPr>
        <w:t xml:space="preserve"> доменный объект по которому произошло событие</w:t>
      </w:r>
    </w:p>
    <w:p w14:paraId="5B2AD5E9" w14:textId="77777777" w:rsidR="00D7020B" w:rsidRPr="00780AF4" w:rsidRDefault="00D7020B" w:rsidP="00D7020B">
      <w:pPr>
        <w:pStyle w:val="afc"/>
      </w:pPr>
      <w:r w:rsidRPr="007860AA">
        <w:rPr>
          <w:lang w:val="ru-RU"/>
        </w:rPr>
        <w:t xml:space="preserve">     </w:t>
      </w:r>
      <w:r w:rsidRPr="00780AF4">
        <w:t xml:space="preserve">* </w:t>
      </w:r>
      <w:r w:rsidRPr="00780AF4">
        <w:rPr>
          <w:b/>
          <w:bCs/>
          <w:color w:val="7F9FBF"/>
        </w:rPr>
        <w:t>@return</w:t>
      </w:r>
    </w:p>
    <w:p w14:paraId="155D2A82" w14:textId="77777777" w:rsidR="00D7020B" w:rsidRPr="00780AF4" w:rsidRDefault="00D7020B" w:rsidP="00D7020B">
      <w:pPr>
        <w:pStyle w:val="afc"/>
      </w:pPr>
      <w:r w:rsidRPr="00780AF4">
        <w:t xml:space="preserve">     */</w:t>
      </w:r>
    </w:p>
    <w:p w14:paraId="32346F0E" w14:textId="77777777" w:rsidR="00D7020B" w:rsidRPr="00780AF4" w:rsidRDefault="00D7020B" w:rsidP="00D7020B">
      <w:pPr>
        <w:pStyle w:val="afc"/>
      </w:pPr>
      <w:r w:rsidRPr="00780AF4">
        <w:t xml:space="preserve">    List&lt;NotificationAddressee&gt; getNotificationAddressee(DomainObject domainObject);</w:t>
      </w:r>
    </w:p>
    <w:p w14:paraId="20953DE9" w14:textId="77777777" w:rsidR="00D7020B" w:rsidRPr="007860AA" w:rsidRDefault="00D7020B" w:rsidP="00D7020B">
      <w:pPr>
        <w:pStyle w:val="afc"/>
      </w:pPr>
      <w:r>
        <w:t>}</w:t>
      </w:r>
    </w:p>
    <w:p w14:paraId="1874D49C" w14:textId="77777777" w:rsidR="00D7020B" w:rsidRDefault="00D7020B" w:rsidP="00D7020B">
      <w:r>
        <w:rPr>
          <w:lang w:val="en-US"/>
        </w:rPr>
        <w:lastRenderedPageBreak/>
        <w:t>XSD</w:t>
      </w:r>
      <w:r w:rsidRPr="007860AA">
        <w:rPr>
          <w:lang w:val="en-US"/>
        </w:rPr>
        <w:t xml:space="preserve"> </w:t>
      </w:r>
      <w:r>
        <w:t>тип</w:t>
      </w:r>
      <w:r w:rsidRPr="007860AA">
        <w:rPr>
          <w:lang w:val="en-US"/>
        </w:rPr>
        <w:t xml:space="preserve"> </w:t>
      </w:r>
      <w:r>
        <w:t>тэга</w:t>
      </w:r>
      <w:r w:rsidRPr="007860AA">
        <w:rPr>
          <w:lang w:val="en-US"/>
        </w:rPr>
        <w:t xml:space="preserve"> </w:t>
      </w:r>
      <w:r>
        <w:rPr>
          <w:lang w:val="en-US"/>
        </w:rPr>
        <w:t>trigger</w:t>
      </w:r>
      <w:r w:rsidRPr="007860AA">
        <w:rPr>
          <w:lang w:val="en-US"/>
        </w:rPr>
        <w:t xml:space="preserve"> </w:t>
      </w:r>
      <w:r>
        <w:t>в</w:t>
      </w:r>
      <w:r w:rsidRPr="007860AA">
        <w:rPr>
          <w:lang w:val="en-US"/>
        </w:rPr>
        <w:t xml:space="preserve"> </w:t>
      </w:r>
      <w:r>
        <w:t>теге</w:t>
      </w:r>
      <w:r w:rsidRPr="007860AA">
        <w:rPr>
          <w:lang w:val="en-US"/>
        </w:rPr>
        <w:t xml:space="preserve"> </w:t>
      </w:r>
      <w:r>
        <w:rPr>
          <w:lang w:val="en-US"/>
        </w:rPr>
        <w:t>named</w:t>
      </w:r>
      <w:r w:rsidRPr="007860AA">
        <w:rPr>
          <w:lang w:val="en-US"/>
        </w:rPr>
        <w:t>-</w:t>
      </w:r>
      <w:r>
        <w:rPr>
          <w:lang w:val="en-US"/>
        </w:rPr>
        <w:t>trigger</w:t>
      </w:r>
      <w:r w:rsidRPr="007860AA">
        <w:rPr>
          <w:lang w:val="en-US"/>
        </w:rPr>
        <w:t xml:space="preserve"> </w:t>
      </w:r>
      <w:r>
        <w:t>и</w:t>
      </w:r>
      <w:r w:rsidRPr="007860AA">
        <w:rPr>
          <w:lang w:val="en-US"/>
        </w:rPr>
        <w:t xml:space="preserve"> </w:t>
      </w:r>
      <w:r>
        <w:rPr>
          <w:lang w:val="en-US"/>
        </w:rPr>
        <w:t>notification</w:t>
      </w:r>
      <w:r w:rsidRPr="007860AA">
        <w:rPr>
          <w:lang w:val="en-US"/>
        </w:rPr>
        <w:t xml:space="preserve"> </w:t>
      </w:r>
      <w:r>
        <w:t>является</w:t>
      </w:r>
      <w:r w:rsidRPr="007860AA">
        <w:rPr>
          <w:lang w:val="en-US"/>
        </w:rPr>
        <w:t xml:space="preserve"> </w:t>
      </w:r>
      <w:r>
        <w:t>одним</w:t>
      </w:r>
      <w:r w:rsidRPr="007860AA">
        <w:rPr>
          <w:lang w:val="en-US"/>
        </w:rPr>
        <w:t xml:space="preserve"> </w:t>
      </w:r>
      <w:r>
        <w:t>и</w:t>
      </w:r>
      <w:r w:rsidRPr="007860AA">
        <w:rPr>
          <w:lang w:val="en-US"/>
        </w:rPr>
        <w:t xml:space="preserve"> </w:t>
      </w:r>
      <w:r>
        <w:t>тем</w:t>
      </w:r>
      <w:r w:rsidRPr="007860AA">
        <w:rPr>
          <w:lang w:val="en-US"/>
        </w:rPr>
        <w:t xml:space="preserve"> </w:t>
      </w:r>
      <w:r>
        <w:t>же</w:t>
      </w:r>
      <w:r w:rsidRPr="007860AA">
        <w:rPr>
          <w:lang w:val="en-US"/>
        </w:rPr>
        <w:t xml:space="preserve"> </w:t>
      </w:r>
      <w:r>
        <w:rPr>
          <w:lang w:val="en-US"/>
        </w:rPr>
        <w:t>XSD</w:t>
      </w:r>
      <w:r w:rsidRPr="007860AA">
        <w:rPr>
          <w:lang w:val="en-US"/>
        </w:rPr>
        <w:t xml:space="preserve"> </w:t>
      </w:r>
      <w:r>
        <w:t>типом</w:t>
      </w:r>
      <w:r w:rsidRPr="007860AA">
        <w:rPr>
          <w:lang w:val="en-US"/>
        </w:rPr>
        <w:t xml:space="preserve">. </w:t>
      </w:r>
      <w:r>
        <w:t>Для определения условия возникновения события необходимо создать спринг сервис</w:t>
      </w:r>
      <w:r w:rsidRPr="00730F9D">
        <w:t xml:space="preserve"> (</w:t>
      </w:r>
      <w:r>
        <w:t>Сервис событий</w:t>
      </w:r>
      <w:r w:rsidRPr="00730F9D">
        <w:t>)</w:t>
      </w:r>
      <w:r>
        <w:t>, принимающий на вход конфигурацию триггера и измененный доменный объект. Данный сервис будет использоваться как сервисом формирования уведомлений, так и иными сервисами, реагирующие на события. Интерфейс сервиса:</w:t>
      </w:r>
    </w:p>
    <w:p w14:paraId="550D2AA7" w14:textId="77777777" w:rsidR="00D7020B" w:rsidRPr="007860AA" w:rsidRDefault="00D7020B" w:rsidP="00D7020B">
      <w:pPr>
        <w:pStyle w:val="afc"/>
        <w:rPr>
          <w:lang w:val="ru-RU"/>
        </w:rPr>
      </w:pPr>
      <w:r>
        <w:rPr>
          <w:b/>
          <w:bCs/>
          <w:color w:val="7F0055"/>
        </w:rPr>
        <w:t>public</w:t>
      </w:r>
      <w:r w:rsidRPr="007860AA">
        <w:rPr>
          <w:lang w:val="ru-RU"/>
        </w:rPr>
        <w:t xml:space="preserve"> </w:t>
      </w:r>
      <w:r>
        <w:rPr>
          <w:b/>
          <w:bCs/>
          <w:color w:val="7F0055"/>
        </w:rPr>
        <w:t>interface</w:t>
      </w:r>
      <w:r w:rsidRPr="007860AA">
        <w:rPr>
          <w:lang w:val="ru-RU"/>
        </w:rPr>
        <w:t xml:space="preserve"> </w:t>
      </w:r>
      <w:r>
        <w:t>TriggerService</w:t>
      </w:r>
      <w:r w:rsidRPr="007860AA">
        <w:rPr>
          <w:lang w:val="ru-RU"/>
        </w:rPr>
        <w:t xml:space="preserve"> {</w:t>
      </w:r>
    </w:p>
    <w:p w14:paraId="752A3B88" w14:textId="77777777" w:rsidR="00D7020B" w:rsidRPr="007860AA" w:rsidRDefault="00D7020B" w:rsidP="00D7020B">
      <w:pPr>
        <w:pStyle w:val="afc"/>
        <w:rPr>
          <w:lang w:val="ru-RU"/>
        </w:rPr>
      </w:pPr>
    </w:p>
    <w:p w14:paraId="703ABBB3" w14:textId="77777777" w:rsidR="00D7020B" w:rsidRPr="007860AA" w:rsidRDefault="00D7020B" w:rsidP="00D7020B">
      <w:pPr>
        <w:pStyle w:val="afc"/>
        <w:rPr>
          <w:lang w:val="ru-RU"/>
        </w:rPr>
      </w:pPr>
      <w:r w:rsidRPr="007860AA">
        <w:rPr>
          <w:lang w:val="ru-RU"/>
        </w:rPr>
        <w:t xml:space="preserve">    /**</w:t>
      </w:r>
    </w:p>
    <w:p w14:paraId="183FC66E" w14:textId="77777777" w:rsidR="00D7020B" w:rsidRPr="007860AA" w:rsidRDefault="00D7020B" w:rsidP="00D7020B">
      <w:pPr>
        <w:pStyle w:val="afc"/>
        <w:rPr>
          <w:lang w:val="ru-RU"/>
        </w:rPr>
      </w:pPr>
      <w:r w:rsidRPr="007860AA">
        <w:rPr>
          <w:lang w:val="ru-RU"/>
        </w:rPr>
        <w:t xml:space="preserve">     * Метод проверки возникновения события</w:t>
      </w:r>
    </w:p>
    <w:p w14:paraId="61AC1BF0" w14:textId="77777777"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event</w:t>
      </w:r>
    </w:p>
    <w:p w14:paraId="22B8A5F3" w14:textId="77777777" w:rsidR="00D7020B" w:rsidRPr="007860AA" w:rsidRDefault="00D7020B" w:rsidP="00D7020B">
      <w:pPr>
        <w:pStyle w:val="afc"/>
        <w:rPr>
          <w:lang w:val="ru-RU"/>
        </w:rPr>
      </w:pPr>
      <w:r w:rsidRPr="007860AA">
        <w:rPr>
          <w:lang w:val="ru-RU"/>
        </w:rPr>
        <w:t xml:space="preserve">     *            тип события</w:t>
      </w:r>
    </w:p>
    <w:p w14:paraId="20C31400" w14:textId="77777777"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domainObject</w:t>
      </w:r>
    </w:p>
    <w:p w14:paraId="76E30ABB" w14:textId="77777777" w:rsidR="00D7020B" w:rsidRPr="007860AA" w:rsidRDefault="00D7020B" w:rsidP="00D7020B">
      <w:pPr>
        <w:pStyle w:val="afc"/>
        <w:rPr>
          <w:lang w:val="ru-RU"/>
        </w:rPr>
      </w:pPr>
      <w:r w:rsidRPr="007860AA">
        <w:rPr>
          <w:lang w:val="ru-RU"/>
        </w:rPr>
        <w:t xml:space="preserve">     *            доменный объект</w:t>
      </w:r>
    </w:p>
    <w:p w14:paraId="7F1F93C0" w14:textId="77777777" w:rsidR="00D7020B" w:rsidRPr="007860AA" w:rsidRDefault="00D7020B" w:rsidP="00D7020B">
      <w:pPr>
        <w:pStyle w:val="afc"/>
        <w:rPr>
          <w:lang w:val="ru-RU"/>
        </w:rPr>
      </w:pPr>
      <w:r w:rsidRPr="007860AA">
        <w:rPr>
          <w:lang w:val="ru-RU"/>
        </w:rPr>
        <w:t xml:space="preserve">     * </w:t>
      </w:r>
      <w:r w:rsidRPr="007860AA">
        <w:rPr>
          <w:b/>
          <w:bCs/>
          <w:color w:val="7F9FBF"/>
          <w:lang w:val="ru-RU"/>
        </w:rPr>
        <w:t>@</w:t>
      </w:r>
      <w:r>
        <w:rPr>
          <w:b/>
          <w:bCs/>
          <w:color w:val="7F9FBF"/>
        </w:rPr>
        <w:t>param</w:t>
      </w:r>
      <w:r w:rsidRPr="007860AA">
        <w:rPr>
          <w:lang w:val="ru-RU"/>
        </w:rPr>
        <w:t xml:space="preserve"> </w:t>
      </w:r>
      <w:r>
        <w:t>changedFields</w:t>
      </w:r>
    </w:p>
    <w:p w14:paraId="79743BA3" w14:textId="77777777" w:rsidR="00D7020B" w:rsidRPr="00552BB1" w:rsidRDefault="00D7020B" w:rsidP="00D7020B">
      <w:pPr>
        <w:pStyle w:val="afc"/>
        <w:rPr>
          <w:lang w:val="ru-RU"/>
        </w:rPr>
      </w:pPr>
      <w:r w:rsidRPr="007860AA">
        <w:rPr>
          <w:lang w:val="ru-RU"/>
        </w:rPr>
        <w:t xml:space="preserve">     </w:t>
      </w:r>
      <w:r w:rsidRPr="00552BB1">
        <w:rPr>
          <w:lang w:val="ru-RU"/>
        </w:rPr>
        <w:t>*            измененные поля</w:t>
      </w:r>
    </w:p>
    <w:p w14:paraId="7B20C509" w14:textId="77777777" w:rsidR="00D7020B" w:rsidRPr="00552BB1" w:rsidRDefault="00D7020B" w:rsidP="00D7020B">
      <w:pPr>
        <w:pStyle w:val="afc"/>
        <w:rPr>
          <w:lang w:val="ru-RU"/>
        </w:rPr>
      </w:pPr>
      <w:r w:rsidRPr="00552BB1">
        <w:rPr>
          <w:lang w:val="ru-RU"/>
        </w:rPr>
        <w:t xml:space="preserve">     * </w:t>
      </w:r>
      <w:r w:rsidRPr="00552BB1">
        <w:rPr>
          <w:b/>
          <w:bCs/>
          <w:color w:val="7F9FBF"/>
          <w:lang w:val="ru-RU"/>
        </w:rPr>
        <w:t>@</w:t>
      </w:r>
      <w:r>
        <w:rPr>
          <w:b/>
          <w:bCs/>
          <w:color w:val="7F9FBF"/>
        </w:rPr>
        <w:t>return</w:t>
      </w:r>
    </w:p>
    <w:p w14:paraId="3333EEF8" w14:textId="77777777" w:rsidR="00D7020B" w:rsidRPr="00552BB1" w:rsidRDefault="00D7020B" w:rsidP="00D7020B">
      <w:pPr>
        <w:pStyle w:val="afc"/>
        <w:rPr>
          <w:lang w:val="ru-RU"/>
        </w:rPr>
      </w:pPr>
      <w:r w:rsidRPr="00552BB1">
        <w:rPr>
          <w:lang w:val="ru-RU"/>
        </w:rPr>
        <w:t xml:space="preserve">     */</w:t>
      </w:r>
    </w:p>
    <w:p w14:paraId="6A636DF1" w14:textId="77777777" w:rsidR="00D7020B" w:rsidRPr="00780AF4" w:rsidRDefault="00D7020B" w:rsidP="00D7020B">
      <w:pPr>
        <w:pStyle w:val="afc"/>
      </w:pPr>
      <w:r w:rsidRPr="00455C13">
        <w:rPr>
          <w:lang w:val="ru-RU"/>
        </w:rPr>
        <w:t xml:space="preserve">    </w:t>
      </w:r>
      <w:r w:rsidRPr="00780AF4">
        <w:rPr>
          <w:b/>
          <w:bCs/>
          <w:color w:val="7F0055"/>
        </w:rPr>
        <w:t>boolean</w:t>
      </w:r>
      <w:r w:rsidRPr="00780AF4">
        <w:t xml:space="preserve"> </w:t>
      </w:r>
      <w:r w:rsidRPr="007C6154">
        <w:t xml:space="preserve">isTriggered </w:t>
      </w:r>
      <w:r w:rsidRPr="00780AF4">
        <w:t>(String event</w:t>
      </w:r>
      <w:r>
        <w:t>Type</w:t>
      </w:r>
      <w:r w:rsidRPr="00780AF4">
        <w:t>, DomainObject domainObject, List&lt;FieldModification&gt; changedFields);</w:t>
      </w:r>
    </w:p>
    <w:p w14:paraId="037DAC31" w14:textId="77777777" w:rsidR="00D7020B" w:rsidRPr="00780AF4" w:rsidRDefault="00D7020B" w:rsidP="00D7020B">
      <w:pPr>
        <w:pStyle w:val="afc"/>
      </w:pPr>
    </w:p>
    <w:p w14:paraId="07438E06" w14:textId="77777777" w:rsidR="00D7020B" w:rsidRPr="00455C13" w:rsidRDefault="00D7020B" w:rsidP="00D7020B">
      <w:pPr>
        <w:pStyle w:val="afc"/>
        <w:rPr>
          <w:lang w:val="ru-RU"/>
        </w:rPr>
      </w:pPr>
      <w:r w:rsidRPr="00455C13">
        <w:rPr>
          <w:lang w:val="ru-RU"/>
        </w:rPr>
        <w:t>}</w:t>
      </w:r>
    </w:p>
    <w:p w14:paraId="45AC34D3" w14:textId="77777777" w:rsidR="00D7020B" w:rsidRPr="004B6A76" w:rsidRDefault="00D7020B" w:rsidP="00D7020B"/>
    <w:p w14:paraId="7A7368C7" w14:textId="77777777" w:rsidR="00D7020B" w:rsidRPr="00455C13" w:rsidRDefault="00D7020B" w:rsidP="00D7020B">
      <w:r>
        <w:t xml:space="preserve">Точки расширения при возникновение события проверяет конфигурацию уведомлений и при совпадение всех условий описанных в тэге </w:t>
      </w:r>
      <w:r>
        <w:rPr>
          <w:lang w:val="en-US"/>
        </w:rPr>
        <w:t>trigger</w:t>
      </w:r>
      <w:r w:rsidRPr="004B6A76">
        <w:t xml:space="preserve"> </w:t>
      </w:r>
      <w:r>
        <w:t xml:space="preserve">отправляет уведомление с типом </w:t>
      </w:r>
      <w:r>
        <w:rPr>
          <w:lang w:val="en-US"/>
        </w:rPr>
        <w:t>n</w:t>
      </w:r>
      <w:r w:rsidRPr="00D60A14">
        <w:t>otification-type</w:t>
      </w:r>
      <w:r>
        <w:t xml:space="preserve"> пользователям описанным в тэге </w:t>
      </w:r>
      <w:r>
        <w:rPr>
          <w:lang w:val="en-US"/>
        </w:rPr>
        <w:t>addressee</w:t>
      </w:r>
      <w:r>
        <w:t xml:space="preserve">. В контекст сообщения добавляется текущий измененный доменный объект. Отправляют уведомления полученным персонам с помощью сервиса </w:t>
      </w:r>
      <w:r w:rsidRPr="00C833F0">
        <w:rPr>
          <w:lang w:val="en-US"/>
        </w:rPr>
        <w:t>NotificationService</w:t>
      </w:r>
      <w:r w:rsidRPr="00E92BBF">
        <w:t>.</w:t>
      </w:r>
    </w:p>
    <w:p w14:paraId="38878A3D" w14:textId="77777777" w:rsidR="00D7020B" w:rsidRPr="00CD7AB9" w:rsidRDefault="00D7020B" w:rsidP="00D7020B">
      <w:pPr>
        <w:pStyle w:val="4"/>
        <w:numPr>
          <w:ilvl w:val="3"/>
          <w:numId w:val="1"/>
        </w:numPr>
      </w:pPr>
      <w:bookmarkStart w:id="212" w:name="_Toc381100527"/>
      <w:bookmarkStart w:id="213" w:name="_Toc383285435"/>
      <w:r>
        <w:t>Периодическое задание, формирующее уведомления по расписанию</w:t>
      </w:r>
      <w:bookmarkEnd w:id="212"/>
      <w:bookmarkEnd w:id="213"/>
    </w:p>
    <w:p w14:paraId="42CF0806" w14:textId="77777777" w:rsidR="00D7020B" w:rsidRDefault="00D7020B" w:rsidP="00D7020B">
      <w:r>
        <w:t>Для отправки уведомлений по расписанию в п</w:t>
      </w:r>
      <w:r w:rsidRPr="00E92BBF">
        <w:t>латформ</w:t>
      </w:r>
      <w:r>
        <w:t>е</w:t>
      </w:r>
      <w:r w:rsidRPr="00E92BBF">
        <w:t xml:space="preserve"> </w:t>
      </w:r>
      <w:r>
        <w:t>реализовано</w:t>
      </w:r>
      <w:r w:rsidRPr="00E92BBF">
        <w:t xml:space="preserve"> периодическое задание</w:t>
      </w:r>
      <w:r>
        <w:t xml:space="preserve"> для отправки уведомлений согласно настройке этого периодического задания. Данное задание является периодическим заданием платформы то есть имплементирует интерфейс </w:t>
      </w:r>
      <w:r w:rsidRPr="00A776AB">
        <w:t>ScheduleTaskHandle</w:t>
      </w:r>
      <w:r>
        <w:t xml:space="preserve"> и аннотирован с помощью </w:t>
      </w:r>
      <w:r w:rsidRPr="00A776AB">
        <w:t>@ScheduleTask</w:t>
      </w:r>
      <w:r>
        <w:t xml:space="preserve">. Данное задание имеет тип </w:t>
      </w:r>
      <w:r w:rsidRPr="007B765F">
        <w:t>SheduleType</w:t>
      </w:r>
      <w:r>
        <w:t>.</w:t>
      </w:r>
      <w:r w:rsidRPr="007B765F">
        <w:t>Multipliable</w:t>
      </w:r>
      <w:r w:rsidRPr="00BC3422">
        <w:t xml:space="preserve"> то</w:t>
      </w:r>
      <w:r>
        <w:t xml:space="preserve"> </w:t>
      </w:r>
      <w:r w:rsidRPr="00BC3422">
        <w:t>есть можно создать</w:t>
      </w:r>
      <w:r>
        <w:t xml:space="preserve"> множество заданий этого типа с разными параметрами. Параметр задания это класс имплементирующий интерфес </w:t>
      </w:r>
      <w:r w:rsidRPr="00BC3422">
        <w:t>ScheduleTaskParameters</w:t>
      </w:r>
      <w:r>
        <w:t xml:space="preserve"> следующего вида:</w:t>
      </w:r>
    </w:p>
    <w:p w14:paraId="1B739B0F" w14:textId="77777777" w:rsidR="00D7020B" w:rsidRPr="00E82500" w:rsidRDefault="00D7020B" w:rsidP="00D7020B">
      <w:pPr>
        <w:pStyle w:val="afc"/>
        <w:rPr>
          <w:lang w:val="ru-RU"/>
        </w:rPr>
      </w:pPr>
      <w:r w:rsidRPr="00154BE7">
        <w:rPr>
          <w:b/>
          <w:bCs/>
          <w:color w:val="7F0055"/>
        </w:rPr>
        <w:t>public</w:t>
      </w:r>
      <w:r w:rsidRPr="00E82500">
        <w:rPr>
          <w:lang w:val="ru-RU"/>
        </w:rPr>
        <w:t xml:space="preserve"> </w:t>
      </w:r>
      <w:r w:rsidRPr="00154BE7">
        <w:rPr>
          <w:b/>
          <w:bCs/>
          <w:color w:val="7F0055"/>
        </w:rPr>
        <w:t>class</w:t>
      </w:r>
      <w:r w:rsidRPr="00E82500">
        <w:rPr>
          <w:lang w:val="ru-RU"/>
        </w:rPr>
        <w:t xml:space="preserve"> </w:t>
      </w:r>
      <w:r w:rsidRPr="00154BE7">
        <w:rPr>
          <w:highlight w:val="lightGray"/>
        </w:rPr>
        <w:t>NotificationTaskConfig</w:t>
      </w:r>
      <w:r w:rsidRPr="00E82500">
        <w:rPr>
          <w:lang w:val="ru-RU"/>
        </w:rPr>
        <w:t xml:space="preserve"> </w:t>
      </w:r>
      <w:r w:rsidRPr="00154BE7">
        <w:rPr>
          <w:b/>
          <w:bCs/>
          <w:color w:val="7F0055"/>
        </w:rPr>
        <w:t>implements</w:t>
      </w:r>
      <w:r w:rsidRPr="00E82500">
        <w:rPr>
          <w:lang w:val="ru-RU"/>
        </w:rPr>
        <w:t xml:space="preserve"> </w:t>
      </w:r>
      <w:r w:rsidRPr="00154BE7">
        <w:t>ScheduleTaskParameters</w:t>
      </w:r>
      <w:r w:rsidRPr="00E82500">
        <w:rPr>
          <w:lang w:val="ru-RU"/>
        </w:rPr>
        <w:t xml:space="preserve"> {</w:t>
      </w:r>
    </w:p>
    <w:p w14:paraId="3D104FDD" w14:textId="77777777" w:rsidR="00D7020B" w:rsidRPr="00E82500" w:rsidRDefault="00D7020B" w:rsidP="00D7020B">
      <w:pPr>
        <w:pStyle w:val="afc"/>
        <w:rPr>
          <w:lang w:val="ru-RU"/>
        </w:rPr>
      </w:pPr>
    </w:p>
    <w:p w14:paraId="35D49AB7" w14:textId="77777777" w:rsidR="00D7020B" w:rsidRPr="00154BE7" w:rsidRDefault="00D7020B" w:rsidP="00D7020B">
      <w:pPr>
        <w:pStyle w:val="afc"/>
      </w:pPr>
      <w:r w:rsidRPr="00E82500">
        <w:rPr>
          <w:lang w:val="ru-RU"/>
        </w:rPr>
        <w:t xml:space="preserve">    </w:t>
      </w:r>
      <w:r w:rsidRPr="00154BE7">
        <w:rPr>
          <w:b/>
          <w:bCs/>
          <w:color w:val="7F0055"/>
        </w:rPr>
        <w:t>private</w:t>
      </w:r>
      <w:r w:rsidRPr="00154BE7">
        <w:t xml:space="preserve"> </w:t>
      </w:r>
      <w:r w:rsidRPr="00154BE7">
        <w:rPr>
          <w:b/>
          <w:bCs/>
          <w:color w:val="7F0055"/>
        </w:rPr>
        <w:t>static</w:t>
      </w:r>
      <w:r w:rsidRPr="00154BE7">
        <w:t xml:space="preserve"> </w:t>
      </w:r>
      <w:r w:rsidRPr="00154BE7">
        <w:rPr>
          <w:b/>
          <w:bCs/>
          <w:color w:val="7F0055"/>
        </w:rPr>
        <w:t>final</w:t>
      </w:r>
      <w:r w:rsidRPr="00154BE7">
        <w:t xml:space="preserve"> </w:t>
      </w:r>
      <w:r w:rsidRPr="00154BE7">
        <w:rPr>
          <w:b/>
          <w:bCs/>
          <w:color w:val="7F0055"/>
        </w:rPr>
        <w:t>long</w:t>
      </w:r>
      <w:r w:rsidRPr="00154BE7">
        <w:t xml:space="preserve"> </w:t>
      </w:r>
      <w:r w:rsidRPr="00154BE7">
        <w:rPr>
          <w:i/>
          <w:iCs/>
          <w:color w:val="0000C0"/>
        </w:rPr>
        <w:t>serialVersionUID</w:t>
      </w:r>
      <w:r w:rsidRPr="00154BE7">
        <w:t xml:space="preserve"> = 2618754657538579112L;</w:t>
      </w:r>
    </w:p>
    <w:p w14:paraId="3840389F" w14:textId="77777777" w:rsidR="00D7020B" w:rsidRPr="00154BE7" w:rsidRDefault="00D7020B" w:rsidP="00D7020B">
      <w:pPr>
        <w:pStyle w:val="afc"/>
      </w:pPr>
    </w:p>
    <w:p w14:paraId="12C8F2F2" w14:textId="77777777" w:rsidR="00D7020B" w:rsidRPr="00E82500" w:rsidRDefault="00D7020B" w:rsidP="00D7020B">
      <w:pPr>
        <w:pStyle w:val="afc"/>
        <w:rPr>
          <w:lang w:val="ru-RU"/>
        </w:rPr>
      </w:pPr>
      <w:r w:rsidRPr="00154BE7">
        <w:t xml:space="preserve">    </w:t>
      </w:r>
      <w:r w:rsidRPr="00E82500">
        <w:rPr>
          <w:lang w:val="ru-RU"/>
        </w:rPr>
        <w:t>/**</w:t>
      </w:r>
    </w:p>
    <w:p w14:paraId="421CF6D2" w14:textId="77777777" w:rsidR="00D7020B" w:rsidRPr="00E82500" w:rsidRDefault="00D7020B" w:rsidP="00D7020B">
      <w:pPr>
        <w:pStyle w:val="afc"/>
        <w:rPr>
          <w:lang w:val="ru-RU"/>
        </w:rPr>
      </w:pPr>
      <w:r w:rsidRPr="00E82500">
        <w:rPr>
          <w:lang w:val="ru-RU"/>
        </w:rPr>
        <w:t xml:space="preserve">     * Описание способа получения доменных объектов</w:t>
      </w:r>
    </w:p>
    <w:p w14:paraId="6C35A603" w14:textId="77777777" w:rsidR="00D7020B" w:rsidRPr="00E82500" w:rsidRDefault="00D7020B" w:rsidP="00D7020B">
      <w:pPr>
        <w:pStyle w:val="afc"/>
        <w:rPr>
          <w:lang w:val="ru-RU"/>
        </w:rPr>
      </w:pPr>
      <w:r w:rsidRPr="00E82500">
        <w:rPr>
          <w:lang w:val="ru-RU"/>
        </w:rPr>
        <w:t xml:space="preserve">     */</w:t>
      </w:r>
    </w:p>
    <w:p w14:paraId="612EA51E" w14:textId="77777777" w:rsidR="00D7020B" w:rsidRPr="00154BE7" w:rsidRDefault="00D7020B" w:rsidP="00D7020B">
      <w:pPr>
        <w:pStyle w:val="afc"/>
      </w:pPr>
      <w:r w:rsidRPr="00E82500">
        <w:rPr>
          <w:lang w:val="ru-RU"/>
        </w:rPr>
        <w:t xml:space="preserve">    </w:t>
      </w:r>
      <w:r w:rsidRPr="00154BE7">
        <w:rPr>
          <w:color w:val="646464"/>
        </w:rPr>
        <w:t>@Attribute</w:t>
      </w:r>
    </w:p>
    <w:p w14:paraId="55815C9E" w14:textId="77777777" w:rsidR="00D7020B" w:rsidRPr="00154BE7" w:rsidRDefault="00D7020B" w:rsidP="00D7020B">
      <w:pPr>
        <w:pStyle w:val="afc"/>
      </w:pPr>
      <w:r w:rsidRPr="00154BE7">
        <w:t xml:space="preserve">    </w:t>
      </w:r>
      <w:r w:rsidRPr="00154BE7">
        <w:rPr>
          <w:b/>
          <w:bCs/>
          <w:color w:val="7F0055"/>
        </w:rPr>
        <w:t>private</w:t>
      </w:r>
      <w:r w:rsidRPr="00154BE7">
        <w:t xml:space="preserve"> FindObjectsConfig </w:t>
      </w:r>
      <w:r w:rsidRPr="00154BE7">
        <w:rPr>
          <w:color w:val="0000C0"/>
        </w:rPr>
        <w:t>findDomainObjects</w:t>
      </w:r>
      <w:r w:rsidRPr="00154BE7">
        <w:t>;</w:t>
      </w:r>
    </w:p>
    <w:p w14:paraId="5ECB08BE" w14:textId="77777777" w:rsidR="00D7020B" w:rsidRPr="00154BE7" w:rsidRDefault="00D7020B" w:rsidP="00D7020B">
      <w:pPr>
        <w:pStyle w:val="afc"/>
      </w:pPr>
      <w:r w:rsidRPr="00154BE7">
        <w:t xml:space="preserve">    </w:t>
      </w:r>
    </w:p>
    <w:p w14:paraId="2E1B37B8" w14:textId="77777777" w:rsidR="00D7020B" w:rsidRPr="00154BE7" w:rsidRDefault="00D7020B" w:rsidP="00D7020B">
      <w:pPr>
        <w:pStyle w:val="afc"/>
      </w:pPr>
      <w:r w:rsidRPr="00154BE7">
        <w:t xml:space="preserve">    /**</w:t>
      </w:r>
    </w:p>
    <w:p w14:paraId="65354763" w14:textId="77777777" w:rsidR="00D7020B" w:rsidRPr="00154BE7" w:rsidRDefault="00D7020B" w:rsidP="00D7020B">
      <w:pPr>
        <w:pStyle w:val="afc"/>
      </w:pPr>
      <w:r w:rsidRPr="00154BE7">
        <w:t xml:space="preserve">     * </w:t>
      </w:r>
      <w:r>
        <w:t>Описание</w:t>
      </w:r>
      <w:r w:rsidRPr="00154BE7">
        <w:t xml:space="preserve"> </w:t>
      </w:r>
      <w:r>
        <w:t>способа</w:t>
      </w:r>
      <w:r w:rsidRPr="00154BE7">
        <w:t xml:space="preserve"> </w:t>
      </w:r>
      <w:r>
        <w:t>получения</w:t>
      </w:r>
      <w:r w:rsidRPr="00154BE7">
        <w:t xml:space="preserve"> </w:t>
      </w:r>
      <w:r>
        <w:t>персон</w:t>
      </w:r>
    </w:p>
    <w:p w14:paraId="48008DFC" w14:textId="77777777" w:rsidR="00D7020B" w:rsidRPr="00154BE7" w:rsidRDefault="00D7020B" w:rsidP="00D7020B">
      <w:pPr>
        <w:pStyle w:val="afc"/>
      </w:pPr>
      <w:r w:rsidRPr="00154BE7">
        <w:t xml:space="preserve">     */</w:t>
      </w:r>
    </w:p>
    <w:p w14:paraId="5853E166" w14:textId="77777777" w:rsidR="00D7020B" w:rsidRPr="00154BE7" w:rsidRDefault="00D7020B" w:rsidP="00D7020B">
      <w:pPr>
        <w:pStyle w:val="afc"/>
      </w:pPr>
      <w:r w:rsidRPr="00154BE7">
        <w:t xml:space="preserve">    </w:t>
      </w:r>
      <w:r w:rsidRPr="00154BE7">
        <w:rPr>
          <w:color w:val="646464"/>
        </w:rPr>
        <w:t>@Attribute</w:t>
      </w:r>
    </w:p>
    <w:p w14:paraId="24FAF2A1" w14:textId="77777777" w:rsidR="00D7020B" w:rsidRPr="00154BE7" w:rsidRDefault="00D7020B" w:rsidP="00D7020B">
      <w:pPr>
        <w:pStyle w:val="afc"/>
      </w:pPr>
      <w:r w:rsidRPr="00154BE7">
        <w:t xml:space="preserve">    </w:t>
      </w:r>
      <w:r w:rsidRPr="00154BE7">
        <w:rPr>
          <w:b/>
          <w:bCs/>
          <w:color w:val="7F0055"/>
        </w:rPr>
        <w:t>private</w:t>
      </w:r>
      <w:r w:rsidRPr="00154BE7">
        <w:t xml:space="preserve"> FindObjectsConfig </w:t>
      </w:r>
      <w:r w:rsidRPr="00154BE7">
        <w:rPr>
          <w:color w:val="0000C0"/>
        </w:rPr>
        <w:t>findPersons</w:t>
      </w:r>
      <w:r w:rsidRPr="00154BE7">
        <w:t>;</w:t>
      </w:r>
    </w:p>
    <w:p w14:paraId="4A3AC588" w14:textId="77777777" w:rsidR="00D7020B" w:rsidRPr="00154BE7" w:rsidRDefault="00D7020B" w:rsidP="00D7020B">
      <w:pPr>
        <w:pStyle w:val="afc"/>
      </w:pPr>
      <w:r w:rsidRPr="00154BE7">
        <w:t xml:space="preserve">    </w:t>
      </w:r>
    </w:p>
    <w:p w14:paraId="4BB8D157" w14:textId="77777777" w:rsidR="00D7020B" w:rsidRPr="00154BE7" w:rsidRDefault="00D7020B" w:rsidP="00D7020B">
      <w:pPr>
        <w:pStyle w:val="afc"/>
      </w:pPr>
      <w:r w:rsidRPr="00154BE7">
        <w:t xml:space="preserve">    /**</w:t>
      </w:r>
    </w:p>
    <w:p w14:paraId="0C43D5C5" w14:textId="77777777" w:rsidR="00D7020B" w:rsidRPr="00154BE7" w:rsidRDefault="00D7020B" w:rsidP="00D7020B">
      <w:pPr>
        <w:pStyle w:val="afc"/>
      </w:pPr>
      <w:r w:rsidRPr="00154BE7">
        <w:t xml:space="preserve">     * </w:t>
      </w:r>
      <w:r>
        <w:t>Тип</w:t>
      </w:r>
      <w:r w:rsidRPr="00154BE7">
        <w:t xml:space="preserve"> </w:t>
      </w:r>
      <w:r>
        <w:t>сообщения</w:t>
      </w:r>
    </w:p>
    <w:p w14:paraId="216C8DE8" w14:textId="77777777" w:rsidR="00D7020B" w:rsidRPr="00154BE7" w:rsidRDefault="00D7020B" w:rsidP="00D7020B">
      <w:pPr>
        <w:pStyle w:val="afc"/>
      </w:pPr>
      <w:r w:rsidRPr="00154BE7">
        <w:lastRenderedPageBreak/>
        <w:t xml:space="preserve">     */</w:t>
      </w:r>
    </w:p>
    <w:p w14:paraId="5C8CBE9E" w14:textId="77777777" w:rsidR="00D7020B" w:rsidRPr="00154BE7" w:rsidRDefault="00D7020B" w:rsidP="00D7020B">
      <w:pPr>
        <w:pStyle w:val="afc"/>
      </w:pPr>
      <w:r w:rsidRPr="00154BE7">
        <w:t xml:space="preserve">    </w:t>
      </w:r>
      <w:r w:rsidRPr="00154BE7">
        <w:rPr>
          <w:color w:val="646464"/>
        </w:rPr>
        <w:t>@Attribute</w:t>
      </w:r>
    </w:p>
    <w:p w14:paraId="1E799C3A" w14:textId="77777777" w:rsidR="00D7020B" w:rsidRPr="00154BE7" w:rsidRDefault="00D7020B" w:rsidP="00D7020B">
      <w:pPr>
        <w:pStyle w:val="afc"/>
      </w:pPr>
      <w:r w:rsidRPr="00154BE7">
        <w:t xml:space="preserve">    </w:t>
      </w:r>
      <w:r w:rsidRPr="00154BE7">
        <w:rPr>
          <w:b/>
          <w:bCs/>
          <w:color w:val="7F0055"/>
        </w:rPr>
        <w:t>private</w:t>
      </w:r>
      <w:r w:rsidRPr="00154BE7">
        <w:t xml:space="preserve"> String </w:t>
      </w:r>
      <w:r w:rsidRPr="00154BE7">
        <w:rPr>
          <w:color w:val="0000C0"/>
        </w:rPr>
        <w:t>notificationType</w:t>
      </w:r>
      <w:r w:rsidRPr="00154BE7">
        <w:t>;</w:t>
      </w:r>
    </w:p>
    <w:p w14:paraId="3A6B14F8" w14:textId="77777777" w:rsidR="00D7020B" w:rsidRPr="00154BE7" w:rsidRDefault="00D7020B" w:rsidP="00D7020B">
      <w:pPr>
        <w:pStyle w:val="afc"/>
      </w:pPr>
      <w:r w:rsidRPr="00154BE7">
        <w:t xml:space="preserve">    </w:t>
      </w:r>
    </w:p>
    <w:p w14:paraId="391034E7" w14:textId="77777777" w:rsidR="00D7020B" w:rsidRPr="00154BE7" w:rsidRDefault="00D7020B" w:rsidP="00D7020B">
      <w:pPr>
        <w:pStyle w:val="afc"/>
      </w:pPr>
      <w:r w:rsidRPr="00154BE7">
        <w:t xml:space="preserve">    /**</w:t>
      </w:r>
    </w:p>
    <w:p w14:paraId="3DCA4E58" w14:textId="77777777" w:rsidR="00D7020B" w:rsidRPr="00154BE7" w:rsidRDefault="00D7020B" w:rsidP="00D7020B">
      <w:pPr>
        <w:pStyle w:val="afc"/>
      </w:pPr>
      <w:r w:rsidRPr="00154BE7">
        <w:t xml:space="preserve">     * </w:t>
      </w:r>
      <w:r>
        <w:t>Приоритет</w:t>
      </w:r>
      <w:r w:rsidRPr="00154BE7">
        <w:t xml:space="preserve"> </w:t>
      </w:r>
      <w:r>
        <w:t>сообщения</w:t>
      </w:r>
    </w:p>
    <w:p w14:paraId="152C6A4D" w14:textId="77777777" w:rsidR="00D7020B" w:rsidRPr="00154BE7" w:rsidRDefault="00D7020B" w:rsidP="00D7020B">
      <w:pPr>
        <w:pStyle w:val="afc"/>
      </w:pPr>
      <w:r w:rsidRPr="00154BE7">
        <w:t xml:space="preserve">     */</w:t>
      </w:r>
    </w:p>
    <w:p w14:paraId="63F6C7C3" w14:textId="77777777" w:rsidR="00D7020B" w:rsidRPr="00154BE7" w:rsidRDefault="00D7020B" w:rsidP="00D7020B">
      <w:pPr>
        <w:pStyle w:val="afc"/>
      </w:pPr>
      <w:r w:rsidRPr="00154BE7">
        <w:t xml:space="preserve">    </w:t>
      </w:r>
      <w:r w:rsidRPr="00154BE7">
        <w:rPr>
          <w:color w:val="646464"/>
        </w:rPr>
        <w:t>@Attribute</w:t>
      </w:r>
    </w:p>
    <w:p w14:paraId="0D5A8219" w14:textId="77777777" w:rsidR="00D7020B" w:rsidRPr="00154BE7" w:rsidRDefault="00D7020B" w:rsidP="00D7020B">
      <w:pPr>
        <w:pStyle w:val="afc"/>
      </w:pPr>
      <w:r w:rsidRPr="00154BE7">
        <w:t xml:space="preserve">    </w:t>
      </w:r>
      <w:r w:rsidRPr="00154BE7">
        <w:rPr>
          <w:b/>
          <w:bCs/>
          <w:color w:val="7F0055"/>
        </w:rPr>
        <w:t>private</w:t>
      </w:r>
      <w:r w:rsidRPr="00154BE7">
        <w:t xml:space="preserve"> NotificationPriority </w:t>
      </w:r>
      <w:r w:rsidRPr="00154BE7">
        <w:rPr>
          <w:color w:val="0000C0"/>
        </w:rPr>
        <w:t>notificationPriority</w:t>
      </w:r>
      <w:r w:rsidRPr="00154BE7">
        <w:t>;</w:t>
      </w:r>
    </w:p>
    <w:p w14:paraId="643DAF07" w14:textId="77777777" w:rsidR="00D7020B" w:rsidRPr="00154BE7" w:rsidRDefault="00D7020B" w:rsidP="00D7020B">
      <w:pPr>
        <w:pStyle w:val="afc"/>
      </w:pPr>
      <w:r w:rsidRPr="00154BE7">
        <w:t xml:space="preserve">    </w:t>
      </w:r>
    </w:p>
    <w:p w14:paraId="2D70975B" w14:textId="77777777" w:rsidR="00D7020B" w:rsidRPr="005F593D" w:rsidRDefault="00D7020B" w:rsidP="00D7020B">
      <w:pPr>
        <w:pStyle w:val="afc"/>
        <w:rPr>
          <w:lang w:val="ru-RU"/>
        </w:rPr>
      </w:pPr>
      <w:r w:rsidRPr="00154BE7">
        <w:t xml:space="preserve">    </w:t>
      </w:r>
      <w:r w:rsidRPr="005F593D">
        <w:rPr>
          <w:lang w:val="ru-RU"/>
        </w:rPr>
        <w:t>/**</w:t>
      </w:r>
    </w:p>
    <w:p w14:paraId="536B428B" w14:textId="77777777" w:rsidR="00D7020B" w:rsidRPr="00E82500" w:rsidRDefault="00D7020B" w:rsidP="00D7020B">
      <w:pPr>
        <w:pStyle w:val="afc"/>
        <w:rPr>
          <w:lang w:val="ru-RU"/>
        </w:rPr>
      </w:pPr>
      <w:r w:rsidRPr="005F593D">
        <w:rPr>
          <w:lang w:val="ru-RU"/>
        </w:rPr>
        <w:t xml:space="preserve">     </w:t>
      </w:r>
      <w:r w:rsidRPr="00E82500">
        <w:rPr>
          <w:lang w:val="ru-RU"/>
        </w:rPr>
        <w:t xml:space="preserve">* Флаг типа формирования сообщений, относительно доменного объекта или отностительно персоны </w:t>
      </w:r>
    </w:p>
    <w:p w14:paraId="54E4A915" w14:textId="77777777" w:rsidR="00D7020B" w:rsidRPr="00154BE7" w:rsidRDefault="00D7020B" w:rsidP="00D7020B">
      <w:pPr>
        <w:pStyle w:val="afc"/>
      </w:pPr>
      <w:r w:rsidRPr="00E82500">
        <w:rPr>
          <w:lang w:val="ru-RU"/>
        </w:rPr>
        <w:t xml:space="preserve">     </w:t>
      </w:r>
      <w:r w:rsidRPr="00154BE7">
        <w:t>*/</w:t>
      </w:r>
    </w:p>
    <w:p w14:paraId="63377B9E" w14:textId="77777777" w:rsidR="00D7020B" w:rsidRPr="00154BE7" w:rsidRDefault="00D7020B" w:rsidP="00D7020B">
      <w:pPr>
        <w:pStyle w:val="afc"/>
      </w:pPr>
      <w:r w:rsidRPr="00154BE7">
        <w:t xml:space="preserve">    </w:t>
      </w:r>
      <w:r w:rsidRPr="00154BE7">
        <w:rPr>
          <w:color w:val="646464"/>
        </w:rPr>
        <w:t>@Attribute</w:t>
      </w:r>
    </w:p>
    <w:p w14:paraId="628E594D" w14:textId="77777777" w:rsidR="00D7020B" w:rsidRPr="00154BE7" w:rsidRDefault="00D7020B" w:rsidP="00D7020B">
      <w:pPr>
        <w:pStyle w:val="afc"/>
      </w:pPr>
      <w:r w:rsidRPr="00154BE7">
        <w:t xml:space="preserve">    </w:t>
      </w:r>
      <w:r w:rsidRPr="00154BE7">
        <w:rPr>
          <w:b/>
          <w:bCs/>
          <w:color w:val="7F0055"/>
        </w:rPr>
        <w:t>private</w:t>
      </w:r>
      <w:r w:rsidRPr="00154BE7">
        <w:t xml:space="preserve"> NotificationTaskMode </w:t>
      </w:r>
      <w:r w:rsidRPr="00154BE7">
        <w:rPr>
          <w:color w:val="0000C0"/>
        </w:rPr>
        <w:t>taskMode</w:t>
      </w:r>
      <w:r w:rsidRPr="00154BE7">
        <w:t>;</w:t>
      </w:r>
    </w:p>
    <w:p w14:paraId="0A04D750" w14:textId="77777777" w:rsidR="00D7020B" w:rsidRPr="00154BE7" w:rsidRDefault="00D7020B" w:rsidP="00D7020B">
      <w:pPr>
        <w:pStyle w:val="afc"/>
      </w:pPr>
      <w:r w:rsidRPr="00154BE7">
        <w:t xml:space="preserve">    </w:t>
      </w:r>
    </w:p>
    <w:p w14:paraId="76C4C098" w14:textId="77777777" w:rsidR="00D7020B" w:rsidRPr="00154BE7" w:rsidRDefault="00D7020B" w:rsidP="00D7020B">
      <w:pPr>
        <w:pStyle w:val="afc"/>
      </w:pPr>
      <w:r w:rsidRPr="00154BE7">
        <w:t xml:space="preserve">    </w:t>
      </w:r>
      <w:r w:rsidRPr="00154BE7">
        <w:rPr>
          <w:b/>
          <w:bCs/>
          <w:color w:val="7F0055"/>
        </w:rPr>
        <w:t>public</w:t>
      </w:r>
      <w:r w:rsidRPr="00154BE7">
        <w:t xml:space="preserve"> String getNotificationType() {</w:t>
      </w:r>
    </w:p>
    <w:p w14:paraId="751D91AF" w14:textId="77777777"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notificationType</w:t>
      </w:r>
      <w:r w:rsidRPr="00154BE7">
        <w:t>;</w:t>
      </w:r>
    </w:p>
    <w:p w14:paraId="0A6ADA31" w14:textId="77777777" w:rsidR="00D7020B" w:rsidRPr="00154BE7" w:rsidRDefault="00D7020B" w:rsidP="00D7020B">
      <w:pPr>
        <w:pStyle w:val="afc"/>
      </w:pPr>
      <w:r w:rsidRPr="00154BE7">
        <w:t xml:space="preserve">    }</w:t>
      </w:r>
    </w:p>
    <w:p w14:paraId="404147C4" w14:textId="77777777" w:rsidR="00D7020B" w:rsidRPr="00154BE7" w:rsidRDefault="00D7020B" w:rsidP="00D7020B">
      <w:pPr>
        <w:pStyle w:val="afc"/>
      </w:pPr>
      <w:r w:rsidRPr="00154BE7">
        <w:t xml:space="preserve">    </w:t>
      </w:r>
    </w:p>
    <w:p w14:paraId="236B0C5C" w14:textId="77777777"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setNotificationType(String notificationType) {</w:t>
      </w:r>
    </w:p>
    <w:p w14:paraId="5CC5FD50" w14:textId="77777777"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notificationType</w:t>
      </w:r>
      <w:r w:rsidRPr="00154BE7">
        <w:t xml:space="preserve"> = notificationType;</w:t>
      </w:r>
    </w:p>
    <w:p w14:paraId="3293C260" w14:textId="77777777" w:rsidR="00D7020B" w:rsidRPr="00154BE7" w:rsidRDefault="00D7020B" w:rsidP="00D7020B">
      <w:pPr>
        <w:pStyle w:val="afc"/>
      </w:pPr>
      <w:r w:rsidRPr="00154BE7">
        <w:t xml:space="preserve">    }</w:t>
      </w:r>
    </w:p>
    <w:p w14:paraId="6994AE52" w14:textId="77777777" w:rsidR="00D7020B" w:rsidRPr="00154BE7" w:rsidRDefault="00D7020B" w:rsidP="00D7020B">
      <w:pPr>
        <w:pStyle w:val="afc"/>
      </w:pPr>
      <w:r w:rsidRPr="00154BE7">
        <w:t xml:space="preserve">    </w:t>
      </w:r>
    </w:p>
    <w:p w14:paraId="07F06AA4" w14:textId="77777777" w:rsidR="00D7020B" w:rsidRPr="00154BE7" w:rsidRDefault="00D7020B" w:rsidP="00D7020B">
      <w:pPr>
        <w:pStyle w:val="afc"/>
      </w:pPr>
      <w:r w:rsidRPr="00154BE7">
        <w:t xml:space="preserve">    </w:t>
      </w:r>
      <w:r w:rsidRPr="00154BE7">
        <w:rPr>
          <w:b/>
          <w:bCs/>
          <w:color w:val="7F0055"/>
        </w:rPr>
        <w:t>public</w:t>
      </w:r>
      <w:r w:rsidRPr="00154BE7">
        <w:t xml:space="preserve"> NotificationPriority getNotificationPriority() {</w:t>
      </w:r>
    </w:p>
    <w:p w14:paraId="2D37C9CE" w14:textId="77777777"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notificationPriority</w:t>
      </w:r>
      <w:r w:rsidRPr="00154BE7">
        <w:t>;</w:t>
      </w:r>
    </w:p>
    <w:p w14:paraId="5045AE77" w14:textId="77777777" w:rsidR="00D7020B" w:rsidRPr="00154BE7" w:rsidRDefault="00D7020B" w:rsidP="00D7020B">
      <w:pPr>
        <w:pStyle w:val="afc"/>
      </w:pPr>
      <w:r w:rsidRPr="00154BE7">
        <w:t xml:space="preserve">    }</w:t>
      </w:r>
    </w:p>
    <w:p w14:paraId="1C42E1C6" w14:textId="77777777" w:rsidR="00D7020B" w:rsidRPr="00154BE7" w:rsidRDefault="00D7020B" w:rsidP="00D7020B">
      <w:pPr>
        <w:pStyle w:val="afc"/>
      </w:pPr>
      <w:r w:rsidRPr="00154BE7">
        <w:t xml:space="preserve">    </w:t>
      </w:r>
    </w:p>
    <w:p w14:paraId="4CDC3AE7" w14:textId="77777777"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setNotificationPriority(NotificationPriority notificationPriority) {</w:t>
      </w:r>
    </w:p>
    <w:p w14:paraId="37CC7ED1" w14:textId="77777777"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notificationPriority</w:t>
      </w:r>
      <w:r w:rsidRPr="00154BE7">
        <w:t xml:space="preserve"> = notificationPriority;</w:t>
      </w:r>
    </w:p>
    <w:p w14:paraId="3B29FC08" w14:textId="77777777" w:rsidR="00D7020B" w:rsidRPr="00154BE7" w:rsidRDefault="00D7020B" w:rsidP="00D7020B">
      <w:pPr>
        <w:pStyle w:val="afc"/>
      </w:pPr>
      <w:r w:rsidRPr="00154BE7">
        <w:t xml:space="preserve">    }</w:t>
      </w:r>
    </w:p>
    <w:p w14:paraId="54B68C28" w14:textId="77777777" w:rsidR="00D7020B" w:rsidRPr="00154BE7" w:rsidRDefault="00D7020B" w:rsidP="00D7020B">
      <w:pPr>
        <w:pStyle w:val="afc"/>
      </w:pPr>
      <w:r w:rsidRPr="00154BE7">
        <w:t xml:space="preserve">    </w:t>
      </w:r>
    </w:p>
    <w:p w14:paraId="7A2BBEC8" w14:textId="77777777" w:rsidR="00D7020B" w:rsidRPr="00154BE7" w:rsidRDefault="00D7020B" w:rsidP="00D7020B">
      <w:pPr>
        <w:pStyle w:val="afc"/>
      </w:pPr>
      <w:r w:rsidRPr="00154BE7">
        <w:t xml:space="preserve">    </w:t>
      </w:r>
      <w:r w:rsidRPr="00154BE7">
        <w:rPr>
          <w:b/>
          <w:bCs/>
          <w:color w:val="7F0055"/>
        </w:rPr>
        <w:t>public</w:t>
      </w:r>
      <w:r w:rsidRPr="00154BE7">
        <w:t xml:space="preserve"> FindObjectsConfig getFindDomainObjects() {</w:t>
      </w:r>
    </w:p>
    <w:p w14:paraId="7B430034" w14:textId="77777777"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findDomainObjects</w:t>
      </w:r>
      <w:r w:rsidRPr="00154BE7">
        <w:t>;</w:t>
      </w:r>
    </w:p>
    <w:p w14:paraId="546BCD57" w14:textId="77777777" w:rsidR="00D7020B" w:rsidRPr="00154BE7" w:rsidRDefault="00D7020B" w:rsidP="00D7020B">
      <w:pPr>
        <w:pStyle w:val="afc"/>
      </w:pPr>
      <w:r w:rsidRPr="00154BE7">
        <w:t xml:space="preserve">    }</w:t>
      </w:r>
    </w:p>
    <w:p w14:paraId="46B16596" w14:textId="77777777" w:rsidR="00D7020B" w:rsidRPr="00154BE7" w:rsidRDefault="00D7020B" w:rsidP="00D7020B">
      <w:pPr>
        <w:pStyle w:val="afc"/>
      </w:pPr>
      <w:r w:rsidRPr="00154BE7">
        <w:t xml:space="preserve">    </w:t>
      </w:r>
    </w:p>
    <w:p w14:paraId="1E93034F" w14:textId="77777777"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setFindDomainObjects(FindObjectsConfig findDomainObjects) {</w:t>
      </w:r>
    </w:p>
    <w:p w14:paraId="08F2C30C" w14:textId="77777777"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findDomainObjects</w:t>
      </w:r>
      <w:r w:rsidRPr="00154BE7">
        <w:t xml:space="preserve"> = findDomainObjects;</w:t>
      </w:r>
    </w:p>
    <w:p w14:paraId="64315290" w14:textId="77777777" w:rsidR="00D7020B" w:rsidRPr="00154BE7" w:rsidRDefault="00D7020B" w:rsidP="00D7020B">
      <w:pPr>
        <w:pStyle w:val="afc"/>
      </w:pPr>
      <w:r w:rsidRPr="00154BE7">
        <w:t xml:space="preserve">    }</w:t>
      </w:r>
    </w:p>
    <w:p w14:paraId="533948C9" w14:textId="77777777" w:rsidR="00D7020B" w:rsidRPr="00154BE7" w:rsidRDefault="00D7020B" w:rsidP="00D7020B">
      <w:pPr>
        <w:pStyle w:val="afc"/>
      </w:pPr>
      <w:r w:rsidRPr="00154BE7">
        <w:t xml:space="preserve">    </w:t>
      </w:r>
    </w:p>
    <w:p w14:paraId="57AA2521" w14:textId="77777777" w:rsidR="00D7020B" w:rsidRPr="00154BE7" w:rsidRDefault="00D7020B" w:rsidP="00D7020B">
      <w:pPr>
        <w:pStyle w:val="afc"/>
      </w:pPr>
      <w:r w:rsidRPr="00154BE7">
        <w:t xml:space="preserve">    </w:t>
      </w:r>
      <w:r w:rsidRPr="00154BE7">
        <w:rPr>
          <w:b/>
          <w:bCs/>
          <w:color w:val="7F0055"/>
        </w:rPr>
        <w:t>public</w:t>
      </w:r>
      <w:r w:rsidRPr="00154BE7">
        <w:t xml:space="preserve"> FindObjectsConfig getFindPersons() {</w:t>
      </w:r>
    </w:p>
    <w:p w14:paraId="355F4239" w14:textId="77777777"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findPersons</w:t>
      </w:r>
      <w:r w:rsidRPr="00154BE7">
        <w:t>;</w:t>
      </w:r>
    </w:p>
    <w:p w14:paraId="227C5961" w14:textId="77777777" w:rsidR="00D7020B" w:rsidRPr="00154BE7" w:rsidRDefault="00D7020B" w:rsidP="00D7020B">
      <w:pPr>
        <w:pStyle w:val="afc"/>
      </w:pPr>
      <w:r w:rsidRPr="00154BE7">
        <w:t xml:space="preserve">    }</w:t>
      </w:r>
    </w:p>
    <w:p w14:paraId="177D9B75" w14:textId="77777777" w:rsidR="00D7020B" w:rsidRPr="00154BE7" w:rsidRDefault="00D7020B" w:rsidP="00D7020B">
      <w:pPr>
        <w:pStyle w:val="afc"/>
      </w:pPr>
      <w:r w:rsidRPr="00154BE7">
        <w:t xml:space="preserve">    </w:t>
      </w:r>
    </w:p>
    <w:p w14:paraId="48C19A57" w14:textId="77777777"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setFindPersons(FindObjectsConfig findPersons) {</w:t>
      </w:r>
    </w:p>
    <w:p w14:paraId="464AD658" w14:textId="77777777" w:rsidR="00D7020B" w:rsidRPr="00154BE7" w:rsidRDefault="00D7020B" w:rsidP="00D7020B">
      <w:pPr>
        <w:pStyle w:val="afc"/>
      </w:pPr>
      <w:r w:rsidRPr="00154BE7">
        <w:t xml:space="preserve">        </w:t>
      </w:r>
      <w:r w:rsidRPr="00154BE7">
        <w:rPr>
          <w:b/>
          <w:bCs/>
          <w:color w:val="7F0055"/>
        </w:rPr>
        <w:t>this</w:t>
      </w:r>
      <w:r w:rsidRPr="00154BE7">
        <w:t>.</w:t>
      </w:r>
      <w:r w:rsidRPr="00154BE7">
        <w:rPr>
          <w:color w:val="0000C0"/>
        </w:rPr>
        <w:t>findPersons</w:t>
      </w:r>
      <w:r w:rsidRPr="00154BE7">
        <w:t xml:space="preserve"> = findPersons;</w:t>
      </w:r>
    </w:p>
    <w:p w14:paraId="400DC689" w14:textId="77777777" w:rsidR="00D7020B" w:rsidRPr="00154BE7" w:rsidRDefault="00D7020B" w:rsidP="00D7020B">
      <w:pPr>
        <w:pStyle w:val="afc"/>
      </w:pPr>
      <w:r w:rsidRPr="00154BE7">
        <w:t xml:space="preserve">    }</w:t>
      </w:r>
    </w:p>
    <w:p w14:paraId="6B864411" w14:textId="77777777" w:rsidR="00D7020B" w:rsidRPr="00154BE7" w:rsidRDefault="00D7020B" w:rsidP="00D7020B">
      <w:pPr>
        <w:pStyle w:val="afc"/>
      </w:pPr>
      <w:r w:rsidRPr="00154BE7">
        <w:t xml:space="preserve">    </w:t>
      </w:r>
    </w:p>
    <w:p w14:paraId="18EE3943" w14:textId="77777777" w:rsidR="00D7020B" w:rsidRPr="00154BE7" w:rsidRDefault="00D7020B" w:rsidP="00D7020B">
      <w:pPr>
        <w:pStyle w:val="afc"/>
      </w:pPr>
      <w:r w:rsidRPr="00154BE7">
        <w:t xml:space="preserve">    </w:t>
      </w:r>
      <w:r w:rsidRPr="00154BE7">
        <w:rPr>
          <w:b/>
          <w:bCs/>
          <w:color w:val="7F0055"/>
        </w:rPr>
        <w:t>public</w:t>
      </w:r>
      <w:r w:rsidRPr="00154BE7">
        <w:t xml:space="preserve"> NotificationTaskMode getTaskMode() {</w:t>
      </w:r>
    </w:p>
    <w:p w14:paraId="06178733" w14:textId="77777777" w:rsidR="00D7020B" w:rsidRPr="00154BE7" w:rsidRDefault="00D7020B" w:rsidP="00D7020B">
      <w:pPr>
        <w:pStyle w:val="afc"/>
      </w:pPr>
      <w:r w:rsidRPr="00154BE7">
        <w:t xml:space="preserve">        </w:t>
      </w:r>
      <w:r w:rsidRPr="00154BE7">
        <w:rPr>
          <w:b/>
          <w:bCs/>
          <w:color w:val="7F0055"/>
        </w:rPr>
        <w:t>return</w:t>
      </w:r>
      <w:r w:rsidRPr="00154BE7">
        <w:t xml:space="preserve"> </w:t>
      </w:r>
      <w:r w:rsidRPr="00154BE7">
        <w:rPr>
          <w:color w:val="0000C0"/>
        </w:rPr>
        <w:t>taskMode</w:t>
      </w:r>
      <w:r w:rsidRPr="00154BE7">
        <w:t>;</w:t>
      </w:r>
    </w:p>
    <w:p w14:paraId="4FAA6A6C" w14:textId="77777777" w:rsidR="00D7020B" w:rsidRPr="00154BE7" w:rsidRDefault="00D7020B" w:rsidP="00D7020B">
      <w:pPr>
        <w:pStyle w:val="afc"/>
      </w:pPr>
      <w:r w:rsidRPr="00154BE7">
        <w:t xml:space="preserve">    }</w:t>
      </w:r>
    </w:p>
    <w:p w14:paraId="57C1823B" w14:textId="77777777" w:rsidR="00D7020B" w:rsidRPr="00154BE7" w:rsidRDefault="00D7020B" w:rsidP="00D7020B">
      <w:pPr>
        <w:pStyle w:val="afc"/>
      </w:pPr>
      <w:r w:rsidRPr="00154BE7">
        <w:t xml:space="preserve">    </w:t>
      </w:r>
    </w:p>
    <w:p w14:paraId="35ADF8D6" w14:textId="77777777" w:rsidR="00D7020B" w:rsidRPr="00154BE7" w:rsidRDefault="00D7020B" w:rsidP="00D7020B">
      <w:pPr>
        <w:pStyle w:val="afc"/>
      </w:pPr>
      <w:r w:rsidRPr="00154BE7">
        <w:t xml:space="preserve">    </w:t>
      </w:r>
      <w:r w:rsidRPr="00154BE7">
        <w:rPr>
          <w:b/>
          <w:bCs/>
          <w:color w:val="7F0055"/>
        </w:rPr>
        <w:t>public</w:t>
      </w:r>
      <w:r w:rsidRPr="00154BE7">
        <w:t xml:space="preserve"> </w:t>
      </w:r>
      <w:r w:rsidRPr="00154BE7">
        <w:rPr>
          <w:b/>
          <w:bCs/>
          <w:color w:val="7F0055"/>
        </w:rPr>
        <w:t>void</w:t>
      </w:r>
      <w:r w:rsidRPr="00154BE7">
        <w:t xml:space="preserve"> setTaskMode(NotificationTaskMode taskMode) {</w:t>
      </w:r>
    </w:p>
    <w:p w14:paraId="6E2FF6B1" w14:textId="77777777" w:rsidR="00D7020B" w:rsidRPr="00FE05E8" w:rsidRDefault="00D7020B" w:rsidP="00D7020B">
      <w:pPr>
        <w:pStyle w:val="afc"/>
        <w:rPr>
          <w:lang w:val="ru-RU"/>
        </w:rPr>
      </w:pPr>
      <w:r w:rsidRPr="00154BE7">
        <w:t xml:space="preserve">        </w:t>
      </w:r>
      <w:r>
        <w:rPr>
          <w:b/>
          <w:bCs/>
          <w:color w:val="7F0055"/>
        </w:rPr>
        <w:t>this</w:t>
      </w:r>
      <w:r w:rsidRPr="00FE05E8">
        <w:rPr>
          <w:lang w:val="ru-RU"/>
        </w:rPr>
        <w:t>.</w:t>
      </w:r>
      <w:r>
        <w:rPr>
          <w:color w:val="0000C0"/>
        </w:rPr>
        <w:t>taskMode</w:t>
      </w:r>
      <w:r w:rsidRPr="00FE05E8">
        <w:rPr>
          <w:lang w:val="ru-RU"/>
        </w:rPr>
        <w:t xml:space="preserve"> = </w:t>
      </w:r>
      <w:r>
        <w:t>taskMode</w:t>
      </w:r>
      <w:r w:rsidRPr="00FE05E8">
        <w:rPr>
          <w:lang w:val="ru-RU"/>
        </w:rPr>
        <w:t>;</w:t>
      </w:r>
    </w:p>
    <w:p w14:paraId="4117D30C" w14:textId="77777777" w:rsidR="00D7020B" w:rsidRPr="00FE05E8" w:rsidRDefault="00D7020B" w:rsidP="00D7020B">
      <w:pPr>
        <w:pStyle w:val="afc"/>
        <w:rPr>
          <w:lang w:val="ru-RU"/>
        </w:rPr>
      </w:pPr>
      <w:r w:rsidRPr="00FE05E8">
        <w:rPr>
          <w:lang w:val="ru-RU"/>
        </w:rPr>
        <w:t xml:space="preserve">    }</w:t>
      </w:r>
    </w:p>
    <w:p w14:paraId="4A0838D1" w14:textId="77777777" w:rsidR="00D7020B" w:rsidRPr="00FE05E8" w:rsidRDefault="00D7020B" w:rsidP="00D7020B">
      <w:pPr>
        <w:pStyle w:val="afc"/>
        <w:rPr>
          <w:lang w:val="ru-RU"/>
        </w:rPr>
      </w:pPr>
      <w:r w:rsidRPr="00FE05E8">
        <w:rPr>
          <w:lang w:val="ru-RU"/>
        </w:rPr>
        <w:t>}</w:t>
      </w:r>
    </w:p>
    <w:p w14:paraId="38789260" w14:textId="77777777" w:rsidR="00D7020B" w:rsidRPr="006276F8" w:rsidRDefault="00D7020B" w:rsidP="00D7020B">
      <w:r>
        <w:t xml:space="preserve"> Периодическое задание работает следующим образом.</w:t>
      </w:r>
      <w:r w:rsidRPr="00946C47">
        <w:t xml:space="preserve"> В случае если атрибут</w:t>
      </w:r>
      <w:r>
        <w:t xml:space="preserve"> </w:t>
      </w:r>
      <w:r w:rsidRPr="00FE05E8">
        <w:t>taskMode</w:t>
      </w:r>
      <w:r>
        <w:t xml:space="preserve"> равен </w:t>
      </w:r>
      <w:r w:rsidRPr="00FE05E8">
        <w:rPr>
          <w:lang w:val="en-US"/>
        </w:rPr>
        <w:t>BY</w:t>
      </w:r>
      <w:r w:rsidRPr="00FE05E8">
        <w:t>_</w:t>
      </w:r>
      <w:r w:rsidRPr="00FE05E8">
        <w:rPr>
          <w:lang w:val="en-US"/>
        </w:rPr>
        <w:t>DOMAIN</w:t>
      </w:r>
      <w:r w:rsidRPr="00FE05E8">
        <w:t>_</w:t>
      </w:r>
      <w:r w:rsidRPr="00FE05E8">
        <w:rPr>
          <w:lang w:val="en-US"/>
        </w:rPr>
        <w:t>OBJECT</w:t>
      </w:r>
      <w:r>
        <w:t xml:space="preserve"> - при запуске вызывается метод </w:t>
      </w:r>
      <w:r w:rsidRPr="00F15C33">
        <w:t>getFindDomainObjects</w:t>
      </w:r>
      <w:r>
        <w:t xml:space="preserve"> и с помощью сервиса </w:t>
      </w:r>
      <w:r w:rsidRPr="00B10DC9">
        <w:t>FindObjectsService</w:t>
      </w:r>
      <w:r>
        <w:t xml:space="preserve"> получается список доменных объектов. Далее </w:t>
      </w:r>
      <w:r>
        <w:lastRenderedPageBreak/>
        <w:t xml:space="preserve">вызывается метод </w:t>
      </w:r>
      <w:r w:rsidRPr="00F15C33">
        <w:t>getFindPersons</w:t>
      </w:r>
      <w:r>
        <w:t xml:space="preserve"> и с помощью сервиса </w:t>
      </w:r>
      <w:r w:rsidRPr="00B10DC9">
        <w:t>FindObjectsService</w:t>
      </w:r>
      <w:r>
        <w:t xml:space="preserve"> получаются персоны для каждого полученного на первом шаге доменного объекта. Выполняется формрование уведомлений каждому пользователю с помощью метода </w:t>
      </w:r>
      <w:r w:rsidRPr="00C833F0">
        <w:t>NotificationService</w:t>
      </w:r>
      <w:r w:rsidRPr="008764C5">
        <w:t>.</w:t>
      </w:r>
      <w:r w:rsidRPr="00F15C33">
        <w:rPr>
          <w:lang w:val="en-US"/>
        </w:rPr>
        <w:t>sendOnTransactionSuccess</w:t>
      </w:r>
      <w:r w:rsidRPr="008764C5">
        <w:t>. В метод передается тип</w:t>
      </w:r>
      <w:r>
        <w:t xml:space="preserve"> сообщения полученное методом g</w:t>
      </w:r>
      <w:r w:rsidRPr="004A4A95">
        <w:t xml:space="preserve">etNotificationType </w:t>
      </w:r>
      <w:r>
        <w:t xml:space="preserve">и приоритет сообщения, полученное методом </w:t>
      </w:r>
      <w:r>
        <w:rPr>
          <w:lang w:val="en-US"/>
        </w:rPr>
        <w:t>g</w:t>
      </w:r>
      <w:r w:rsidRPr="004A4A95">
        <w:t>etNotificationPriority</w:t>
      </w:r>
      <w:r>
        <w:t xml:space="preserve">. В контекст добавляется доменный объект под именем </w:t>
      </w:r>
      <w:r>
        <w:rPr>
          <w:lang w:val="en-US"/>
        </w:rPr>
        <w:t>document</w:t>
      </w:r>
      <w:r w:rsidRPr="008764C5">
        <w:t>.</w:t>
      </w:r>
      <w:r>
        <w:t xml:space="preserve"> В случае если </w:t>
      </w:r>
      <w:r w:rsidRPr="00946C47">
        <w:t>атрибут</w:t>
      </w:r>
      <w:r>
        <w:t xml:space="preserve"> </w:t>
      </w:r>
      <w:r w:rsidRPr="00FE05E8">
        <w:t>taskMode</w:t>
      </w:r>
      <w:r>
        <w:t xml:space="preserve"> равен </w:t>
      </w:r>
      <w:r w:rsidRPr="00FE05E8">
        <w:rPr>
          <w:lang w:val="en-US"/>
        </w:rPr>
        <w:t>BY</w:t>
      </w:r>
      <w:r w:rsidRPr="00FE05E8">
        <w:t>_</w:t>
      </w:r>
      <w:r w:rsidRPr="00FE05E8">
        <w:rPr>
          <w:lang w:val="en-US"/>
        </w:rPr>
        <w:t>PERSON</w:t>
      </w:r>
      <w:r w:rsidRPr="006276F8">
        <w:t xml:space="preserve"> </w:t>
      </w:r>
      <w:r>
        <w:t xml:space="preserve">то происходит сначала поиск пользователей с помощью </w:t>
      </w:r>
      <w:r w:rsidRPr="00F15C33">
        <w:t>конфигурации поиска</w:t>
      </w:r>
      <w:r>
        <w:t xml:space="preserve"> описанного в атрибуте </w:t>
      </w:r>
      <w:r w:rsidRPr="00F15C33">
        <w:t>getFindPersons</w:t>
      </w:r>
      <w:r>
        <w:t xml:space="preserve">, а затем получается список доменных объектов для каждого пользователя с помощью метода </w:t>
      </w:r>
      <w:r w:rsidRPr="00F15C33">
        <w:t>getFindDomainObjects</w:t>
      </w:r>
      <w:r>
        <w:t>. Далее отправка происходит как и в первом варианте.</w:t>
      </w:r>
      <w:r w:rsidRPr="00FE05E8">
        <w:t xml:space="preserve"> </w:t>
      </w:r>
      <w:r>
        <w:t xml:space="preserve">В контекст добавляется доменный объект под именем </w:t>
      </w:r>
      <w:r>
        <w:rPr>
          <w:lang w:val="en-US"/>
        </w:rPr>
        <w:t>document</w:t>
      </w:r>
      <w:r>
        <w:t xml:space="preserve">. Для облегчения создания подобных задач можно воспользоваться импортом из </w:t>
      </w:r>
      <w:r>
        <w:rPr>
          <w:lang w:val="en-US"/>
        </w:rPr>
        <w:t>CSV</w:t>
      </w:r>
      <w:r w:rsidRPr="006276F8">
        <w:t xml:space="preserve"> </w:t>
      </w:r>
      <w:r>
        <w:t xml:space="preserve">файлов, параметры в этом случае передаются в виде </w:t>
      </w:r>
      <w:r>
        <w:rPr>
          <w:lang w:val="en-US"/>
        </w:rPr>
        <w:t>XML</w:t>
      </w:r>
      <w:r w:rsidRPr="006276F8">
        <w:t>.</w:t>
      </w:r>
      <w:r>
        <w:t xml:space="preserve"> </w:t>
      </w:r>
    </w:p>
    <w:p w14:paraId="04944EA9" w14:textId="77777777" w:rsidR="00D7020B" w:rsidRPr="00E92BBF" w:rsidRDefault="00D7020B" w:rsidP="00D7020B">
      <w:pPr>
        <w:pStyle w:val="4"/>
        <w:numPr>
          <w:ilvl w:val="3"/>
          <w:numId w:val="1"/>
        </w:numPr>
      </w:pPr>
      <w:bookmarkStart w:id="214" w:name="_Toc381100528"/>
      <w:bookmarkStart w:id="215" w:name="_Toc383285436"/>
      <w:r>
        <w:t xml:space="preserve">Задача подсистемы </w:t>
      </w:r>
      <w:r w:rsidRPr="00344D1A">
        <w:rPr>
          <w:lang w:val="en-US"/>
        </w:rPr>
        <w:t>workflow</w:t>
      </w:r>
      <w:r w:rsidRPr="002A7A1A">
        <w:t xml:space="preserve"> </w:t>
      </w:r>
      <w:r>
        <w:t>для формирования уведомлений</w:t>
      </w:r>
      <w:bookmarkEnd w:id="214"/>
      <w:bookmarkEnd w:id="215"/>
    </w:p>
    <w:p w14:paraId="489A5E72" w14:textId="77777777" w:rsidR="00D7020B" w:rsidRDefault="00D7020B" w:rsidP="00D7020B">
      <w:r>
        <w:t xml:space="preserve">Для отправки уведомлений из процессов необходимо создать класс сервиса </w:t>
      </w:r>
      <w:r>
        <w:rPr>
          <w:lang w:val="en-US"/>
        </w:rPr>
        <w:t>workflow</w:t>
      </w:r>
      <w:r>
        <w:t xml:space="preserve">, который выполняет отправку сообщений с помощью метода </w:t>
      </w:r>
      <w:r w:rsidRPr="00C833F0">
        <w:t>NotificationService</w:t>
      </w:r>
      <w:r w:rsidRPr="008764C5">
        <w:t>.</w:t>
      </w:r>
      <w:r w:rsidRPr="005022A4">
        <w:rPr>
          <w:lang w:val="en-US"/>
        </w:rPr>
        <w:t>transactionSend</w:t>
      </w:r>
      <w:r>
        <w:t>. Класс должен настраиваться следующими полями:</w:t>
      </w:r>
    </w:p>
    <w:p w14:paraId="652605F7" w14:textId="77777777" w:rsidR="00D7020B" w:rsidRPr="006B4241" w:rsidRDefault="00D7020B" w:rsidP="005116E9">
      <w:pPr>
        <w:pStyle w:val="afa"/>
        <w:numPr>
          <w:ilvl w:val="0"/>
          <w:numId w:val="61"/>
        </w:numPr>
      </w:pPr>
      <w:r w:rsidRPr="006B4241">
        <w:rPr>
          <w:lang w:val="en-US"/>
        </w:rPr>
        <w:t>addressee</w:t>
      </w:r>
      <w:r w:rsidRPr="006B4241">
        <w:t xml:space="preserve"> – </w:t>
      </w:r>
      <w:r>
        <w:t xml:space="preserve">строка в виде </w:t>
      </w:r>
      <w:r w:rsidRPr="006B4241">
        <w:rPr>
          <w:lang w:val="en-US"/>
        </w:rPr>
        <w:t>xml</w:t>
      </w:r>
      <w:r>
        <w:t xml:space="preserve">, по которой формируется список адресатов. Для облегчения формирования данной строки необходимо создать метод </w:t>
      </w:r>
      <w:r w:rsidRPr="006B4241">
        <w:rPr>
          <w:lang w:val="en-US"/>
        </w:rPr>
        <w:t>session</w:t>
      </w:r>
      <w:r w:rsidRPr="006B4241">
        <w:t>.</w:t>
      </w:r>
      <w:r w:rsidRPr="006B4241">
        <w:rPr>
          <w:lang w:val="en-US"/>
        </w:rPr>
        <w:t>get</w:t>
      </w:r>
      <w:r>
        <w:rPr>
          <w:lang w:val="en-US"/>
        </w:rPr>
        <w:t>Notification</w:t>
      </w:r>
      <w:r w:rsidRPr="006B4241">
        <w:rPr>
          <w:lang w:val="en-US"/>
        </w:rPr>
        <w:t>Addressee</w:t>
      </w:r>
      <w:r>
        <w:t>(…)</w:t>
      </w:r>
    </w:p>
    <w:p w14:paraId="7EBFCAAA" w14:textId="77777777" w:rsidR="00D7020B" w:rsidRDefault="00D7020B" w:rsidP="005116E9">
      <w:pPr>
        <w:pStyle w:val="afa"/>
        <w:numPr>
          <w:ilvl w:val="0"/>
          <w:numId w:val="61"/>
        </w:numPr>
      </w:pPr>
      <w:r w:rsidRPr="006B4241">
        <w:t xml:space="preserve">context – </w:t>
      </w:r>
      <w:r>
        <w:t xml:space="preserve">строковой идентификатор основного доменного объекта процесса. Данные доменный объект будет передан в качестве контекста сообщения под именем </w:t>
      </w:r>
      <w:r>
        <w:rPr>
          <w:lang w:val="en-US"/>
        </w:rPr>
        <w:t>document</w:t>
      </w:r>
    </w:p>
    <w:p w14:paraId="1ECED837" w14:textId="77777777" w:rsidR="00D7020B" w:rsidRDefault="00D7020B" w:rsidP="005116E9">
      <w:pPr>
        <w:pStyle w:val="afa"/>
        <w:numPr>
          <w:ilvl w:val="0"/>
          <w:numId w:val="61"/>
        </w:numPr>
      </w:pPr>
      <w:r>
        <w:rPr>
          <w:lang w:val="en-US"/>
        </w:rPr>
        <w:t xml:space="preserve">notificationType – </w:t>
      </w:r>
      <w:r>
        <w:t>строка, тип сообщения</w:t>
      </w:r>
    </w:p>
    <w:p w14:paraId="00498496" w14:textId="77777777" w:rsidR="00D7020B" w:rsidRPr="006B4241" w:rsidRDefault="00D7020B" w:rsidP="005116E9">
      <w:pPr>
        <w:pStyle w:val="afa"/>
        <w:numPr>
          <w:ilvl w:val="0"/>
          <w:numId w:val="61"/>
        </w:numPr>
        <w:rPr>
          <w:lang w:val="en-US"/>
        </w:rPr>
      </w:pPr>
      <w:r>
        <w:rPr>
          <w:lang w:val="en-US"/>
        </w:rPr>
        <w:t xml:space="preserve">notificationPriority – </w:t>
      </w:r>
      <w:r>
        <w:t>строка</w:t>
      </w:r>
      <w:r w:rsidRPr="006B4241">
        <w:rPr>
          <w:lang w:val="en-US"/>
        </w:rPr>
        <w:t xml:space="preserve">, </w:t>
      </w:r>
      <w:r>
        <w:t>одно</w:t>
      </w:r>
      <w:r w:rsidRPr="006B4241">
        <w:rPr>
          <w:lang w:val="en-US"/>
        </w:rPr>
        <w:t xml:space="preserve"> </w:t>
      </w:r>
      <w:r>
        <w:t>из</w:t>
      </w:r>
      <w:r w:rsidRPr="006B4241">
        <w:rPr>
          <w:lang w:val="en-US"/>
        </w:rPr>
        <w:t xml:space="preserve"> </w:t>
      </w:r>
      <w:r>
        <w:t>значений</w:t>
      </w:r>
      <w:r w:rsidRPr="006B4241">
        <w:rPr>
          <w:lang w:val="en-US"/>
        </w:rPr>
        <w:t xml:space="preserve"> HIGH,  </w:t>
      </w:r>
      <w:r w:rsidRPr="00310AC7">
        <w:rPr>
          <w:lang w:val="en-US"/>
        </w:rPr>
        <w:t>NORMAL</w:t>
      </w:r>
      <w:r w:rsidRPr="006B4241">
        <w:rPr>
          <w:lang w:val="en-US"/>
        </w:rPr>
        <w:t>, LOW.</w:t>
      </w:r>
    </w:p>
    <w:p w14:paraId="1F70105D" w14:textId="77777777" w:rsidR="00D7020B" w:rsidRDefault="00D7020B" w:rsidP="00D7020B">
      <w:r>
        <w:t xml:space="preserve">При получение управления сервис берет из полей задачи необходимые для отправки данные, и формирует уведомления используя метод </w:t>
      </w:r>
      <w:r w:rsidRPr="00C833F0">
        <w:t>NotificationService</w:t>
      </w:r>
      <w:r w:rsidRPr="008764C5">
        <w:t>.</w:t>
      </w:r>
      <w:r w:rsidRPr="005022A4">
        <w:rPr>
          <w:lang w:val="en-US"/>
        </w:rPr>
        <w:t>transactionSend</w:t>
      </w:r>
      <w:r>
        <w:t>.</w:t>
      </w:r>
    </w:p>
    <w:p w14:paraId="29307729" w14:textId="77777777" w:rsidR="00D7020B" w:rsidRPr="00EA34AB" w:rsidRDefault="00D7020B" w:rsidP="00D7020B">
      <w:r>
        <w:t>Для облегчения формирования списка адресатов в классе сессии необходимо создать пять методов: четыре метода по созданию каждого типа адресата (</w:t>
      </w:r>
      <w:r>
        <w:rPr>
          <w:lang w:val="en-US"/>
        </w:rPr>
        <w:t>createPersonAddressee</w:t>
      </w:r>
      <w:r>
        <w:t>, createGroupAddres</w:t>
      </w:r>
      <w:r>
        <w:rPr>
          <w:lang w:val="en-US"/>
        </w:rPr>
        <w:t>e</w:t>
      </w:r>
      <w:r>
        <w:t>ee</w:t>
      </w:r>
      <w:r w:rsidRPr="00EA34AB">
        <w:t>,</w:t>
      </w:r>
      <w:r>
        <w:t xml:space="preserve"> </w:t>
      </w:r>
      <w:r>
        <w:rPr>
          <w:lang w:val="en-US"/>
        </w:rPr>
        <w:t>createDynamicGroupAddressee</w:t>
      </w:r>
      <w:r w:rsidRPr="00EA34AB">
        <w:t xml:space="preserve">, </w:t>
      </w:r>
      <w:r>
        <w:rPr>
          <w:lang w:val="en-US"/>
        </w:rPr>
        <w:t>createContextRoleAddressee</w:t>
      </w:r>
      <w:r>
        <w:t xml:space="preserve">), и один метод принимающий на вход массив адресатов, а на выходе </w:t>
      </w:r>
      <w:r>
        <w:rPr>
          <w:lang w:val="en-US"/>
        </w:rPr>
        <w:t>xml</w:t>
      </w:r>
      <w:r w:rsidRPr="00EA34AB">
        <w:t xml:space="preserve"> </w:t>
      </w:r>
      <w:r>
        <w:t xml:space="preserve">строка, которая далее передается в поле сервиса. Сервис выполняет обратную задачу десериализации </w:t>
      </w:r>
      <w:r>
        <w:rPr>
          <w:lang w:val="en-US"/>
        </w:rPr>
        <w:t>XML</w:t>
      </w:r>
      <w:r w:rsidRPr="00EA34AB">
        <w:t xml:space="preserve"> </w:t>
      </w:r>
      <w:r>
        <w:t>в массив адресатов, и далее отправка этим адресатам сообщений.</w:t>
      </w:r>
    </w:p>
    <w:p w14:paraId="43582AAC" w14:textId="77777777" w:rsidR="00D7020B" w:rsidRDefault="00D7020B" w:rsidP="00D7020B">
      <w:pPr>
        <w:pStyle w:val="4"/>
        <w:numPr>
          <w:ilvl w:val="3"/>
          <w:numId w:val="1"/>
        </w:numPr>
      </w:pPr>
      <w:bookmarkStart w:id="216" w:name="_Toc381100529"/>
      <w:bookmarkStart w:id="217" w:name="_Toc383285437"/>
      <w:r>
        <w:t>Доработка сервисов динамических групп и контекстных ролей</w:t>
      </w:r>
      <w:bookmarkEnd w:id="216"/>
      <w:bookmarkEnd w:id="217"/>
    </w:p>
    <w:p w14:paraId="2869ECF7" w14:textId="77777777" w:rsidR="00D7020B" w:rsidRPr="0096595D" w:rsidRDefault="00D7020B" w:rsidP="00D7020B">
      <w:r>
        <w:t xml:space="preserve">В рамках задач рассылки уведомлений требуется расширить функциональность сервиса формирования динамических групп </w:t>
      </w:r>
      <w:r w:rsidRPr="00C83B2F">
        <w:t>DynamicGroupService</w:t>
      </w:r>
      <w:r>
        <w:t xml:space="preserve"> и сервиса формирования контекстных ролей </w:t>
      </w:r>
      <w:r w:rsidRPr="00C83B2F">
        <w:t>PermissionService</w:t>
      </w:r>
      <w:r>
        <w:t>. В данных сервисах требуется добавить метод получения состава персон, исходя из имени группы или роли и идентификатора контекстного доменного объекта.</w:t>
      </w:r>
      <w:r w:rsidRPr="0096595D">
        <w:t xml:space="preserve"> </w:t>
      </w:r>
      <w:r>
        <w:t>Сигнатура методов данных сервисов:</w:t>
      </w:r>
    </w:p>
    <w:p w14:paraId="02B48977" w14:textId="77777777" w:rsidR="00D7020B" w:rsidRPr="00455C13" w:rsidRDefault="00D7020B" w:rsidP="00D7020B">
      <w:pPr>
        <w:pStyle w:val="afc"/>
        <w:rPr>
          <w:lang w:val="ru-RU"/>
        </w:rPr>
      </w:pPr>
      <w:r w:rsidRPr="00C83B2F">
        <w:t>DynamicGroupService</w:t>
      </w:r>
      <w:r w:rsidRPr="00455C13">
        <w:rPr>
          <w:lang w:val="ru-RU"/>
        </w:rPr>
        <w:t>{</w:t>
      </w:r>
    </w:p>
    <w:p w14:paraId="630A4384" w14:textId="77777777" w:rsidR="00D7020B" w:rsidRPr="00455C13" w:rsidRDefault="00D7020B" w:rsidP="00D7020B">
      <w:pPr>
        <w:pStyle w:val="afc"/>
        <w:rPr>
          <w:lang w:val="ru-RU"/>
        </w:rPr>
      </w:pPr>
      <w:r w:rsidRPr="00455C13">
        <w:rPr>
          <w:lang w:val="ru-RU"/>
        </w:rPr>
        <w:t>…</w:t>
      </w:r>
    </w:p>
    <w:p w14:paraId="1BCCFC05" w14:textId="77777777" w:rsidR="00D7020B" w:rsidRPr="005F593D" w:rsidRDefault="00D7020B" w:rsidP="00D7020B">
      <w:pPr>
        <w:pStyle w:val="afc"/>
        <w:ind w:firstLine="708"/>
        <w:rPr>
          <w:lang w:val="ru-RU"/>
        </w:rPr>
      </w:pPr>
      <w:r>
        <w:t>List</w:t>
      </w:r>
      <w:r w:rsidRPr="005F593D">
        <w:rPr>
          <w:lang w:val="ru-RU"/>
        </w:rPr>
        <w:t>&lt;</w:t>
      </w:r>
      <w:r>
        <w:t>Id</w:t>
      </w:r>
      <w:r w:rsidRPr="005F593D">
        <w:rPr>
          <w:lang w:val="ru-RU"/>
        </w:rPr>
        <w:t xml:space="preserve">&gt; </w:t>
      </w:r>
      <w:r>
        <w:t>getPersons</w:t>
      </w:r>
      <w:r w:rsidRPr="005F593D">
        <w:rPr>
          <w:lang w:val="ru-RU"/>
        </w:rPr>
        <w:t>(</w:t>
      </w:r>
      <w:r>
        <w:t>Id</w:t>
      </w:r>
      <w:r w:rsidRPr="005F593D">
        <w:rPr>
          <w:lang w:val="ru-RU"/>
        </w:rPr>
        <w:t xml:space="preserve"> </w:t>
      </w:r>
      <w:r>
        <w:t>contextId</w:t>
      </w:r>
      <w:r w:rsidRPr="005F593D">
        <w:rPr>
          <w:lang w:val="ru-RU"/>
        </w:rPr>
        <w:t xml:space="preserve">, </w:t>
      </w:r>
      <w:r>
        <w:t>groupName</w:t>
      </w:r>
      <w:r w:rsidRPr="005F593D">
        <w:rPr>
          <w:lang w:val="ru-RU"/>
        </w:rPr>
        <w:t xml:space="preserve">); </w:t>
      </w:r>
    </w:p>
    <w:p w14:paraId="21ED06DD" w14:textId="77777777" w:rsidR="00D7020B" w:rsidRDefault="00D7020B" w:rsidP="00D7020B">
      <w:pPr>
        <w:pStyle w:val="afc"/>
      </w:pPr>
      <w:r>
        <w:t>}</w:t>
      </w:r>
    </w:p>
    <w:p w14:paraId="1D2D04DC" w14:textId="77777777" w:rsidR="00D7020B" w:rsidRPr="00724012" w:rsidRDefault="00D7020B" w:rsidP="00D7020B">
      <w:pPr>
        <w:rPr>
          <w:lang w:val="en-US"/>
        </w:rPr>
      </w:pPr>
    </w:p>
    <w:p w14:paraId="632024B7" w14:textId="77777777" w:rsidR="00D7020B" w:rsidRDefault="00D7020B" w:rsidP="00D7020B">
      <w:pPr>
        <w:pStyle w:val="afc"/>
      </w:pPr>
      <w:r w:rsidRPr="00C83B2F">
        <w:lastRenderedPageBreak/>
        <w:t>PermissionService</w:t>
      </w:r>
      <w:r>
        <w:t xml:space="preserve"> {</w:t>
      </w:r>
    </w:p>
    <w:p w14:paraId="632D748B" w14:textId="77777777" w:rsidR="00D7020B" w:rsidRPr="0096595D" w:rsidRDefault="00D7020B" w:rsidP="00D7020B">
      <w:pPr>
        <w:pStyle w:val="afc"/>
      </w:pPr>
      <w:r>
        <w:t>…</w:t>
      </w:r>
    </w:p>
    <w:p w14:paraId="61DCE032" w14:textId="77777777" w:rsidR="00D7020B" w:rsidRDefault="00D7020B" w:rsidP="00D7020B">
      <w:pPr>
        <w:pStyle w:val="afc"/>
        <w:ind w:firstLine="708"/>
      </w:pPr>
      <w:r>
        <w:t>List&lt;Id&gt; getPersons(Id contextId, roleName);</w:t>
      </w:r>
      <w:r w:rsidRPr="0096595D">
        <w:t xml:space="preserve"> </w:t>
      </w:r>
    </w:p>
    <w:p w14:paraId="7191C6FC" w14:textId="77777777" w:rsidR="00D7020B" w:rsidRPr="00BC3422" w:rsidRDefault="00D7020B" w:rsidP="00D7020B">
      <w:pPr>
        <w:pStyle w:val="afc"/>
        <w:rPr>
          <w:lang w:val="ru-RU"/>
        </w:rPr>
      </w:pPr>
      <w:r w:rsidRPr="00BC3422">
        <w:rPr>
          <w:lang w:val="ru-RU"/>
        </w:rPr>
        <w:t>}</w:t>
      </w:r>
    </w:p>
    <w:p w14:paraId="008BB62D" w14:textId="77777777" w:rsidR="00D7020B" w:rsidRDefault="00D7020B" w:rsidP="00D7020B">
      <w:r>
        <w:t>В обоих методах возвращается список идентификаторов персон, соответствующих динамической группе или контекстной роли.</w:t>
      </w:r>
    </w:p>
    <w:p w14:paraId="0AD87CF2" w14:textId="77777777" w:rsidR="00D7020B" w:rsidRDefault="00D7020B" w:rsidP="00D7020B">
      <w:pPr>
        <w:pStyle w:val="4"/>
        <w:numPr>
          <w:ilvl w:val="3"/>
          <w:numId w:val="1"/>
        </w:numPr>
      </w:pPr>
      <w:bookmarkStart w:id="218" w:name="_Toc381100530"/>
      <w:bookmarkStart w:id="219" w:name="_Toc383285438"/>
      <w:r>
        <w:t xml:space="preserve">Сервис поиска доменных объектов с помощью </w:t>
      </w:r>
      <w:r>
        <w:rPr>
          <w:lang w:val="en-US"/>
        </w:rPr>
        <w:t>DOEL</w:t>
      </w:r>
      <w:r>
        <w:t>, запроса или класса</w:t>
      </w:r>
      <w:bookmarkEnd w:id="218"/>
      <w:bookmarkEnd w:id="219"/>
    </w:p>
    <w:p w14:paraId="2E3E03EB" w14:textId="77777777" w:rsidR="00D7020B" w:rsidRDefault="00D7020B" w:rsidP="00D7020B">
      <w:r>
        <w:t xml:space="preserve">При разработки подсистемы отправки уведомлений периодически возникает потребность получить список идентификаторов доменных объектов с помощью одного из способов: с помощью </w:t>
      </w:r>
      <w:r>
        <w:rPr>
          <w:lang w:val="en-US"/>
        </w:rPr>
        <w:t>DOEL</w:t>
      </w:r>
      <w:r w:rsidRPr="00E24541">
        <w:t xml:space="preserve"> </w:t>
      </w:r>
      <w:r>
        <w:t xml:space="preserve">выражения, с помощью запроса, с помощью класса. Данная потребность возникает достаточно часто, и по этому необходимо создать сервис, выполняющий эти действия. Сервис представляет собой </w:t>
      </w:r>
      <w:r>
        <w:rPr>
          <w:lang w:val="en-US"/>
        </w:rPr>
        <w:t>spring</w:t>
      </w:r>
      <w:r w:rsidRPr="00EB4424">
        <w:t xml:space="preserve"> </w:t>
      </w:r>
      <w:r>
        <w:t>сервис со следующим интерфейсом:</w:t>
      </w:r>
    </w:p>
    <w:p w14:paraId="1C290F99" w14:textId="77777777" w:rsidR="00D7020B" w:rsidRPr="00E82500" w:rsidRDefault="00D7020B" w:rsidP="00D7020B">
      <w:pPr>
        <w:pStyle w:val="afc"/>
        <w:rPr>
          <w:lang w:val="ru-RU"/>
        </w:rPr>
      </w:pPr>
      <w:r>
        <w:rPr>
          <w:b/>
          <w:bCs/>
          <w:color w:val="7F0055"/>
        </w:rPr>
        <w:t>public</w:t>
      </w:r>
      <w:r w:rsidRPr="00E82500">
        <w:rPr>
          <w:lang w:val="ru-RU"/>
        </w:rPr>
        <w:t xml:space="preserve"> </w:t>
      </w:r>
      <w:r>
        <w:rPr>
          <w:b/>
          <w:bCs/>
          <w:color w:val="7F0055"/>
        </w:rPr>
        <w:t>interface</w:t>
      </w:r>
      <w:r w:rsidRPr="00E82500">
        <w:rPr>
          <w:lang w:val="ru-RU"/>
        </w:rPr>
        <w:t xml:space="preserve"> </w:t>
      </w:r>
      <w:r>
        <w:t>DomainObjectFinderService</w:t>
      </w:r>
      <w:r w:rsidRPr="00E82500">
        <w:rPr>
          <w:lang w:val="ru-RU"/>
        </w:rPr>
        <w:t xml:space="preserve"> {</w:t>
      </w:r>
    </w:p>
    <w:p w14:paraId="6E482BC5" w14:textId="77777777" w:rsidR="00D7020B" w:rsidRPr="00E82500" w:rsidRDefault="00D7020B" w:rsidP="00D7020B">
      <w:pPr>
        <w:pStyle w:val="afc"/>
        <w:rPr>
          <w:lang w:val="ru-RU"/>
        </w:rPr>
      </w:pPr>
    </w:p>
    <w:p w14:paraId="61C41C30" w14:textId="77777777" w:rsidR="00D7020B" w:rsidRPr="00E82500" w:rsidRDefault="00D7020B" w:rsidP="00D7020B">
      <w:pPr>
        <w:pStyle w:val="afc"/>
        <w:rPr>
          <w:lang w:val="ru-RU"/>
        </w:rPr>
      </w:pPr>
      <w:r w:rsidRPr="00E82500">
        <w:rPr>
          <w:lang w:val="ru-RU"/>
        </w:rPr>
        <w:t xml:space="preserve">    /**</w:t>
      </w:r>
    </w:p>
    <w:p w14:paraId="3B7A4A29" w14:textId="77777777" w:rsidR="00D7020B" w:rsidRPr="00E82500" w:rsidRDefault="00D7020B" w:rsidP="00D7020B">
      <w:pPr>
        <w:pStyle w:val="afc"/>
        <w:rPr>
          <w:lang w:val="ru-RU"/>
        </w:rPr>
      </w:pPr>
      <w:r w:rsidRPr="00E82500">
        <w:rPr>
          <w:lang w:val="ru-RU"/>
        </w:rPr>
        <w:t xml:space="preserve">     * Метод получения списка идентификаторов доменных объектов по одному из параметров: запроса, класса или </w:t>
      </w:r>
      <w:r>
        <w:t>DOEL</w:t>
      </w:r>
    </w:p>
    <w:p w14:paraId="5D7BCFE0" w14:textId="77777777" w:rsidR="00D7020B" w:rsidRPr="00E82500" w:rsidRDefault="00D7020B" w:rsidP="00D7020B">
      <w:pPr>
        <w:pStyle w:val="afc"/>
        <w:rPr>
          <w:lang w:val="ru-RU"/>
        </w:rPr>
      </w:pPr>
      <w:r w:rsidRPr="00E82500">
        <w:rPr>
          <w:lang w:val="ru-RU"/>
        </w:rPr>
        <w:t xml:space="preserve">     * выражения</w:t>
      </w:r>
    </w:p>
    <w:p w14:paraId="71E29B10" w14:textId="77777777" w:rsidR="00D7020B" w:rsidRPr="00E82500" w:rsidRDefault="00D7020B" w:rsidP="00D7020B">
      <w:pPr>
        <w:pStyle w:val="afc"/>
        <w:rPr>
          <w:lang w:val="ru-RU"/>
        </w:rPr>
      </w:pPr>
      <w:r w:rsidRPr="00E82500">
        <w:rPr>
          <w:lang w:val="ru-RU"/>
        </w:rPr>
        <w:t xml:space="preserve">     * </w:t>
      </w:r>
      <w:r w:rsidRPr="00E82500">
        <w:rPr>
          <w:b/>
          <w:bCs/>
          <w:color w:val="7F9FBF"/>
          <w:lang w:val="ru-RU"/>
        </w:rPr>
        <w:t>@</w:t>
      </w:r>
      <w:r>
        <w:rPr>
          <w:b/>
          <w:bCs/>
          <w:color w:val="7F9FBF"/>
        </w:rPr>
        <w:t>param</w:t>
      </w:r>
      <w:r w:rsidRPr="00E82500">
        <w:rPr>
          <w:lang w:val="ru-RU"/>
        </w:rPr>
        <w:t xml:space="preserve"> </w:t>
      </w:r>
      <w:r>
        <w:t>getObjectsConfig</w:t>
      </w:r>
    </w:p>
    <w:p w14:paraId="1D63BB16" w14:textId="77777777" w:rsidR="00D7020B" w:rsidRPr="00E82500" w:rsidRDefault="00D7020B" w:rsidP="00D7020B">
      <w:pPr>
        <w:pStyle w:val="afc"/>
        <w:rPr>
          <w:lang w:val="ru-RU"/>
        </w:rPr>
      </w:pPr>
      <w:r w:rsidRPr="00E82500">
        <w:rPr>
          <w:lang w:val="ru-RU"/>
        </w:rPr>
        <w:t xml:space="preserve">     *            Параметр в котором содержится или имя класса или запрос или </w:t>
      </w:r>
      <w:r>
        <w:rPr>
          <w:u w:val="single"/>
        </w:rPr>
        <w:t>doel</w:t>
      </w:r>
      <w:r w:rsidRPr="00E82500">
        <w:rPr>
          <w:lang w:val="ru-RU"/>
        </w:rPr>
        <w:t xml:space="preserve"> выражение</w:t>
      </w:r>
    </w:p>
    <w:p w14:paraId="160D01A7" w14:textId="77777777" w:rsidR="00D7020B" w:rsidRPr="00EB6E36" w:rsidRDefault="00D7020B" w:rsidP="00D7020B">
      <w:pPr>
        <w:pStyle w:val="afc"/>
        <w:rPr>
          <w:lang w:val="ru-RU"/>
        </w:rPr>
      </w:pPr>
      <w:r w:rsidRPr="00E82500">
        <w:rPr>
          <w:lang w:val="ru-RU"/>
        </w:rPr>
        <w:t xml:space="preserve">     </w:t>
      </w:r>
      <w:r w:rsidRPr="00EB6E36">
        <w:rPr>
          <w:lang w:val="ru-RU"/>
        </w:rPr>
        <w:t xml:space="preserve">* </w:t>
      </w:r>
      <w:r w:rsidRPr="00EB6E36">
        <w:rPr>
          <w:b/>
          <w:bCs/>
          <w:color w:val="7F9FBF"/>
          <w:lang w:val="ru-RU"/>
        </w:rPr>
        <w:t>@</w:t>
      </w:r>
      <w:r>
        <w:rPr>
          <w:b/>
          <w:bCs/>
          <w:color w:val="7F9FBF"/>
        </w:rPr>
        <w:t>param</w:t>
      </w:r>
      <w:r w:rsidRPr="00EB6E36">
        <w:rPr>
          <w:lang w:val="ru-RU"/>
        </w:rPr>
        <w:t xml:space="preserve"> </w:t>
      </w:r>
      <w:r>
        <w:t>contextDomainObjectId</w:t>
      </w:r>
    </w:p>
    <w:p w14:paraId="0C052229" w14:textId="77777777" w:rsidR="00D7020B" w:rsidRPr="00EB6E36" w:rsidRDefault="00D7020B" w:rsidP="00D7020B">
      <w:pPr>
        <w:pStyle w:val="afc"/>
        <w:rPr>
          <w:lang w:val="ru-RU"/>
        </w:rPr>
      </w:pPr>
      <w:r w:rsidRPr="00EB6E36">
        <w:rPr>
          <w:lang w:val="ru-RU"/>
        </w:rPr>
        <w:t xml:space="preserve">     </w:t>
      </w:r>
      <w:r w:rsidRPr="00E82500">
        <w:rPr>
          <w:lang w:val="ru-RU"/>
        </w:rPr>
        <w:t xml:space="preserve">*            идентификатор доменного объекта, относительно которого производятся вычисления. </w:t>
      </w:r>
      <w:r w:rsidRPr="00EB6E36">
        <w:rPr>
          <w:u w:val="single"/>
          <w:lang w:val="ru-RU"/>
        </w:rPr>
        <w:t>Идентификатори</w:t>
      </w:r>
    </w:p>
    <w:p w14:paraId="3BFC451A" w14:textId="77777777" w:rsidR="00D7020B" w:rsidRPr="00E82500" w:rsidRDefault="00D7020B" w:rsidP="00D7020B">
      <w:pPr>
        <w:pStyle w:val="afc"/>
        <w:rPr>
          <w:lang w:val="ru-RU"/>
        </w:rPr>
      </w:pPr>
      <w:r w:rsidRPr="00EB6E36">
        <w:rPr>
          <w:lang w:val="ru-RU"/>
        </w:rPr>
        <w:t xml:space="preserve">     </w:t>
      </w:r>
      <w:r w:rsidRPr="00E82500">
        <w:rPr>
          <w:lang w:val="ru-RU"/>
        </w:rPr>
        <w:t>*            передается в запрос в параметре номер 1 ({1}), а в класс как параметр метода получения списка</w:t>
      </w:r>
    </w:p>
    <w:p w14:paraId="57F3D7DA" w14:textId="77777777" w:rsidR="00D7020B" w:rsidRPr="0050786B" w:rsidRDefault="00D7020B" w:rsidP="00D7020B">
      <w:pPr>
        <w:pStyle w:val="afc"/>
      </w:pPr>
      <w:r w:rsidRPr="00E82500">
        <w:rPr>
          <w:lang w:val="ru-RU"/>
        </w:rPr>
        <w:t xml:space="preserve">     </w:t>
      </w:r>
      <w:r w:rsidRPr="0050786B">
        <w:t xml:space="preserve">*            </w:t>
      </w:r>
      <w:r>
        <w:t>объектов</w:t>
      </w:r>
      <w:r w:rsidRPr="0050786B">
        <w:t>.</w:t>
      </w:r>
    </w:p>
    <w:p w14:paraId="40ACA521" w14:textId="77777777" w:rsidR="00D7020B" w:rsidRPr="0050786B" w:rsidRDefault="00D7020B" w:rsidP="00D7020B">
      <w:pPr>
        <w:pStyle w:val="afc"/>
      </w:pPr>
      <w:r w:rsidRPr="0050786B">
        <w:t xml:space="preserve">     * </w:t>
      </w:r>
      <w:r w:rsidRPr="0050786B">
        <w:rPr>
          <w:b/>
          <w:bCs/>
          <w:color w:val="7F9FBF"/>
        </w:rPr>
        <w:t>@return</w:t>
      </w:r>
    </w:p>
    <w:p w14:paraId="3A47C226" w14:textId="77777777" w:rsidR="00D7020B" w:rsidRPr="0050786B" w:rsidRDefault="00D7020B" w:rsidP="00D7020B">
      <w:pPr>
        <w:pStyle w:val="afc"/>
      </w:pPr>
      <w:r w:rsidRPr="0050786B">
        <w:t xml:space="preserve">     */</w:t>
      </w:r>
    </w:p>
    <w:p w14:paraId="6DEFF981" w14:textId="77777777" w:rsidR="00D7020B" w:rsidRPr="0050786B" w:rsidRDefault="00D7020B" w:rsidP="00D7020B">
      <w:pPr>
        <w:pStyle w:val="afc"/>
      </w:pPr>
      <w:r w:rsidRPr="0050786B">
        <w:t xml:space="preserve">    List&lt;Id&gt; findObjects(FindObjectsConfig getObjectsConfig, Id contextDomainObjectId);</w:t>
      </w:r>
    </w:p>
    <w:p w14:paraId="2A43B191" w14:textId="77777777" w:rsidR="00D7020B" w:rsidRPr="00A74FAD" w:rsidRDefault="00D7020B" w:rsidP="00D7020B">
      <w:pPr>
        <w:pStyle w:val="afc"/>
      </w:pPr>
      <w:r>
        <w:t>}</w:t>
      </w:r>
    </w:p>
    <w:p w14:paraId="01FFCA24" w14:textId="77777777" w:rsidR="00D7020B" w:rsidRDefault="00D7020B" w:rsidP="00D7020B">
      <w:r>
        <w:t>В</w:t>
      </w:r>
      <w:r w:rsidRPr="00A74FAD">
        <w:rPr>
          <w:lang w:val="en-US"/>
        </w:rPr>
        <w:t xml:space="preserve"> </w:t>
      </w:r>
      <w:r>
        <w:t>качестве</w:t>
      </w:r>
      <w:r w:rsidRPr="00A74FAD">
        <w:rPr>
          <w:lang w:val="en-US"/>
        </w:rPr>
        <w:t xml:space="preserve"> </w:t>
      </w:r>
      <w:r>
        <w:t>параметра</w:t>
      </w:r>
      <w:r w:rsidRPr="00A74FAD">
        <w:rPr>
          <w:lang w:val="en-US"/>
        </w:rPr>
        <w:t xml:space="preserve"> </w:t>
      </w:r>
      <w:r>
        <w:t>методу</w:t>
      </w:r>
      <w:r w:rsidRPr="00A74FAD">
        <w:rPr>
          <w:lang w:val="en-US"/>
        </w:rPr>
        <w:t xml:space="preserve"> findObjects </w:t>
      </w:r>
      <w:r>
        <w:t>передается</w:t>
      </w:r>
      <w:r w:rsidRPr="00A74FAD">
        <w:rPr>
          <w:lang w:val="en-US"/>
        </w:rPr>
        <w:t xml:space="preserve"> </w:t>
      </w:r>
      <w:r>
        <w:t>экземпляр</w:t>
      </w:r>
      <w:r w:rsidRPr="00A74FAD">
        <w:rPr>
          <w:lang w:val="en-US"/>
        </w:rPr>
        <w:t xml:space="preserve"> </w:t>
      </w:r>
      <w:r>
        <w:t>класса</w:t>
      </w:r>
      <w:r w:rsidRPr="00A74FAD">
        <w:rPr>
          <w:lang w:val="en-US"/>
        </w:rPr>
        <w:t xml:space="preserve"> </w:t>
      </w:r>
      <w:r>
        <w:rPr>
          <w:lang w:val="en-US"/>
        </w:rPr>
        <w:t>Find</w:t>
      </w:r>
      <w:r w:rsidRPr="00A74FAD">
        <w:rPr>
          <w:lang w:val="en-US"/>
        </w:rPr>
        <w:t xml:space="preserve">ObjectsConfig, </w:t>
      </w:r>
      <w:r>
        <w:t>а</w:t>
      </w:r>
      <w:r w:rsidRPr="00A74FAD">
        <w:rPr>
          <w:lang w:val="en-US"/>
        </w:rPr>
        <w:t xml:space="preserve"> </w:t>
      </w:r>
      <w:r>
        <w:t>в</w:t>
      </w:r>
      <w:r w:rsidRPr="00A74FAD">
        <w:rPr>
          <w:lang w:val="en-US"/>
        </w:rPr>
        <w:t xml:space="preserve"> </w:t>
      </w:r>
      <w:r>
        <w:t>нем</w:t>
      </w:r>
      <w:r w:rsidRPr="00A74FAD">
        <w:rPr>
          <w:lang w:val="en-US"/>
        </w:rPr>
        <w:t xml:space="preserve"> </w:t>
      </w:r>
      <w:r>
        <w:t>есть</w:t>
      </w:r>
      <w:r w:rsidRPr="00A74FAD">
        <w:rPr>
          <w:lang w:val="en-US"/>
        </w:rPr>
        <w:t xml:space="preserve"> </w:t>
      </w:r>
      <w:r>
        <w:t>поле</w:t>
      </w:r>
      <w:r w:rsidRPr="00A74FAD">
        <w:rPr>
          <w:lang w:val="en-US"/>
        </w:rPr>
        <w:t xml:space="preserve"> </w:t>
      </w:r>
      <w:r>
        <w:t>типа</w:t>
      </w:r>
      <w:r w:rsidRPr="00A74FAD">
        <w:rPr>
          <w:lang w:val="en-US"/>
        </w:rPr>
        <w:t xml:space="preserve"> </w:t>
      </w:r>
      <w:r>
        <w:t>интерфейс</w:t>
      </w:r>
      <w:r w:rsidRPr="00A74FAD">
        <w:rPr>
          <w:lang w:val="en-US"/>
        </w:rPr>
        <w:t xml:space="preserve"> </w:t>
      </w:r>
      <w:r>
        <w:rPr>
          <w:lang w:val="en-US"/>
        </w:rPr>
        <w:t>Find</w:t>
      </w:r>
      <w:r w:rsidRPr="00A74FAD">
        <w:rPr>
          <w:lang w:val="en-US"/>
        </w:rPr>
        <w:t xml:space="preserve">ObjectsType, </w:t>
      </w:r>
      <w:r>
        <w:t>которое</w:t>
      </w:r>
      <w:r w:rsidRPr="00A74FAD">
        <w:rPr>
          <w:lang w:val="en-US"/>
        </w:rPr>
        <w:t xml:space="preserve"> </w:t>
      </w:r>
      <w:r>
        <w:t>может</w:t>
      </w:r>
      <w:r w:rsidRPr="00A74FAD">
        <w:rPr>
          <w:lang w:val="en-US"/>
        </w:rPr>
        <w:t xml:space="preserve"> </w:t>
      </w:r>
      <w:r>
        <w:t>быть</w:t>
      </w:r>
      <w:r w:rsidRPr="00A74FAD">
        <w:rPr>
          <w:lang w:val="en-US"/>
        </w:rPr>
        <w:t xml:space="preserve"> </w:t>
      </w:r>
      <w:r>
        <w:rPr>
          <w:lang w:val="en-US"/>
        </w:rPr>
        <w:t>Find</w:t>
      </w:r>
      <w:r w:rsidRPr="00A74FAD">
        <w:rPr>
          <w:lang w:val="en-US"/>
        </w:rPr>
        <w:t xml:space="preserve">ObjectsDoelConfig, </w:t>
      </w:r>
      <w:r>
        <w:rPr>
          <w:lang w:val="en-US"/>
        </w:rPr>
        <w:t>Find</w:t>
      </w:r>
      <w:r w:rsidRPr="00A74FAD">
        <w:rPr>
          <w:lang w:val="en-US"/>
        </w:rPr>
        <w:t xml:space="preserve">ObjectsQueryConfig, </w:t>
      </w:r>
      <w:r>
        <w:rPr>
          <w:lang w:val="en-US"/>
        </w:rPr>
        <w:t>Find</w:t>
      </w:r>
      <w:r w:rsidRPr="00A74FAD">
        <w:rPr>
          <w:lang w:val="en-US"/>
        </w:rPr>
        <w:t xml:space="preserve">ObjectsClassConfig. </w:t>
      </w:r>
      <w:r>
        <w:t xml:space="preserve">Данные классы могут мапится на </w:t>
      </w:r>
      <w:r>
        <w:rPr>
          <w:lang w:val="en-US"/>
        </w:rPr>
        <w:t>XML</w:t>
      </w:r>
      <w:r w:rsidRPr="004879CF">
        <w:t xml:space="preserve"> </w:t>
      </w:r>
      <w:r>
        <w:t xml:space="preserve">благодаря классу </w:t>
      </w:r>
      <w:r>
        <w:rPr>
          <w:lang w:val="en-US"/>
        </w:rPr>
        <w:t>Find</w:t>
      </w:r>
      <w:r w:rsidRPr="004879CF">
        <w:t>ObjectsConfig</w:t>
      </w:r>
      <w:r>
        <w:t xml:space="preserve">, в котором с помощью аннатаций описаны теги </w:t>
      </w:r>
      <w:r>
        <w:rPr>
          <w:lang w:val="en-US"/>
        </w:rPr>
        <w:t>XML</w:t>
      </w:r>
      <w:r w:rsidRPr="004879CF">
        <w:t xml:space="preserve"> </w:t>
      </w:r>
      <w:r>
        <w:t xml:space="preserve">на которые производится маппинг </w:t>
      </w:r>
      <w:r>
        <w:rPr>
          <w:lang w:val="en-US"/>
        </w:rPr>
        <w:t>XML</w:t>
      </w:r>
      <w:r w:rsidRPr="004879CF">
        <w:t xml:space="preserve"> </w:t>
      </w:r>
      <w:r>
        <w:t>файла.</w:t>
      </w:r>
    </w:p>
    <w:p w14:paraId="4CFA7EF9" w14:textId="77777777" w:rsidR="00D7020B" w:rsidRPr="0007387A" w:rsidRDefault="00D7020B" w:rsidP="00D7020B">
      <w:pPr>
        <w:pStyle w:val="afc"/>
      </w:pPr>
      <w:r w:rsidRPr="0007387A">
        <w:rPr>
          <w:b/>
          <w:bCs/>
          <w:color w:val="7F0055"/>
        </w:rPr>
        <w:t>public</w:t>
      </w:r>
      <w:r w:rsidRPr="0007387A">
        <w:t xml:space="preserve"> </w:t>
      </w:r>
      <w:r w:rsidRPr="0007387A">
        <w:rPr>
          <w:b/>
          <w:bCs/>
          <w:color w:val="7F0055"/>
        </w:rPr>
        <w:t>class</w:t>
      </w:r>
      <w:r w:rsidRPr="0007387A">
        <w:t xml:space="preserve"> </w:t>
      </w:r>
      <w:r w:rsidRPr="0007387A">
        <w:rPr>
          <w:u w:val="single"/>
        </w:rPr>
        <w:t>FindObjectsConfig</w:t>
      </w:r>
      <w:r w:rsidRPr="0007387A">
        <w:t xml:space="preserve"> </w:t>
      </w:r>
      <w:r w:rsidRPr="0007387A">
        <w:rPr>
          <w:b/>
          <w:bCs/>
          <w:color w:val="7F0055"/>
        </w:rPr>
        <w:t>implements</w:t>
      </w:r>
      <w:r w:rsidRPr="0007387A">
        <w:t xml:space="preserve"> Dto{</w:t>
      </w:r>
    </w:p>
    <w:p w14:paraId="40E603A1" w14:textId="77777777" w:rsidR="00D7020B" w:rsidRPr="0007387A" w:rsidRDefault="00D7020B" w:rsidP="00D7020B">
      <w:pPr>
        <w:pStyle w:val="afc"/>
      </w:pPr>
      <w:r w:rsidRPr="0007387A">
        <w:t xml:space="preserve">    </w:t>
      </w:r>
    </w:p>
    <w:p w14:paraId="53261AEB" w14:textId="77777777" w:rsidR="00D7020B" w:rsidRPr="0007387A" w:rsidRDefault="00D7020B" w:rsidP="00D7020B">
      <w:pPr>
        <w:pStyle w:val="afc"/>
      </w:pPr>
      <w:r w:rsidRPr="0007387A">
        <w:t xml:space="preserve">    </w:t>
      </w:r>
      <w:r w:rsidRPr="0007387A">
        <w:rPr>
          <w:color w:val="646464"/>
        </w:rPr>
        <w:t>@ElementUnion</w:t>
      </w:r>
      <w:r w:rsidRPr="0007387A">
        <w:t>({</w:t>
      </w:r>
    </w:p>
    <w:p w14:paraId="77E384A1" w14:textId="77777777" w:rsidR="00D7020B" w:rsidRPr="0007387A" w:rsidRDefault="00D7020B" w:rsidP="00D7020B">
      <w:pPr>
        <w:pStyle w:val="afc"/>
      </w:pPr>
      <w:r w:rsidRPr="0007387A">
        <w:t xml:space="preserve">        </w:t>
      </w:r>
      <w:r w:rsidRPr="0007387A">
        <w:rPr>
          <w:color w:val="646464"/>
        </w:rPr>
        <w:t>@Element</w:t>
      </w:r>
      <w:r w:rsidRPr="0007387A">
        <w:t>(name=</w:t>
      </w:r>
      <w:r w:rsidRPr="0007387A">
        <w:rPr>
          <w:color w:val="2A00FF"/>
        </w:rPr>
        <w:t>"class-name"</w:t>
      </w:r>
      <w:r w:rsidRPr="0007387A">
        <w:t>, type=FindObjectsClassConfig.</w:t>
      </w:r>
      <w:r w:rsidRPr="0007387A">
        <w:rPr>
          <w:b/>
          <w:bCs/>
          <w:color w:val="7F0055"/>
        </w:rPr>
        <w:t>class</w:t>
      </w:r>
      <w:r w:rsidRPr="0007387A">
        <w:t>),</w:t>
      </w:r>
    </w:p>
    <w:p w14:paraId="6E641DD4" w14:textId="77777777" w:rsidR="00D7020B" w:rsidRPr="0007387A" w:rsidRDefault="00D7020B" w:rsidP="00D7020B">
      <w:pPr>
        <w:pStyle w:val="afc"/>
      </w:pPr>
      <w:r w:rsidRPr="0007387A">
        <w:t xml:space="preserve">        </w:t>
      </w:r>
      <w:r w:rsidRPr="0007387A">
        <w:rPr>
          <w:color w:val="646464"/>
        </w:rPr>
        <w:t>@Element</w:t>
      </w:r>
      <w:r w:rsidRPr="0007387A">
        <w:t>(name=</w:t>
      </w:r>
      <w:r w:rsidRPr="0007387A">
        <w:rPr>
          <w:color w:val="2A00FF"/>
        </w:rPr>
        <w:t>"doel"</w:t>
      </w:r>
      <w:r w:rsidRPr="0007387A">
        <w:t>, type=FindObjectsDoelConfig.</w:t>
      </w:r>
      <w:r w:rsidRPr="0007387A">
        <w:rPr>
          <w:b/>
          <w:bCs/>
          <w:color w:val="7F0055"/>
        </w:rPr>
        <w:t>class</w:t>
      </w:r>
      <w:r w:rsidRPr="0007387A">
        <w:t>),</w:t>
      </w:r>
    </w:p>
    <w:p w14:paraId="11D94C46" w14:textId="77777777" w:rsidR="00D7020B" w:rsidRPr="0007387A" w:rsidRDefault="00D7020B" w:rsidP="00D7020B">
      <w:pPr>
        <w:pStyle w:val="afc"/>
      </w:pPr>
      <w:r w:rsidRPr="0007387A">
        <w:t xml:space="preserve">        </w:t>
      </w:r>
      <w:r w:rsidRPr="0007387A">
        <w:rPr>
          <w:color w:val="646464"/>
        </w:rPr>
        <w:t>@Element</w:t>
      </w:r>
      <w:r w:rsidRPr="0007387A">
        <w:t>(name=</w:t>
      </w:r>
      <w:r w:rsidRPr="0007387A">
        <w:rPr>
          <w:color w:val="2A00FF"/>
        </w:rPr>
        <w:t>"query"</w:t>
      </w:r>
      <w:r w:rsidRPr="0007387A">
        <w:t>, type=FindObjectsQueryConfig.</w:t>
      </w:r>
      <w:r w:rsidRPr="0007387A">
        <w:rPr>
          <w:b/>
          <w:bCs/>
          <w:color w:val="7F0055"/>
        </w:rPr>
        <w:t>class</w:t>
      </w:r>
      <w:r w:rsidRPr="0007387A">
        <w:t>)</w:t>
      </w:r>
    </w:p>
    <w:p w14:paraId="584FCF74" w14:textId="77777777" w:rsidR="00D7020B" w:rsidRPr="0007387A" w:rsidRDefault="00D7020B" w:rsidP="00D7020B">
      <w:pPr>
        <w:pStyle w:val="afc"/>
      </w:pPr>
      <w:r w:rsidRPr="0007387A">
        <w:t xml:space="preserve">     })</w:t>
      </w:r>
    </w:p>
    <w:p w14:paraId="08D66D8F" w14:textId="77777777" w:rsidR="00D7020B" w:rsidRPr="0007387A" w:rsidRDefault="00D7020B" w:rsidP="00D7020B">
      <w:pPr>
        <w:pStyle w:val="afc"/>
      </w:pPr>
      <w:r w:rsidRPr="0007387A">
        <w:t xml:space="preserve">    </w:t>
      </w:r>
      <w:r w:rsidRPr="0007387A">
        <w:rPr>
          <w:b/>
          <w:bCs/>
          <w:color w:val="7F0055"/>
        </w:rPr>
        <w:t>private</w:t>
      </w:r>
      <w:r w:rsidRPr="0007387A">
        <w:t xml:space="preserve"> FindObjectsType </w:t>
      </w:r>
      <w:r w:rsidRPr="0007387A">
        <w:rPr>
          <w:color w:val="0000C0"/>
        </w:rPr>
        <w:t>findObjectType</w:t>
      </w:r>
      <w:r w:rsidRPr="0007387A">
        <w:t>;</w:t>
      </w:r>
    </w:p>
    <w:p w14:paraId="2535C751" w14:textId="77777777" w:rsidR="00D7020B" w:rsidRPr="0007387A" w:rsidRDefault="00D7020B" w:rsidP="00D7020B">
      <w:pPr>
        <w:pStyle w:val="afc"/>
      </w:pPr>
    </w:p>
    <w:p w14:paraId="1B2C2307" w14:textId="77777777" w:rsidR="00D7020B" w:rsidRPr="0007387A" w:rsidRDefault="00D7020B" w:rsidP="00D7020B">
      <w:pPr>
        <w:pStyle w:val="afc"/>
      </w:pPr>
      <w:r w:rsidRPr="0007387A">
        <w:t xml:space="preserve">    </w:t>
      </w:r>
      <w:r w:rsidRPr="0007387A">
        <w:rPr>
          <w:b/>
          <w:bCs/>
          <w:color w:val="7F0055"/>
        </w:rPr>
        <w:t>public</w:t>
      </w:r>
      <w:r w:rsidRPr="0007387A">
        <w:t xml:space="preserve"> FindObjectsType getFindObjectType() {</w:t>
      </w:r>
    </w:p>
    <w:p w14:paraId="07488AA7" w14:textId="77777777" w:rsidR="00D7020B" w:rsidRPr="0007387A" w:rsidRDefault="00D7020B" w:rsidP="00D7020B">
      <w:pPr>
        <w:pStyle w:val="afc"/>
      </w:pPr>
      <w:r w:rsidRPr="0007387A">
        <w:t xml:space="preserve">        </w:t>
      </w:r>
      <w:r w:rsidRPr="0007387A">
        <w:rPr>
          <w:b/>
          <w:bCs/>
          <w:color w:val="7F0055"/>
        </w:rPr>
        <w:t>return</w:t>
      </w:r>
      <w:r w:rsidRPr="0007387A">
        <w:t xml:space="preserve"> </w:t>
      </w:r>
      <w:r w:rsidRPr="0007387A">
        <w:rPr>
          <w:color w:val="0000C0"/>
        </w:rPr>
        <w:t>findObjectType</w:t>
      </w:r>
      <w:r w:rsidRPr="0007387A">
        <w:t>;</w:t>
      </w:r>
    </w:p>
    <w:p w14:paraId="04FBEA9C" w14:textId="77777777" w:rsidR="00D7020B" w:rsidRPr="0007387A" w:rsidRDefault="00D7020B" w:rsidP="00D7020B">
      <w:pPr>
        <w:pStyle w:val="afc"/>
      </w:pPr>
      <w:r w:rsidRPr="0007387A">
        <w:t xml:space="preserve">    }</w:t>
      </w:r>
    </w:p>
    <w:p w14:paraId="4F641027" w14:textId="77777777" w:rsidR="00D7020B" w:rsidRPr="0007387A" w:rsidRDefault="00D7020B" w:rsidP="00D7020B">
      <w:pPr>
        <w:pStyle w:val="afc"/>
      </w:pPr>
    </w:p>
    <w:p w14:paraId="4CCC8BD2" w14:textId="77777777" w:rsidR="00D7020B" w:rsidRPr="0007387A" w:rsidRDefault="00D7020B" w:rsidP="00D7020B">
      <w:pPr>
        <w:pStyle w:val="afc"/>
      </w:pPr>
      <w:r w:rsidRPr="0007387A">
        <w:t xml:space="preserve">    </w:t>
      </w:r>
      <w:r w:rsidRPr="0007387A">
        <w:rPr>
          <w:b/>
          <w:bCs/>
          <w:color w:val="7F0055"/>
        </w:rPr>
        <w:t>public</w:t>
      </w:r>
      <w:r w:rsidRPr="0007387A">
        <w:t xml:space="preserve"> </w:t>
      </w:r>
      <w:r w:rsidRPr="0007387A">
        <w:rPr>
          <w:b/>
          <w:bCs/>
          <w:color w:val="7F0055"/>
        </w:rPr>
        <w:t>void</w:t>
      </w:r>
      <w:r w:rsidRPr="0007387A">
        <w:t xml:space="preserve"> setFindObjectType(FindObjectsType findObjectType) {</w:t>
      </w:r>
    </w:p>
    <w:p w14:paraId="5E1CE775" w14:textId="77777777" w:rsidR="00D7020B" w:rsidRDefault="00D7020B" w:rsidP="00D7020B">
      <w:pPr>
        <w:pStyle w:val="afc"/>
      </w:pPr>
      <w:r w:rsidRPr="0007387A">
        <w:t xml:space="preserve">        </w:t>
      </w:r>
      <w:r>
        <w:rPr>
          <w:b/>
          <w:bCs/>
          <w:color w:val="7F0055"/>
        </w:rPr>
        <w:t>this</w:t>
      </w:r>
      <w:r>
        <w:t>.</w:t>
      </w:r>
      <w:r>
        <w:rPr>
          <w:color w:val="0000C0"/>
        </w:rPr>
        <w:t>findObjectType</w:t>
      </w:r>
      <w:r>
        <w:t xml:space="preserve"> = findObjectType;</w:t>
      </w:r>
    </w:p>
    <w:p w14:paraId="15E84A20" w14:textId="77777777" w:rsidR="00D7020B" w:rsidRDefault="00D7020B" w:rsidP="00D7020B">
      <w:pPr>
        <w:pStyle w:val="afc"/>
      </w:pPr>
      <w:r>
        <w:lastRenderedPageBreak/>
        <w:t xml:space="preserve">    }</w:t>
      </w:r>
    </w:p>
    <w:p w14:paraId="0B706035" w14:textId="77777777" w:rsidR="00D7020B" w:rsidRDefault="00D7020B" w:rsidP="00D7020B">
      <w:pPr>
        <w:pStyle w:val="afc"/>
      </w:pPr>
      <w:r>
        <w:t xml:space="preserve">} </w:t>
      </w:r>
    </w:p>
    <w:p w14:paraId="712775AB" w14:textId="77777777" w:rsidR="00D7020B" w:rsidRDefault="00D7020B" w:rsidP="00D7020B">
      <w:r>
        <w:t>При</w:t>
      </w:r>
      <w:r w:rsidRPr="0007387A">
        <w:rPr>
          <w:lang w:val="en-US"/>
        </w:rPr>
        <w:t xml:space="preserve"> </w:t>
      </w:r>
      <w:r>
        <w:t>работе</w:t>
      </w:r>
      <w:r w:rsidRPr="0007387A">
        <w:rPr>
          <w:lang w:val="en-US"/>
        </w:rPr>
        <w:t xml:space="preserve"> </w:t>
      </w:r>
      <w:r>
        <w:t>сервиса</w:t>
      </w:r>
      <w:r w:rsidRPr="0007387A">
        <w:rPr>
          <w:lang w:val="en-US"/>
        </w:rPr>
        <w:t xml:space="preserve">, </w:t>
      </w:r>
      <w:r>
        <w:t>если</w:t>
      </w:r>
      <w:r w:rsidRPr="0007387A">
        <w:rPr>
          <w:lang w:val="en-US"/>
        </w:rPr>
        <w:t xml:space="preserve"> </w:t>
      </w:r>
      <w:r>
        <w:t>на</w:t>
      </w:r>
      <w:r w:rsidRPr="0007387A">
        <w:rPr>
          <w:lang w:val="en-US"/>
        </w:rPr>
        <w:t xml:space="preserve"> </w:t>
      </w:r>
      <w:r>
        <w:t>вход</w:t>
      </w:r>
      <w:r w:rsidRPr="0007387A">
        <w:rPr>
          <w:lang w:val="en-US"/>
        </w:rPr>
        <w:t xml:space="preserve"> </w:t>
      </w:r>
      <w:r>
        <w:t>подается</w:t>
      </w:r>
      <w:r w:rsidRPr="0007387A">
        <w:rPr>
          <w:lang w:val="en-US"/>
        </w:rPr>
        <w:t xml:space="preserve"> </w:t>
      </w:r>
      <w:r>
        <w:rPr>
          <w:lang w:val="en-US"/>
        </w:rPr>
        <w:t>Find</w:t>
      </w:r>
      <w:r w:rsidRPr="00A74FAD">
        <w:rPr>
          <w:lang w:val="en-US"/>
        </w:rPr>
        <w:t>ObjectsConfig</w:t>
      </w:r>
      <w:r w:rsidRPr="0007387A">
        <w:rPr>
          <w:lang w:val="en-US"/>
        </w:rPr>
        <w:t xml:space="preserve"> </w:t>
      </w:r>
      <w:r>
        <w:t>содержащий</w:t>
      </w:r>
      <w:r w:rsidRPr="0007387A">
        <w:rPr>
          <w:lang w:val="en-US"/>
        </w:rPr>
        <w:t xml:space="preserve"> </w:t>
      </w:r>
      <w:r>
        <w:rPr>
          <w:lang w:val="en-US"/>
        </w:rPr>
        <w:t>Find</w:t>
      </w:r>
      <w:r w:rsidRPr="00A74FAD">
        <w:rPr>
          <w:lang w:val="en-US"/>
        </w:rPr>
        <w:t>ObjectsClassConfig</w:t>
      </w:r>
      <w:r w:rsidRPr="0007387A">
        <w:rPr>
          <w:lang w:val="en-US"/>
        </w:rPr>
        <w:t xml:space="preserve"> </w:t>
      </w:r>
      <w:r>
        <w:t>то</w:t>
      </w:r>
      <w:r w:rsidRPr="0007387A">
        <w:rPr>
          <w:lang w:val="en-US"/>
        </w:rPr>
        <w:t xml:space="preserve"> </w:t>
      </w:r>
      <w:r>
        <w:t>создается</w:t>
      </w:r>
      <w:r w:rsidRPr="0007387A">
        <w:rPr>
          <w:lang w:val="en-US"/>
        </w:rPr>
        <w:t xml:space="preserve"> </w:t>
      </w:r>
      <w:r>
        <w:t>экземпляр</w:t>
      </w:r>
      <w:r w:rsidRPr="0007387A">
        <w:rPr>
          <w:lang w:val="en-US"/>
        </w:rPr>
        <w:t xml:space="preserve"> </w:t>
      </w:r>
      <w:r>
        <w:t>класса</w:t>
      </w:r>
      <w:r w:rsidRPr="0007387A">
        <w:rPr>
          <w:lang w:val="en-US"/>
        </w:rPr>
        <w:t xml:space="preserve">, </w:t>
      </w:r>
      <w:r>
        <w:t>имя</w:t>
      </w:r>
      <w:r w:rsidRPr="0007387A">
        <w:rPr>
          <w:lang w:val="en-US"/>
        </w:rPr>
        <w:t xml:space="preserve"> </w:t>
      </w:r>
      <w:r>
        <w:t>которого</w:t>
      </w:r>
      <w:r w:rsidRPr="0007387A">
        <w:rPr>
          <w:lang w:val="en-US"/>
        </w:rPr>
        <w:t xml:space="preserve"> </w:t>
      </w:r>
      <w:r>
        <w:t>указано</w:t>
      </w:r>
      <w:r w:rsidRPr="0007387A">
        <w:rPr>
          <w:lang w:val="en-US"/>
        </w:rPr>
        <w:t xml:space="preserve"> </w:t>
      </w:r>
      <w:r>
        <w:t>внутри</w:t>
      </w:r>
      <w:r w:rsidRPr="0007387A">
        <w:rPr>
          <w:lang w:val="en-US"/>
        </w:rPr>
        <w:t xml:space="preserve"> </w:t>
      </w:r>
      <w:r>
        <w:rPr>
          <w:lang w:val="en-US"/>
        </w:rPr>
        <w:t>Find</w:t>
      </w:r>
      <w:r w:rsidRPr="00A74FAD">
        <w:rPr>
          <w:lang w:val="en-US"/>
        </w:rPr>
        <w:t>ObjectsClassConfig</w:t>
      </w:r>
      <w:r w:rsidRPr="0007387A">
        <w:rPr>
          <w:lang w:val="en-US"/>
        </w:rPr>
        <w:t xml:space="preserve">. </w:t>
      </w:r>
      <w:r>
        <w:t xml:space="preserve">Этот класс жолжен имплементить интерфейс </w:t>
      </w:r>
      <w:r w:rsidRPr="00C77119">
        <w:rPr>
          <w:rFonts w:ascii="Consolas" w:hAnsi="Consolas" w:cs="Consolas"/>
          <w:color w:val="000000"/>
          <w:sz w:val="20"/>
          <w:szCs w:val="20"/>
        </w:rPr>
        <w:t>DomainObjectFinder</w:t>
      </w:r>
      <w:r>
        <w:t>:</w:t>
      </w:r>
    </w:p>
    <w:p w14:paraId="11DA059A" w14:textId="77777777" w:rsidR="00D7020B" w:rsidRPr="009221B7" w:rsidRDefault="00D7020B" w:rsidP="00D7020B">
      <w:pPr>
        <w:pStyle w:val="afc"/>
        <w:rPr>
          <w:lang w:val="ru-RU"/>
        </w:rPr>
      </w:pPr>
      <w:r w:rsidRPr="009221B7">
        <w:rPr>
          <w:lang w:val="ru-RU"/>
        </w:rPr>
        <w:t>/**</w:t>
      </w:r>
    </w:p>
    <w:p w14:paraId="7415AEBF" w14:textId="77777777" w:rsidR="00D7020B" w:rsidRPr="009221B7" w:rsidRDefault="00D7020B" w:rsidP="00D7020B">
      <w:pPr>
        <w:pStyle w:val="afc"/>
        <w:rPr>
          <w:lang w:val="ru-RU"/>
        </w:rPr>
      </w:pPr>
      <w:r w:rsidRPr="009221B7">
        <w:rPr>
          <w:lang w:val="ru-RU"/>
        </w:rPr>
        <w:t xml:space="preserve"> * Интерфейс получения списка идентификаторов доменных объектов относительно контекстного доменного объекта</w:t>
      </w:r>
    </w:p>
    <w:p w14:paraId="7EDDD25D" w14:textId="77777777" w:rsidR="00D7020B" w:rsidRPr="00C77119" w:rsidRDefault="00D7020B" w:rsidP="00D7020B">
      <w:pPr>
        <w:pStyle w:val="afc"/>
      </w:pPr>
      <w:r w:rsidRPr="009221B7">
        <w:rPr>
          <w:lang w:val="ru-RU"/>
        </w:rPr>
        <w:t xml:space="preserve"> </w:t>
      </w:r>
      <w:r w:rsidRPr="00C77119">
        <w:t xml:space="preserve">* </w:t>
      </w:r>
      <w:r w:rsidRPr="00C77119">
        <w:rPr>
          <w:b/>
          <w:bCs/>
          <w:color w:val="7F9FBF"/>
        </w:rPr>
        <w:t>@author</w:t>
      </w:r>
      <w:r w:rsidRPr="00C77119">
        <w:t xml:space="preserve"> </w:t>
      </w:r>
      <w:r w:rsidRPr="00C77119">
        <w:rPr>
          <w:u w:val="single"/>
        </w:rPr>
        <w:t>larin</w:t>
      </w:r>
    </w:p>
    <w:p w14:paraId="1EDC3917" w14:textId="77777777" w:rsidR="00D7020B" w:rsidRPr="00C77119" w:rsidRDefault="00D7020B" w:rsidP="00D7020B">
      <w:pPr>
        <w:pStyle w:val="afc"/>
      </w:pPr>
      <w:r w:rsidRPr="00C77119">
        <w:t xml:space="preserve"> *</w:t>
      </w:r>
    </w:p>
    <w:p w14:paraId="0186F237" w14:textId="77777777" w:rsidR="00D7020B" w:rsidRPr="00C77119" w:rsidRDefault="00D7020B" w:rsidP="00D7020B">
      <w:pPr>
        <w:pStyle w:val="afc"/>
      </w:pPr>
      <w:r w:rsidRPr="00C77119">
        <w:t xml:space="preserve"> */</w:t>
      </w:r>
    </w:p>
    <w:p w14:paraId="3106C6B4" w14:textId="77777777" w:rsidR="00D7020B" w:rsidRPr="00C77119" w:rsidRDefault="00D7020B" w:rsidP="00D7020B">
      <w:pPr>
        <w:pStyle w:val="afc"/>
      </w:pPr>
      <w:r w:rsidRPr="00C77119">
        <w:rPr>
          <w:b/>
          <w:bCs/>
          <w:color w:val="7F0055"/>
        </w:rPr>
        <w:t>public</w:t>
      </w:r>
      <w:r w:rsidRPr="00C77119">
        <w:t xml:space="preserve"> </w:t>
      </w:r>
      <w:r w:rsidRPr="00C77119">
        <w:rPr>
          <w:b/>
          <w:bCs/>
          <w:color w:val="7F0055"/>
        </w:rPr>
        <w:t>interface</w:t>
      </w:r>
      <w:r w:rsidRPr="00C77119">
        <w:t xml:space="preserve"> </w:t>
      </w:r>
      <w:r w:rsidRPr="00C77119">
        <w:rPr>
          <w:highlight w:val="lightGray"/>
        </w:rPr>
        <w:t>DomainObjectFinder</w:t>
      </w:r>
      <w:r w:rsidRPr="00C77119">
        <w:t xml:space="preserve"> {</w:t>
      </w:r>
    </w:p>
    <w:p w14:paraId="6C01ACFF" w14:textId="77777777" w:rsidR="00D7020B" w:rsidRPr="005F593D" w:rsidRDefault="00D7020B" w:rsidP="00D7020B">
      <w:pPr>
        <w:pStyle w:val="afc"/>
        <w:rPr>
          <w:lang w:val="ru-RU"/>
        </w:rPr>
      </w:pPr>
      <w:r w:rsidRPr="00C77119">
        <w:t xml:space="preserve">    </w:t>
      </w:r>
      <w:r w:rsidRPr="005F593D">
        <w:rPr>
          <w:lang w:val="ru-RU"/>
        </w:rPr>
        <w:t>/**</w:t>
      </w:r>
    </w:p>
    <w:p w14:paraId="1756B487" w14:textId="77777777" w:rsidR="00D7020B" w:rsidRPr="009221B7" w:rsidRDefault="00D7020B" w:rsidP="00D7020B">
      <w:pPr>
        <w:pStyle w:val="afc"/>
        <w:rPr>
          <w:lang w:val="ru-RU"/>
        </w:rPr>
      </w:pPr>
      <w:r w:rsidRPr="005F593D">
        <w:rPr>
          <w:lang w:val="ru-RU"/>
        </w:rPr>
        <w:t xml:space="preserve">     </w:t>
      </w:r>
      <w:r w:rsidRPr="009221B7">
        <w:rPr>
          <w:lang w:val="ru-RU"/>
        </w:rPr>
        <w:t xml:space="preserve">* Метод получения списка </w:t>
      </w:r>
      <w:r w:rsidRPr="009221B7">
        <w:rPr>
          <w:u w:val="single"/>
          <w:lang w:val="ru-RU"/>
        </w:rPr>
        <w:t>идентификатолв</w:t>
      </w:r>
      <w:r w:rsidRPr="009221B7">
        <w:rPr>
          <w:lang w:val="ru-RU"/>
        </w:rPr>
        <w:t xml:space="preserve"> доменных объектов относительно контекстного доменного объекта</w:t>
      </w:r>
    </w:p>
    <w:p w14:paraId="745860E7" w14:textId="77777777" w:rsidR="00D7020B" w:rsidRPr="00C77119" w:rsidRDefault="00D7020B" w:rsidP="00D7020B">
      <w:pPr>
        <w:pStyle w:val="afc"/>
      </w:pPr>
      <w:r w:rsidRPr="009221B7">
        <w:rPr>
          <w:lang w:val="ru-RU"/>
        </w:rPr>
        <w:t xml:space="preserve">     </w:t>
      </w:r>
      <w:r w:rsidRPr="00C77119">
        <w:t xml:space="preserve">* </w:t>
      </w:r>
      <w:r w:rsidRPr="00C77119">
        <w:rPr>
          <w:b/>
          <w:bCs/>
          <w:color w:val="7F9FBF"/>
        </w:rPr>
        <w:t>@param</w:t>
      </w:r>
      <w:r w:rsidRPr="00C77119">
        <w:t xml:space="preserve"> contextDomainObjectId</w:t>
      </w:r>
    </w:p>
    <w:p w14:paraId="7D8A7127" w14:textId="77777777" w:rsidR="00D7020B" w:rsidRPr="00C77119" w:rsidRDefault="00D7020B" w:rsidP="00D7020B">
      <w:pPr>
        <w:pStyle w:val="afc"/>
      </w:pPr>
      <w:r w:rsidRPr="00C77119">
        <w:t xml:space="preserve">     * </w:t>
      </w:r>
      <w:r w:rsidRPr="00C77119">
        <w:rPr>
          <w:b/>
          <w:bCs/>
          <w:color w:val="7F9FBF"/>
        </w:rPr>
        <w:t>@return</w:t>
      </w:r>
    </w:p>
    <w:p w14:paraId="4323F375" w14:textId="77777777" w:rsidR="00D7020B" w:rsidRPr="00C77119" w:rsidRDefault="00D7020B" w:rsidP="00D7020B">
      <w:pPr>
        <w:pStyle w:val="afc"/>
      </w:pPr>
      <w:r w:rsidRPr="00C77119">
        <w:t xml:space="preserve">     */</w:t>
      </w:r>
    </w:p>
    <w:p w14:paraId="553FA6F2" w14:textId="77777777" w:rsidR="00D7020B" w:rsidRPr="00C77119" w:rsidRDefault="00D7020B" w:rsidP="00D7020B">
      <w:pPr>
        <w:pStyle w:val="afc"/>
      </w:pPr>
      <w:r w:rsidRPr="00C77119">
        <w:t xml:space="preserve">    List&lt;Id&gt; findObjects(Id contextDomainObjectId);</w:t>
      </w:r>
    </w:p>
    <w:p w14:paraId="05F46AC8" w14:textId="77777777" w:rsidR="00D7020B" w:rsidRPr="005F593D" w:rsidRDefault="00D7020B" w:rsidP="00D7020B">
      <w:pPr>
        <w:pStyle w:val="afc"/>
        <w:rPr>
          <w:lang w:val="ru-RU"/>
        </w:rPr>
      </w:pPr>
      <w:r w:rsidRPr="005F593D">
        <w:rPr>
          <w:lang w:val="ru-RU"/>
        </w:rPr>
        <w:t>}</w:t>
      </w:r>
    </w:p>
    <w:p w14:paraId="0CB13E78" w14:textId="77777777" w:rsidR="00D7020B" w:rsidRDefault="00D7020B" w:rsidP="00D7020B">
      <w:r>
        <w:t xml:space="preserve">В случае если передается </w:t>
      </w:r>
      <w:r>
        <w:rPr>
          <w:lang w:val="en-US"/>
        </w:rPr>
        <w:t>Find</w:t>
      </w:r>
      <w:r w:rsidRPr="008F117A">
        <w:t>ObjectsQueryConfig</w:t>
      </w:r>
      <w:r>
        <w:t xml:space="preserve"> то выполняется содержащийся в нем запрос а идентификатор доменного объекта передается в качестве параметра с номером 1.</w:t>
      </w:r>
    </w:p>
    <w:p w14:paraId="06B643D6" w14:textId="77777777" w:rsidR="00D7020B" w:rsidRDefault="00D7020B" w:rsidP="00D7020B">
      <w:r>
        <w:t xml:space="preserve">В случае если передается </w:t>
      </w:r>
      <w:r>
        <w:rPr>
          <w:lang w:val="en-US"/>
        </w:rPr>
        <w:t>Find</w:t>
      </w:r>
      <w:r w:rsidRPr="004879CF">
        <w:t>ObjectsDoelConfig</w:t>
      </w:r>
      <w:r>
        <w:t xml:space="preserve"> то выполняется </w:t>
      </w:r>
      <w:r>
        <w:rPr>
          <w:lang w:val="en-US"/>
        </w:rPr>
        <w:t>DOEL</w:t>
      </w:r>
      <w:r w:rsidRPr="008F117A">
        <w:t xml:space="preserve"> </w:t>
      </w:r>
      <w:r>
        <w:t>выражение, содержащееся внутри класса, относительно переданного контекстного доменного объекта.</w:t>
      </w:r>
    </w:p>
    <w:p w14:paraId="19550BBD" w14:textId="77777777" w:rsidR="00D7020B" w:rsidRPr="00D7020B" w:rsidRDefault="00D7020B" w:rsidP="00D7020B">
      <w:pPr>
        <w:pStyle w:val="4"/>
        <w:numPr>
          <w:ilvl w:val="0"/>
          <w:numId w:val="0"/>
        </w:numPr>
      </w:pPr>
      <w:r w:rsidRPr="00724012">
        <w:t xml:space="preserve"> </w:t>
      </w:r>
    </w:p>
    <w:p w14:paraId="6EAFFE77" w14:textId="77777777" w:rsidR="00C005CE" w:rsidRPr="00A6161F" w:rsidRDefault="00C005CE" w:rsidP="00A6161F">
      <w:pPr>
        <w:pStyle w:val="2"/>
        <w:rPr>
          <w:szCs w:val="26"/>
        </w:rPr>
      </w:pPr>
      <w:bookmarkStart w:id="220" w:name="_Toc383285439"/>
      <w:r w:rsidRPr="00A6161F">
        <w:t>Интеграция с JasperReports</w:t>
      </w:r>
      <w:bookmarkEnd w:id="220"/>
    </w:p>
    <w:p w14:paraId="70C20CE5" w14:textId="77777777" w:rsidR="00C005CE" w:rsidRDefault="00C005CE" w:rsidP="00860514">
      <w:pPr>
        <w:pStyle w:val="30"/>
      </w:pPr>
      <w:bookmarkStart w:id="221" w:name="_Toc383285440"/>
      <w:r w:rsidRPr="003C0905">
        <w:t>Основные</w:t>
      </w:r>
      <w:r w:rsidRPr="008D28CE">
        <w:t xml:space="preserve"> </w:t>
      </w:r>
      <w:r w:rsidRPr="003C0905">
        <w:t>положения</w:t>
      </w:r>
      <w:bookmarkEnd w:id="221"/>
    </w:p>
    <w:p w14:paraId="5F759C29" w14:textId="77777777" w:rsidR="00C005CE" w:rsidRDefault="00C005CE" w:rsidP="001D0680">
      <w:r>
        <w:t xml:space="preserve">Библиотека </w:t>
      </w:r>
      <w:r>
        <w:rPr>
          <w:lang w:val="en-US"/>
        </w:rPr>
        <w:t>JasperReports</w:t>
      </w:r>
      <w:r w:rsidRPr="003C0905">
        <w:t xml:space="preserve"> </w:t>
      </w:r>
      <w:r>
        <w:t>интегрируется в ядро системы с целью выполнения следующих задач:</w:t>
      </w:r>
    </w:p>
    <w:p w14:paraId="3DF4AB2F" w14:textId="77777777" w:rsidR="00C005CE" w:rsidRDefault="00C005CE" w:rsidP="0030006A">
      <w:pPr>
        <w:pStyle w:val="afa"/>
        <w:numPr>
          <w:ilvl w:val="0"/>
          <w:numId w:val="32"/>
        </w:numPr>
      </w:pPr>
      <w:r>
        <w:t>Формирование онлайн отчетов.</w:t>
      </w:r>
    </w:p>
    <w:p w14:paraId="6E57FF31" w14:textId="77777777" w:rsidR="00C005CE" w:rsidRDefault="00C005CE" w:rsidP="0030006A">
      <w:pPr>
        <w:pStyle w:val="afa"/>
        <w:numPr>
          <w:ilvl w:val="0"/>
          <w:numId w:val="32"/>
        </w:numPr>
      </w:pPr>
      <w:r>
        <w:t>Формирование офлайн отчетов.</w:t>
      </w:r>
    </w:p>
    <w:p w14:paraId="40E5E1D4" w14:textId="77777777" w:rsidR="00C005CE" w:rsidRDefault="00C005CE" w:rsidP="0030006A">
      <w:pPr>
        <w:pStyle w:val="afa"/>
        <w:numPr>
          <w:ilvl w:val="0"/>
          <w:numId w:val="32"/>
        </w:numPr>
      </w:pPr>
      <w:r>
        <w:t>Формирование периодических отчетов.</w:t>
      </w:r>
    </w:p>
    <w:p w14:paraId="4E155290" w14:textId="77777777" w:rsidR="00C005CE" w:rsidRPr="004B7B82" w:rsidRDefault="00C005CE" w:rsidP="00860514">
      <w:pPr>
        <w:pStyle w:val="30"/>
      </w:pPr>
      <w:bookmarkStart w:id="222" w:name="_Toc383285441"/>
      <w:r w:rsidRPr="004B7B82">
        <w:t>Способ интеграции</w:t>
      </w:r>
      <w:bookmarkEnd w:id="222"/>
    </w:p>
    <w:p w14:paraId="230D4245" w14:textId="77777777" w:rsidR="00C005CE" w:rsidRDefault="00C005CE" w:rsidP="001D0680">
      <w:r>
        <w:t xml:space="preserve">Библиотеки </w:t>
      </w:r>
      <w:r>
        <w:rPr>
          <w:lang w:val="en-US"/>
        </w:rPr>
        <w:t>JaserReports</w:t>
      </w:r>
      <w:r w:rsidRPr="003C0905">
        <w:t xml:space="preserve"> </w:t>
      </w:r>
      <w:r>
        <w:t xml:space="preserve">включают в состав итогового </w:t>
      </w:r>
      <w:r>
        <w:rPr>
          <w:lang w:val="en-US"/>
        </w:rPr>
        <w:t>ear</w:t>
      </w:r>
      <w:r w:rsidRPr="003C0905">
        <w:t xml:space="preserve"> </w:t>
      </w:r>
      <w:r>
        <w:t xml:space="preserve">системы. Создается </w:t>
      </w:r>
      <w:r>
        <w:rPr>
          <w:lang w:val="en-US"/>
        </w:rPr>
        <w:t>EJB</w:t>
      </w:r>
      <w:r w:rsidRPr="003C0905">
        <w:t xml:space="preserve"> </w:t>
      </w:r>
      <w:r>
        <w:rPr>
          <w:lang w:val="en-US"/>
        </w:rPr>
        <w:t>ReportService</w:t>
      </w:r>
      <w:r w:rsidRPr="003C0905">
        <w:t xml:space="preserve"> </w:t>
      </w:r>
      <w:r>
        <w:t>для управления подсистемой отчетов.</w:t>
      </w:r>
      <w:r w:rsidRPr="003C0905">
        <w:t xml:space="preserve"> </w:t>
      </w:r>
      <w:r w:rsidRPr="008D28CE">
        <w:t>Отчеты могут формироват</w:t>
      </w:r>
      <w:r>
        <w:t>ь</w:t>
      </w:r>
      <w:r w:rsidRPr="008D28CE">
        <w:t>ся в 3 режимах</w:t>
      </w:r>
      <w:r>
        <w:t>:</w:t>
      </w:r>
    </w:p>
    <w:p w14:paraId="4EB41061" w14:textId="77777777" w:rsidR="00C005CE" w:rsidRDefault="00C005CE" w:rsidP="0030006A">
      <w:pPr>
        <w:pStyle w:val="afa"/>
        <w:numPr>
          <w:ilvl w:val="0"/>
          <w:numId w:val="33"/>
        </w:numPr>
      </w:pPr>
      <w:r>
        <w:t xml:space="preserve">Онлайн – формирование отчета начинается непосредственно после вызова соответствующей функции </w:t>
      </w:r>
      <w:r>
        <w:rPr>
          <w:lang w:val="en-US"/>
        </w:rPr>
        <w:t>EJB</w:t>
      </w:r>
      <w:r>
        <w:t xml:space="preserve">. Отчет возвращается как результат выполнения данной функции. Возвращаемое значение функции класс </w:t>
      </w:r>
      <w:r>
        <w:rPr>
          <w:lang w:val="en-US"/>
        </w:rPr>
        <w:t>ReportResult</w:t>
      </w:r>
      <w:r>
        <w:t>, одним из полей которого сам отчет как массив байт.</w:t>
      </w:r>
    </w:p>
    <w:p w14:paraId="6CE545BB" w14:textId="77777777" w:rsidR="00C005CE" w:rsidRDefault="00C005CE" w:rsidP="0030006A">
      <w:pPr>
        <w:pStyle w:val="afa"/>
        <w:numPr>
          <w:ilvl w:val="0"/>
          <w:numId w:val="33"/>
        </w:numPr>
      </w:pPr>
      <w:r>
        <w:t xml:space="preserve">Офлайн – формирование отчета асинхронно. Запуск формирования производится соответствующей функцией </w:t>
      </w:r>
      <w:r>
        <w:rPr>
          <w:lang w:val="en-US"/>
        </w:rPr>
        <w:t>EJB</w:t>
      </w:r>
      <w:r>
        <w:t xml:space="preserve">. Для запуска используется технология </w:t>
      </w:r>
      <w:r w:rsidRPr="00490A49">
        <w:rPr>
          <w:lang w:val="en-US"/>
        </w:rPr>
        <w:t>Asynchronous</w:t>
      </w:r>
      <w:r w:rsidRPr="00490A49">
        <w:t xml:space="preserve"> </w:t>
      </w:r>
      <w:r w:rsidRPr="00490A49">
        <w:rPr>
          <w:lang w:val="en-US"/>
        </w:rPr>
        <w:t>E</w:t>
      </w:r>
      <w:r>
        <w:rPr>
          <w:lang w:val="en-US"/>
        </w:rPr>
        <w:t>JB</w:t>
      </w:r>
      <w:r w:rsidRPr="00490A49">
        <w:t xml:space="preserve"> </w:t>
      </w:r>
      <w:r>
        <w:rPr>
          <w:lang w:val="en-US"/>
        </w:rPr>
        <w:t>call</w:t>
      </w:r>
      <w:r w:rsidRPr="00490A49">
        <w:t xml:space="preserve">. </w:t>
      </w:r>
      <w:r>
        <w:t xml:space="preserve">После окончания формирования отчета формируется уведомление в системе уведомлений. В процессе формирования отчета должна </w:t>
      </w:r>
      <w:r>
        <w:lastRenderedPageBreak/>
        <w:t xml:space="preserve">быть возможность сформировать на вызывающей стороне </w:t>
      </w:r>
      <w:r>
        <w:rPr>
          <w:lang w:val="en-US"/>
        </w:rPr>
        <w:t>progressBar</w:t>
      </w:r>
      <w:r w:rsidRPr="00A272A4">
        <w:t xml:space="preserve"> </w:t>
      </w:r>
      <w:r>
        <w:t>о процессе формирования.</w:t>
      </w:r>
    </w:p>
    <w:p w14:paraId="32B117BD" w14:textId="77777777" w:rsidR="00C005CE" w:rsidRDefault="00C005CE" w:rsidP="0030006A">
      <w:pPr>
        <w:pStyle w:val="afa"/>
        <w:numPr>
          <w:ilvl w:val="0"/>
          <w:numId w:val="33"/>
        </w:numPr>
      </w:pPr>
      <w:r>
        <w:t xml:space="preserve">Периодические отчеты. В системе создается специальный тип доменных объектов – </w:t>
      </w:r>
      <w:r>
        <w:rPr>
          <w:lang w:val="en-US"/>
        </w:rPr>
        <w:t>scheduled</w:t>
      </w:r>
      <w:r w:rsidRPr="00490A49">
        <w:t>_</w:t>
      </w:r>
      <w:r>
        <w:rPr>
          <w:lang w:val="en-US"/>
        </w:rPr>
        <w:t>task</w:t>
      </w:r>
      <w:r w:rsidRPr="00490A49">
        <w:t xml:space="preserve"> </w:t>
      </w:r>
      <w:r>
        <w:t>описывающий запуск задания по расписанию. Каждое из таких заданий имеет параметр тип задания, и соответствующее этому типу заданий набор параметров. Одним из таких заданий является задача формирования отчета. Как параметры к такому заданию является имя отчета и набор параметров отчета. Параметры могут быть как жестко заданные так и вычисляемые (пример вычисляемого параметра отчета – период за который формируется отчет, подразделение пользователя, сформировавшего задание на отчет) Периодические отчеты формируют сами пользователи, то есть в интерфейсе должен быть блок, позволяющий сформировать параметры периодических отчетов. Периодические отчеты формируются системой и отправляют уведомления о формирование по электронной почте. Если пользователь в данный момент подключен в системе на экране отображается уведомление о сформированном отчете. Описание подсистемы периодических заданий выходит за рамки данного документа.</w:t>
      </w:r>
    </w:p>
    <w:p w14:paraId="4EE86A6D" w14:textId="77777777" w:rsidR="00C005CE" w:rsidRDefault="00C005CE" w:rsidP="001D0680">
      <w:pPr>
        <w:ind w:left="360"/>
      </w:pPr>
      <w:r>
        <w:t xml:space="preserve">Идентификацией отчета в системе является его имя. Оно уникально. Информация об отчете хранится в специальных доменных объектах </w:t>
      </w:r>
      <w:r>
        <w:rPr>
          <w:lang w:val="en-US"/>
        </w:rPr>
        <w:t>report</w:t>
      </w:r>
      <w:r w:rsidRPr="00653AF4">
        <w:t>_</w:t>
      </w:r>
      <w:r>
        <w:rPr>
          <w:lang w:val="en-US"/>
        </w:rPr>
        <w:t>template</w:t>
      </w:r>
      <w:r w:rsidRPr="00653AF4">
        <w:t>.</w:t>
      </w:r>
      <w:r>
        <w:t xml:space="preserve"> В </w:t>
      </w:r>
      <w:r w:rsidRPr="00653AF4">
        <w:t xml:space="preserve"> </w:t>
      </w:r>
      <w:r>
        <w:rPr>
          <w:lang w:val="en-US"/>
        </w:rPr>
        <w:t>report</w:t>
      </w:r>
      <w:r w:rsidRPr="00653AF4">
        <w:t>_</w:t>
      </w:r>
      <w:r>
        <w:rPr>
          <w:lang w:val="en-US"/>
        </w:rPr>
        <w:t>template</w:t>
      </w:r>
      <w:r>
        <w:t xml:space="preserve"> хранится информация об имени отчета и привязаны вложения с шаблонами отчета и </w:t>
      </w:r>
      <w:r>
        <w:rPr>
          <w:lang w:val="en-US"/>
        </w:rPr>
        <w:t>xml</w:t>
      </w:r>
      <w:r w:rsidRPr="00E829ED">
        <w:t xml:space="preserve"> </w:t>
      </w:r>
      <w:r>
        <w:t xml:space="preserve">файлом описания отчета. Шаблонов может быть много (в случае с подотчетами, но только одно из вложений может быть основным шаблоном отчета). В </w:t>
      </w:r>
      <w:r>
        <w:rPr>
          <w:lang w:val="en-US"/>
        </w:rPr>
        <w:t>xml</w:t>
      </w:r>
      <w:r w:rsidRPr="00E829ED">
        <w:t xml:space="preserve"> </w:t>
      </w:r>
      <w:r>
        <w:t>файле описания отчета хранится метаинформация о параметрах отчета, позволяющая отобразить на интерфейсе форму ввода параметров отчета. В качестве формы ввода параметров отчета указывается форма из сконфигурированных форм основной конфигурации ядра, плюс имеется конфигурация для начальной инициализации полей форм. Так же в файле описания отчета хранится имя основного шаблона отчета, имя класса источника данных, доступные форматы, в которых формируется отчет, флаг времени хранения отчета, флаг возможности изменить время хранения отчета по умолчанию.</w:t>
      </w:r>
    </w:p>
    <w:p w14:paraId="4547BD5A" w14:textId="77777777" w:rsidR="00C005CE" w:rsidRDefault="00C005CE" w:rsidP="00860514">
      <w:pPr>
        <w:pStyle w:val="30"/>
      </w:pPr>
      <w:bookmarkStart w:id="223" w:name="_Toc383285442"/>
      <w:r w:rsidRPr="00E829ED">
        <w:t xml:space="preserve">JDBC </w:t>
      </w:r>
      <w:r w:rsidRPr="008D28CE">
        <w:t>драйвер</w:t>
      </w:r>
      <w:bookmarkEnd w:id="223"/>
    </w:p>
    <w:p w14:paraId="6C37F2CB" w14:textId="77777777" w:rsidR="00C005CE" w:rsidRPr="00A272A4" w:rsidRDefault="00C005CE" w:rsidP="001D0680">
      <w:r>
        <w:t xml:space="preserve">Доступ к данным осуществляется с помощью </w:t>
      </w:r>
      <w:r>
        <w:rPr>
          <w:lang w:val="en-US"/>
        </w:rPr>
        <w:t>JDBC</w:t>
      </w:r>
      <w:r w:rsidRPr="00E829ED">
        <w:t xml:space="preserve"> </w:t>
      </w:r>
      <w:r>
        <w:t xml:space="preserve">драйвера, специально разработанного для платформы. Данный драйвер обращается к данным через ядро системы с учетом прав доступа. Драйвер имеет 2 режима работы с помощью локального интерфейса </w:t>
      </w:r>
      <w:r>
        <w:rPr>
          <w:lang w:val="en-US"/>
        </w:rPr>
        <w:t>EJB</w:t>
      </w:r>
      <w:r w:rsidRPr="00E829ED">
        <w:t xml:space="preserve"> </w:t>
      </w:r>
      <w:r>
        <w:t xml:space="preserve">и с помощью удаленного интерфейса </w:t>
      </w:r>
      <w:r>
        <w:rPr>
          <w:lang w:val="en-US"/>
        </w:rPr>
        <w:t>EJB</w:t>
      </w:r>
      <w:r>
        <w:t xml:space="preserve">. Выбор способа работы драйвера определяется разработчиком использующего данный драйвер и указывается в строке подключения драйвера. В случае с работой через </w:t>
      </w:r>
      <w:r>
        <w:rPr>
          <w:lang w:val="en-US"/>
        </w:rPr>
        <w:t>Remote</w:t>
      </w:r>
      <w:r w:rsidRPr="00955EB9">
        <w:t xml:space="preserve"> </w:t>
      </w:r>
      <w:r>
        <w:t xml:space="preserve">интерфейсы так же в строке указывается имя сервера, логин и пароль. Драйвер разрабатывается таким образом, чтобы через него можно было бы работать с редактором шаблонов отчета </w:t>
      </w:r>
      <w:r>
        <w:rPr>
          <w:lang w:val="en-US"/>
        </w:rPr>
        <w:t>iReport</w:t>
      </w:r>
      <w:r>
        <w:t xml:space="preserve">. Так же драйвер может использоваться для работы внешних систем построения отчетов, например </w:t>
      </w:r>
      <w:r w:rsidRPr="00C17BD9">
        <w:t xml:space="preserve">CrystalReport Server </w:t>
      </w:r>
      <w:r>
        <w:t xml:space="preserve">или </w:t>
      </w:r>
      <w:r>
        <w:rPr>
          <w:lang w:val="en-US"/>
        </w:rPr>
        <w:t>JasperReport</w:t>
      </w:r>
      <w:r w:rsidRPr="00C17BD9">
        <w:t xml:space="preserve"> </w:t>
      </w:r>
      <w:r>
        <w:rPr>
          <w:lang w:val="en-US"/>
        </w:rPr>
        <w:t>Server</w:t>
      </w:r>
      <w:r w:rsidRPr="00C17BD9">
        <w:t>.</w:t>
      </w:r>
      <w:r>
        <w:t xml:space="preserve"> Драйвер должен работать с сервисом коллекций с учетом страничной подкачки данных, для исключения ошибки типа </w:t>
      </w:r>
      <w:r>
        <w:rPr>
          <w:lang w:val="en-US"/>
        </w:rPr>
        <w:t>OutOfMemoryException</w:t>
      </w:r>
      <w:r>
        <w:t>.</w:t>
      </w:r>
    </w:p>
    <w:p w14:paraId="396A526D" w14:textId="77777777" w:rsidR="00C005CE" w:rsidRDefault="00C005CE" w:rsidP="00860514">
      <w:pPr>
        <w:pStyle w:val="30"/>
      </w:pPr>
      <w:bookmarkStart w:id="224" w:name="_Toc383285443"/>
      <w:r>
        <w:t>Описание сущностей</w:t>
      </w:r>
      <w:bookmarkEnd w:id="224"/>
    </w:p>
    <w:p w14:paraId="3EE90307" w14:textId="77777777" w:rsidR="00C005CE" w:rsidRDefault="00C005CE" w:rsidP="001D0680">
      <w:r>
        <w:t xml:space="preserve">Тип доменного объекта </w:t>
      </w:r>
      <w:r>
        <w:rPr>
          <w:lang w:val="en-US"/>
        </w:rPr>
        <w:t>report</w:t>
      </w:r>
      <w:r w:rsidRPr="00653AF4">
        <w:t>_</w:t>
      </w:r>
      <w:r>
        <w:rPr>
          <w:lang w:val="en-US"/>
        </w:rPr>
        <w:t>template</w:t>
      </w:r>
      <w:r>
        <w:t xml:space="preserve"> – Шаблон отчета.</w:t>
      </w:r>
    </w:p>
    <w:tbl>
      <w:tblPr>
        <w:tblStyle w:val="a7"/>
        <w:tblW w:w="0" w:type="auto"/>
        <w:tblLook w:val="04A0" w:firstRow="1" w:lastRow="0" w:firstColumn="1" w:lastColumn="0" w:noHBand="0" w:noVBand="1"/>
      </w:tblPr>
      <w:tblGrid>
        <w:gridCol w:w="4784"/>
        <w:gridCol w:w="4786"/>
      </w:tblGrid>
      <w:tr w:rsidR="00C005CE" w14:paraId="1111B4BF" w14:textId="77777777" w:rsidTr="001D0680">
        <w:tc>
          <w:tcPr>
            <w:tcW w:w="4785" w:type="dxa"/>
          </w:tcPr>
          <w:p w14:paraId="0C25FECF" w14:textId="77777777" w:rsidR="00C005CE" w:rsidRPr="00C17BD9" w:rsidRDefault="00C005CE" w:rsidP="001D0680">
            <w:r>
              <w:t>Поле</w:t>
            </w:r>
          </w:p>
        </w:tc>
        <w:tc>
          <w:tcPr>
            <w:tcW w:w="4786" w:type="dxa"/>
          </w:tcPr>
          <w:p w14:paraId="28AD07D1" w14:textId="77777777" w:rsidR="00C005CE" w:rsidRDefault="00C005CE" w:rsidP="001D0680">
            <w:r>
              <w:t>Описание</w:t>
            </w:r>
          </w:p>
        </w:tc>
      </w:tr>
      <w:tr w:rsidR="00C005CE" w14:paraId="7CCE781A" w14:textId="77777777" w:rsidTr="001D0680">
        <w:tc>
          <w:tcPr>
            <w:tcW w:w="4785" w:type="dxa"/>
          </w:tcPr>
          <w:p w14:paraId="6F4FB25D" w14:textId="77777777" w:rsidR="00C005CE" w:rsidRPr="00C17BD9" w:rsidRDefault="00C005CE" w:rsidP="001D0680">
            <w:pPr>
              <w:rPr>
                <w:lang w:val="en-US"/>
              </w:rPr>
            </w:pPr>
            <w:r>
              <w:rPr>
                <w:lang w:val="en-US"/>
              </w:rPr>
              <w:t>name</w:t>
            </w:r>
          </w:p>
        </w:tc>
        <w:tc>
          <w:tcPr>
            <w:tcW w:w="4786" w:type="dxa"/>
          </w:tcPr>
          <w:p w14:paraId="5F7A95B7" w14:textId="77777777" w:rsidR="00C005CE" w:rsidRPr="00C17BD9" w:rsidRDefault="00C005CE" w:rsidP="001D0680">
            <w:r>
              <w:t xml:space="preserve">Строка. Имя отчета. Уникально в пределах системы. Используется для однозначной </w:t>
            </w:r>
            <w:r>
              <w:lastRenderedPageBreak/>
              <w:t>идентификации шаблона отчета в системе.</w:t>
            </w:r>
          </w:p>
        </w:tc>
      </w:tr>
      <w:tr w:rsidR="00C005CE" w14:paraId="6A4F3D5C" w14:textId="77777777" w:rsidTr="001D0680">
        <w:tc>
          <w:tcPr>
            <w:tcW w:w="4785" w:type="dxa"/>
          </w:tcPr>
          <w:p w14:paraId="17E2697F" w14:textId="77777777" w:rsidR="00C005CE" w:rsidRPr="00C17BD9" w:rsidRDefault="00C005CE" w:rsidP="001D0680">
            <w:r>
              <w:rPr>
                <w:lang w:val="en-US"/>
              </w:rPr>
              <w:lastRenderedPageBreak/>
              <w:t>description</w:t>
            </w:r>
          </w:p>
        </w:tc>
        <w:tc>
          <w:tcPr>
            <w:tcW w:w="4786" w:type="dxa"/>
          </w:tcPr>
          <w:p w14:paraId="63F5DDEA" w14:textId="77777777" w:rsidR="00C005CE" w:rsidRDefault="00C005CE" w:rsidP="001D0680">
            <w:r>
              <w:t>Строка. Описание отчета. Используется интерфейсом для формирования элементов управления, запускающих формирование отчета</w:t>
            </w:r>
          </w:p>
        </w:tc>
      </w:tr>
    </w:tbl>
    <w:p w14:paraId="7CF1ED13" w14:textId="77777777" w:rsidR="00C005CE" w:rsidRDefault="00C005CE" w:rsidP="001D0680">
      <w:r>
        <w:t>К экземпляру данного типа прикрепляются вложения</w:t>
      </w:r>
      <w:r w:rsidRPr="00C31003">
        <w:t>:</w:t>
      </w:r>
      <w:r>
        <w:t xml:space="preserve"> шаблоны отчета</w:t>
      </w:r>
      <w:r w:rsidRPr="00C31003">
        <w:t>,</w:t>
      </w:r>
      <w:r>
        <w:t xml:space="preserve"> шаблоны подотчетов, </w:t>
      </w:r>
      <w:r>
        <w:rPr>
          <w:lang w:val="en-US"/>
        </w:rPr>
        <w:t>xml</w:t>
      </w:r>
      <w:r w:rsidRPr="00C17BD9">
        <w:t xml:space="preserve"> </w:t>
      </w:r>
      <w:r>
        <w:t>файл с метаинформацией</w:t>
      </w:r>
      <w:r w:rsidRPr="00C31003">
        <w:t>, класс скрип</w:t>
      </w:r>
      <w:r>
        <w:t>т</w:t>
      </w:r>
      <w:r w:rsidRPr="00C31003">
        <w:t>лета</w:t>
      </w:r>
      <w:r>
        <w:t xml:space="preserve"> (не обязательно), класс источника данных (не обязательно).</w:t>
      </w:r>
    </w:p>
    <w:p w14:paraId="6820FF5D" w14:textId="77777777" w:rsidR="00C005CE" w:rsidRPr="00C17BD9" w:rsidRDefault="00C005CE" w:rsidP="001D0680">
      <w:r>
        <w:t xml:space="preserve">Тип доменного объекта </w:t>
      </w:r>
      <w:r>
        <w:rPr>
          <w:lang w:val="en-US"/>
        </w:rPr>
        <w:t>report</w:t>
      </w:r>
      <w:r w:rsidRPr="00490A49">
        <w:t>_</w:t>
      </w:r>
      <w:r>
        <w:rPr>
          <w:lang w:val="en-US"/>
        </w:rPr>
        <w:t>result</w:t>
      </w:r>
      <w:r>
        <w:t xml:space="preserve"> – Сформированный отчет</w:t>
      </w:r>
    </w:p>
    <w:tbl>
      <w:tblPr>
        <w:tblStyle w:val="a7"/>
        <w:tblW w:w="0" w:type="auto"/>
        <w:tblLook w:val="04A0" w:firstRow="1" w:lastRow="0" w:firstColumn="1" w:lastColumn="0" w:noHBand="0" w:noVBand="1"/>
      </w:tblPr>
      <w:tblGrid>
        <w:gridCol w:w="4784"/>
        <w:gridCol w:w="4786"/>
      </w:tblGrid>
      <w:tr w:rsidR="00C005CE" w14:paraId="33FB8205" w14:textId="77777777" w:rsidTr="001D0680">
        <w:tc>
          <w:tcPr>
            <w:tcW w:w="4785" w:type="dxa"/>
          </w:tcPr>
          <w:p w14:paraId="54F19097" w14:textId="77777777" w:rsidR="00C005CE" w:rsidRPr="00C17BD9" w:rsidRDefault="00C005CE" w:rsidP="001D0680">
            <w:r>
              <w:t>Поле</w:t>
            </w:r>
          </w:p>
        </w:tc>
        <w:tc>
          <w:tcPr>
            <w:tcW w:w="4786" w:type="dxa"/>
          </w:tcPr>
          <w:p w14:paraId="5244C9B8" w14:textId="77777777" w:rsidR="00C005CE" w:rsidRDefault="00C005CE" w:rsidP="001D0680">
            <w:r>
              <w:t>Описание</w:t>
            </w:r>
          </w:p>
        </w:tc>
      </w:tr>
      <w:tr w:rsidR="00C005CE" w:rsidRPr="00F979BA" w14:paraId="0120783A" w14:textId="77777777" w:rsidTr="001D0680">
        <w:tc>
          <w:tcPr>
            <w:tcW w:w="4785" w:type="dxa"/>
          </w:tcPr>
          <w:p w14:paraId="52B7BC0D" w14:textId="77777777" w:rsidR="00C005CE" w:rsidRDefault="00C005CE" w:rsidP="001D0680">
            <w:pPr>
              <w:rPr>
                <w:lang w:val="en-US"/>
              </w:rPr>
            </w:pPr>
            <w:r>
              <w:rPr>
                <w:lang w:val="en-US"/>
              </w:rPr>
              <w:t>name</w:t>
            </w:r>
          </w:p>
        </w:tc>
        <w:tc>
          <w:tcPr>
            <w:tcW w:w="4786" w:type="dxa"/>
          </w:tcPr>
          <w:p w14:paraId="6DB62E70" w14:textId="77777777" w:rsidR="00C005CE" w:rsidRPr="00F979BA" w:rsidRDefault="00C005CE" w:rsidP="001D0680">
            <w:r>
              <w:t>Имя</w:t>
            </w:r>
            <w:r w:rsidRPr="003B0216">
              <w:t xml:space="preserve"> </w:t>
            </w:r>
            <w:r>
              <w:t>отчета</w:t>
            </w:r>
            <w:r w:rsidRPr="003B0216">
              <w:t xml:space="preserve">. </w:t>
            </w:r>
            <w:r>
              <w:t>Формируется исходя из имени шаблона отчета и времени формирования отчета</w:t>
            </w:r>
          </w:p>
        </w:tc>
      </w:tr>
      <w:tr w:rsidR="00C005CE" w:rsidRPr="00F979BA" w14:paraId="3BE2D341" w14:textId="77777777" w:rsidTr="001D0680">
        <w:tc>
          <w:tcPr>
            <w:tcW w:w="4785" w:type="dxa"/>
          </w:tcPr>
          <w:p w14:paraId="55B0EE29" w14:textId="77777777" w:rsidR="00C005CE" w:rsidRPr="00C17BD9" w:rsidRDefault="00C005CE" w:rsidP="001D0680">
            <w:pPr>
              <w:rPr>
                <w:lang w:val="en-US"/>
              </w:rPr>
            </w:pPr>
            <w:r>
              <w:rPr>
                <w:lang w:val="en-US"/>
              </w:rPr>
              <w:t>template_id</w:t>
            </w:r>
          </w:p>
        </w:tc>
        <w:tc>
          <w:tcPr>
            <w:tcW w:w="4786" w:type="dxa"/>
          </w:tcPr>
          <w:p w14:paraId="7FAD715C" w14:textId="77777777" w:rsidR="00C005CE" w:rsidRPr="00F979BA" w:rsidRDefault="00C005CE" w:rsidP="001D0680">
            <w:pPr>
              <w:rPr>
                <w:lang w:val="en-US"/>
              </w:rPr>
            </w:pPr>
            <w:r>
              <w:rPr>
                <w:lang w:val="en-US"/>
              </w:rPr>
              <w:t>Reference</w:t>
            </w:r>
            <w:r w:rsidRPr="00F979BA">
              <w:rPr>
                <w:lang w:val="en-US"/>
              </w:rPr>
              <w:t xml:space="preserve"> </w:t>
            </w:r>
            <w:r>
              <w:t>на</w:t>
            </w:r>
            <w:r w:rsidRPr="00F979BA">
              <w:rPr>
                <w:lang w:val="en-US"/>
              </w:rPr>
              <w:t xml:space="preserve"> </w:t>
            </w:r>
            <w:r>
              <w:rPr>
                <w:lang w:val="en-US"/>
              </w:rPr>
              <w:t>report</w:t>
            </w:r>
            <w:r w:rsidRPr="00F979BA">
              <w:rPr>
                <w:lang w:val="en-US"/>
              </w:rPr>
              <w:t>_</w:t>
            </w:r>
            <w:r>
              <w:rPr>
                <w:lang w:val="en-US"/>
              </w:rPr>
              <w:t>template</w:t>
            </w:r>
            <w:r w:rsidRPr="00F979BA">
              <w:rPr>
                <w:lang w:val="en-US"/>
              </w:rPr>
              <w:t xml:space="preserve">. </w:t>
            </w:r>
            <w:r>
              <w:t>Идентификатор</w:t>
            </w:r>
            <w:r w:rsidRPr="00F979BA">
              <w:rPr>
                <w:lang w:val="en-US"/>
              </w:rPr>
              <w:t xml:space="preserve"> </w:t>
            </w:r>
            <w:r>
              <w:t>шаблона</w:t>
            </w:r>
            <w:r w:rsidRPr="00F979BA">
              <w:rPr>
                <w:lang w:val="en-US"/>
              </w:rPr>
              <w:t xml:space="preserve"> </w:t>
            </w:r>
            <w:r>
              <w:t>отчета</w:t>
            </w:r>
            <w:r w:rsidRPr="00F979BA">
              <w:rPr>
                <w:lang w:val="en-US"/>
              </w:rPr>
              <w:t>.</w:t>
            </w:r>
          </w:p>
        </w:tc>
      </w:tr>
      <w:tr w:rsidR="00C005CE" w14:paraId="674B2761" w14:textId="77777777" w:rsidTr="001D0680">
        <w:tc>
          <w:tcPr>
            <w:tcW w:w="4785" w:type="dxa"/>
          </w:tcPr>
          <w:p w14:paraId="07CF2FC5" w14:textId="77777777" w:rsidR="00C005CE" w:rsidRPr="00570DAE" w:rsidRDefault="00C005CE" w:rsidP="001D0680">
            <w:pPr>
              <w:rPr>
                <w:lang w:val="en-US"/>
              </w:rPr>
            </w:pPr>
            <w:r>
              <w:rPr>
                <w:lang w:val="en-US"/>
              </w:rPr>
              <w:t>owner</w:t>
            </w:r>
          </w:p>
        </w:tc>
        <w:tc>
          <w:tcPr>
            <w:tcW w:w="4786" w:type="dxa"/>
          </w:tcPr>
          <w:p w14:paraId="32685329" w14:textId="77777777" w:rsidR="00C005CE" w:rsidRPr="00570DAE" w:rsidRDefault="00C005CE" w:rsidP="001D0680">
            <w:r>
              <w:rPr>
                <w:lang w:val="en-US"/>
              </w:rPr>
              <w:t>Reference</w:t>
            </w:r>
            <w:r w:rsidRPr="003B0216">
              <w:t xml:space="preserve"> </w:t>
            </w:r>
            <w:r>
              <w:t>на</w:t>
            </w:r>
            <w:r w:rsidRPr="003B0216">
              <w:t xml:space="preserve"> </w:t>
            </w:r>
            <w:r>
              <w:rPr>
                <w:lang w:val="en-US"/>
              </w:rPr>
              <w:t>Person</w:t>
            </w:r>
            <w:r w:rsidRPr="003B0216">
              <w:t xml:space="preserve">. </w:t>
            </w:r>
            <w:r>
              <w:t>Идентификатор</w:t>
            </w:r>
            <w:r w:rsidRPr="003B0216">
              <w:t xml:space="preserve"> </w:t>
            </w:r>
            <w:r>
              <w:t>персоны сформировавшей отчет или сформировавший задание на отчет.</w:t>
            </w:r>
          </w:p>
        </w:tc>
      </w:tr>
      <w:tr w:rsidR="00C005CE" w14:paraId="42A2BCBC" w14:textId="77777777" w:rsidTr="001D0680">
        <w:tc>
          <w:tcPr>
            <w:tcW w:w="4785" w:type="dxa"/>
          </w:tcPr>
          <w:p w14:paraId="4932AC20" w14:textId="77777777" w:rsidR="00C005CE" w:rsidRPr="00F979BA" w:rsidRDefault="00C005CE" w:rsidP="001D0680">
            <w:r w:rsidRPr="00F979BA">
              <w:t>keep_to</w:t>
            </w:r>
          </w:p>
        </w:tc>
        <w:tc>
          <w:tcPr>
            <w:tcW w:w="4786" w:type="dxa"/>
          </w:tcPr>
          <w:p w14:paraId="38021314" w14:textId="77777777" w:rsidR="00C005CE" w:rsidRPr="00F979BA" w:rsidRDefault="00C005CE" w:rsidP="001D0680">
            <w:r>
              <w:t>Дата окончания хранения отчета. После этой даты отчет может быть удален специальным санитарным джобом.</w:t>
            </w:r>
          </w:p>
        </w:tc>
      </w:tr>
    </w:tbl>
    <w:p w14:paraId="782F434C" w14:textId="77777777" w:rsidR="00860514" w:rsidRDefault="00860514" w:rsidP="001D0680"/>
    <w:p w14:paraId="4835B3FE" w14:textId="77777777" w:rsidR="00C005CE" w:rsidRDefault="00C005CE" w:rsidP="001D0680">
      <w:r>
        <w:t xml:space="preserve">К экземпляру данного объекта прикрепляется сформированный отчет и файл </w:t>
      </w:r>
      <w:r>
        <w:rPr>
          <w:lang w:val="en-US"/>
        </w:rPr>
        <w:t>xml</w:t>
      </w:r>
      <w:r>
        <w:t xml:space="preserve"> с параметрами отчета.</w:t>
      </w:r>
    </w:p>
    <w:p w14:paraId="4F46FB01" w14:textId="77777777" w:rsidR="00C005CE" w:rsidRDefault="00C005CE" w:rsidP="001D0680">
      <w:r>
        <w:t xml:space="preserve">Интерфейс </w:t>
      </w:r>
      <w:r>
        <w:rPr>
          <w:lang w:val="en-US"/>
        </w:rPr>
        <w:t>EJB ReportService</w:t>
      </w:r>
      <w:r>
        <w:t>.</w:t>
      </w:r>
    </w:p>
    <w:tbl>
      <w:tblPr>
        <w:tblStyle w:val="a7"/>
        <w:tblW w:w="0" w:type="auto"/>
        <w:tblLook w:val="04A0" w:firstRow="1" w:lastRow="0" w:firstColumn="1" w:lastColumn="0" w:noHBand="0" w:noVBand="1"/>
      </w:tblPr>
      <w:tblGrid>
        <w:gridCol w:w="2659"/>
        <w:gridCol w:w="3370"/>
        <w:gridCol w:w="3541"/>
      </w:tblGrid>
      <w:tr w:rsidR="00C005CE" w14:paraId="3953BEF4" w14:textId="77777777" w:rsidTr="001D0680">
        <w:tc>
          <w:tcPr>
            <w:tcW w:w="2660" w:type="dxa"/>
          </w:tcPr>
          <w:p w14:paraId="71182622" w14:textId="77777777" w:rsidR="00C005CE" w:rsidRPr="00C17BD9" w:rsidRDefault="00C005CE" w:rsidP="001D0680">
            <w:r>
              <w:t>Метод</w:t>
            </w:r>
          </w:p>
        </w:tc>
        <w:tc>
          <w:tcPr>
            <w:tcW w:w="3370" w:type="dxa"/>
          </w:tcPr>
          <w:p w14:paraId="467BDF36" w14:textId="77777777" w:rsidR="00C005CE" w:rsidRDefault="00C005CE" w:rsidP="001D0680">
            <w:r>
              <w:t>Параметр</w:t>
            </w:r>
          </w:p>
        </w:tc>
        <w:tc>
          <w:tcPr>
            <w:tcW w:w="3541" w:type="dxa"/>
          </w:tcPr>
          <w:p w14:paraId="192EF402" w14:textId="77777777" w:rsidR="00C005CE" w:rsidRDefault="00C005CE" w:rsidP="001D0680">
            <w:r>
              <w:t>Описание</w:t>
            </w:r>
          </w:p>
        </w:tc>
      </w:tr>
      <w:tr w:rsidR="00C005CE" w14:paraId="537A9FE2" w14:textId="77777777" w:rsidTr="001D0680">
        <w:tc>
          <w:tcPr>
            <w:tcW w:w="2660" w:type="dxa"/>
          </w:tcPr>
          <w:p w14:paraId="5CD16264" w14:textId="77777777" w:rsidR="00C005CE" w:rsidRPr="00FA16BC" w:rsidRDefault="00C005CE" w:rsidP="001D0680">
            <w:r>
              <w:rPr>
                <w:lang w:val="en-US"/>
              </w:rPr>
              <w:t>generate</w:t>
            </w:r>
          </w:p>
        </w:tc>
        <w:tc>
          <w:tcPr>
            <w:tcW w:w="3370" w:type="dxa"/>
          </w:tcPr>
          <w:p w14:paraId="67B888AB" w14:textId="77777777" w:rsidR="00C005CE" w:rsidRPr="00570DAE" w:rsidRDefault="00C005CE" w:rsidP="001D0680">
            <w:r>
              <w:t>Имя шаблона отчета, формат отчета, параметры отчета</w:t>
            </w:r>
          </w:p>
        </w:tc>
        <w:tc>
          <w:tcPr>
            <w:tcW w:w="3541" w:type="dxa"/>
          </w:tcPr>
          <w:p w14:paraId="2D5FE901" w14:textId="77777777" w:rsidR="00C005CE" w:rsidRPr="00F979BA" w:rsidRDefault="00C005CE" w:rsidP="001D0680">
            <w:r>
              <w:t xml:space="preserve">Производится онлайн формирование отчета. Результатом работы функции является экземпляр класса </w:t>
            </w:r>
            <w:r>
              <w:rPr>
                <w:lang w:val="en-US"/>
              </w:rPr>
              <w:t>ReportResult</w:t>
            </w:r>
            <w:r>
              <w:t>.</w:t>
            </w:r>
          </w:p>
        </w:tc>
      </w:tr>
      <w:tr w:rsidR="00C005CE" w14:paraId="69D15EF3" w14:textId="77777777" w:rsidTr="001D0680">
        <w:tc>
          <w:tcPr>
            <w:tcW w:w="2660" w:type="dxa"/>
          </w:tcPr>
          <w:p w14:paraId="225476BF" w14:textId="77777777" w:rsidR="00C005CE" w:rsidRPr="00FA4407" w:rsidRDefault="00C005CE" w:rsidP="001D0680">
            <w:pPr>
              <w:rPr>
                <w:lang w:val="en-US"/>
              </w:rPr>
            </w:pPr>
            <w:r>
              <w:rPr>
                <w:lang w:val="en-US"/>
              </w:rPr>
              <w:t>generateAsync</w:t>
            </w:r>
          </w:p>
        </w:tc>
        <w:tc>
          <w:tcPr>
            <w:tcW w:w="3370" w:type="dxa"/>
          </w:tcPr>
          <w:p w14:paraId="1D5C4878" w14:textId="77777777" w:rsidR="00C005CE" w:rsidRPr="00570DAE" w:rsidRDefault="00C005CE" w:rsidP="001D0680">
            <w:r>
              <w:t>Имя шаблона отчета, формат отчета, параметры отчета, права на сформированный отчет.</w:t>
            </w:r>
          </w:p>
        </w:tc>
        <w:tc>
          <w:tcPr>
            <w:tcW w:w="3541" w:type="dxa"/>
          </w:tcPr>
          <w:p w14:paraId="7854D737" w14:textId="77777777" w:rsidR="00C005CE" w:rsidRPr="00F979BA" w:rsidRDefault="00C005CE" w:rsidP="001D0680">
            <w:r>
              <w:t xml:space="preserve">Офлайн (асинхронное) </w:t>
            </w:r>
            <w:r w:rsidRPr="00FA4407">
              <w:t>формирование отчета</w:t>
            </w:r>
            <w:r>
              <w:t xml:space="preserve">. Функция возвращает управление немедленно. Затем в асинхронном режиме формирует отчет и отправляет результат в подсистему уведомлений (подсистема уведомлений выходит за рамки данного документа. В простейшем случае подсистема уведомлений отправляет </w:t>
            </w:r>
            <w:r>
              <w:rPr>
                <w:lang w:val="en-US"/>
              </w:rPr>
              <w:t>email</w:t>
            </w:r>
            <w:r w:rsidRPr="00FA4407">
              <w:t xml:space="preserve"> </w:t>
            </w:r>
            <w:r>
              <w:t xml:space="preserve">с отчетом пользователю запустившем формирование задания) Асинхронный вызов </w:t>
            </w:r>
            <w:r>
              <w:lastRenderedPageBreak/>
              <w:t xml:space="preserve">должен поддерживать механизм отслеживания статуса формирования отчета, для формирования </w:t>
            </w:r>
            <w:r>
              <w:rPr>
                <w:lang w:val="en-US"/>
              </w:rPr>
              <w:t>progressBar</w:t>
            </w:r>
            <w:r w:rsidRPr="00F979BA">
              <w:t xml:space="preserve"> </w:t>
            </w:r>
            <w:r>
              <w:t>на клиентских местах.</w:t>
            </w:r>
          </w:p>
        </w:tc>
      </w:tr>
    </w:tbl>
    <w:p w14:paraId="203487CA" w14:textId="77777777" w:rsidR="00860514" w:rsidRDefault="00860514" w:rsidP="001D0680"/>
    <w:p w14:paraId="1A4A1F5C" w14:textId="77777777" w:rsidR="00C005CE" w:rsidRDefault="00C005CE" w:rsidP="001D0680">
      <w:pPr>
        <w:rPr>
          <w:lang w:val="en-US"/>
        </w:rPr>
      </w:pPr>
      <w:r>
        <w:t xml:space="preserve">Интерфейс </w:t>
      </w:r>
      <w:r>
        <w:rPr>
          <w:lang w:val="en-US"/>
        </w:rPr>
        <w:t>ReportServiceAdmin</w:t>
      </w:r>
    </w:p>
    <w:tbl>
      <w:tblPr>
        <w:tblStyle w:val="a7"/>
        <w:tblW w:w="0" w:type="auto"/>
        <w:tblLook w:val="04A0" w:firstRow="1" w:lastRow="0" w:firstColumn="1" w:lastColumn="0" w:noHBand="0" w:noVBand="1"/>
      </w:tblPr>
      <w:tblGrid>
        <w:gridCol w:w="2659"/>
        <w:gridCol w:w="3370"/>
        <w:gridCol w:w="3541"/>
      </w:tblGrid>
      <w:tr w:rsidR="00C005CE" w14:paraId="6863B9BA" w14:textId="77777777" w:rsidTr="001D0680">
        <w:tc>
          <w:tcPr>
            <w:tcW w:w="2660" w:type="dxa"/>
          </w:tcPr>
          <w:p w14:paraId="28A1D122" w14:textId="77777777" w:rsidR="00C005CE" w:rsidRPr="00C17BD9" w:rsidRDefault="00C005CE" w:rsidP="001D0680">
            <w:r>
              <w:t>Метод</w:t>
            </w:r>
          </w:p>
        </w:tc>
        <w:tc>
          <w:tcPr>
            <w:tcW w:w="3370" w:type="dxa"/>
          </w:tcPr>
          <w:p w14:paraId="62E0CE7B" w14:textId="77777777" w:rsidR="00C005CE" w:rsidRDefault="00C005CE" w:rsidP="001D0680">
            <w:r>
              <w:t>Параметр</w:t>
            </w:r>
          </w:p>
        </w:tc>
        <w:tc>
          <w:tcPr>
            <w:tcW w:w="3541" w:type="dxa"/>
          </w:tcPr>
          <w:p w14:paraId="655E294F" w14:textId="77777777" w:rsidR="00C005CE" w:rsidRDefault="00C005CE" w:rsidP="001D0680">
            <w:r>
              <w:t>Описание</w:t>
            </w:r>
          </w:p>
        </w:tc>
      </w:tr>
      <w:tr w:rsidR="00C005CE" w:rsidRPr="00FA4407" w14:paraId="52824196" w14:textId="77777777" w:rsidTr="001D0680">
        <w:tc>
          <w:tcPr>
            <w:tcW w:w="2660" w:type="dxa"/>
          </w:tcPr>
          <w:p w14:paraId="54D90257" w14:textId="77777777" w:rsidR="00C005CE" w:rsidRPr="00FA16BC" w:rsidRDefault="00C005CE" w:rsidP="001D0680">
            <w:r>
              <w:rPr>
                <w:lang w:val="en-US"/>
              </w:rPr>
              <w:t>deploy</w:t>
            </w:r>
          </w:p>
        </w:tc>
        <w:tc>
          <w:tcPr>
            <w:tcW w:w="3370" w:type="dxa"/>
          </w:tcPr>
          <w:p w14:paraId="243BA16B" w14:textId="77777777" w:rsidR="00C005CE" w:rsidRDefault="00C005CE" w:rsidP="001D0680">
            <w:r>
              <w:t xml:space="preserve">Передается структура описывающая шаблон отчета. В ту структуру входят имя отчета, все шаблоны отчетов в формате </w:t>
            </w:r>
            <w:r>
              <w:rPr>
                <w:lang w:val="en-US"/>
              </w:rPr>
              <w:t>jrxml</w:t>
            </w:r>
            <w:r w:rsidRPr="00C31003">
              <w:t xml:space="preserve"> </w:t>
            </w:r>
            <w:r>
              <w:t xml:space="preserve">и </w:t>
            </w:r>
            <w:r w:rsidRPr="00C31003">
              <w:t>xml файл с метоинформацией отчета</w:t>
            </w:r>
            <w:r>
              <w:t>, файл класса скриптлета, файл класса источника данных</w:t>
            </w:r>
            <w:r w:rsidRPr="00C31003">
              <w:t>.</w:t>
            </w:r>
          </w:p>
        </w:tc>
        <w:tc>
          <w:tcPr>
            <w:tcW w:w="3541" w:type="dxa"/>
          </w:tcPr>
          <w:p w14:paraId="1EAC493C" w14:textId="77777777" w:rsidR="00C005CE" w:rsidRPr="00FA4407" w:rsidRDefault="00C005CE" w:rsidP="001D0680">
            <w:r>
              <w:t xml:space="preserve">При вызове метода происходит компиляция шаблонов и классов скриптлета и источника данных, и формирование или обновление доменного объекта </w:t>
            </w:r>
            <w:r>
              <w:rPr>
                <w:lang w:val="en-US"/>
              </w:rPr>
              <w:t>report</w:t>
            </w:r>
            <w:r w:rsidRPr="00FA4407">
              <w:t>_</w:t>
            </w:r>
            <w:r>
              <w:rPr>
                <w:lang w:val="en-US"/>
              </w:rPr>
              <w:t>template</w:t>
            </w:r>
            <w:r>
              <w:t>.</w:t>
            </w:r>
            <w:r w:rsidRPr="00FA4407">
              <w:t xml:space="preserve"> </w:t>
            </w:r>
            <w:r>
              <w:t xml:space="preserve">В случае неудачи компиляции происходит формирование </w:t>
            </w:r>
            <w:r>
              <w:rPr>
                <w:lang w:val="en-US"/>
              </w:rPr>
              <w:t>Exception</w:t>
            </w:r>
            <w:r>
              <w:t>.</w:t>
            </w:r>
          </w:p>
        </w:tc>
      </w:tr>
      <w:tr w:rsidR="00C005CE" w:rsidRPr="00FA16BC" w14:paraId="4517D091" w14:textId="77777777" w:rsidTr="001D0680">
        <w:tc>
          <w:tcPr>
            <w:tcW w:w="2660" w:type="dxa"/>
          </w:tcPr>
          <w:p w14:paraId="6A1AF992" w14:textId="77777777" w:rsidR="00C005CE" w:rsidRPr="00FA16BC" w:rsidRDefault="00C005CE" w:rsidP="001D0680">
            <w:r w:rsidRPr="00FA16BC">
              <w:t>undeploy</w:t>
            </w:r>
          </w:p>
        </w:tc>
        <w:tc>
          <w:tcPr>
            <w:tcW w:w="3370" w:type="dxa"/>
          </w:tcPr>
          <w:p w14:paraId="27E54D54" w14:textId="77777777" w:rsidR="00C005CE" w:rsidRPr="00FA16BC" w:rsidRDefault="00C005CE" w:rsidP="001D0680">
            <w:r>
              <w:t>Имя отчета</w:t>
            </w:r>
          </w:p>
        </w:tc>
        <w:tc>
          <w:tcPr>
            <w:tcW w:w="3541" w:type="dxa"/>
          </w:tcPr>
          <w:p w14:paraId="22D44996" w14:textId="77777777" w:rsidR="00C005CE" w:rsidRPr="00FA16BC" w:rsidRDefault="00C005CE" w:rsidP="001D0680">
            <w:r>
              <w:t xml:space="preserve">Удаляется информация о шаблоне отчета. Удаляется соответствующий </w:t>
            </w:r>
            <w:r>
              <w:rPr>
                <w:lang w:val="en-US"/>
              </w:rPr>
              <w:t>report</w:t>
            </w:r>
            <w:r w:rsidRPr="00FA16BC">
              <w:t>_</w:t>
            </w:r>
            <w:r>
              <w:rPr>
                <w:lang w:val="en-US"/>
              </w:rPr>
              <w:t>template</w:t>
            </w:r>
            <w:r w:rsidRPr="00FA16BC">
              <w:t xml:space="preserve"> </w:t>
            </w:r>
            <w:r>
              <w:t>и прикрепленные к нему вложения.</w:t>
            </w:r>
          </w:p>
        </w:tc>
      </w:tr>
    </w:tbl>
    <w:p w14:paraId="3DA912AF" w14:textId="77777777" w:rsidR="00C005CE" w:rsidRPr="00FA54E7" w:rsidRDefault="00C005CE" w:rsidP="001D0680"/>
    <w:p w14:paraId="1A3E8C68" w14:textId="77777777" w:rsidR="00C005CE" w:rsidRDefault="00C005CE" w:rsidP="001D0680">
      <w:r>
        <w:rPr>
          <w:lang w:val="en-US"/>
        </w:rPr>
        <w:t xml:space="preserve">XML </w:t>
      </w:r>
      <w:r>
        <w:t>файл метаинформации.</w:t>
      </w:r>
    </w:p>
    <w:tbl>
      <w:tblPr>
        <w:tblStyle w:val="a7"/>
        <w:tblW w:w="0" w:type="auto"/>
        <w:tblLook w:val="04A0" w:firstRow="1" w:lastRow="0" w:firstColumn="1" w:lastColumn="0" w:noHBand="0" w:noVBand="1"/>
      </w:tblPr>
      <w:tblGrid>
        <w:gridCol w:w="2605"/>
        <w:gridCol w:w="1931"/>
        <w:gridCol w:w="5034"/>
      </w:tblGrid>
      <w:tr w:rsidR="00C005CE" w:rsidRPr="003B0216" w14:paraId="306F3F38" w14:textId="77777777" w:rsidTr="001D0680">
        <w:tc>
          <w:tcPr>
            <w:tcW w:w="2579" w:type="dxa"/>
          </w:tcPr>
          <w:p w14:paraId="6C9D3A89" w14:textId="77777777" w:rsidR="00C005CE" w:rsidRPr="003B0216" w:rsidRDefault="00C005CE" w:rsidP="001D0680">
            <w:pPr>
              <w:jc w:val="center"/>
              <w:rPr>
                <w:b/>
              </w:rPr>
            </w:pPr>
            <w:r w:rsidRPr="003B0216">
              <w:rPr>
                <w:b/>
                <w:lang w:val="en-US"/>
              </w:rPr>
              <w:t xml:space="preserve">XML </w:t>
            </w:r>
            <w:r w:rsidRPr="003B0216">
              <w:rPr>
                <w:b/>
              </w:rPr>
              <w:t>элемент</w:t>
            </w:r>
          </w:p>
        </w:tc>
        <w:tc>
          <w:tcPr>
            <w:tcW w:w="1937" w:type="dxa"/>
          </w:tcPr>
          <w:p w14:paraId="66DB81EB" w14:textId="77777777" w:rsidR="00C005CE" w:rsidRPr="003B0216" w:rsidRDefault="00C005CE" w:rsidP="001D0680">
            <w:pPr>
              <w:jc w:val="center"/>
              <w:rPr>
                <w:b/>
              </w:rPr>
            </w:pPr>
            <w:r w:rsidRPr="003B0216">
              <w:rPr>
                <w:b/>
              </w:rPr>
              <w:t>Тип</w:t>
            </w:r>
          </w:p>
        </w:tc>
        <w:tc>
          <w:tcPr>
            <w:tcW w:w="5055" w:type="dxa"/>
          </w:tcPr>
          <w:p w14:paraId="0E1400CC" w14:textId="77777777" w:rsidR="00C005CE" w:rsidRPr="003B0216" w:rsidRDefault="00C005CE" w:rsidP="001D0680">
            <w:pPr>
              <w:jc w:val="center"/>
              <w:rPr>
                <w:b/>
              </w:rPr>
            </w:pPr>
            <w:r w:rsidRPr="003B0216">
              <w:rPr>
                <w:b/>
              </w:rPr>
              <w:t>Описание</w:t>
            </w:r>
          </w:p>
        </w:tc>
      </w:tr>
      <w:tr w:rsidR="00C005CE" w14:paraId="4A83F5CB" w14:textId="77777777" w:rsidTr="001D0680">
        <w:tc>
          <w:tcPr>
            <w:tcW w:w="2579" w:type="dxa"/>
          </w:tcPr>
          <w:p w14:paraId="36D90828" w14:textId="77777777" w:rsidR="00C005CE" w:rsidRPr="00D010AC" w:rsidRDefault="00C005CE" w:rsidP="001D0680">
            <w:pPr>
              <w:rPr>
                <w:lang w:val="en-US"/>
              </w:rPr>
            </w:pPr>
            <w:r>
              <w:rPr>
                <w:lang w:val="en-US"/>
              </w:rPr>
              <w:t>Template</w:t>
            </w:r>
          </w:p>
        </w:tc>
        <w:tc>
          <w:tcPr>
            <w:tcW w:w="1937" w:type="dxa"/>
          </w:tcPr>
          <w:p w14:paraId="3F1AC4F1" w14:textId="77777777" w:rsidR="00C005CE" w:rsidRPr="00D010AC" w:rsidRDefault="00C005CE" w:rsidP="001D0680">
            <w:r>
              <w:t>тэг</w:t>
            </w:r>
          </w:p>
        </w:tc>
        <w:tc>
          <w:tcPr>
            <w:tcW w:w="5055" w:type="dxa"/>
          </w:tcPr>
          <w:p w14:paraId="0102264D" w14:textId="77777777" w:rsidR="00C005CE" w:rsidRDefault="00C005CE" w:rsidP="001D0680">
            <w:r>
              <w:t>Описание шаблона отчета</w:t>
            </w:r>
          </w:p>
        </w:tc>
      </w:tr>
      <w:tr w:rsidR="00C005CE" w14:paraId="731F1437" w14:textId="77777777" w:rsidTr="001D0680">
        <w:tc>
          <w:tcPr>
            <w:tcW w:w="2579" w:type="dxa"/>
          </w:tcPr>
          <w:p w14:paraId="437951D3" w14:textId="77777777" w:rsidR="00C005CE" w:rsidRPr="00D010AC" w:rsidRDefault="00C005CE" w:rsidP="001D0680">
            <w:pPr>
              <w:ind w:left="708"/>
              <w:rPr>
                <w:lang w:val="en-US"/>
              </w:rPr>
            </w:pPr>
            <w:r>
              <w:rPr>
                <w:lang w:val="en-US"/>
              </w:rPr>
              <w:t>name</w:t>
            </w:r>
          </w:p>
        </w:tc>
        <w:tc>
          <w:tcPr>
            <w:tcW w:w="1937" w:type="dxa"/>
          </w:tcPr>
          <w:p w14:paraId="2044F23B" w14:textId="77777777" w:rsidR="00C005CE" w:rsidRPr="00D010AC" w:rsidRDefault="00C005CE" w:rsidP="001D0680">
            <w:r>
              <w:t>атрибут</w:t>
            </w:r>
          </w:p>
        </w:tc>
        <w:tc>
          <w:tcPr>
            <w:tcW w:w="5055" w:type="dxa"/>
          </w:tcPr>
          <w:p w14:paraId="100D8E77" w14:textId="77777777" w:rsidR="00C005CE" w:rsidRDefault="00C005CE" w:rsidP="001D0680">
            <w:r>
              <w:t>Имя шаблона</w:t>
            </w:r>
          </w:p>
        </w:tc>
      </w:tr>
      <w:tr w:rsidR="00C005CE" w14:paraId="07CE3F98" w14:textId="77777777" w:rsidTr="001D0680">
        <w:tc>
          <w:tcPr>
            <w:tcW w:w="2579" w:type="dxa"/>
          </w:tcPr>
          <w:p w14:paraId="0A576989" w14:textId="77777777" w:rsidR="00C005CE" w:rsidRDefault="00C005CE" w:rsidP="001D0680">
            <w:pPr>
              <w:ind w:left="708"/>
            </w:pPr>
            <w:r w:rsidRPr="00D010AC">
              <w:rPr>
                <w:lang w:val="en-US"/>
              </w:rPr>
              <w:t>description</w:t>
            </w:r>
          </w:p>
        </w:tc>
        <w:tc>
          <w:tcPr>
            <w:tcW w:w="1937" w:type="dxa"/>
          </w:tcPr>
          <w:p w14:paraId="56786171" w14:textId="77777777" w:rsidR="00C005CE" w:rsidRDefault="00C005CE" w:rsidP="001D0680">
            <w:r>
              <w:t>атрибут</w:t>
            </w:r>
          </w:p>
        </w:tc>
        <w:tc>
          <w:tcPr>
            <w:tcW w:w="5055" w:type="dxa"/>
          </w:tcPr>
          <w:p w14:paraId="633F207D" w14:textId="77777777" w:rsidR="00C005CE" w:rsidRDefault="00C005CE" w:rsidP="001D0680">
            <w:r>
              <w:t>Описание отчета</w:t>
            </w:r>
          </w:p>
        </w:tc>
      </w:tr>
      <w:tr w:rsidR="00C005CE" w14:paraId="51CEA0DE" w14:textId="77777777" w:rsidTr="001D0680">
        <w:tc>
          <w:tcPr>
            <w:tcW w:w="2579" w:type="dxa"/>
          </w:tcPr>
          <w:p w14:paraId="0E6A5814" w14:textId="77777777" w:rsidR="00C005CE" w:rsidRDefault="00C005CE" w:rsidP="001D0680">
            <w:pPr>
              <w:ind w:left="708"/>
            </w:pPr>
            <w:r>
              <w:rPr>
                <w:lang w:val="en-US"/>
              </w:rPr>
              <w:t>mainT</w:t>
            </w:r>
            <w:r w:rsidRPr="00D010AC">
              <w:rPr>
                <w:lang w:val="en-US"/>
              </w:rPr>
              <w:t>emplate</w:t>
            </w:r>
          </w:p>
        </w:tc>
        <w:tc>
          <w:tcPr>
            <w:tcW w:w="1937" w:type="dxa"/>
          </w:tcPr>
          <w:p w14:paraId="20C1B10A" w14:textId="77777777" w:rsidR="00C005CE" w:rsidRDefault="00C005CE" w:rsidP="001D0680">
            <w:r>
              <w:t>атрибут</w:t>
            </w:r>
          </w:p>
        </w:tc>
        <w:tc>
          <w:tcPr>
            <w:tcW w:w="5055" w:type="dxa"/>
          </w:tcPr>
          <w:p w14:paraId="41B181D5" w14:textId="77777777" w:rsidR="00C005CE" w:rsidRDefault="00C005CE" w:rsidP="001D0680">
            <w:r>
              <w:t>Имя файла основного шаблона отчета без расширения</w:t>
            </w:r>
          </w:p>
        </w:tc>
      </w:tr>
      <w:tr w:rsidR="00C005CE" w14:paraId="38FF01B9" w14:textId="77777777" w:rsidTr="001D0680">
        <w:tc>
          <w:tcPr>
            <w:tcW w:w="2579" w:type="dxa"/>
          </w:tcPr>
          <w:p w14:paraId="7EFE5257" w14:textId="77777777" w:rsidR="00C005CE" w:rsidRDefault="00C005CE" w:rsidP="001D0680">
            <w:pPr>
              <w:ind w:left="708"/>
            </w:pPr>
            <w:r w:rsidRPr="00D010AC">
              <w:rPr>
                <w:lang w:val="en-US"/>
              </w:rPr>
              <w:t>dataSourceClass</w:t>
            </w:r>
          </w:p>
        </w:tc>
        <w:tc>
          <w:tcPr>
            <w:tcW w:w="1937" w:type="dxa"/>
          </w:tcPr>
          <w:p w14:paraId="7DA9D0CF" w14:textId="77777777" w:rsidR="00C005CE" w:rsidRDefault="00C005CE" w:rsidP="001D0680">
            <w:r>
              <w:t>Атрибут</w:t>
            </w:r>
          </w:p>
        </w:tc>
        <w:tc>
          <w:tcPr>
            <w:tcW w:w="5055" w:type="dxa"/>
          </w:tcPr>
          <w:p w14:paraId="76BC831E" w14:textId="77777777" w:rsidR="00C005CE" w:rsidRDefault="00C005CE" w:rsidP="001D0680">
            <w:r>
              <w:t>Имя класса источника данных (не обязательный)</w:t>
            </w:r>
          </w:p>
        </w:tc>
      </w:tr>
      <w:tr w:rsidR="00C005CE" w14:paraId="03214BC4" w14:textId="77777777" w:rsidTr="001D0680">
        <w:tc>
          <w:tcPr>
            <w:tcW w:w="2579" w:type="dxa"/>
          </w:tcPr>
          <w:p w14:paraId="29F1D85F" w14:textId="77777777" w:rsidR="00C005CE" w:rsidRPr="00D010AC" w:rsidRDefault="00C005CE" w:rsidP="001D0680">
            <w:pPr>
              <w:ind w:left="708"/>
              <w:rPr>
                <w:lang w:val="en-US"/>
              </w:rPr>
            </w:pPr>
            <w:r>
              <w:rPr>
                <w:lang w:val="en-US"/>
              </w:rPr>
              <w:t>form</w:t>
            </w:r>
          </w:p>
        </w:tc>
        <w:tc>
          <w:tcPr>
            <w:tcW w:w="1937" w:type="dxa"/>
          </w:tcPr>
          <w:p w14:paraId="3E0676E6" w14:textId="77777777" w:rsidR="00C005CE" w:rsidRDefault="00C005CE" w:rsidP="001D0680">
            <w:r>
              <w:t>атрибут</w:t>
            </w:r>
          </w:p>
        </w:tc>
        <w:tc>
          <w:tcPr>
            <w:tcW w:w="5055" w:type="dxa"/>
          </w:tcPr>
          <w:p w14:paraId="190C2CD9" w14:textId="77777777" w:rsidR="00C005CE" w:rsidRPr="0080377C" w:rsidRDefault="00C005CE" w:rsidP="001D0680">
            <w:r w:rsidRPr="0080377C">
              <w:rPr>
                <w:lang w:val="en-US"/>
              </w:rPr>
              <w:t>Имя конфигурации формы</w:t>
            </w:r>
          </w:p>
        </w:tc>
      </w:tr>
      <w:tr w:rsidR="00C005CE" w14:paraId="41F596FD" w14:textId="77777777" w:rsidTr="001D0680">
        <w:tc>
          <w:tcPr>
            <w:tcW w:w="2579" w:type="dxa"/>
          </w:tcPr>
          <w:p w14:paraId="2F6443E5" w14:textId="77777777" w:rsidR="00C005CE" w:rsidRPr="004206B7" w:rsidRDefault="00C005CE" w:rsidP="001D0680">
            <w:pPr>
              <w:ind w:left="708"/>
              <w:rPr>
                <w:lang w:val="en-US"/>
              </w:rPr>
            </w:pPr>
            <w:r w:rsidRPr="00D010AC">
              <w:t>Parametr</w:t>
            </w:r>
            <w:r>
              <w:rPr>
                <w:lang w:val="en-US"/>
              </w:rPr>
              <w:t>s</w:t>
            </w:r>
          </w:p>
        </w:tc>
        <w:tc>
          <w:tcPr>
            <w:tcW w:w="1937" w:type="dxa"/>
          </w:tcPr>
          <w:p w14:paraId="348D69AF" w14:textId="77777777" w:rsidR="00C005CE" w:rsidRPr="00D010AC" w:rsidRDefault="00C005CE" w:rsidP="001D0680">
            <w:r>
              <w:t>Тэг</w:t>
            </w:r>
          </w:p>
        </w:tc>
        <w:tc>
          <w:tcPr>
            <w:tcW w:w="5055" w:type="dxa"/>
          </w:tcPr>
          <w:p w14:paraId="301C1F9D" w14:textId="77777777" w:rsidR="00C005CE" w:rsidRDefault="00C005CE" w:rsidP="001D0680">
            <w:r>
              <w:t>Паракметры отчета</w:t>
            </w:r>
          </w:p>
        </w:tc>
      </w:tr>
      <w:tr w:rsidR="00C005CE" w:rsidRPr="004206B7" w14:paraId="46BD851B" w14:textId="77777777" w:rsidTr="001D0680">
        <w:tc>
          <w:tcPr>
            <w:tcW w:w="2579" w:type="dxa"/>
          </w:tcPr>
          <w:p w14:paraId="05AE304B" w14:textId="77777777" w:rsidR="00C005CE" w:rsidRPr="004206B7" w:rsidRDefault="00C005CE" w:rsidP="001D0680">
            <w:pPr>
              <w:ind w:left="1416"/>
              <w:rPr>
                <w:lang w:val="en-US"/>
              </w:rPr>
            </w:pPr>
            <w:r>
              <w:rPr>
                <w:lang w:val="en-US"/>
              </w:rPr>
              <w:t>Parameter</w:t>
            </w:r>
          </w:p>
        </w:tc>
        <w:tc>
          <w:tcPr>
            <w:tcW w:w="1937" w:type="dxa"/>
          </w:tcPr>
          <w:p w14:paraId="067F728F" w14:textId="77777777" w:rsidR="00C005CE" w:rsidRPr="004206B7" w:rsidRDefault="00C005CE" w:rsidP="001D0680">
            <w:r>
              <w:t>Тэг</w:t>
            </w:r>
          </w:p>
        </w:tc>
        <w:tc>
          <w:tcPr>
            <w:tcW w:w="5055" w:type="dxa"/>
          </w:tcPr>
          <w:p w14:paraId="625A8C19" w14:textId="77777777" w:rsidR="00C005CE" w:rsidRPr="004206B7" w:rsidRDefault="00C005CE" w:rsidP="001D0680">
            <w:r>
              <w:t>В данном документе указан условно. Может</w:t>
            </w:r>
            <w:r w:rsidRPr="004206B7">
              <w:t xml:space="preserve"> </w:t>
            </w:r>
            <w:r>
              <w:t>быть</w:t>
            </w:r>
            <w:r w:rsidRPr="004206B7">
              <w:t xml:space="preserve"> </w:t>
            </w:r>
            <w:r>
              <w:rPr>
                <w:lang w:val="en-US"/>
              </w:rPr>
              <w:t>StringParameter</w:t>
            </w:r>
            <w:r w:rsidRPr="004206B7">
              <w:t xml:space="preserve">, </w:t>
            </w:r>
            <w:r>
              <w:rPr>
                <w:lang w:val="en-US"/>
              </w:rPr>
              <w:t>NumberParameter</w:t>
            </w:r>
            <w:r w:rsidRPr="004206B7">
              <w:t xml:space="preserve">, </w:t>
            </w:r>
            <w:r w:rsidRPr="004206B7">
              <w:rPr>
                <w:lang w:val="en-US"/>
              </w:rPr>
              <w:t>DateParameter</w:t>
            </w:r>
            <w:r w:rsidRPr="004206B7">
              <w:t xml:space="preserve">, </w:t>
            </w:r>
            <w:r w:rsidRPr="004206B7">
              <w:rPr>
                <w:lang w:val="en-US"/>
              </w:rPr>
              <w:t>IntervalParameter</w:t>
            </w:r>
            <w:r>
              <w:t xml:space="preserve">, </w:t>
            </w:r>
            <w:r>
              <w:rPr>
                <w:lang w:val="en-US"/>
              </w:rPr>
              <w:t>ListParameter</w:t>
            </w:r>
            <w:r w:rsidRPr="004206B7">
              <w:t xml:space="preserve"> </w:t>
            </w:r>
            <w:r>
              <w:t>и</w:t>
            </w:r>
            <w:r w:rsidRPr="004206B7">
              <w:t xml:space="preserve"> </w:t>
            </w:r>
            <w:r>
              <w:t>т</w:t>
            </w:r>
            <w:r w:rsidRPr="004206B7">
              <w:t>.</w:t>
            </w:r>
            <w:r>
              <w:t>д</w:t>
            </w:r>
            <w:r w:rsidRPr="004206B7">
              <w:t xml:space="preserve">. </w:t>
            </w:r>
            <w:r>
              <w:t>Содержит одинаковые для всех параметров атрибуты так и специфичные для параметра определенного типа (например источник записей для списка)</w:t>
            </w:r>
          </w:p>
        </w:tc>
      </w:tr>
      <w:tr w:rsidR="00C005CE" w:rsidRPr="00D010AC" w14:paraId="66444EF1" w14:textId="77777777" w:rsidTr="001D0680">
        <w:tc>
          <w:tcPr>
            <w:tcW w:w="2579" w:type="dxa"/>
          </w:tcPr>
          <w:p w14:paraId="6FA83778" w14:textId="77777777" w:rsidR="00C005CE" w:rsidRPr="004206B7" w:rsidRDefault="00C005CE" w:rsidP="001D0680">
            <w:pPr>
              <w:ind w:left="1416"/>
            </w:pPr>
            <w:r>
              <w:rPr>
                <w:lang w:val="en-US"/>
              </w:rPr>
              <w:t>name</w:t>
            </w:r>
          </w:p>
        </w:tc>
        <w:tc>
          <w:tcPr>
            <w:tcW w:w="1937" w:type="dxa"/>
          </w:tcPr>
          <w:p w14:paraId="2364EE8E" w14:textId="77777777" w:rsidR="00C005CE" w:rsidRPr="004206B7" w:rsidRDefault="00C005CE" w:rsidP="001D0680">
            <w:r>
              <w:t>Атрибут</w:t>
            </w:r>
          </w:p>
        </w:tc>
        <w:tc>
          <w:tcPr>
            <w:tcW w:w="5055" w:type="dxa"/>
          </w:tcPr>
          <w:p w14:paraId="72209014" w14:textId="77777777" w:rsidR="00C005CE" w:rsidRPr="00D010AC" w:rsidRDefault="00C005CE" w:rsidP="001D0680">
            <w:r>
              <w:t>Имя</w:t>
            </w:r>
            <w:r w:rsidRPr="004206B7">
              <w:t xml:space="preserve"> </w:t>
            </w:r>
            <w:r>
              <w:t>параметра</w:t>
            </w:r>
            <w:r w:rsidRPr="004206B7">
              <w:t xml:space="preserve">. </w:t>
            </w:r>
            <w:r>
              <w:t>Совпадает с именем</w:t>
            </w:r>
            <w:r w:rsidRPr="004206B7">
              <w:t xml:space="preserve"> </w:t>
            </w:r>
            <w:r>
              <w:t xml:space="preserve">параметра в шаблоне отчета именем </w:t>
            </w:r>
            <w:r>
              <w:lastRenderedPageBreak/>
              <w:t>источника данных для виджета на форме ввода параметров отчета.</w:t>
            </w:r>
          </w:p>
        </w:tc>
      </w:tr>
      <w:tr w:rsidR="00C005CE" w:rsidRPr="00466448" w14:paraId="56AC9415" w14:textId="77777777" w:rsidTr="001D0680">
        <w:tc>
          <w:tcPr>
            <w:tcW w:w="2579" w:type="dxa"/>
          </w:tcPr>
          <w:p w14:paraId="6595612B" w14:textId="77777777" w:rsidR="00C005CE" w:rsidRPr="004206B7" w:rsidRDefault="00C005CE" w:rsidP="001D0680">
            <w:pPr>
              <w:ind w:left="1416"/>
              <w:rPr>
                <w:lang w:val="en-US"/>
              </w:rPr>
            </w:pPr>
            <w:r>
              <w:rPr>
                <w:lang w:val="en-US"/>
              </w:rPr>
              <w:lastRenderedPageBreak/>
              <w:t>settings</w:t>
            </w:r>
          </w:p>
        </w:tc>
        <w:tc>
          <w:tcPr>
            <w:tcW w:w="1937" w:type="dxa"/>
          </w:tcPr>
          <w:p w14:paraId="2EBDA4DC" w14:textId="77777777" w:rsidR="00C005CE" w:rsidRPr="004206B7" w:rsidRDefault="00C005CE" w:rsidP="001D0680">
            <w:r>
              <w:t>Тэг</w:t>
            </w:r>
          </w:p>
        </w:tc>
        <w:tc>
          <w:tcPr>
            <w:tcW w:w="5055" w:type="dxa"/>
          </w:tcPr>
          <w:p w14:paraId="3C6A5786" w14:textId="77777777" w:rsidR="00C005CE" w:rsidRPr="00466448" w:rsidRDefault="00C005CE" w:rsidP="001D0680">
            <w:r>
              <w:t>Настройки</w:t>
            </w:r>
            <w:r w:rsidRPr="00466448">
              <w:t xml:space="preserve"> </w:t>
            </w:r>
            <w:r>
              <w:t>конкретного</w:t>
            </w:r>
            <w:r w:rsidRPr="00466448">
              <w:t xml:space="preserve"> </w:t>
            </w:r>
            <w:r>
              <w:t>элемента</w:t>
            </w:r>
            <w:r w:rsidRPr="00466448">
              <w:t xml:space="preserve">, </w:t>
            </w:r>
            <w:r>
              <w:t>з</w:t>
            </w:r>
            <w:r w:rsidRPr="00466448">
              <w:t xml:space="preserve">десь указан условно. </w:t>
            </w:r>
            <w:r>
              <w:t>Данный тэг зависит от виджета на форме ввода параметров отчета. Должен формировать правила заполнения виджета по умолчанию.</w:t>
            </w:r>
          </w:p>
        </w:tc>
      </w:tr>
    </w:tbl>
    <w:p w14:paraId="35B9D2C1" w14:textId="77777777" w:rsidR="00C005CE" w:rsidRDefault="00C005CE" w:rsidP="001D0680">
      <w:pPr>
        <w:rPr>
          <w:lang w:val="en-US"/>
        </w:rPr>
      </w:pPr>
    </w:p>
    <w:p w14:paraId="34D709E2" w14:textId="77777777" w:rsidR="00C005CE" w:rsidRDefault="00C005CE" w:rsidP="001D0680">
      <w:r>
        <w:t>Формат файла параметров отчета</w:t>
      </w:r>
    </w:p>
    <w:tbl>
      <w:tblPr>
        <w:tblStyle w:val="a7"/>
        <w:tblW w:w="0" w:type="auto"/>
        <w:tblLook w:val="04A0" w:firstRow="1" w:lastRow="0" w:firstColumn="1" w:lastColumn="0" w:noHBand="0" w:noVBand="1"/>
      </w:tblPr>
      <w:tblGrid>
        <w:gridCol w:w="2860"/>
        <w:gridCol w:w="1880"/>
        <w:gridCol w:w="4830"/>
      </w:tblGrid>
      <w:tr w:rsidR="00C005CE" w:rsidRPr="003B0216" w14:paraId="0AEF5C04" w14:textId="77777777" w:rsidTr="001D0680">
        <w:tc>
          <w:tcPr>
            <w:tcW w:w="2847" w:type="dxa"/>
          </w:tcPr>
          <w:p w14:paraId="38A2FFCA" w14:textId="77777777" w:rsidR="00C005CE" w:rsidRPr="003B0216" w:rsidRDefault="00C005CE" w:rsidP="001D0680">
            <w:pPr>
              <w:jc w:val="center"/>
              <w:rPr>
                <w:b/>
              </w:rPr>
            </w:pPr>
            <w:r w:rsidRPr="003B0216">
              <w:rPr>
                <w:b/>
                <w:lang w:val="en-US"/>
              </w:rPr>
              <w:t xml:space="preserve">XML </w:t>
            </w:r>
            <w:r w:rsidRPr="003B0216">
              <w:rPr>
                <w:b/>
              </w:rPr>
              <w:t>элемент</w:t>
            </w:r>
          </w:p>
        </w:tc>
        <w:tc>
          <w:tcPr>
            <w:tcW w:w="1883" w:type="dxa"/>
          </w:tcPr>
          <w:p w14:paraId="603BB64E" w14:textId="77777777" w:rsidR="00C005CE" w:rsidRPr="003B0216" w:rsidRDefault="00C005CE" w:rsidP="001D0680">
            <w:pPr>
              <w:jc w:val="center"/>
              <w:rPr>
                <w:b/>
              </w:rPr>
            </w:pPr>
            <w:r w:rsidRPr="003B0216">
              <w:rPr>
                <w:b/>
              </w:rPr>
              <w:t>Тип</w:t>
            </w:r>
          </w:p>
        </w:tc>
        <w:tc>
          <w:tcPr>
            <w:tcW w:w="4841" w:type="dxa"/>
          </w:tcPr>
          <w:p w14:paraId="6DCDCAF0" w14:textId="77777777" w:rsidR="00C005CE" w:rsidRPr="003B0216" w:rsidRDefault="00C005CE" w:rsidP="001D0680">
            <w:pPr>
              <w:jc w:val="center"/>
              <w:rPr>
                <w:b/>
              </w:rPr>
            </w:pPr>
            <w:r w:rsidRPr="003B0216">
              <w:rPr>
                <w:b/>
              </w:rPr>
              <w:t>Описание</w:t>
            </w:r>
          </w:p>
        </w:tc>
      </w:tr>
      <w:tr w:rsidR="00C005CE" w14:paraId="07C997AA" w14:textId="77777777" w:rsidTr="001D0680">
        <w:tc>
          <w:tcPr>
            <w:tcW w:w="2847" w:type="dxa"/>
          </w:tcPr>
          <w:p w14:paraId="1BA9BEA0" w14:textId="77777777" w:rsidR="00C005CE" w:rsidRPr="003B0216" w:rsidRDefault="00C005CE" w:rsidP="001D0680">
            <w:pPr>
              <w:rPr>
                <w:lang w:val="en-US"/>
              </w:rPr>
            </w:pPr>
            <w:r>
              <w:rPr>
                <w:lang w:val="en-US"/>
              </w:rPr>
              <w:t>ReportParam</w:t>
            </w:r>
          </w:p>
        </w:tc>
        <w:tc>
          <w:tcPr>
            <w:tcW w:w="1883" w:type="dxa"/>
          </w:tcPr>
          <w:p w14:paraId="5A02CA4E" w14:textId="77777777" w:rsidR="00C005CE" w:rsidRPr="00D010AC" w:rsidRDefault="00C005CE" w:rsidP="001D0680">
            <w:r>
              <w:t>тэг</w:t>
            </w:r>
          </w:p>
        </w:tc>
        <w:tc>
          <w:tcPr>
            <w:tcW w:w="4841" w:type="dxa"/>
          </w:tcPr>
          <w:p w14:paraId="3817E56F" w14:textId="77777777" w:rsidR="00C005CE" w:rsidRPr="003B0216" w:rsidRDefault="00C005CE" w:rsidP="001D0680">
            <w:r>
              <w:t>Тэг верхнего уровня</w:t>
            </w:r>
          </w:p>
        </w:tc>
      </w:tr>
      <w:tr w:rsidR="00C005CE" w14:paraId="5C952115" w14:textId="77777777" w:rsidTr="001D0680">
        <w:tc>
          <w:tcPr>
            <w:tcW w:w="2847" w:type="dxa"/>
          </w:tcPr>
          <w:p w14:paraId="5BCBFB0B" w14:textId="77777777" w:rsidR="00C005CE" w:rsidRPr="00DA0DFD" w:rsidRDefault="00C005CE" w:rsidP="001D0680">
            <w:pPr>
              <w:ind w:left="708"/>
              <w:rPr>
                <w:lang w:val="en-US"/>
              </w:rPr>
            </w:pPr>
            <w:r>
              <w:rPr>
                <w:lang w:val="en-US"/>
              </w:rPr>
              <w:t>Params</w:t>
            </w:r>
          </w:p>
        </w:tc>
        <w:tc>
          <w:tcPr>
            <w:tcW w:w="1883" w:type="dxa"/>
          </w:tcPr>
          <w:p w14:paraId="3B6ACE3B" w14:textId="77777777" w:rsidR="00C005CE" w:rsidRDefault="00C005CE" w:rsidP="001D0680">
            <w:r>
              <w:t>тэг</w:t>
            </w:r>
          </w:p>
        </w:tc>
        <w:tc>
          <w:tcPr>
            <w:tcW w:w="4841" w:type="dxa"/>
          </w:tcPr>
          <w:p w14:paraId="0B76833B" w14:textId="77777777" w:rsidR="00C005CE" w:rsidRPr="003B0216" w:rsidRDefault="00C005CE" w:rsidP="001D0680">
            <w:r>
              <w:t>Описание параметров отчета</w:t>
            </w:r>
          </w:p>
        </w:tc>
      </w:tr>
      <w:tr w:rsidR="00C005CE" w14:paraId="77707BDC" w14:textId="77777777" w:rsidTr="001D0680">
        <w:tc>
          <w:tcPr>
            <w:tcW w:w="2847" w:type="dxa"/>
          </w:tcPr>
          <w:p w14:paraId="60231ABD" w14:textId="77777777" w:rsidR="00C005CE" w:rsidRDefault="00C005CE" w:rsidP="001D0680">
            <w:pPr>
              <w:ind w:left="1416"/>
              <w:rPr>
                <w:lang w:val="en-US"/>
              </w:rPr>
            </w:pPr>
            <w:r>
              <w:rPr>
                <w:lang w:val="en-US"/>
              </w:rPr>
              <w:t>Param</w:t>
            </w:r>
          </w:p>
        </w:tc>
        <w:tc>
          <w:tcPr>
            <w:tcW w:w="1883" w:type="dxa"/>
          </w:tcPr>
          <w:p w14:paraId="3DC5A505" w14:textId="77777777" w:rsidR="00C005CE" w:rsidRDefault="00C005CE" w:rsidP="001D0680">
            <w:r>
              <w:t>Тэг</w:t>
            </w:r>
          </w:p>
        </w:tc>
        <w:tc>
          <w:tcPr>
            <w:tcW w:w="4841" w:type="dxa"/>
          </w:tcPr>
          <w:p w14:paraId="62587AEB" w14:textId="77777777" w:rsidR="00C005CE" w:rsidRDefault="00C005CE" w:rsidP="001D0680">
            <w:r>
              <w:t>Описание параметра отчета</w:t>
            </w:r>
          </w:p>
        </w:tc>
      </w:tr>
      <w:tr w:rsidR="00C005CE" w14:paraId="5FBB3A13" w14:textId="77777777" w:rsidTr="001D0680">
        <w:tc>
          <w:tcPr>
            <w:tcW w:w="2847" w:type="dxa"/>
          </w:tcPr>
          <w:p w14:paraId="314C95BE" w14:textId="77777777" w:rsidR="00C005CE" w:rsidRDefault="00C005CE" w:rsidP="001D0680">
            <w:pPr>
              <w:ind w:left="2124"/>
              <w:rPr>
                <w:lang w:val="en-US"/>
              </w:rPr>
            </w:pPr>
            <w:r w:rsidRPr="00DA0DFD">
              <w:rPr>
                <w:lang w:val="en-US"/>
              </w:rPr>
              <w:t>n</w:t>
            </w:r>
            <w:r>
              <w:rPr>
                <w:lang w:val="en-US"/>
              </w:rPr>
              <w:t>ame</w:t>
            </w:r>
          </w:p>
        </w:tc>
        <w:tc>
          <w:tcPr>
            <w:tcW w:w="1883" w:type="dxa"/>
          </w:tcPr>
          <w:p w14:paraId="62196660" w14:textId="77777777" w:rsidR="00C005CE" w:rsidRDefault="00C005CE" w:rsidP="001D0680">
            <w:r>
              <w:t>Атрибут</w:t>
            </w:r>
          </w:p>
        </w:tc>
        <w:tc>
          <w:tcPr>
            <w:tcW w:w="4841" w:type="dxa"/>
          </w:tcPr>
          <w:p w14:paraId="03794E3D" w14:textId="77777777" w:rsidR="00C005CE" w:rsidRDefault="00C005CE" w:rsidP="001D0680">
            <w:r>
              <w:t>Имя параметра</w:t>
            </w:r>
          </w:p>
        </w:tc>
      </w:tr>
      <w:tr w:rsidR="00C005CE" w14:paraId="31ACCD2D" w14:textId="77777777" w:rsidTr="001D0680">
        <w:tc>
          <w:tcPr>
            <w:tcW w:w="2847" w:type="dxa"/>
          </w:tcPr>
          <w:p w14:paraId="2CAFC26C" w14:textId="77777777" w:rsidR="00C005CE" w:rsidRDefault="00C005CE" w:rsidP="001D0680">
            <w:pPr>
              <w:ind w:left="2124"/>
              <w:rPr>
                <w:lang w:val="en-US"/>
              </w:rPr>
            </w:pPr>
            <w:r w:rsidRPr="00DA0DFD">
              <w:rPr>
                <w:lang w:val="en-US"/>
              </w:rPr>
              <w:t>v</w:t>
            </w:r>
            <w:r>
              <w:rPr>
                <w:lang w:val="en-US"/>
              </w:rPr>
              <w:t>alue</w:t>
            </w:r>
          </w:p>
        </w:tc>
        <w:tc>
          <w:tcPr>
            <w:tcW w:w="1883" w:type="dxa"/>
          </w:tcPr>
          <w:p w14:paraId="6DC262B4" w14:textId="77777777" w:rsidR="00C005CE" w:rsidRDefault="00C005CE" w:rsidP="001D0680">
            <w:r>
              <w:t>Атрибут</w:t>
            </w:r>
          </w:p>
        </w:tc>
        <w:tc>
          <w:tcPr>
            <w:tcW w:w="4841" w:type="dxa"/>
          </w:tcPr>
          <w:p w14:paraId="55517971" w14:textId="77777777" w:rsidR="00C005CE" w:rsidRDefault="00C005CE" w:rsidP="001D0680">
            <w:r>
              <w:t>Значение параметра</w:t>
            </w:r>
          </w:p>
        </w:tc>
      </w:tr>
    </w:tbl>
    <w:p w14:paraId="4D480B1E" w14:textId="77777777" w:rsidR="00C005CE" w:rsidRPr="003B0216" w:rsidRDefault="00C005CE" w:rsidP="001D0680"/>
    <w:p w14:paraId="5FDF5A95" w14:textId="77777777" w:rsidR="00C005CE" w:rsidRDefault="00C005CE" w:rsidP="00860514">
      <w:pPr>
        <w:pStyle w:val="30"/>
      </w:pPr>
      <w:bookmarkStart w:id="225" w:name="_Toc383285444"/>
      <w:r>
        <w:t xml:space="preserve">Настройка подключения программ используя </w:t>
      </w:r>
      <w:r>
        <w:rPr>
          <w:lang w:val="en-US"/>
        </w:rPr>
        <w:t>JDBC</w:t>
      </w:r>
      <w:r w:rsidRPr="008573FB">
        <w:t xml:space="preserve"> </w:t>
      </w:r>
      <w:r>
        <w:t>драйвер</w:t>
      </w:r>
      <w:bookmarkEnd w:id="225"/>
    </w:p>
    <w:p w14:paraId="16A2FA6C" w14:textId="77777777" w:rsidR="00C005CE" w:rsidRPr="008573FB" w:rsidRDefault="00C005CE" w:rsidP="00860514">
      <w:pPr>
        <w:pStyle w:val="4"/>
      </w:pPr>
      <w:bookmarkStart w:id="226" w:name="_Toc383285445"/>
      <w:r w:rsidRPr="008573FB">
        <w:t>SQuirreL SQL Client</w:t>
      </w:r>
      <w:bookmarkEnd w:id="226"/>
    </w:p>
    <w:p w14:paraId="056DB11E" w14:textId="77777777" w:rsidR="00C005CE" w:rsidRDefault="00C005CE" w:rsidP="0030006A">
      <w:pPr>
        <w:pStyle w:val="afa"/>
        <w:numPr>
          <w:ilvl w:val="0"/>
          <w:numId w:val="34"/>
        </w:numPr>
      </w:pPr>
      <w:r>
        <w:t xml:space="preserve">Скопировать следующие библиотеки в директорию </w:t>
      </w:r>
      <w:r w:rsidRPr="008573FB">
        <w:t>SquirrelSql\lib</w:t>
      </w:r>
      <w:r>
        <w:t>:</w:t>
      </w:r>
    </w:p>
    <w:p w14:paraId="5C3081FF" w14:textId="77777777" w:rsidR="00C005CE" w:rsidRDefault="00C005CE" w:rsidP="0030006A">
      <w:pPr>
        <w:pStyle w:val="afa"/>
        <w:numPr>
          <w:ilvl w:val="1"/>
          <w:numId w:val="34"/>
        </w:numPr>
      </w:pPr>
      <w:r w:rsidRPr="008573FB">
        <w:t>service-api-1.0-SNAPSHOT.jar</w:t>
      </w:r>
    </w:p>
    <w:p w14:paraId="4BF7F305" w14:textId="77777777" w:rsidR="00C005CE" w:rsidRDefault="00C005CE" w:rsidP="0030006A">
      <w:pPr>
        <w:pStyle w:val="afa"/>
        <w:numPr>
          <w:ilvl w:val="1"/>
          <w:numId w:val="34"/>
        </w:numPr>
      </w:pPr>
      <w:r w:rsidRPr="008573FB">
        <w:t>model-1.0-SNAPSHOT.jar</w:t>
      </w:r>
    </w:p>
    <w:p w14:paraId="0232E96D" w14:textId="77777777" w:rsidR="00C005CE" w:rsidRDefault="00C005CE" w:rsidP="0030006A">
      <w:pPr>
        <w:pStyle w:val="afa"/>
        <w:numPr>
          <w:ilvl w:val="1"/>
          <w:numId w:val="34"/>
        </w:numPr>
      </w:pPr>
      <w:r w:rsidRPr="008573FB">
        <w:t>xnio-nio-3.0.7.GA.jar</w:t>
      </w:r>
    </w:p>
    <w:p w14:paraId="7631AF92" w14:textId="77777777" w:rsidR="00C005CE" w:rsidRDefault="00C005CE" w:rsidP="0030006A">
      <w:pPr>
        <w:pStyle w:val="afa"/>
        <w:numPr>
          <w:ilvl w:val="1"/>
          <w:numId w:val="34"/>
        </w:numPr>
      </w:pPr>
      <w:r w:rsidRPr="008573FB">
        <w:t>jboss-remoting-3.2.17.GA.jar</w:t>
      </w:r>
    </w:p>
    <w:p w14:paraId="6B295DFD" w14:textId="77777777" w:rsidR="00C005CE" w:rsidRDefault="00C005CE" w:rsidP="0030006A">
      <w:pPr>
        <w:pStyle w:val="afa"/>
        <w:numPr>
          <w:ilvl w:val="1"/>
          <w:numId w:val="34"/>
        </w:numPr>
      </w:pPr>
      <w:r w:rsidRPr="008573FB">
        <w:t>jboss-remote-naming-1.0.2.Final.jar</w:t>
      </w:r>
    </w:p>
    <w:p w14:paraId="2D079DAF" w14:textId="77777777" w:rsidR="00C005CE" w:rsidRDefault="00C005CE" w:rsidP="0030006A">
      <w:pPr>
        <w:pStyle w:val="afa"/>
        <w:numPr>
          <w:ilvl w:val="1"/>
          <w:numId w:val="34"/>
        </w:numPr>
      </w:pPr>
      <w:r w:rsidRPr="008573FB">
        <w:t>xnio-api-3.0.7.GA.jar</w:t>
      </w:r>
    </w:p>
    <w:p w14:paraId="18391646" w14:textId="77777777" w:rsidR="00C005CE" w:rsidRDefault="00C005CE" w:rsidP="0030006A">
      <w:pPr>
        <w:pStyle w:val="afa"/>
        <w:numPr>
          <w:ilvl w:val="1"/>
          <w:numId w:val="34"/>
        </w:numPr>
      </w:pPr>
      <w:r w:rsidRPr="008573FB">
        <w:t>jboss-ejb-client-1.0.5.Final.jar</w:t>
      </w:r>
    </w:p>
    <w:p w14:paraId="61182AC8" w14:textId="77777777" w:rsidR="00C005CE" w:rsidRPr="008573FB" w:rsidRDefault="00C005CE" w:rsidP="0030006A">
      <w:pPr>
        <w:pStyle w:val="afa"/>
        <w:numPr>
          <w:ilvl w:val="1"/>
          <w:numId w:val="34"/>
        </w:numPr>
        <w:rPr>
          <w:lang w:val="en-US"/>
        </w:rPr>
      </w:pPr>
      <w:r w:rsidRPr="008573FB">
        <w:rPr>
          <w:lang w:val="en-US"/>
        </w:rPr>
        <w:t>jboss-ejb-api_3.1_spec-1.0.1.Final.jar</w:t>
      </w:r>
    </w:p>
    <w:p w14:paraId="772E3310" w14:textId="77777777" w:rsidR="00C005CE" w:rsidRPr="008573FB" w:rsidRDefault="00C005CE" w:rsidP="0030006A">
      <w:pPr>
        <w:pStyle w:val="afa"/>
        <w:numPr>
          <w:ilvl w:val="1"/>
          <w:numId w:val="34"/>
        </w:numPr>
        <w:rPr>
          <w:lang w:val="en-US"/>
        </w:rPr>
      </w:pPr>
      <w:r w:rsidRPr="008573FB">
        <w:rPr>
          <w:lang w:val="en-US"/>
        </w:rPr>
        <w:t>jboss-transaction-api_1.1_spec-1.0.0.Final.jar</w:t>
      </w:r>
    </w:p>
    <w:p w14:paraId="4269E90B" w14:textId="77777777" w:rsidR="00C005CE" w:rsidRPr="008573FB" w:rsidRDefault="00C005CE" w:rsidP="0030006A">
      <w:pPr>
        <w:pStyle w:val="afa"/>
        <w:numPr>
          <w:ilvl w:val="1"/>
          <w:numId w:val="34"/>
        </w:numPr>
        <w:rPr>
          <w:lang w:val="en-US"/>
        </w:rPr>
      </w:pPr>
      <w:r w:rsidRPr="008573FB">
        <w:rPr>
          <w:lang w:val="en-US"/>
        </w:rPr>
        <w:t>jboss-logging-3.1.0.GA.jar</w:t>
      </w:r>
    </w:p>
    <w:p w14:paraId="741E2B20" w14:textId="77777777" w:rsidR="00C005CE" w:rsidRPr="008573FB" w:rsidRDefault="00C005CE" w:rsidP="0030006A">
      <w:pPr>
        <w:pStyle w:val="afa"/>
        <w:numPr>
          <w:ilvl w:val="1"/>
          <w:numId w:val="34"/>
        </w:numPr>
        <w:rPr>
          <w:lang w:val="en-US"/>
        </w:rPr>
      </w:pPr>
      <w:r w:rsidRPr="008573FB">
        <w:rPr>
          <w:lang w:val="en-US"/>
        </w:rPr>
        <w:t>jboss-marshalling-1.3.11.GA.jar</w:t>
      </w:r>
    </w:p>
    <w:p w14:paraId="44696C8D" w14:textId="77777777" w:rsidR="00C005CE" w:rsidRPr="008573FB" w:rsidRDefault="00C005CE" w:rsidP="0030006A">
      <w:pPr>
        <w:pStyle w:val="afa"/>
        <w:numPr>
          <w:ilvl w:val="1"/>
          <w:numId w:val="34"/>
        </w:numPr>
        <w:rPr>
          <w:lang w:val="en-US"/>
        </w:rPr>
      </w:pPr>
      <w:r w:rsidRPr="008573FB">
        <w:rPr>
          <w:lang w:val="en-US"/>
        </w:rPr>
        <w:t>jboss-marshalling-river-1.3.11.GA.jar</w:t>
      </w:r>
    </w:p>
    <w:p w14:paraId="1B7635DE" w14:textId="77777777" w:rsidR="00C005CE" w:rsidRPr="008573FB" w:rsidRDefault="00C005CE" w:rsidP="0030006A">
      <w:pPr>
        <w:pStyle w:val="afa"/>
        <w:numPr>
          <w:ilvl w:val="1"/>
          <w:numId w:val="34"/>
        </w:numPr>
        <w:rPr>
          <w:lang w:val="en-US"/>
        </w:rPr>
      </w:pPr>
      <w:r w:rsidRPr="008573FB">
        <w:rPr>
          <w:lang w:val="en-US"/>
        </w:rPr>
        <w:t>log4j-1.2.16.jar</w:t>
      </w:r>
    </w:p>
    <w:p w14:paraId="20FD348E" w14:textId="77777777" w:rsidR="00C005CE" w:rsidRPr="008573FB" w:rsidRDefault="00C005CE" w:rsidP="0030006A">
      <w:pPr>
        <w:pStyle w:val="afa"/>
        <w:numPr>
          <w:ilvl w:val="1"/>
          <w:numId w:val="34"/>
        </w:numPr>
        <w:rPr>
          <w:lang w:val="en-US"/>
        </w:rPr>
      </w:pPr>
      <w:r w:rsidRPr="008573FB">
        <w:rPr>
          <w:lang w:val="en-US"/>
        </w:rPr>
        <w:t>jdbc-1.0-SNAPSHOT.jar</w:t>
      </w:r>
    </w:p>
    <w:p w14:paraId="2CD5FA30" w14:textId="77777777" w:rsidR="00C005CE" w:rsidRDefault="00C005CE" w:rsidP="0030006A">
      <w:pPr>
        <w:pStyle w:val="afa"/>
        <w:numPr>
          <w:ilvl w:val="0"/>
          <w:numId w:val="34"/>
        </w:numPr>
      </w:pPr>
      <w:r>
        <w:t xml:space="preserve">Удалить имеющийся в директории </w:t>
      </w:r>
      <w:r w:rsidRPr="008573FB">
        <w:t>SquirrelSql\lib</w:t>
      </w:r>
      <w:r>
        <w:t xml:space="preserve"> файл </w:t>
      </w:r>
      <w:r w:rsidRPr="008573FB">
        <w:t>log4j.jar</w:t>
      </w:r>
    </w:p>
    <w:p w14:paraId="27EBCBAC" w14:textId="77777777" w:rsidR="00C005CE" w:rsidRDefault="00C005CE" w:rsidP="0030006A">
      <w:pPr>
        <w:pStyle w:val="afa"/>
        <w:numPr>
          <w:ilvl w:val="0"/>
          <w:numId w:val="34"/>
        </w:numPr>
      </w:pPr>
      <w:r>
        <w:t>Запустить приложение</w:t>
      </w:r>
    </w:p>
    <w:p w14:paraId="1BF13CDC" w14:textId="77777777" w:rsidR="00C005CE" w:rsidRDefault="00C005CE" w:rsidP="0030006A">
      <w:pPr>
        <w:pStyle w:val="afa"/>
        <w:numPr>
          <w:ilvl w:val="0"/>
          <w:numId w:val="34"/>
        </w:numPr>
      </w:pPr>
      <w:r>
        <w:lastRenderedPageBreak/>
        <w:t xml:space="preserve">В окне доступных драйверов </w:t>
      </w:r>
      <w:r>
        <w:rPr>
          <w:lang w:val="en-US"/>
        </w:rPr>
        <w:t>Drivers</w:t>
      </w:r>
      <w:r>
        <w:t xml:space="preserve"> создать драйвер </w:t>
      </w:r>
      <w:r>
        <w:rPr>
          <w:lang w:val="en-US"/>
        </w:rPr>
        <w:t>sochi</w:t>
      </w:r>
      <w:r w:rsidRPr="008573FB">
        <w:t>-</w:t>
      </w:r>
      <w:r>
        <w:rPr>
          <w:lang w:val="en-US"/>
        </w:rPr>
        <w:t>jdbc</w:t>
      </w:r>
      <w:r w:rsidRPr="008573FB">
        <w:t xml:space="preserve"> как показано ка картинке</w:t>
      </w:r>
    </w:p>
    <w:p w14:paraId="10B88051" w14:textId="77777777" w:rsidR="00C005CE" w:rsidRDefault="00C005CE" w:rsidP="001D0680">
      <w:pPr>
        <w:pStyle w:val="afa"/>
      </w:pPr>
      <w:r>
        <w:rPr>
          <w:noProof/>
          <w:lang w:eastAsia="ru-RU"/>
        </w:rPr>
        <w:drawing>
          <wp:inline distT="0" distB="0" distL="0" distR="0" wp14:anchorId="101B4376" wp14:editId="00F7B620">
            <wp:extent cx="4187207" cy="3445561"/>
            <wp:effectExtent l="0" t="0" r="3810" b="254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4185775" cy="3444383"/>
                    </a:xfrm>
                    <a:prstGeom prst="rect">
                      <a:avLst/>
                    </a:prstGeom>
                  </pic:spPr>
                </pic:pic>
              </a:graphicData>
            </a:graphic>
          </wp:inline>
        </w:drawing>
      </w:r>
    </w:p>
    <w:p w14:paraId="111F6657" w14:textId="77777777" w:rsidR="00C005CE" w:rsidRDefault="00C005CE" w:rsidP="001D0680">
      <w:pPr>
        <w:pStyle w:val="afa"/>
      </w:pPr>
      <w:r>
        <w:t xml:space="preserve">В поле </w:t>
      </w:r>
      <w:r w:rsidRPr="00631A15">
        <w:t>Name ввести произвольное имя</w:t>
      </w:r>
    </w:p>
    <w:p w14:paraId="7CA5D2F2" w14:textId="77777777" w:rsidR="00C005CE" w:rsidRDefault="00C005CE" w:rsidP="001D0680">
      <w:pPr>
        <w:pStyle w:val="afa"/>
      </w:pPr>
      <w:r>
        <w:t>В</w:t>
      </w:r>
      <w:r w:rsidRPr="009F53FA">
        <w:rPr>
          <w:lang w:val="en-US"/>
        </w:rPr>
        <w:t xml:space="preserve"> </w:t>
      </w:r>
      <w:r>
        <w:t>поле</w:t>
      </w:r>
      <w:r w:rsidRPr="009F53FA">
        <w:rPr>
          <w:lang w:val="en-US"/>
        </w:rPr>
        <w:t xml:space="preserve"> </w:t>
      </w:r>
      <w:r>
        <w:rPr>
          <w:lang w:val="en-US"/>
        </w:rPr>
        <w:t>Example</w:t>
      </w:r>
      <w:r w:rsidRPr="009F53FA">
        <w:rPr>
          <w:lang w:val="en-US"/>
        </w:rPr>
        <w:t xml:space="preserve"> </w:t>
      </w:r>
      <w:r>
        <w:rPr>
          <w:lang w:val="en-US"/>
        </w:rPr>
        <w:t>URL</w:t>
      </w:r>
      <w:r w:rsidRPr="009F53FA">
        <w:rPr>
          <w:lang w:val="en-US"/>
        </w:rPr>
        <w:t xml:space="preserve"> </w:t>
      </w:r>
      <w:r>
        <w:t>ввести</w:t>
      </w:r>
      <w:r w:rsidRPr="009F53FA">
        <w:rPr>
          <w:lang w:val="en-US"/>
        </w:rPr>
        <w:t xml:space="preserve"> jdbc:sochi:remoting://localhost:4447. </w:t>
      </w:r>
      <w:r>
        <w:t xml:space="preserve">Вместо </w:t>
      </w:r>
      <w:r>
        <w:rPr>
          <w:lang w:val="en-US"/>
        </w:rPr>
        <w:t>localhost</w:t>
      </w:r>
      <w:r w:rsidRPr="00631A15">
        <w:t xml:space="preserve"> должно быть корректное имя сервера</w:t>
      </w:r>
      <w:r>
        <w:t xml:space="preserve">, вместо </w:t>
      </w:r>
      <w:r w:rsidRPr="00631A15">
        <w:t xml:space="preserve">4447 </w:t>
      </w:r>
      <w:r>
        <w:t xml:space="preserve">нужно указать корректный порт для </w:t>
      </w:r>
      <w:r>
        <w:rPr>
          <w:lang w:val="en-US"/>
        </w:rPr>
        <w:t>remoting</w:t>
      </w:r>
      <w:r w:rsidRPr="00631A15">
        <w:t xml:space="preserve"> </w:t>
      </w:r>
      <w:r>
        <w:t>соединений.</w:t>
      </w:r>
      <w:r w:rsidRPr="00631A15">
        <w:t xml:space="preserve"> </w:t>
      </w:r>
    </w:p>
    <w:p w14:paraId="009A88BA" w14:textId="77777777" w:rsidR="00C005CE" w:rsidRPr="00631A15" w:rsidRDefault="00C005CE" w:rsidP="001D0680">
      <w:pPr>
        <w:pStyle w:val="afa"/>
      </w:pPr>
      <w:r>
        <w:t xml:space="preserve">В поле </w:t>
      </w:r>
      <w:r>
        <w:rPr>
          <w:lang w:val="en-US"/>
        </w:rPr>
        <w:t>Class</w:t>
      </w:r>
      <w:r w:rsidRPr="00631A15">
        <w:t xml:space="preserve"> </w:t>
      </w:r>
      <w:r>
        <w:rPr>
          <w:lang w:val="en-US"/>
        </w:rPr>
        <w:t>Name</w:t>
      </w:r>
      <w:r w:rsidRPr="00631A15">
        <w:t xml:space="preserve"> </w:t>
      </w:r>
      <w:r>
        <w:t>ввест</w:t>
      </w:r>
      <w:r w:rsidRPr="00631A15">
        <w:t>и имя класса драйвера</w:t>
      </w:r>
      <w:r>
        <w:t xml:space="preserve"> </w:t>
      </w:r>
      <w:r w:rsidRPr="00631A15">
        <w:t>ru.intertrust.cm.core.jdbc.JdbcDriver</w:t>
      </w:r>
    </w:p>
    <w:p w14:paraId="437BEFF5" w14:textId="77777777" w:rsidR="00C005CE" w:rsidRDefault="00C005CE" w:rsidP="0030006A">
      <w:pPr>
        <w:pStyle w:val="afa"/>
        <w:numPr>
          <w:ilvl w:val="0"/>
          <w:numId w:val="34"/>
        </w:numPr>
      </w:pPr>
      <w:r>
        <w:t xml:space="preserve">В окне подключений </w:t>
      </w:r>
      <w:r>
        <w:rPr>
          <w:lang w:val="en-US"/>
        </w:rPr>
        <w:t>Aliases</w:t>
      </w:r>
      <w:r w:rsidRPr="00631A15">
        <w:t xml:space="preserve"> </w:t>
      </w:r>
      <w:r>
        <w:t xml:space="preserve">необходимо </w:t>
      </w:r>
      <w:r w:rsidRPr="00631A15">
        <w:t>создать новое подключение</w:t>
      </w:r>
      <w:r>
        <w:t xml:space="preserve"> как показано на рисунке</w:t>
      </w:r>
    </w:p>
    <w:p w14:paraId="04B1602D" w14:textId="77777777" w:rsidR="00C005CE" w:rsidRDefault="00C005CE" w:rsidP="001D0680">
      <w:pPr>
        <w:pStyle w:val="afa"/>
      </w:pPr>
      <w:r>
        <w:rPr>
          <w:noProof/>
          <w:lang w:eastAsia="ru-RU"/>
        </w:rPr>
        <w:drawing>
          <wp:inline distT="0" distB="0" distL="0" distR="0" wp14:anchorId="3A129C34" wp14:editId="76FF41AB">
            <wp:extent cx="2350132" cy="257904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2350153" cy="2579063"/>
                    </a:xfrm>
                    <a:prstGeom prst="rect">
                      <a:avLst/>
                    </a:prstGeom>
                  </pic:spPr>
                </pic:pic>
              </a:graphicData>
            </a:graphic>
          </wp:inline>
        </w:drawing>
      </w:r>
    </w:p>
    <w:p w14:paraId="23C358F2" w14:textId="77777777" w:rsidR="00C005CE" w:rsidRPr="00F625A0" w:rsidRDefault="00C005CE" w:rsidP="0030006A">
      <w:pPr>
        <w:pStyle w:val="afa"/>
        <w:numPr>
          <w:ilvl w:val="0"/>
          <w:numId w:val="34"/>
        </w:numPr>
      </w:pPr>
      <w:r>
        <w:t xml:space="preserve">Нажать кнопку </w:t>
      </w:r>
      <w:r>
        <w:rPr>
          <w:lang w:val="en-US"/>
        </w:rPr>
        <w:t>Connect</w:t>
      </w:r>
      <w:r>
        <w:t xml:space="preserve">, произойдет подключение и отобразится поле для ввода запроса. В данном поле можно писать запрос на внутреннем </w:t>
      </w:r>
      <w:r>
        <w:rPr>
          <w:lang w:val="en-US"/>
        </w:rPr>
        <w:t>DSQL</w:t>
      </w:r>
      <w:r w:rsidRPr="00631A15">
        <w:t xml:space="preserve"> </w:t>
      </w:r>
      <w:r>
        <w:t>языке и получать результат.</w:t>
      </w:r>
    </w:p>
    <w:p w14:paraId="1837F10A" w14:textId="77777777" w:rsidR="00C005CE" w:rsidRDefault="00C005CE" w:rsidP="00860514">
      <w:pPr>
        <w:pStyle w:val="4"/>
        <w:rPr>
          <w:lang w:val="en-US"/>
        </w:rPr>
      </w:pPr>
      <w:bookmarkStart w:id="227" w:name="_Toc383285446"/>
      <w:r>
        <w:rPr>
          <w:lang w:val="en-US"/>
        </w:rPr>
        <w:lastRenderedPageBreak/>
        <w:t>JasperReport Studio</w:t>
      </w:r>
      <w:bookmarkEnd w:id="227"/>
    </w:p>
    <w:p w14:paraId="3526DE28" w14:textId="77777777" w:rsidR="00C005CE" w:rsidRDefault="00C005CE" w:rsidP="0030006A">
      <w:pPr>
        <w:pStyle w:val="afa"/>
        <w:numPr>
          <w:ilvl w:val="0"/>
          <w:numId w:val="35"/>
        </w:numPr>
        <w:rPr>
          <w:lang w:val="en-US"/>
        </w:rPr>
      </w:pPr>
      <w:r w:rsidRPr="00F625A0">
        <w:t>Установить</w:t>
      </w:r>
      <w:r w:rsidRPr="00F625A0">
        <w:rPr>
          <w:lang w:val="en-US"/>
        </w:rPr>
        <w:t xml:space="preserve"> </w:t>
      </w:r>
      <w:r w:rsidRPr="00F625A0">
        <w:t>плагин</w:t>
      </w:r>
      <w:r w:rsidRPr="00F625A0">
        <w:rPr>
          <w:lang w:val="en-US"/>
        </w:rPr>
        <w:t xml:space="preserve"> JasperReport Studio </w:t>
      </w:r>
      <w:r>
        <w:t>используя</w:t>
      </w:r>
      <w:r w:rsidRPr="00F625A0">
        <w:rPr>
          <w:lang w:val="en-US"/>
        </w:rPr>
        <w:t xml:space="preserve"> </w:t>
      </w:r>
      <w:r>
        <w:rPr>
          <w:lang w:val="en-US"/>
        </w:rPr>
        <w:t>Eclips</w:t>
      </w:r>
      <w:r w:rsidRPr="00F625A0">
        <w:rPr>
          <w:lang w:val="en-US"/>
        </w:rPr>
        <w:t>e</w:t>
      </w:r>
      <w:r>
        <w:rPr>
          <w:lang w:val="en-US"/>
        </w:rPr>
        <w:t xml:space="preserve"> Marketplace</w:t>
      </w:r>
    </w:p>
    <w:p w14:paraId="2F256FFC" w14:textId="77777777" w:rsidR="00C005CE" w:rsidRDefault="00C005CE" w:rsidP="001D0680">
      <w:pPr>
        <w:pStyle w:val="afa"/>
        <w:rPr>
          <w:lang w:val="en-US"/>
        </w:rPr>
      </w:pPr>
      <w:r>
        <w:rPr>
          <w:noProof/>
          <w:lang w:eastAsia="ru-RU"/>
        </w:rPr>
        <w:drawing>
          <wp:inline distT="0" distB="0" distL="0" distR="0" wp14:anchorId="39872D11" wp14:editId="11D8A70A">
            <wp:extent cx="3422662" cy="2693549"/>
            <wp:effectExtent l="0" t="0" r="635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422315" cy="2693276"/>
                    </a:xfrm>
                    <a:prstGeom prst="rect">
                      <a:avLst/>
                    </a:prstGeom>
                  </pic:spPr>
                </pic:pic>
              </a:graphicData>
            </a:graphic>
          </wp:inline>
        </w:drawing>
      </w:r>
    </w:p>
    <w:p w14:paraId="4A45ED04" w14:textId="77777777" w:rsidR="00C005CE" w:rsidRDefault="00C005CE" w:rsidP="0030006A">
      <w:pPr>
        <w:pStyle w:val="afa"/>
        <w:numPr>
          <w:ilvl w:val="0"/>
          <w:numId w:val="35"/>
        </w:numPr>
      </w:pPr>
      <w:r>
        <w:t xml:space="preserve">Создать </w:t>
      </w:r>
      <w:r>
        <w:rPr>
          <w:lang w:val="en-US"/>
        </w:rPr>
        <w:t>workspace</w:t>
      </w:r>
      <w:r>
        <w:t xml:space="preserve"> директорию отдельно от директорий проекта. Важно </w:t>
      </w:r>
      <w:r>
        <w:rPr>
          <w:lang w:val="en-US"/>
        </w:rPr>
        <w:t>wokspace</w:t>
      </w:r>
      <w:r w:rsidRPr="00F625A0">
        <w:t xml:space="preserve"> </w:t>
      </w:r>
      <w:r>
        <w:t xml:space="preserve">должен быть отдельным, и не являтся </w:t>
      </w:r>
      <w:r>
        <w:rPr>
          <w:lang w:val="en-US"/>
        </w:rPr>
        <w:t>workspace</w:t>
      </w:r>
      <w:r w:rsidRPr="00F625A0">
        <w:t xml:space="preserve"> </w:t>
      </w:r>
      <w:r>
        <w:t xml:space="preserve">проекта </w:t>
      </w:r>
      <w:r>
        <w:rPr>
          <w:lang w:val="en-US"/>
        </w:rPr>
        <w:t>sochi</w:t>
      </w:r>
      <w:r>
        <w:t>.</w:t>
      </w:r>
    </w:p>
    <w:p w14:paraId="77A27D74" w14:textId="77777777" w:rsidR="00C005CE" w:rsidRDefault="00C005CE" w:rsidP="0030006A">
      <w:pPr>
        <w:pStyle w:val="afa"/>
        <w:numPr>
          <w:ilvl w:val="0"/>
          <w:numId w:val="35"/>
        </w:numPr>
      </w:pPr>
      <w:r>
        <w:t xml:space="preserve">Импортировать </w:t>
      </w:r>
      <w:r>
        <w:rPr>
          <w:lang w:val="en-US"/>
        </w:rPr>
        <w:t>maven</w:t>
      </w:r>
      <w:r w:rsidRPr="00F625A0">
        <w:t xml:space="preserve"> </w:t>
      </w:r>
      <w:r>
        <w:t xml:space="preserve">проект </w:t>
      </w:r>
      <w:r w:rsidRPr="00F625A0">
        <w:t>CM5\Client\reports</w:t>
      </w:r>
    </w:p>
    <w:p w14:paraId="2FB3C487" w14:textId="77777777" w:rsidR="00C005CE" w:rsidRDefault="00C005CE" w:rsidP="0030006A">
      <w:pPr>
        <w:pStyle w:val="afa"/>
        <w:numPr>
          <w:ilvl w:val="0"/>
          <w:numId w:val="35"/>
        </w:numPr>
      </w:pPr>
      <w:r>
        <w:t xml:space="preserve">Отредактировать файл </w:t>
      </w:r>
      <w:r w:rsidRPr="00F625A0">
        <w:t>sochi-on-localhost.xml</w:t>
      </w:r>
      <w:r>
        <w:t>, указать корректные логин пароль и имя сервера.</w:t>
      </w:r>
    </w:p>
    <w:p w14:paraId="1E872C69" w14:textId="77777777" w:rsidR="00C005CE" w:rsidRDefault="00C005CE" w:rsidP="0030006A">
      <w:pPr>
        <w:pStyle w:val="afa"/>
        <w:numPr>
          <w:ilvl w:val="0"/>
          <w:numId w:val="35"/>
        </w:numPr>
      </w:pPr>
      <w:r>
        <w:t xml:space="preserve">Проверить соединение нажав кнопку </w:t>
      </w:r>
      <w:r>
        <w:rPr>
          <w:lang w:val="en-US"/>
        </w:rPr>
        <w:t>test</w:t>
      </w:r>
      <w:r w:rsidRPr="00544EA5">
        <w:t xml:space="preserve"> </w:t>
      </w:r>
      <w:r>
        <w:t>на форме проверки соединения. Тест должен пройти.</w:t>
      </w:r>
    </w:p>
    <w:p w14:paraId="42BF88EB" w14:textId="77777777" w:rsidR="00C005CE" w:rsidRDefault="00C005CE" w:rsidP="001D0680">
      <w:pPr>
        <w:pStyle w:val="afa"/>
      </w:pPr>
      <w:r>
        <w:rPr>
          <w:noProof/>
          <w:lang w:eastAsia="ru-RU"/>
        </w:rPr>
        <w:drawing>
          <wp:inline distT="0" distB="0" distL="0" distR="0" wp14:anchorId="3F8CF782" wp14:editId="1E001E01">
            <wp:extent cx="3574501" cy="2937665"/>
            <wp:effectExtent l="0" t="0" r="698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3576205" cy="2939066"/>
                    </a:xfrm>
                    <a:prstGeom prst="rect">
                      <a:avLst/>
                    </a:prstGeom>
                  </pic:spPr>
                </pic:pic>
              </a:graphicData>
            </a:graphic>
          </wp:inline>
        </w:drawing>
      </w:r>
    </w:p>
    <w:p w14:paraId="48F471DE" w14:textId="77777777" w:rsidR="00C005CE" w:rsidRDefault="00C005CE" w:rsidP="0030006A">
      <w:pPr>
        <w:pStyle w:val="afa"/>
        <w:numPr>
          <w:ilvl w:val="0"/>
          <w:numId w:val="35"/>
        </w:numPr>
      </w:pPr>
      <w:r>
        <w:t>Создать новый шаблон отчета. Для каждого шаблона отчета нужна своя отдельная директория.</w:t>
      </w:r>
    </w:p>
    <w:p w14:paraId="64C12AF6" w14:textId="77777777" w:rsidR="00C005CE" w:rsidRDefault="00C005CE" w:rsidP="001D0680">
      <w:pPr>
        <w:pStyle w:val="afa"/>
      </w:pPr>
      <w:r>
        <w:rPr>
          <w:noProof/>
          <w:lang w:eastAsia="ru-RU"/>
        </w:rPr>
        <w:lastRenderedPageBreak/>
        <w:drawing>
          <wp:inline distT="0" distB="0" distL="0" distR="0" wp14:anchorId="058BD5CC" wp14:editId="6095A6E2">
            <wp:extent cx="2041018" cy="1911551"/>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2042639" cy="1913069"/>
                    </a:xfrm>
                    <a:prstGeom prst="rect">
                      <a:avLst/>
                    </a:prstGeom>
                  </pic:spPr>
                </pic:pic>
              </a:graphicData>
            </a:graphic>
          </wp:inline>
        </w:drawing>
      </w:r>
    </w:p>
    <w:p w14:paraId="619A0CFC" w14:textId="77777777" w:rsidR="00C005CE" w:rsidRDefault="00C005CE" w:rsidP="0030006A">
      <w:pPr>
        <w:pStyle w:val="afa"/>
        <w:numPr>
          <w:ilvl w:val="0"/>
          <w:numId w:val="35"/>
        </w:numPr>
      </w:pPr>
      <w:r>
        <w:t xml:space="preserve">В шаблоне отчета из контекстного меню на свободном месте отчета вызываем конфигуратор источника данных. В нем указываем соединение и пишем запрос. Далее нажимаем кнопку </w:t>
      </w:r>
      <w:r>
        <w:rPr>
          <w:lang w:val="en-US"/>
        </w:rPr>
        <w:t>Read</w:t>
      </w:r>
      <w:r w:rsidRPr="00544EA5">
        <w:t xml:space="preserve"> </w:t>
      </w:r>
      <w:r>
        <w:rPr>
          <w:lang w:val="en-US"/>
        </w:rPr>
        <w:t>Fields</w:t>
      </w:r>
      <w:r>
        <w:t>. Должны сформироваться поля.</w:t>
      </w:r>
    </w:p>
    <w:p w14:paraId="6DF115C8" w14:textId="77777777" w:rsidR="00C005CE" w:rsidRDefault="00C005CE" w:rsidP="001D0680">
      <w:pPr>
        <w:pStyle w:val="afa"/>
      </w:pPr>
      <w:r>
        <w:rPr>
          <w:noProof/>
          <w:lang w:eastAsia="ru-RU"/>
        </w:rPr>
        <w:drawing>
          <wp:inline distT="0" distB="0" distL="0" distR="0" wp14:anchorId="683019A5" wp14:editId="1854BE36">
            <wp:extent cx="740623" cy="786912"/>
            <wp:effectExtent l="0" t="0" r="254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740570" cy="786856"/>
                    </a:xfrm>
                    <a:prstGeom prst="rect">
                      <a:avLst/>
                    </a:prstGeom>
                  </pic:spPr>
                </pic:pic>
              </a:graphicData>
            </a:graphic>
          </wp:inline>
        </w:drawing>
      </w:r>
      <w:r w:rsidRPr="00544EA5">
        <w:rPr>
          <w:noProof/>
          <w:lang w:eastAsia="ru-RU"/>
        </w:rPr>
        <w:t xml:space="preserve"> </w:t>
      </w:r>
      <w:r>
        <w:rPr>
          <w:noProof/>
          <w:lang w:eastAsia="ru-RU"/>
        </w:rPr>
        <w:drawing>
          <wp:inline distT="0" distB="0" distL="0" distR="0" wp14:anchorId="0611ED58" wp14:editId="78CB06A2">
            <wp:extent cx="2635624" cy="1934894"/>
            <wp:effectExtent l="0" t="0" r="0" b="825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2637861" cy="1936537"/>
                    </a:xfrm>
                    <a:prstGeom prst="rect">
                      <a:avLst/>
                    </a:prstGeom>
                  </pic:spPr>
                </pic:pic>
              </a:graphicData>
            </a:graphic>
          </wp:inline>
        </w:drawing>
      </w:r>
    </w:p>
    <w:p w14:paraId="54DD8B9F" w14:textId="77777777" w:rsidR="00C005CE" w:rsidRPr="00D864F0" w:rsidRDefault="00C005CE" w:rsidP="0030006A">
      <w:pPr>
        <w:pStyle w:val="afa"/>
        <w:numPr>
          <w:ilvl w:val="0"/>
          <w:numId w:val="35"/>
        </w:numPr>
      </w:pPr>
      <w:r>
        <w:t>Далее форматируем отчет и наполняем его содержимым.</w:t>
      </w:r>
    </w:p>
    <w:p w14:paraId="5242373D" w14:textId="77777777" w:rsidR="00072A7B" w:rsidRDefault="00072A7B" w:rsidP="00072A7B">
      <w:pPr>
        <w:pStyle w:val="2"/>
        <w:numPr>
          <w:ilvl w:val="1"/>
          <w:numId w:val="1"/>
        </w:numPr>
      </w:pPr>
      <w:bookmarkStart w:id="228" w:name="_Toc383285447"/>
      <w:r w:rsidRPr="00454D2C">
        <w:t>Подсистема</w:t>
      </w:r>
      <w:r>
        <w:t xml:space="preserve"> импорта данных из CSV-файла</w:t>
      </w:r>
      <w:bookmarkEnd w:id="228"/>
    </w:p>
    <w:p w14:paraId="514E0F41" w14:textId="77777777" w:rsidR="00072A7B" w:rsidRPr="006A60E5" w:rsidRDefault="00072A7B" w:rsidP="00072A7B">
      <w:r>
        <w:t xml:space="preserve">Для импорта данных реализована подсистема загрузки данных из </w:t>
      </w:r>
      <w:r>
        <w:rPr>
          <w:lang w:val="en-US"/>
        </w:rPr>
        <w:t>CSV</w:t>
      </w:r>
      <w:r w:rsidRPr="006A60E5">
        <w:t xml:space="preserve"> </w:t>
      </w:r>
      <w:r>
        <w:t>файла</w:t>
      </w:r>
      <w:r w:rsidRPr="006A60E5">
        <w:t>.</w:t>
      </w:r>
    </w:p>
    <w:p w14:paraId="3AAC0043" w14:textId="77777777" w:rsidR="00072A7B" w:rsidRDefault="00072A7B" w:rsidP="00072A7B">
      <w:r>
        <w:t>Подсистема работает в 2-х режимах:</w:t>
      </w:r>
    </w:p>
    <w:p w14:paraId="7392E766" w14:textId="77777777" w:rsidR="00072A7B" w:rsidRDefault="00072A7B" w:rsidP="00072A7B">
      <w:pPr>
        <w:pStyle w:val="afa"/>
        <w:numPr>
          <w:ilvl w:val="0"/>
          <w:numId w:val="36"/>
        </w:numPr>
      </w:pPr>
      <w:r>
        <w:t xml:space="preserve">Загрузка данных с помощью </w:t>
      </w:r>
      <w:r>
        <w:rPr>
          <w:lang w:val="en-US"/>
        </w:rPr>
        <w:t>remote</w:t>
      </w:r>
      <w:r>
        <w:t xml:space="preserve"> вызова метода сервиса </w:t>
      </w:r>
      <w:r w:rsidRPr="006A60E5">
        <w:t>ImportDataService</w:t>
      </w:r>
      <w:r>
        <w:t>.</w:t>
      </w:r>
    </w:p>
    <w:p w14:paraId="65C424D2" w14:textId="77777777" w:rsidR="00072A7B" w:rsidRDefault="00072A7B" w:rsidP="00072A7B">
      <w:pPr>
        <w:pStyle w:val="afa"/>
        <w:numPr>
          <w:ilvl w:val="0"/>
          <w:numId w:val="36"/>
        </w:numPr>
      </w:pPr>
      <w:r>
        <w:t>Автоматическая загрузка данных при старте сервера.</w:t>
      </w:r>
    </w:p>
    <w:p w14:paraId="30C5745E" w14:textId="77777777" w:rsidR="00072A7B" w:rsidRDefault="00072A7B" w:rsidP="00072A7B">
      <w:pPr>
        <w:pStyle w:val="30"/>
        <w:numPr>
          <w:ilvl w:val="2"/>
          <w:numId w:val="1"/>
        </w:numPr>
      </w:pPr>
      <w:bookmarkStart w:id="229" w:name="_Toc383285448"/>
      <w:r>
        <w:t xml:space="preserve">Загрузка данных с помощью </w:t>
      </w:r>
      <w:r>
        <w:rPr>
          <w:lang w:val="en-US"/>
        </w:rPr>
        <w:t>remote</w:t>
      </w:r>
      <w:r>
        <w:t xml:space="preserve"> вызова метода сервиса </w:t>
      </w:r>
      <w:r w:rsidRPr="006A60E5">
        <w:t>ImportDataService.</w:t>
      </w:r>
      <w:bookmarkEnd w:id="229"/>
    </w:p>
    <w:p w14:paraId="220DF917" w14:textId="77777777" w:rsidR="00072A7B" w:rsidRDefault="00072A7B" w:rsidP="00072A7B">
      <w:r>
        <w:t xml:space="preserve">Для загрузки данных необходимо вызвать метод </w:t>
      </w:r>
      <w:r w:rsidRPr="006A60E5">
        <w:t>importData</w:t>
      </w:r>
      <w:r>
        <w:t xml:space="preserve"> сервиса </w:t>
      </w:r>
      <w:r w:rsidRPr="006A60E5">
        <w:t xml:space="preserve">ImportDataService </w:t>
      </w:r>
      <w:r>
        <w:t xml:space="preserve">и передать методу как параметр массив байт зачитанного </w:t>
      </w:r>
      <w:r>
        <w:rPr>
          <w:lang w:val="en-US"/>
        </w:rPr>
        <w:t>CSV</w:t>
      </w:r>
      <w:r w:rsidRPr="006A60E5">
        <w:t xml:space="preserve"> </w:t>
      </w:r>
      <w:r>
        <w:t>файла. Интерфейс сервиса загрузки данных:</w:t>
      </w:r>
    </w:p>
    <w:p w14:paraId="0D19B103" w14:textId="77777777" w:rsidR="00072A7B" w:rsidRPr="005F593D" w:rsidRDefault="00072A7B" w:rsidP="00072A7B">
      <w:pPr>
        <w:pStyle w:val="afc"/>
        <w:rPr>
          <w:lang w:val="ru-RU"/>
        </w:rPr>
      </w:pPr>
      <w:r>
        <w:rPr>
          <w:b/>
          <w:bCs/>
          <w:color w:val="7F0055"/>
        </w:rPr>
        <w:t>package</w:t>
      </w:r>
      <w:r w:rsidRPr="005F593D">
        <w:rPr>
          <w:lang w:val="ru-RU"/>
        </w:rPr>
        <w:t xml:space="preserve"> </w:t>
      </w:r>
      <w:r>
        <w:t>ru</w:t>
      </w:r>
      <w:r w:rsidRPr="005F593D">
        <w:rPr>
          <w:lang w:val="ru-RU"/>
        </w:rPr>
        <w:t>.</w:t>
      </w:r>
      <w:r>
        <w:t>intertrust</w:t>
      </w:r>
      <w:r w:rsidRPr="005F593D">
        <w:rPr>
          <w:lang w:val="ru-RU"/>
        </w:rPr>
        <w:t>.</w:t>
      </w:r>
      <w:r>
        <w:t>cm</w:t>
      </w:r>
      <w:r w:rsidRPr="005F593D">
        <w:rPr>
          <w:lang w:val="ru-RU"/>
        </w:rPr>
        <w:t>.</w:t>
      </w:r>
      <w:r>
        <w:t>core</w:t>
      </w:r>
      <w:r w:rsidRPr="005F593D">
        <w:rPr>
          <w:lang w:val="ru-RU"/>
        </w:rPr>
        <w:t>.</w:t>
      </w:r>
      <w:r>
        <w:t>business</w:t>
      </w:r>
      <w:r w:rsidRPr="005F593D">
        <w:rPr>
          <w:lang w:val="ru-RU"/>
        </w:rPr>
        <w:t>.</w:t>
      </w:r>
      <w:r>
        <w:t>api</w:t>
      </w:r>
      <w:r w:rsidRPr="005F593D">
        <w:rPr>
          <w:lang w:val="ru-RU"/>
        </w:rPr>
        <w:t>;</w:t>
      </w:r>
    </w:p>
    <w:p w14:paraId="2DA888C6" w14:textId="77777777" w:rsidR="00072A7B" w:rsidRPr="005F593D" w:rsidRDefault="00072A7B" w:rsidP="00072A7B">
      <w:pPr>
        <w:pStyle w:val="afc"/>
        <w:rPr>
          <w:lang w:val="ru-RU"/>
        </w:rPr>
      </w:pPr>
    </w:p>
    <w:p w14:paraId="3593CEC0" w14:textId="77777777" w:rsidR="00072A7B" w:rsidRPr="0092494A" w:rsidRDefault="00072A7B" w:rsidP="00072A7B">
      <w:pPr>
        <w:pStyle w:val="afc"/>
        <w:rPr>
          <w:lang w:val="ru-RU"/>
        </w:rPr>
      </w:pPr>
      <w:r w:rsidRPr="0092494A">
        <w:rPr>
          <w:lang w:val="ru-RU"/>
        </w:rPr>
        <w:t>/**</w:t>
      </w:r>
    </w:p>
    <w:p w14:paraId="026F65C9" w14:textId="77777777" w:rsidR="00072A7B" w:rsidRPr="0092494A" w:rsidRDefault="00072A7B" w:rsidP="00072A7B">
      <w:pPr>
        <w:pStyle w:val="afc"/>
        <w:rPr>
          <w:lang w:val="ru-RU"/>
        </w:rPr>
      </w:pPr>
      <w:r w:rsidRPr="0092494A">
        <w:rPr>
          <w:lang w:val="ru-RU"/>
        </w:rPr>
        <w:t xml:space="preserve"> * Сервис загрузки данных</w:t>
      </w:r>
    </w:p>
    <w:p w14:paraId="06A06ED2" w14:textId="77777777" w:rsidR="00072A7B" w:rsidRPr="0092494A" w:rsidRDefault="00072A7B" w:rsidP="00072A7B">
      <w:pPr>
        <w:pStyle w:val="afc"/>
        <w:rPr>
          <w:lang w:val="ru-RU"/>
        </w:rPr>
      </w:pPr>
      <w:r w:rsidRPr="0092494A">
        <w:rPr>
          <w:lang w:val="ru-RU"/>
        </w:rPr>
        <w:t xml:space="preserve"> * </w:t>
      </w:r>
      <w:r w:rsidRPr="0092494A">
        <w:rPr>
          <w:b/>
          <w:bCs/>
          <w:color w:val="7F9FBF"/>
          <w:lang w:val="ru-RU"/>
        </w:rPr>
        <w:t>@</w:t>
      </w:r>
      <w:r>
        <w:rPr>
          <w:b/>
          <w:bCs/>
          <w:color w:val="7F9FBF"/>
        </w:rPr>
        <w:t>author</w:t>
      </w:r>
      <w:r w:rsidRPr="0092494A">
        <w:rPr>
          <w:lang w:val="ru-RU"/>
        </w:rPr>
        <w:t xml:space="preserve"> </w:t>
      </w:r>
      <w:r>
        <w:rPr>
          <w:u w:val="single"/>
        </w:rPr>
        <w:t>larin</w:t>
      </w:r>
    </w:p>
    <w:p w14:paraId="53C81481" w14:textId="77777777" w:rsidR="00072A7B" w:rsidRPr="0092494A" w:rsidRDefault="00072A7B" w:rsidP="00072A7B">
      <w:pPr>
        <w:pStyle w:val="afc"/>
        <w:rPr>
          <w:lang w:val="ru-RU"/>
        </w:rPr>
      </w:pPr>
      <w:r w:rsidRPr="0092494A">
        <w:rPr>
          <w:lang w:val="ru-RU"/>
        </w:rPr>
        <w:t xml:space="preserve"> *</w:t>
      </w:r>
    </w:p>
    <w:p w14:paraId="3DC77BC2" w14:textId="77777777" w:rsidR="00072A7B" w:rsidRPr="003E39A8" w:rsidRDefault="00072A7B" w:rsidP="00072A7B">
      <w:pPr>
        <w:pStyle w:val="afc"/>
      </w:pPr>
      <w:r w:rsidRPr="0092494A">
        <w:rPr>
          <w:lang w:val="ru-RU"/>
        </w:rPr>
        <w:t xml:space="preserve"> </w:t>
      </w:r>
      <w:r w:rsidRPr="003E39A8">
        <w:t>*/</w:t>
      </w:r>
    </w:p>
    <w:p w14:paraId="28E3A967" w14:textId="77777777" w:rsidR="00072A7B" w:rsidRPr="003E39A8" w:rsidRDefault="00072A7B" w:rsidP="00072A7B">
      <w:pPr>
        <w:pStyle w:val="afc"/>
      </w:pPr>
      <w:r w:rsidRPr="003E39A8">
        <w:rPr>
          <w:b/>
          <w:bCs/>
          <w:color w:val="7F0055"/>
        </w:rPr>
        <w:t>public</w:t>
      </w:r>
      <w:r w:rsidRPr="003E39A8">
        <w:t xml:space="preserve"> </w:t>
      </w:r>
      <w:r w:rsidRPr="003E39A8">
        <w:rPr>
          <w:b/>
          <w:bCs/>
          <w:color w:val="7F0055"/>
        </w:rPr>
        <w:t>interface</w:t>
      </w:r>
      <w:r w:rsidRPr="003E39A8">
        <w:t xml:space="preserve"> ImportDataService {</w:t>
      </w:r>
    </w:p>
    <w:p w14:paraId="40E6ABC9" w14:textId="77777777" w:rsidR="00072A7B" w:rsidRPr="003E39A8" w:rsidRDefault="00072A7B" w:rsidP="00072A7B">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TYPE_NAME</w:t>
      </w:r>
      <w:r w:rsidRPr="003E39A8">
        <w:t xml:space="preserve"> = </w:t>
      </w:r>
      <w:r w:rsidRPr="003E39A8">
        <w:rPr>
          <w:color w:val="2A00FF"/>
        </w:rPr>
        <w:t>"TYPE_NAME"</w:t>
      </w:r>
      <w:r w:rsidRPr="003E39A8">
        <w:t>;</w:t>
      </w:r>
    </w:p>
    <w:p w14:paraId="6C590FEA" w14:textId="77777777" w:rsidR="00072A7B" w:rsidRPr="003E39A8" w:rsidRDefault="00072A7B" w:rsidP="00072A7B">
      <w:pPr>
        <w:pStyle w:val="afc"/>
      </w:pPr>
      <w:r w:rsidRPr="003E39A8">
        <w:t xml:space="preserve">    </w:t>
      </w:r>
      <w:r w:rsidRPr="003E39A8">
        <w:rPr>
          <w:b/>
          <w:bCs/>
          <w:color w:val="7F0055"/>
        </w:rPr>
        <w:t>public</w:t>
      </w:r>
      <w:r w:rsidRPr="003E39A8">
        <w:t xml:space="preserve"> </w:t>
      </w:r>
      <w:r w:rsidRPr="003E39A8">
        <w:rPr>
          <w:b/>
          <w:bCs/>
          <w:color w:val="7F0055"/>
        </w:rPr>
        <w:t>static</w:t>
      </w:r>
      <w:r w:rsidRPr="003E39A8">
        <w:t xml:space="preserve"> </w:t>
      </w:r>
      <w:r w:rsidRPr="003E39A8">
        <w:rPr>
          <w:b/>
          <w:bCs/>
          <w:color w:val="7F0055"/>
        </w:rPr>
        <w:t>final</w:t>
      </w:r>
      <w:r w:rsidRPr="003E39A8">
        <w:t xml:space="preserve"> String </w:t>
      </w:r>
      <w:r w:rsidRPr="003E39A8">
        <w:rPr>
          <w:i/>
          <w:iCs/>
          <w:color w:val="0000C0"/>
        </w:rPr>
        <w:t>KEYS</w:t>
      </w:r>
      <w:r w:rsidRPr="003E39A8">
        <w:t xml:space="preserve"> = </w:t>
      </w:r>
      <w:r w:rsidRPr="003E39A8">
        <w:rPr>
          <w:color w:val="2A00FF"/>
        </w:rPr>
        <w:t>"KEYS"</w:t>
      </w:r>
      <w:r w:rsidRPr="003E39A8">
        <w:t xml:space="preserve">;    </w:t>
      </w:r>
    </w:p>
    <w:p w14:paraId="2FC4724E" w14:textId="77777777" w:rsidR="00072A7B" w:rsidRPr="003E39A8" w:rsidRDefault="00072A7B" w:rsidP="00072A7B">
      <w:pPr>
        <w:pStyle w:val="afc"/>
      </w:pPr>
      <w:r w:rsidRPr="003E39A8">
        <w:lastRenderedPageBreak/>
        <w:t xml:space="preserve">    </w:t>
      </w:r>
    </w:p>
    <w:p w14:paraId="1E61DC33" w14:textId="77777777" w:rsidR="00072A7B" w:rsidRPr="003E39A8" w:rsidRDefault="00072A7B" w:rsidP="00072A7B">
      <w:pPr>
        <w:pStyle w:val="afc"/>
      </w:pPr>
      <w:r w:rsidRPr="003E39A8">
        <w:t xml:space="preserve">    /**</w:t>
      </w:r>
    </w:p>
    <w:p w14:paraId="2B495D68" w14:textId="77777777" w:rsidR="00072A7B" w:rsidRPr="003E39A8" w:rsidRDefault="00072A7B" w:rsidP="00072A7B">
      <w:pPr>
        <w:pStyle w:val="afc"/>
      </w:pPr>
      <w:r w:rsidRPr="003E39A8">
        <w:t xml:space="preserve">     * </w:t>
      </w:r>
      <w:r>
        <w:t>Удаленный</w:t>
      </w:r>
      <w:r w:rsidRPr="003E39A8">
        <w:t xml:space="preserve"> </w:t>
      </w:r>
      <w:r>
        <w:t>интерфейс</w:t>
      </w:r>
    </w:p>
    <w:p w14:paraId="38912032" w14:textId="77777777" w:rsidR="00072A7B" w:rsidRPr="003E39A8" w:rsidRDefault="00072A7B" w:rsidP="00072A7B">
      <w:pPr>
        <w:pStyle w:val="afc"/>
      </w:pPr>
      <w:r w:rsidRPr="003E39A8">
        <w:t xml:space="preserve">     * </w:t>
      </w:r>
      <w:r w:rsidRPr="003E39A8">
        <w:rPr>
          <w:b/>
          <w:bCs/>
          <w:color w:val="7F9FBF"/>
        </w:rPr>
        <w:t>@author</w:t>
      </w:r>
      <w:r w:rsidRPr="003E39A8">
        <w:t xml:space="preserve"> </w:t>
      </w:r>
      <w:r w:rsidRPr="003E39A8">
        <w:rPr>
          <w:u w:val="single"/>
        </w:rPr>
        <w:t>larin</w:t>
      </w:r>
    </w:p>
    <w:p w14:paraId="328CE798" w14:textId="77777777" w:rsidR="00072A7B" w:rsidRPr="003E39A8" w:rsidRDefault="00072A7B" w:rsidP="00072A7B">
      <w:pPr>
        <w:pStyle w:val="afc"/>
      </w:pPr>
      <w:r w:rsidRPr="003E39A8">
        <w:t xml:space="preserve">     *</w:t>
      </w:r>
    </w:p>
    <w:p w14:paraId="629D8C5B" w14:textId="77777777" w:rsidR="00072A7B" w:rsidRPr="003E39A8" w:rsidRDefault="00072A7B" w:rsidP="00072A7B">
      <w:pPr>
        <w:pStyle w:val="afc"/>
      </w:pPr>
      <w:r w:rsidRPr="003E39A8">
        <w:t xml:space="preserve">     */</w:t>
      </w:r>
    </w:p>
    <w:p w14:paraId="511E6C9A" w14:textId="77777777" w:rsidR="00072A7B" w:rsidRPr="003E39A8" w:rsidRDefault="00072A7B" w:rsidP="00072A7B">
      <w:pPr>
        <w:pStyle w:val="afc"/>
      </w:pPr>
      <w:r w:rsidRPr="003E39A8">
        <w:t xml:space="preserve">    </w:t>
      </w:r>
      <w:r w:rsidRPr="003E39A8">
        <w:rPr>
          <w:b/>
          <w:bCs/>
          <w:color w:val="7F0055"/>
        </w:rPr>
        <w:t>public</w:t>
      </w:r>
      <w:r w:rsidRPr="003E39A8">
        <w:t xml:space="preserve"> </w:t>
      </w:r>
      <w:r w:rsidRPr="003E39A8">
        <w:rPr>
          <w:b/>
          <w:bCs/>
          <w:color w:val="7F0055"/>
        </w:rPr>
        <w:t>interface</w:t>
      </w:r>
      <w:r w:rsidRPr="003E39A8">
        <w:t xml:space="preserve"> Remote </w:t>
      </w:r>
      <w:r w:rsidRPr="003E39A8">
        <w:rPr>
          <w:b/>
          <w:bCs/>
          <w:color w:val="7F0055"/>
        </w:rPr>
        <w:t>extends</w:t>
      </w:r>
      <w:r w:rsidRPr="003E39A8">
        <w:t xml:space="preserve"> ImportDataService{        </w:t>
      </w:r>
    </w:p>
    <w:p w14:paraId="17393F37" w14:textId="77777777" w:rsidR="00072A7B" w:rsidRPr="005F593D" w:rsidRDefault="00072A7B" w:rsidP="00072A7B">
      <w:pPr>
        <w:pStyle w:val="afc"/>
        <w:rPr>
          <w:lang w:val="ru-RU"/>
        </w:rPr>
      </w:pPr>
      <w:r w:rsidRPr="003E39A8">
        <w:t xml:space="preserve">    </w:t>
      </w:r>
      <w:r w:rsidRPr="005F593D">
        <w:rPr>
          <w:lang w:val="ru-RU"/>
        </w:rPr>
        <w:t>}</w:t>
      </w:r>
    </w:p>
    <w:p w14:paraId="0A3AF0B5" w14:textId="77777777" w:rsidR="00072A7B" w:rsidRPr="005F593D" w:rsidRDefault="00072A7B" w:rsidP="00072A7B">
      <w:pPr>
        <w:pStyle w:val="afc"/>
        <w:rPr>
          <w:lang w:val="ru-RU"/>
        </w:rPr>
      </w:pPr>
      <w:r w:rsidRPr="005F593D">
        <w:rPr>
          <w:lang w:val="ru-RU"/>
        </w:rPr>
        <w:t xml:space="preserve">    /**</w:t>
      </w:r>
    </w:p>
    <w:p w14:paraId="12310D6C" w14:textId="77777777" w:rsidR="00072A7B" w:rsidRPr="0092494A" w:rsidRDefault="00072A7B" w:rsidP="00072A7B">
      <w:pPr>
        <w:pStyle w:val="afc"/>
        <w:rPr>
          <w:lang w:val="ru-RU"/>
        </w:rPr>
      </w:pPr>
      <w:r w:rsidRPr="005F593D">
        <w:rPr>
          <w:lang w:val="ru-RU"/>
        </w:rPr>
        <w:t xml:space="preserve">     </w:t>
      </w:r>
      <w:r w:rsidRPr="0092494A">
        <w:rPr>
          <w:lang w:val="ru-RU"/>
        </w:rPr>
        <w:t>* Метод загрузки данных из файла.</w:t>
      </w:r>
    </w:p>
    <w:p w14:paraId="7EDCAE83" w14:textId="77777777" w:rsidR="00072A7B" w:rsidRPr="0092494A" w:rsidRDefault="00072A7B" w:rsidP="00072A7B">
      <w:pPr>
        <w:pStyle w:val="afc"/>
        <w:rPr>
          <w:lang w:val="ru-RU"/>
        </w:rPr>
      </w:pPr>
      <w:r w:rsidRPr="0092494A">
        <w:rPr>
          <w:lang w:val="ru-RU"/>
        </w:rPr>
        <w:t xml:space="preserve">     * </w:t>
      </w:r>
      <w:r w:rsidRPr="0092494A">
        <w:rPr>
          <w:b/>
          <w:bCs/>
          <w:color w:val="7F9FBF"/>
          <w:lang w:val="ru-RU"/>
        </w:rPr>
        <w:t>@</w:t>
      </w:r>
      <w:r>
        <w:rPr>
          <w:b/>
          <w:bCs/>
          <w:color w:val="7F9FBF"/>
        </w:rPr>
        <w:t>param</w:t>
      </w:r>
      <w:r w:rsidRPr="0092494A">
        <w:rPr>
          <w:lang w:val="ru-RU"/>
        </w:rPr>
        <w:t xml:space="preserve"> </w:t>
      </w:r>
      <w:r>
        <w:t>loadFileAsByteArray</w:t>
      </w:r>
      <w:r w:rsidRPr="0092494A">
        <w:rPr>
          <w:lang w:val="ru-RU"/>
        </w:rPr>
        <w:t xml:space="preserve"> зачитанный массив данных из файла</w:t>
      </w:r>
    </w:p>
    <w:p w14:paraId="731FE653" w14:textId="77777777" w:rsidR="00072A7B" w:rsidRPr="0092494A" w:rsidRDefault="00072A7B" w:rsidP="00072A7B">
      <w:pPr>
        <w:pStyle w:val="afc"/>
        <w:rPr>
          <w:lang w:val="ru-RU"/>
        </w:rPr>
      </w:pPr>
      <w:r w:rsidRPr="0092494A">
        <w:rPr>
          <w:lang w:val="ru-RU"/>
        </w:rPr>
        <w:t xml:space="preserve">     */</w:t>
      </w:r>
    </w:p>
    <w:p w14:paraId="29D3FF68" w14:textId="77777777" w:rsidR="00072A7B" w:rsidRPr="0092494A" w:rsidRDefault="00072A7B" w:rsidP="00072A7B">
      <w:pPr>
        <w:pStyle w:val="afc"/>
        <w:rPr>
          <w:lang w:val="ru-RU"/>
        </w:rPr>
      </w:pPr>
      <w:r w:rsidRPr="0092494A">
        <w:rPr>
          <w:lang w:val="ru-RU"/>
        </w:rPr>
        <w:t xml:space="preserve">    </w:t>
      </w:r>
      <w:r>
        <w:rPr>
          <w:b/>
          <w:bCs/>
          <w:color w:val="7F0055"/>
        </w:rPr>
        <w:t>void</w:t>
      </w:r>
      <w:r w:rsidRPr="0092494A">
        <w:rPr>
          <w:lang w:val="ru-RU"/>
        </w:rPr>
        <w:t xml:space="preserve"> </w:t>
      </w:r>
      <w:r>
        <w:t>importData</w:t>
      </w:r>
      <w:r w:rsidRPr="0092494A">
        <w:rPr>
          <w:lang w:val="ru-RU"/>
        </w:rPr>
        <w:t>(</w:t>
      </w:r>
      <w:r>
        <w:rPr>
          <w:b/>
          <w:bCs/>
          <w:color w:val="7F0055"/>
        </w:rPr>
        <w:t>byte</w:t>
      </w:r>
      <w:r w:rsidRPr="0092494A">
        <w:rPr>
          <w:lang w:val="ru-RU"/>
        </w:rPr>
        <w:t xml:space="preserve">[] </w:t>
      </w:r>
      <w:r>
        <w:t>importFileAsByteArray</w:t>
      </w:r>
      <w:r w:rsidRPr="0092494A">
        <w:rPr>
          <w:lang w:val="ru-RU"/>
        </w:rPr>
        <w:t>);</w:t>
      </w:r>
    </w:p>
    <w:p w14:paraId="44F9F8FF" w14:textId="77777777" w:rsidR="00072A7B" w:rsidRPr="006A60E5" w:rsidRDefault="00072A7B" w:rsidP="00072A7B">
      <w:pPr>
        <w:pStyle w:val="afc"/>
        <w:rPr>
          <w:lang w:val="ru-RU"/>
        </w:rPr>
      </w:pPr>
      <w:r w:rsidRPr="0092494A">
        <w:rPr>
          <w:lang w:val="ru-RU"/>
        </w:rPr>
        <w:t>}</w:t>
      </w:r>
    </w:p>
    <w:p w14:paraId="44D21BAA" w14:textId="77777777" w:rsidR="00072A7B" w:rsidRDefault="00072A7B" w:rsidP="00072A7B">
      <w:pPr>
        <w:pStyle w:val="30"/>
        <w:numPr>
          <w:ilvl w:val="2"/>
          <w:numId w:val="1"/>
        </w:numPr>
      </w:pPr>
      <w:bookmarkStart w:id="230" w:name="_Toc383285449"/>
      <w:r w:rsidRPr="006A60E5">
        <w:t>Автоматическая загрузка данных</w:t>
      </w:r>
      <w:r>
        <w:t xml:space="preserve"> при старте сервера</w:t>
      </w:r>
      <w:bookmarkEnd w:id="230"/>
    </w:p>
    <w:p w14:paraId="4B7C181B" w14:textId="77777777" w:rsidR="00072A7B" w:rsidRPr="0092494A" w:rsidRDefault="00072A7B" w:rsidP="00072A7B">
      <w:pPr>
        <w:rPr>
          <w:lang w:val="en-US"/>
        </w:rPr>
      </w:pPr>
      <w:r>
        <w:t xml:space="preserve">При старте сервера производится поиск всех файлов </w:t>
      </w:r>
      <w:r w:rsidRPr="006A60E5">
        <w:t>ru/intertrust/cm/core/importdata/import.xml. Файлы могут быть расположены в разных</w:t>
      </w:r>
      <w:r>
        <w:t xml:space="preserve"> архивах</w:t>
      </w:r>
      <w:r w:rsidRPr="006A60E5">
        <w:t xml:space="preserve">. </w:t>
      </w:r>
      <w:r>
        <w:t xml:space="preserve">В файлах </w:t>
      </w:r>
      <w:r w:rsidRPr="006A60E5">
        <w:t>import.xml</w:t>
      </w:r>
      <w:r>
        <w:t xml:space="preserve"> </w:t>
      </w:r>
      <w:r w:rsidRPr="006A60E5">
        <w:t>содержатся имена файлов</w:t>
      </w:r>
      <w:r>
        <w:t xml:space="preserve"> </w:t>
      </w:r>
      <w:r>
        <w:rPr>
          <w:lang w:val="en-US"/>
        </w:rPr>
        <w:t>csv</w:t>
      </w:r>
      <w:r w:rsidRPr="006A60E5">
        <w:t xml:space="preserve"> </w:t>
      </w:r>
      <w:r>
        <w:t xml:space="preserve">для загрузки и их зависимость от других файлов </w:t>
      </w:r>
      <w:r>
        <w:rPr>
          <w:lang w:val="en-US"/>
        </w:rPr>
        <w:t>csv</w:t>
      </w:r>
      <w:r w:rsidRPr="006A60E5">
        <w:t xml:space="preserve"> </w:t>
      </w:r>
      <w:r>
        <w:t xml:space="preserve">для обеспечения корректной очередности загрузки файлов. Зависимость учитывается иерархически. Так же производится проверка на зацикленность зависимостей, в этом случае формируется исключение. Файлы </w:t>
      </w:r>
      <w:r>
        <w:rPr>
          <w:lang w:val="en-US"/>
        </w:rPr>
        <w:t>csv</w:t>
      </w:r>
      <w:r w:rsidRPr="00765B1C">
        <w:t xml:space="preserve"> </w:t>
      </w:r>
      <w:r>
        <w:t xml:space="preserve">должны так же лежать в директории </w:t>
      </w:r>
      <w:r w:rsidRPr="006A60E5">
        <w:t>ru/intertrust/cm/core/importdata</w:t>
      </w:r>
      <w:r w:rsidRPr="00765B1C">
        <w:t>.</w:t>
      </w:r>
      <w:r>
        <w:t xml:space="preserve"> Формат</w:t>
      </w:r>
      <w:r w:rsidRPr="0092494A">
        <w:rPr>
          <w:lang w:val="en-US"/>
        </w:rPr>
        <w:t xml:space="preserve"> </w:t>
      </w:r>
      <w:r>
        <w:t>файла</w:t>
      </w:r>
      <w:r w:rsidRPr="0092494A">
        <w:rPr>
          <w:lang w:val="en-US"/>
        </w:rPr>
        <w:t xml:space="preserve"> </w:t>
      </w:r>
      <w:r>
        <w:rPr>
          <w:lang w:val="en-US"/>
        </w:rPr>
        <w:t>import</w:t>
      </w:r>
      <w:r w:rsidRPr="0092494A">
        <w:rPr>
          <w:lang w:val="en-US"/>
        </w:rPr>
        <w:t>.</w:t>
      </w:r>
      <w:r>
        <w:rPr>
          <w:lang w:val="en-US"/>
        </w:rPr>
        <w:t>xml</w:t>
      </w:r>
      <w:r w:rsidRPr="0092494A">
        <w:rPr>
          <w:lang w:val="en-US"/>
        </w:rPr>
        <w:t>:</w:t>
      </w:r>
    </w:p>
    <w:p w14:paraId="72B5AB5B" w14:textId="77777777" w:rsidR="00072A7B" w:rsidRPr="0092494A" w:rsidRDefault="00072A7B" w:rsidP="00072A7B">
      <w:pPr>
        <w:pStyle w:val="afc"/>
      </w:pPr>
      <w:r w:rsidRPr="0092494A">
        <w:rPr>
          <w:color w:val="008080"/>
        </w:rPr>
        <w:t>&lt;?</w:t>
      </w:r>
      <w:r w:rsidRPr="006A60E5">
        <w:rPr>
          <w:color w:val="3F7F7F"/>
        </w:rPr>
        <w:t>xml</w:t>
      </w:r>
      <w:r w:rsidRPr="0092494A">
        <w:t xml:space="preserve"> </w:t>
      </w:r>
      <w:r w:rsidRPr="006A60E5">
        <w:t>version</w:t>
      </w:r>
      <w:r w:rsidRPr="0092494A">
        <w:t>=</w:t>
      </w:r>
      <w:r w:rsidRPr="0092494A">
        <w:rPr>
          <w:i/>
          <w:iCs/>
          <w:color w:val="2A00FF"/>
        </w:rPr>
        <w:t>"1.1"</w:t>
      </w:r>
      <w:r w:rsidRPr="0092494A">
        <w:t xml:space="preserve"> </w:t>
      </w:r>
      <w:r w:rsidRPr="006A60E5">
        <w:t>encoding</w:t>
      </w:r>
      <w:r w:rsidRPr="0092494A">
        <w:t>=</w:t>
      </w:r>
      <w:r w:rsidRPr="0092494A">
        <w:rPr>
          <w:i/>
          <w:iCs/>
          <w:color w:val="2A00FF"/>
        </w:rPr>
        <w:t>"</w:t>
      </w:r>
      <w:r w:rsidRPr="006A60E5">
        <w:rPr>
          <w:i/>
          <w:iCs/>
          <w:color w:val="2A00FF"/>
        </w:rPr>
        <w:t>UTF</w:t>
      </w:r>
      <w:r w:rsidRPr="0092494A">
        <w:rPr>
          <w:i/>
          <w:iCs/>
          <w:color w:val="2A00FF"/>
        </w:rPr>
        <w:t>-8"</w:t>
      </w:r>
      <w:r w:rsidRPr="0092494A">
        <w:t xml:space="preserve"> </w:t>
      </w:r>
      <w:r w:rsidRPr="006A60E5">
        <w:t>standalone</w:t>
      </w:r>
      <w:r w:rsidRPr="0092494A">
        <w:t>=</w:t>
      </w:r>
      <w:r w:rsidRPr="0092494A">
        <w:rPr>
          <w:i/>
          <w:iCs/>
          <w:color w:val="2A00FF"/>
        </w:rPr>
        <w:t>"</w:t>
      </w:r>
      <w:r w:rsidRPr="006A60E5">
        <w:rPr>
          <w:i/>
          <w:iCs/>
          <w:color w:val="2A00FF"/>
        </w:rPr>
        <w:t>yes</w:t>
      </w:r>
      <w:r w:rsidRPr="0092494A">
        <w:rPr>
          <w:i/>
          <w:iCs/>
          <w:color w:val="2A00FF"/>
        </w:rPr>
        <w:t>"</w:t>
      </w:r>
      <w:r w:rsidRPr="0092494A">
        <w:rPr>
          <w:color w:val="008080"/>
        </w:rPr>
        <w:t>?&gt;</w:t>
      </w:r>
    </w:p>
    <w:p w14:paraId="3E7BC34F" w14:textId="77777777" w:rsidR="00072A7B" w:rsidRPr="0092494A" w:rsidRDefault="00072A7B" w:rsidP="00072A7B">
      <w:pPr>
        <w:pStyle w:val="afc"/>
      </w:pPr>
      <w:r w:rsidRPr="0092494A">
        <w:rPr>
          <w:color w:val="008080"/>
        </w:rPr>
        <w:t>&lt;</w:t>
      </w:r>
      <w:r w:rsidRPr="006A60E5">
        <w:rPr>
          <w:color w:val="3F7F7F"/>
        </w:rPr>
        <w:t>ImportData</w:t>
      </w:r>
      <w:r w:rsidRPr="0092494A">
        <w:rPr>
          <w:color w:val="008080"/>
        </w:rPr>
        <w:t>&gt;</w:t>
      </w:r>
    </w:p>
    <w:p w14:paraId="2D009447" w14:textId="77777777" w:rsidR="00072A7B" w:rsidRPr="006A60E5" w:rsidRDefault="00072A7B" w:rsidP="00072A7B">
      <w:pPr>
        <w:pStyle w:val="afc"/>
      </w:pPr>
      <w:r w:rsidRPr="0092494A">
        <w:t xml:space="preserve">    </w:t>
      </w:r>
      <w:r w:rsidRPr="0092494A">
        <w:rPr>
          <w:color w:val="008080"/>
        </w:rPr>
        <w:t>&lt;</w:t>
      </w:r>
      <w:r w:rsidRPr="006A60E5">
        <w:rPr>
          <w:color w:val="3F7F7F"/>
        </w:rPr>
        <w:t>File</w:t>
      </w:r>
      <w:r w:rsidRPr="0092494A">
        <w:t xml:space="preserve"> </w:t>
      </w:r>
      <w:r w:rsidRPr="006A60E5">
        <w:t>name</w:t>
      </w:r>
      <w:r w:rsidRPr="0092494A">
        <w:t>=</w:t>
      </w:r>
      <w:r w:rsidRPr="0092494A">
        <w:rPr>
          <w:i/>
          <w:iCs/>
          <w:color w:val="2A00FF"/>
        </w:rPr>
        <w:t>"</w:t>
      </w:r>
      <w:r w:rsidRPr="006A60E5">
        <w:rPr>
          <w:i/>
          <w:iCs/>
          <w:color w:val="2A00FF"/>
        </w:rPr>
        <w:t>import-organization.csv"</w:t>
      </w:r>
      <w:r w:rsidRPr="006A60E5">
        <w:rPr>
          <w:color w:val="008080"/>
        </w:rPr>
        <w:t>&gt;</w:t>
      </w:r>
    </w:p>
    <w:p w14:paraId="0A4534D3"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14:paraId="1C082BA4"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14:paraId="007EF3C5"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"import-department.csv"</w:t>
      </w:r>
      <w:r w:rsidRPr="006A60E5">
        <w:rPr>
          <w:color w:val="008080"/>
        </w:rPr>
        <w:t>&gt;</w:t>
      </w:r>
    </w:p>
    <w:p w14:paraId="215A8118"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14:paraId="281735DC"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import-organization.csv</w:t>
      </w:r>
      <w:r w:rsidRPr="006A60E5">
        <w:rPr>
          <w:color w:val="008080"/>
        </w:rPr>
        <w:t>&lt;/</w:t>
      </w:r>
      <w:r w:rsidRPr="006A60E5">
        <w:rPr>
          <w:color w:val="3F7F7F"/>
        </w:rPr>
        <w:t>Depend</w:t>
      </w:r>
      <w:r w:rsidRPr="006A60E5">
        <w:rPr>
          <w:color w:val="008080"/>
        </w:rPr>
        <w:t>&gt;</w:t>
      </w:r>
    </w:p>
    <w:p w14:paraId="1D7A0A7C"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14:paraId="6DF0F2CD"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"import-employee.csv"</w:t>
      </w:r>
      <w:r w:rsidRPr="006A60E5">
        <w:rPr>
          <w:color w:val="008080"/>
        </w:rPr>
        <w:t>&gt;</w:t>
      </w:r>
    </w:p>
    <w:p w14:paraId="4F9F8A0F"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14:paraId="3680531E"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import-department.csv</w:t>
      </w:r>
      <w:r w:rsidRPr="006A60E5">
        <w:rPr>
          <w:color w:val="008080"/>
        </w:rPr>
        <w:t>&lt;/</w:t>
      </w:r>
      <w:r w:rsidRPr="006A60E5">
        <w:rPr>
          <w:color w:val="3F7F7F"/>
        </w:rPr>
        <w:t>Depend</w:t>
      </w:r>
      <w:r w:rsidRPr="006A60E5">
        <w:rPr>
          <w:color w:val="008080"/>
        </w:rPr>
        <w:t>&gt;</w:t>
      </w:r>
    </w:p>
    <w:p w14:paraId="74016E6D"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14:paraId="75F64534"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"set-organization-boss.csv"</w:t>
      </w:r>
      <w:r w:rsidRPr="006A60E5">
        <w:rPr>
          <w:color w:val="008080"/>
        </w:rPr>
        <w:t>&gt;</w:t>
      </w:r>
    </w:p>
    <w:p w14:paraId="03C9D49B"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14:paraId="70EDE365"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14:paraId="71399685"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rPr>
          <w:color w:val="008080"/>
        </w:rPr>
        <w:t>&gt;</w:t>
      </w:r>
    </w:p>
    <w:p w14:paraId="49505DD5" w14:textId="77777777" w:rsidR="00072A7B" w:rsidRPr="006A60E5" w:rsidRDefault="00072A7B" w:rsidP="00072A7B">
      <w:pPr>
        <w:pStyle w:val="afc"/>
      </w:pPr>
      <w:r w:rsidRPr="006A60E5">
        <w:t xml:space="preserve">    </w:t>
      </w:r>
      <w:r w:rsidRPr="006A60E5">
        <w:rPr>
          <w:color w:val="008080"/>
        </w:rPr>
        <w:t>&lt;</w:t>
      </w:r>
      <w:r w:rsidRPr="006A60E5">
        <w:rPr>
          <w:color w:val="3F7F7F"/>
        </w:rPr>
        <w:t>File</w:t>
      </w:r>
      <w:r w:rsidRPr="006A60E5">
        <w:t xml:space="preserve"> name=</w:t>
      </w:r>
      <w:r w:rsidRPr="006A60E5">
        <w:rPr>
          <w:i/>
          <w:iCs/>
          <w:color w:val="2A00FF"/>
        </w:rPr>
        <w:t>"set-department-boss.csv"</w:t>
      </w:r>
      <w:r w:rsidRPr="006A60E5">
        <w:rPr>
          <w:color w:val="008080"/>
        </w:rPr>
        <w:t>&gt;</w:t>
      </w:r>
    </w:p>
    <w:p w14:paraId="2B2C956A"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status.csv</w:t>
      </w:r>
      <w:r w:rsidRPr="006A60E5">
        <w:rPr>
          <w:color w:val="008080"/>
        </w:rPr>
        <w:t>&lt;/</w:t>
      </w:r>
      <w:r w:rsidRPr="006A60E5">
        <w:rPr>
          <w:color w:val="3F7F7F"/>
        </w:rPr>
        <w:t>Depend</w:t>
      </w:r>
      <w:r w:rsidRPr="006A60E5">
        <w:rPr>
          <w:color w:val="008080"/>
        </w:rPr>
        <w:t>&gt;</w:t>
      </w:r>
    </w:p>
    <w:p w14:paraId="686CBF99" w14:textId="77777777" w:rsidR="00072A7B" w:rsidRPr="006A60E5" w:rsidRDefault="00072A7B" w:rsidP="00072A7B">
      <w:pPr>
        <w:pStyle w:val="afc"/>
      </w:pPr>
      <w:r w:rsidRPr="006A60E5">
        <w:t xml:space="preserve">        </w:t>
      </w:r>
      <w:r w:rsidRPr="006A60E5">
        <w:rPr>
          <w:color w:val="008080"/>
        </w:rPr>
        <w:t>&lt;</w:t>
      </w:r>
      <w:r w:rsidRPr="006A60E5">
        <w:rPr>
          <w:color w:val="3F7F7F"/>
        </w:rPr>
        <w:t>Depend</w:t>
      </w:r>
      <w:r w:rsidRPr="006A60E5">
        <w:rPr>
          <w:color w:val="008080"/>
        </w:rPr>
        <w:t>&gt;</w:t>
      </w:r>
      <w:r w:rsidRPr="006A60E5">
        <w:t>import-employee.csv</w:t>
      </w:r>
      <w:r w:rsidRPr="006A60E5">
        <w:rPr>
          <w:color w:val="008080"/>
        </w:rPr>
        <w:t>&lt;/</w:t>
      </w:r>
      <w:r w:rsidRPr="006A60E5">
        <w:rPr>
          <w:color w:val="3F7F7F"/>
        </w:rPr>
        <w:t>Depend</w:t>
      </w:r>
      <w:r w:rsidRPr="006A60E5">
        <w:rPr>
          <w:color w:val="008080"/>
        </w:rPr>
        <w:t>&gt;</w:t>
      </w:r>
    </w:p>
    <w:p w14:paraId="2EFF4459" w14:textId="77777777" w:rsidR="00072A7B" w:rsidRDefault="00072A7B" w:rsidP="00072A7B">
      <w:pPr>
        <w:pStyle w:val="afc"/>
      </w:pPr>
      <w:r w:rsidRPr="006A60E5">
        <w:t xml:space="preserve">    </w:t>
      </w:r>
      <w:r>
        <w:rPr>
          <w:color w:val="008080"/>
        </w:rPr>
        <w:t>&lt;/</w:t>
      </w:r>
      <w:r>
        <w:rPr>
          <w:color w:val="3F7F7F"/>
        </w:rPr>
        <w:t>File</w:t>
      </w:r>
      <w:r>
        <w:rPr>
          <w:color w:val="008080"/>
        </w:rPr>
        <w:t>&gt;</w:t>
      </w:r>
    </w:p>
    <w:p w14:paraId="11EDD62A" w14:textId="77777777" w:rsidR="00072A7B" w:rsidRDefault="00072A7B" w:rsidP="00072A7B">
      <w:pPr>
        <w:pStyle w:val="afc"/>
        <w:rPr>
          <w:color w:val="008080"/>
        </w:rPr>
      </w:pPr>
      <w:r>
        <w:rPr>
          <w:color w:val="008080"/>
        </w:rPr>
        <w:t>&lt;/</w:t>
      </w:r>
      <w:r>
        <w:rPr>
          <w:color w:val="3F7F7F"/>
        </w:rPr>
        <w:t>ImportData</w:t>
      </w:r>
      <w:r>
        <w:rPr>
          <w:color w:val="008080"/>
        </w:rPr>
        <w:t>&gt;</w:t>
      </w:r>
    </w:p>
    <w:p w14:paraId="6C3DB5D6" w14:textId="77777777" w:rsidR="00072A7B" w:rsidRPr="0060117F" w:rsidRDefault="00072A7B" w:rsidP="00072A7B">
      <w:pPr>
        <w:pStyle w:val="afc"/>
      </w:pPr>
      <w:r w:rsidRPr="006344B2">
        <w:t xml:space="preserve">    </w:t>
      </w:r>
    </w:p>
    <w:p w14:paraId="1675D5DF" w14:textId="77777777" w:rsidR="00072A7B" w:rsidRPr="006344B2" w:rsidRDefault="00072A7B" w:rsidP="00072A7B">
      <w:pPr>
        <w:rPr>
          <w:lang w:val="en-US"/>
        </w:rPr>
      </w:pPr>
    </w:p>
    <w:p w14:paraId="419A7AB1" w14:textId="77777777" w:rsidR="00072A7B" w:rsidRPr="006344B2" w:rsidRDefault="00072A7B" w:rsidP="00072A7B">
      <w:pPr>
        <w:pStyle w:val="30"/>
        <w:numPr>
          <w:ilvl w:val="2"/>
          <w:numId w:val="1"/>
        </w:numPr>
        <w:rPr>
          <w:lang w:val="en-US"/>
        </w:rPr>
      </w:pPr>
      <w:bookmarkStart w:id="231" w:name="_Toc383285450"/>
      <w:r>
        <w:t>Формат</w:t>
      </w:r>
      <w:r w:rsidRPr="006344B2">
        <w:rPr>
          <w:lang w:val="en-US"/>
        </w:rPr>
        <w:t xml:space="preserve"> </w:t>
      </w:r>
      <w:r>
        <w:t>файла</w:t>
      </w:r>
      <w:r w:rsidRPr="006344B2">
        <w:rPr>
          <w:lang w:val="en-US"/>
        </w:rPr>
        <w:t xml:space="preserve"> </w:t>
      </w:r>
      <w:r>
        <w:t>импорта</w:t>
      </w:r>
      <w:r w:rsidRPr="006344B2">
        <w:rPr>
          <w:lang w:val="en-US"/>
        </w:rPr>
        <w:t xml:space="preserve"> </w:t>
      </w:r>
      <w:r>
        <w:t>данных</w:t>
      </w:r>
      <w:bookmarkEnd w:id="231"/>
    </w:p>
    <w:p w14:paraId="5E61B85B" w14:textId="77777777" w:rsidR="00072A7B" w:rsidRPr="00B10C0B" w:rsidRDefault="00072A7B" w:rsidP="00072A7B">
      <w:r w:rsidRPr="006344B2">
        <w:t>По умолчанию</w:t>
      </w:r>
      <w:r>
        <w:t xml:space="preserve"> файл</w:t>
      </w:r>
      <w:r w:rsidRPr="006344B2">
        <w:t xml:space="preserve"> </w:t>
      </w:r>
      <w:r>
        <w:rPr>
          <w:lang w:val="en-US"/>
        </w:rPr>
        <w:t>CSV</w:t>
      </w:r>
      <w:r w:rsidRPr="006344B2">
        <w:t xml:space="preserve"> </w:t>
      </w:r>
      <w:r>
        <w:t>должен</w:t>
      </w:r>
      <w:r w:rsidRPr="006344B2">
        <w:t xml:space="preserve"> </w:t>
      </w:r>
      <w:r>
        <w:t>быть сохранен</w:t>
      </w:r>
      <w:r w:rsidRPr="006344B2">
        <w:t xml:space="preserve"> </w:t>
      </w:r>
      <w:r>
        <w:t>в</w:t>
      </w:r>
      <w:r w:rsidRPr="006344B2">
        <w:t xml:space="preserve"> </w:t>
      </w:r>
      <w:r>
        <w:t>кодировке</w:t>
      </w:r>
      <w:r w:rsidRPr="006344B2">
        <w:t xml:space="preserve"> </w:t>
      </w:r>
      <w:r>
        <w:rPr>
          <w:lang w:val="en-US"/>
        </w:rPr>
        <w:t>ANSI</w:t>
      </w:r>
      <w:r w:rsidRPr="006344B2">
        <w:t xml:space="preserve">-1251. </w:t>
      </w:r>
      <w:r>
        <w:t xml:space="preserve">Сделано это для совместимости с редактором </w:t>
      </w:r>
      <w:r>
        <w:rPr>
          <w:lang w:val="en-US"/>
        </w:rPr>
        <w:t>Excel</w:t>
      </w:r>
      <w:r>
        <w:t xml:space="preserve">. В случае если кодировка файла отлична от </w:t>
      </w:r>
      <w:r>
        <w:rPr>
          <w:lang w:val="en-US"/>
        </w:rPr>
        <w:t>ANSI</w:t>
      </w:r>
      <w:r w:rsidRPr="006344B2">
        <w:t>-1251</w:t>
      </w:r>
      <w:r>
        <w:t xml:space="preserve"> кодировка должна быть передана с помощью параметра </w:t>
      </w:r>
      <w:r>
        <w:rPr>
          <w:lang w:val="en-US"/>
        </w:rPr>
        <w:t>encoding</w:t>
      </w:r>
      <w:r w:rsidRPr="00B10C0B">
        <w:t xml:space="preserve"> </w:t>
      </w:r>
      <w:r w:rsidRPr="005F593D">
        <w:t>метода</w:t>
      </w:r>
      <w:r w:rsidRPr="00B10C0B">
        <w:t xml:space="preserve"> </w:t>
      </w:r>
      <w:r>
        <w:t>importData</w:t>
      </w:r>
      <w:r w:rsidRPr="006344B2">
        <w:t xml:space="preserve">. </w:t>
      </w:r>
    </w:p>
    <w:p w14:paraId="65EA7604" w14:textId="77777777" w:rsidR="00072A7B" w:rsidRDefault="00072A7B" w:rsidP="00072A7B">
      <w:r>
        <w:lastRenderedPageBreak/>
        <w:t>Две первые строки файла отведены под метаинформацию. В первой строке задается имя типа для импорта</w:t>
      </w:r>
      <w:r w:rsidRPr="0092494A">
        <w:t xml:space="preserve">, </w:t>
      </w:r>
      <w:r>
        <w:t xml:space="preserve">ключевые поля через запятую и символ, который будет интерпретироватся как символ строки с нулевой длиной в виде: </w:t>
      </w:r>
    </w:p>
    <w:p w14:paraId="6EBE5410" w14:textId="77777777" w:rsidR="00072A7B" w:rsidRDefault="00072A7B" w:rsidP="00072A7B">
      <w:pPr>
        <w:pStyle w:val="afc"/>
      </w:pPr>
      <w:r w:rsidRPr="00765B1C">
        <w:t>TYPE_NAME=Department;KEYS=Name</w:t>
      </w:r>
      <w:r>
        <w:t>,Number</w:t>
      </w:r>
      <w:r w:rsidRPr="00765B1C">
        <w:t>;</w:t>
      </w:r>
      <w:r w:rsidRPr="0092494A">
        <w:t>EMPTY_STRING_SYMBOL</w:t>
      </w:r>
      <w:r>
        <w:t>=$</w:t>
      </w:r>
    </w:p>
    <w:p w14:paraId="16ABD723" w14:textId="77777777" w:rsidR="00072A7B" w:rsidRPr="00105C88" w:rsidRDefault="00072A7B" w:rsidP="00072A7B">
      <w:r>
        <w:t xml:space="preserve">Значение </w:t>
      </w:r>
      <w:r w:rsidRPr="0092494A">
        <w:t>EMPTY_STRING_SYMBOL</w:t>
      </w:r>
      <w:r>
        <w:t xml:space="preserve"> по умолчанию равен символу подчеркивания </w:t>
      </w:r>
      <w:r w:rsidRPr="00105C88">
        <w:t>“_”.</w:t>
      </w:r>
    </w:p>
    <w:p w14:paraId="59690DCA" w14:textId="77777777" w:rsidR="00072A7B" w:rsidRPr="00765B1C" w:rsidRDefault="00072A7B" w:rsidP="00072A7B">
      <w:r>
        <w:t>Во второй строке хранятся имена полей для импорта</w:t>
      </w:r>
      <w:r w:rsidRPr="00765B1C">
        <w:t>:</w:t>
      </w:r>
    </w:p>
    <w:p w14:paraId="2E42E170" w14:textId="77777777" w:rsidR="00072A7B" w:rsidRPr="0092494A" w:rsidRDefault="00072A7B" w:rsidP="00072A7B">
      <w:pPr>
        <w:pStyle w:val="afc"/>
        <w:rPr>
          <w:lang w:val="ru-RU"/>
        </w:rPr>
      </w:pPr>
      <w:r w:rsidRPr="00765B1C">
        <w:t>Name</w:t>
      </w:r>
      <w:r w:rsidRPr="0092494A">
        <w:rPr>
          <w:lang w:val="ru-RU"/>
        </w:rPr>
        <w:t>;</w:t>
      </w:r>
      <w:r w:rsidRPr="00765B1C">
        <w:t>Organization</w:t>
      </w:r>
      <w:r w:rsidRPr="0092494A">
        <w:rPr>
          <w:lang w:val="ru-RU"/>
        </w:rPr>
        <w:t>;</w:t>
      </w:r>
      <w:r w:rsidRPr="00765B1C">
        <w:t>ParentDepartment</w:t>
      </w:r>
    </w:p>
    <w:p w14:paraId="56CF6479" w14:textId="77777777" w:rsidR="00072A7B" w:rsidRDefault="00072A7B" w:rsidP="00072A7B">
      <w:r>
        <w:t>Начиная с третьей строки идут непосредственно данные для импорта</w:t>
      </w:r>
    </w:p>
    <w:p w14:paraId="6D4E472D" w14:textId="77777777" w:rsidR="00072A7B" w:rsidRPr="0092494A" w:rsidRDefault="00072A7B" w:rsidP="00072A7B">
      <w:pPr>
        <w:pStyle w:val="afc"/>
        <w:rPr>
          <w:lang w:val="ru-RU"/>
        </w:rPr>
      </w:pPr>
      <w:r w:rsidRPr="0092494A">
        <w:rPr>
          <w:lang w:val="ru-RU"/>
        </w:rPr>
        <w:t>Подразделение 1;"</w:t>
      </w:r>
      <w:r>
        <w:t>name</w:t>
      </w:r>
      <w:r w:rsidRPr="0092494A">
        <w:rPr>
          <w:lang w:val="ru-RU"/>
        </w:rPr>
        <w:t>=""Организация 1""";</w:t>
      </w:r>
    </w:p>
    <w:p w14:paraId="6F0D85A7" w14:textId="77777777" w:rsidR="00072A7B" w:rsidRPr="0092494A" w:rsidRDefault="00072A7B" w:rsidP="00072A7B">
      <w:pPr>
        <w:pStyle w:val="afc"/>
        <w:rPr>
          <w:lang w:val="ru-RU"/>
        </w:rPr>
      </w:pPr>
      <w:r w:rsidRPr="0092494A">
        <w:rPr>
          <w:lang w:val="ru-RU"/>
        </w:rPr>
        <w:t>Подразделение 2;"</w:t>
      </w:r>
      <w:r>
        <w:t>name</w:t>
      </w:r>
      <w:r w:rsidRPr="0092494A">
        <w:rPr>
          <w:lang w:val="ru-RU"/>
        </w:rPr>
        <w:t>=""Организация 1""";</w:t>
      </w:r>
    </w:p>
    <w:p w14:paraId="74CD3EB1" w14:textId="77777777" w:rsidR="00072A7B" w:rsidRDefault="00072A7B" w:rsidP="00072A7B">
      <w:pPr>
        <w:pStyle w:val="afc"/>
        <w:rPr>
          <w:lang w:val="ru-RU"/>
        </w:rPr>
      </w:pPr>
      <w:r w:rsidRPr="005F593D">
        <w:rPr>
          <w:lang w:val="ru-RU"/>
        </w:rPr>
        <w:t>Подразделение 3;"</w:t>
      </w:r>
      <w:r>
        <w:t>name</w:t>
      </w:r>
      <w:r w:rsidRPr="005F593D">
        <w:rPr>
          <w:lang w:val="ru-RU"/>
        </w:rPr>
        <w:t>=""Организация 1""";</w:t>
      </w:r>
    </w:p>
    <w:p w14:paraId="00EB0337" w14:textId="77777777" w:rsidR="00072A7B" w:rsidRDefault="00072A7B" w:rsidP="00072A7B">
      <w:r>
        <w:t xml:space="preserve">В полях типа </w:t>
      </w:r>
      <w:r>
        <w:rPr>
          <w:lang w:val="en-US"/>
        </w:rPr>
        <w:t>Reference</w:t>
      </w:r>
      <w:r w:rsidRPr="00765B1C">
        <w:t xml:space="preserve"> </w:t>
      </w:r>
      <w:r>
        <w:t>необходимо прописывать выражение, для получение значения ссылки на другой доменный объект. Выражения могут быть трех видов:</w:t>
      </w:r>
    </w:p>
    <w:p w14:paraId="52E712A5" w14:textId="77777777" w:rsidR="00072A7B" w:rsidRDefault="00072A7B" w:rsidP="00072A7B">
      <w:pPr>
        <w:pStyle w:val="afa"/>
        <w:numPr>
          <w:ilvl w:val="0"/>
          <w:numId w:val="37"/>
        </w:numPr>
      </w:pP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Данное выражение означает</w:t>
      </w:r>
      <w:r w:rsidRPr="00765B1C">
        <w:t>,</w:t>
      </w:r>
      <w:r>
        <w:t xml:space="preserve"> что надо получит конфигурацию поля типа </w:t>
      </w:r>
      <w:r>
        <w:rPr>
          <w:lang w:val="en-US"/>
        </w:rPr>
        <w:t>Reference</w:t>
      </w:r>
      <w:r w:rsidRPr="00765B1C">
        <w:t xml:space="preserve"> </w:t>
      </w:r>
      <w:r>
        <w:t xml:space="preserve">из конфигурации доменного объекта. Далее у поля типа </w:t>
      </w:r>
      <w:r>
        <w:rPr>
          <w:lang w:val="en-US"/>
        </w:rPr>
        <w:t>Reference</w:t>
      </w:r>
      <w:r w:rsidRPr="00765B1C">
        <w:t xml:space="preserve"> </w:t>
      </w:r>
      <w:r>
        <w:t xml:space="preserve">получается тип доменного объекта на который ссылается данное поле, изо всех доменных объектов полученного типа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p>
    <w:p w14:paraId="05C33098" w14:textId="77777777" w:rsidR="00072A7B" w:rsidRPr="007F0C85" w:rsidRDefault="00072A7B" w:rsidP="00072A7B">
      <w:pPr>
        <w:pStyle w:val="afa"/>
        <w:numPr>
          <w:ilvl w:val="0"/>
          <w:numId w:val="37"/>
        </w:numPr>
      </w:pPr>
      <w:r>
        <w:rPr>
          <w:lang w:val="en-US"/>
        </w:rPr>
        <w:t>type_name.field</w:t>
      </w:r>
      <w:r w:rsidRPr="00765B1C">
        <w:rPr>
          <w:lang w:val="en-US"/>
        </w:rPr>
        <w:t>_</w:t>
      </w:r>
      <w:r>
        <w:rPr>
          <w:lang w:val="en-US"/>
        </w:rPr>
        <w:t>name</w:t>
      </w:r>
      <w:r w:rsidRPr="00765B1C">
        <w:rPr>
          <w:lang w:val="en-US"/>
        </w:rPr>
        <w:t>=”</w:t>
      </w:r>
      <w:r>
        <w:rPr>
          <w:lang w:val="en-US"/>
        </w:rPr>
        <w:t>field</w:t>
      </w:r>
      <w:r w:rsidRPr="00765B1C">
        <w:rPr>
          <w:lang w:val="en-US"/>
        </w:rPr>
        <w:t>_</w:t>
      </w:r>
      <w:r>
        <w:rPr>
          <w:lang w:val="en-US"/>
        </w:rPr>
        <w:t>value</w:t>
      </w:r>
      <w:r w:rsidRPr="00765B1C">
        <w:rPr>
          <w:lang w:val="en-US"/>
        </w:rPr>
        <w:t xml:space="preserve">”. </w:t>
      </w:r>
      <w:r>
        <w:t>Данное выражение означает</w:t>
      </w:r>
      <w:r w:rsidRPr="00765B1C">
        <w:t>,</w:t>
      </w:r>
      <w:r w:rsidRPr="007F0C85">
        <w:t xml:space="preserve"> </w:t>
      </w:r>
      <w:r>
        <w:t xml:space="preserve">что изо всех доменных объектов типа </w:t>
      </w:r>
      <w:r>
        <w:rPr>
          <w:lang w:val="en-US"/>
        </w:rPr>
        <w:t>type</w:t>
      </w:r>
      <w:r w:rsidRPr="007F0C85">
        <w:t>_</w:t>
      </w:r>
      <w:r>
        <w:rPr>
          <w:lang w:val="en-US"/>
        </w:rPr>
        <w:t>name</w:t>
      </w:r>
      <w:r>
        <w:t xml:space="preserve"> делается запрос с условием </w:t>
      </w:r>
      <w:r>
        <w:rPr>
          <w:lang w:val="en-US"/>
        </w:rPr>
        <w:t>field</w:t>
      </w:r>
      <w:r w:rsidRPr="00765B1C">
        <w:t>_</w:t>
      </w:r>
      <w:r>
        <w:rPr>
          <w:lang w:val="en-US"/>
        </w:rPr>
        <w:t>name</w:t>
      </w:r>
      <w:r w:rsidRPr="00765B1C">
        <w:t>=”</w:t>
      </w:r>
      <w:r>
        <w:rPr>
          <w:lang w:val="en-US"/>
        </w:rPr>
        <w:t>field</w:t>
      </w:r>
      <w:r w:rsidRPr="00765B1C">
        <w:t>_</w:t>
      </w:r>
      <w:r>
        <w:rPr>
          <w:lang w:val="en-US"/>
        </w:rPr>
        <w:t>value</w:t>
      </w:r>
      <w:r w:rsidRPr="00765B1C">
        <w:t>”</w:t>
      </w:r>
      <w:r>
        <w:t xml:space="preserve"> и из полученного множества берется первый результат.</w:t>
      </w:r>
      <w:r w:rsidRPr="007F0C85">
        <w:t xml:space="preserve"> Данная конструкция используется когда поле </w:t>
      </w:r>
      <w:r w:rsidRPr="007F0C85">
        <w:rPr>
          <w:lang w:val="en-US"/>
        </w:rPr>
        <w:t>Reference</w:t>
      </w:r>
      <w:r w:rsidRPr="007F0C85">
        <w:t xml:space="preserve"> </w:t>
      </w:r>
      <w:r>
        <w:t>может ссылаться на несколько типов доменных объектов</w:t>
      </w:r>
      <w:r w:rsidRPr="007F0C85">
        <w:t>.</w:t>
      </w:r>
    </w:p>
    <w:p w14:paraId="2C2BDE55" w14:textId="77777777" w:rsidR="00072A7B" w:rsidRPr="007F0C85" w:rsidRDefault="00072A7B" w:rsidP="00072A7B">
      <w:pPr>
        <w:pStyle w:val="afa"/>
        <w:numPr>
          <w:ilvl w:val="0"/>
          <w:numId w:val="37"/>
        </w:numPr>
        <w:rPr>
          <w:lang w:val="en-US"/>
        </w:rPr>
      </w:pPr>
      <w:r w:rsidRPr="007F0C85">
        <w:t xml:space="preserve">Запрос на внутреннем </w:t>
      </w:r>
      <w:r w:rsidRPr="007F0C85">
        <w:rPr>
          <w:lang w:val="en-US"/>
        </w:rPr>
        <w:t>sql</w:t>
      </w:r>
      <w:r>
        <w:t xml:space="preserve"> языке. Запрос должен возвращать поле типа </w:t>
      </w:r>
      <w:r w:rsidRPr="007F0C85">
        <w:t>Reference</w:t>
      </w:r>
      <w:r>
        <w:t>. Например</w:t>
      </w:r>
      <w:r w:rsidRPr="007F0C85">
        <w:rPr>
          <w:lang w:val="en-US"/>
        </w:rPr>
        <w:t>: select t.id from department t where t.name='</w:t>
      </w:r>
      <w:r w:rsidRPr="007F0C85">
        <w:t>Подразделение</w:t>
      </w:r>
      <w:r w:rsidRPr="007F0C85">
        <w:rPr>
          <w:lang w:val="en-US"/>
        </w:rPr>
        <w:t xml:space="preserve"> 2'.</w:t>
      </w:r>
    </w:p>
    <w:p w14:paraId="29FD35AD" w14:textId="77777777" w:rsidR="00C005CE" w:rsidRPr="005F593D" w:rsidRDefault="00C005CE" w:rsidP="001816A3">
      <w:pPr>
        <w:pStyle w:val="a2"/>
        <w:rPr>
          <w:lang w:val="en-US"/>
        </w:rPr>
      </w:pPr>
    </w:p>
    <w:p w14:paraId="7200FCAB" w14:textId="77777777" w:rsidR="00C005CE" w:rsidRDefault="00C005CE" w:rsidP="0030006A">
      <w:pPr>
        <w:pStyle w:val="2"/>
        <w:numPr>
          <w:ilvl w:val="1"/>
          <w:numId w:val="1"/>
        </w:numPr>
      </w:pPr>
      <w:bookmarkStart w:id="232" w:name="_Toc383285451"/>
      <w:r w:rsidRPr="00C815E9">
        <w:t>Подсистема периодических заданий</w:t>
      </w:r>
      <w:bookmarkEnd w:id="232"/>
    </w:p>
    <w:p w14:paraId="2AEA2F9F" w14:textId="77777777" w:rsidR="00C005CE" w:rsidRDefault="00C005CE" w:rsidP="00860514">
      <w:pPr>
        <w:pStyle w:val="30"/>
      </w:pPr>
      <w:bookmarkStart w:id="233" w:name="_Toc383285452"/>
      <w:r w:rsidRPr="00197F78">
        <w:t>Основные</w:t>
      </w:r>
      <w:r w:rsidRPr="00724729">
        <w:t xml:space="preserve"> </w:t>
      </w:r>
      <w:r w:rsidRPr="00197F78">
        <w:t>положения</w:t>
      </w:r>
      <w:bookmarkEnd w:id="233"/>
    </w:p>
    <w:p w14:paraId="7531B835" w14:textId="77777777" w:rsidR="00C005CE" w:rsidRDefault="00C005CE" w:rsidP="001D0680">
      <w:r>
        <w:t>Подсистема периодических заданий должна отвечать следующим требованиям:</w:t>
      </w:r>
    </w:p>
    <w:p w14:paraId="0F74B41B" w14:textId="77777777" w:rsidR="00C005CE" w:rsidRDefault="00C005CE" w:rsidP="0030006A">
      <w:pPr>
        <w:pStyle w:val="afa"/>
        <w:numPr>
          <w:ilvl w:val="0"/>
          <w:numId w:val="38"/>
        </w:numPr>
      </w:pPr>
      <w:r>
        <w:t xml:space="preserve">Администратор должен иметь возможность менять расписание заданий, включать и выключать их, менять конфигурацию заданий. Конфигурация заданий это класс, способный сериализоваться в </w:t>
      </w:r>
      <w:r>
        <w:rPr>
          <w:lang w:val="en-US"/>
        </w:rPr>
        <w:t>xml</w:t>
      </w:r>
      <w:r w:rsidRPr="001E445B">
        <w:t xml:space="preserve"> </w:t>
      </w:r>
      <w:r>
        <w:t>для последующего хранения экземпляра этого класса в доменном объекте.</w:t>
      </w:r>
    </w:p>
    <w:p w14:paraId="0B2E2430" w14:textId="77777777" w:rsidR="00C005CE" w:rsidRDefault="00C005CE" w:rsidP="0030006A">
      <w:pPr>
        <w:pStyle w:val="afa"/>
        <w:numPr>
          <w:ilvl w:val="0"/>
          <w:numId w:val="38"/>
        </w:numPr>
      </w:pPr>
      <w:r>
        <w:t>Код периодического задания это спринг бин аннотированный специальной аннотацией и имплиментящий определенный интерфейс. Ядро системы при старте найдет все такие бины и зарегистрирует их в подсистеме периодических заданий</w:t>
      </w:r>
    </w:p>
    <w:p w14:paraId="042EF7A5" w14:textId="77777777" w:rsidR="00C005CE" w:rsidRDefault="00C005CE" w:rsidP="0030006A">
      <w:pPr>
        <w:pStyle w:val="afa"/>
        <w:numPr>
          <w:ilvl w:val="0"/>
          <w:numId w:val="38"/>
        </w:numPr>
      </w:pPr>
      <w:r>
        <w:t>Периодические задания должны выполняться с учетом приоритета. То есть если одновременно должны запуститься несколько заданий с разным приоритетом, то сначала запускаются задания с более высоким приоритетом, потом с более низким.</w:t>
      </w:r>
    </w:p>
    <w:p w14:paraId="18DF1CE2" w14:textId="77777777" w:rsidR="00C005CE" w:rsidRDefault="00C005CE" w:rsidP="0030006A">
      <w:pPr>
        <w:pStyle w:val="afa"/>
        <w:numPr>
          <w:ilvl w:val="0"/>
          <w:numId w:val="38"/>
        </w:numPr>
      </w:pPr>
      <w:r>
        <w:lastRenderedPageBreak/>
        <w:t>Периодические задания должны использовать пул процессов, чтобы была возможность выполнять несколько заданий одновременно.</w:t>
      </w:r>
    </w:p>
    <w:p w14:paraId="4263B676" w14:textId="77777777" w:rsidR="00C005CE" w:rsidRDefault="00C005CE" w:rsidP="0030006A">
      <w:pPr>
        <w:pStyle w:val="afa"/>
        <w:numPr>
          <w:ilvl w:val="0"/>
          <w:numId w:val="38"/>
        </w:numPr>
      </w:pPr>
      <w:r>
        <w:t xml:space="preserve">Периодические задания бывают двух видов. </w:t>
      </w:r>
    </w:p>
    <w:p w14:paraId="065B94BA" w14:textId="77777777" w:rsidR="00C005CE" w:rsidRDefault="00C005CE" w:rsidP="0030006A">
      <w:pPr>
        <w:pStyle w:val="afa"/>
        <w:numPr>
          <w:ilvl w:val="1"/>
          <w:numId w:val="38"/>
        </w:numPr>
      </w:pPr>
      <w:r>
        <w:t>Первый вид - это периодическое задание способного существовать в системе в единственном экземпляре. Экземпляры периодических заданий этого вида всегда присутствуют в списке заданий, их нельзя удалить, можно сделать неактивными, можно поменять конфигурацию</w:t>
      </w:r>
    </w:p>
    <w:p w14:paraId="02655E78" w14:textId="77777777" w:rsidR="00C005CE" w:rsidRDefault="00C005CE" w:rsidP="0030006A">
      <w:pPr>
        <w:pStyle w:val="afa"/>
        <w:numPr>
          <w:ilvl w:val="1"/>
          <w:numId w:val="38"/>
        </w:numPr>
      </w:pPr>
      <w:r>
        <w:t>Второй вид – это периодические задания способные существовать в системе в нескольких экземплярах. Такие задания после установки в систему не имеют экземпляров, экземпляры таких заданий может создать администратор, установить периодичность, активность, конфигурацию, а так же удалить из системы.</w:t>
      </w:r>
    </w:p>
    <w:p w14:paraId="05E5CC3B" w14:textId="77777777" w:rsidR="00C005CE" w:rsidRPr="00A6161F" w:rsidRDefault="00C005CE" w:rsidP="00860514">
      <w:pPr>
        <w:pStyle w:val="30"/>
      </w:pPr>
      <w:bookmarkStart w:id="234" w:name="_Toc383285453"/>
      <w:r w:rsidRPr="00A6161F">
        <w:t>Реализация</w:t>
      </w:r>
      <w:bookmarkEnd w:id="234"/>
    </w:p>
    <w:p w14:paraId="5BD8B479" w14:textId="77777777" w:rsidR="00C005CE" w:rsidRPr="00A6161F" w:rsidRDefault="00C005CE" w:rsidP="00860514">
      <w:pPr>
        <w:pStyle w:val="4"/>
      </w:pPr>
      <w:bookmarkStart w:id="235" w:name="_Toc383285454"/>
      <w:r w:rsidRPr="00A6161F">
        <w:t>Инициализация</w:t>
      </w:r>
      <w:bookmarkEnd w:id="235"/>
    </w:p>
    <w:p w14:paraId="239069E7" w14:textId="77777777" w:rsidR="00C005CE" w:rsidRDefault="00C005CE" w:rsidP="001D0680">
      <w:r>
        <w:t xml:space="preserve">При старте системы сервисом  </w:t>
      </w:r>
      <w:r w:rsidRPr="0028478E">
        <w:t>Schedule</w:t>
      </w:r>
      <w:r w:rsidRPr="00C254EF">
        <w:t>Service</w:t>
      </w:r>
      <w:r>
        <w:t xml:space="preserve"> производится сканирование классов на предмет наличия класса аннотированного анотацией </w:t>
      </w:r>
      <w:r w:rsidRPr="0028478E">
        <w:t>Schedule</w:t>
      </w:r>
      <w:r>
        <w:rPr>
          <w:lang w:val="en-US"/>
        </w:rPr>
        <w:t>Task</w:t>
      </w:r>
      <w:r>
        <w:t>. Составляется список всех таких классов.</w:t>
      </w:r>
      <w:r w:rsidRPr="00C254EF">
        <w:t xml:space="preserve"> </w:t>
      </w:r>
      <w:r>
        <w:t>В случае если задача относится к классу «</w:t>
      </w:r>
      <w:r w:rsidRPr="00C254EF">
        <w:t xml:space="preserve">Только один </w:t>
      </w:r>
      <w:r>
        <w:t>э</w:t>
      </w:r>
      <w:r w:rsidRPr="00C254EF">
        <w:t>кзампляр</w:t>
      </w:r>
      <w:r>
        <w:t>»</w:t>
      </w:r>
      <w:r w:rsidRPr="00C254EF">
        <w:t xml:space="preserve">, </w:t>
      </w:r>
      <w:r>
        <w:t xml:space="preserve">то в хранилище создается доменный объект </w:t>
      </w:r>
      <w:r>
        <w:rPr>
          <w:lang w:val="en-US"/>
        </w:rPr>
        <w:t>s</w:t>
      </w:r>
      <w:r w:rsidRPr="0028478E">
        <w:t>chedule</w:t>
      </w:r>
      <w:r>
        <w:t xml:space="preserve"> для данного класса и заполняются поля значениями по умолчанию, которые берутся из аннотации </w:t>
      </w:r>
      <w:r w:rsidRPr="0028478E">
        <w:t>Schedule</w:t>
      </w:r>
      <w:r>
        <w:rPr>
          <w:lang w:val="en-US"/>
        </w:rPr>
        <w:t>Task</w:t>
      </w:r>
      <w:r>
        <w:t>.</w:t>
      </w:r>
    </w:p>
    <w:p w14:paraId="763B994F" w14:textId="77777777" w:rsidR="00C005CE" w:rsidRDefault="00C005CE" w:rsidP="001D0680">
      <w:r>
        <w:t xml:space="preserve">Администратор, с помощью вызова методов сервиса </w:t>
      </w:r>
      <w:r w:rsidRPr="0028478E">
        <w:t>Schedule</w:t>
      </w:r>
      <w:r w:rsidRPr="00C254EF">
        <w:t>Service</w:t>
      </w:r>
      <w:r w:rsidRPr="00EF40F6">
        <w:t>. createScheduleTask</w:t>
      </w:r>
      <w:r>
        <w:t xml:space="preserve"> может создать экземпляры задач класса «Много экземпляров». При создание задач такого класса значения полей доменного объекта </w:t>
      </w:r>
      <w:r>
        <w:rPr>
          <w:lang w:val="en-US"/>
        </w:rPr>
        <w:t>s</w:t>
      </w:r>
      <w:r w:rsidRPr="0028478E">
        <w:t>chedule</w:t>
      </w:r>
      <w:r>
        <w:t xml:space="preserve"> заполняются по умолчанию данными, полученными у </w:t>
      </w:r>
      <w:r w:rsidRPr="00AB370C">
        <w:t>аннотации</w:t>
      </w:r>
      <w:r>
        <w:t xml:space="preserve"> </w:t>
      </w:r>
      <w:r w:rsidRPr="0028478E">
        <w:t>Schedule</w:t>
      </w:r>
      <w:r>
        <w:rPr>
          <w:lang w:val="en-US"/>
        </w:rPr>
        <w:t>Task</w:t>
      </w:r>
      <w:r>
        <w:t>.</w:t>
      </w:r>
    </w:p>
    <w:p w14:paraId="67755618" w14:textId="77777777" w:rsidR="00C005CE" w:rsidRPr="00A6161F" w:rsidRDefault="00C005CE" w:rsidP="00860514">
      <w:pPr>
        <w:pStyle w:val="4"/>
      </w:pPr>
      <w:bookmarkStart w:id="236" w:name="_Toc383285455"/>
      <w:r w:rsidRPr="00A6161F">
        <w:t>Работа</w:t>
      </w:r>
      <w:bookmarkEnd w:id="236"/>
    </w:p>
    <w:p w14:paraId="1B74D43A" w14:textId="77777777" w:rsidR="00C005CE" w:rsidRDefault="00C005CE" w:rsidP="001D0680">
      <w:r w:rsidRPr="00EF40F6">
        <w:t>Разработан</w:t>
      </w:r>
      <w:r>
        <w:t xml:space="preserve"> </w:t>
      </w:r>
      <w:r>
        <w:rPr>
          <w:lang w:val="en-US"/>
        </w:rPr>
        <w:t>Statless</w:t>
      </w:r>
      <w:r w:rsidRPr="0028478E">
        <w:t xml:space="preserve"> </w:t>
      </w:r>
      <w:r>
        <w:rPr>
          <w:lang w:val="en-US"/>
        </w:rPr>
        <w:t>EJB</w:t>
      </w:r>
      <w:r>
        <w:t xml:space="preserve">  - </w:t>
      </w:r>
      <w:r w:rsidRPr="00724729">
        <w:t>SchedulerBean</w:t>
      </w:r>
      <w:r>
        <w:t xml:space="preserve">, с методом аннотированным </w:t>
      </w:r>
      <w:r w:rsidRPr="0028478E">
        <w:t>@Schedule</w:t>
      </w:r>
      <w:r>
        <w:t xml:space="preserve"> и настроенным на выполнение один раз в минуту. Данный </w:t>
      </w:r>
      <w:r>
        <w:rPr>
          <w:lang w:val="en-US"/>
        </w:rPr>
        <w:t>EJB</w:t>
      </w:r>
      <w:r w:rsidRPr="00C47D22">
        <w:t xml:space="preserve"> </w:t>
      </w:r>
      <w:r>
        <w:t xml:space="preserve">является инициатором выполнения всех периодических заданий. Разработан </w:t>
      </w:r>
      <w:r>
        <w:rPr>
          <w:lang w:val="en-US"/>
        </w:rPr>
        <w:t>Statless</w:t>
      </w:r>
      <w:r w:rsidRPr="0028478E">
        <w:t xml:space="preserve"> </w:t>
      </w:r>
      <w:r>
        <w:rPr>
          <w:lang w:val="en-US"/>
        </w:rPr>
        <w:t>EJB</w:t>
      </w:r>
      <w:r>
        <w:t xml:space="preserve"> – </w:t>
      </w:r>
      <w:r w:rsidRPr="00724729">
        <w:t>ScheduleProcessor</w:t>
      </w:r>
      <w:r>
        <w:t xml:space="preserve"> с асинхронным методом </w:t>
      </w:r>
      <w:r w:rsidRPr="00EF40F6">
        <w:t>startAsync</w:t>
      </w:r>
      <w:r>
        <w:t xml:space="preserve">. Данный </w:t>
      </w:r>
      <w:r>
        <w:rPr>
          <w:lang w:val="en-US"/>
        </w:rPr>
        <w:t>EJB</w:t>
      </w:r>
      <w:r w:rsidRPr="00724729">
        <w:t xml:space="preserve"> </w:t>
      </w:r>
      <w:r>
        <w:t xml:space="preserve">асинхронно выполняет задания в пуле процессов. Создан тип доменного объекта </w:t>
      </w:r>
      <w:r>
        <w:rPr>
          <w:lang w:val="en-US"/>
        </w:rPr>
        <w:t>s</w:t>
      </w:r>
      <w:r w:rsidRPr="0028478E">
        <w:t>chedule</w:t>
      </w:r>
      <w:r>
        <w:t xml:space="preserve"> который хранит расписание, активность, параметры, приоритет  и статус периодического задания. Раз в минуту вызывается методы </w:t>
      </w:r>
      <w:r w:rsidRPr="00724729">
        <w:t>SchedulerBean</w:t>
      </w:r>
      <w:r>
        <w:t xml:space="preserve"> в котором производятся сл</w:t>
      </w:r>
      <w:r w:rsidRPr="00724729">
        <w:t>еду</w:t>
      </w:r>
      <w:r>
        <w:t>ю</w:t>
      </w:r>
      <w:r w:rsidRPr="00724729">
        <w:t>щие действия</w:t>
      </w:r>
      <w:r>
        <w:t>:</w:t>
      </w:r>
    </w:p>
    <w:p w14:paraId="6BFE720F" w14:textId="77777777" w:rsidR="00C005CE" w:rsidRDefault="00C005CE" w:rsidP="0030006A">
      <w:pPr>
        <w:pStyle w:val="afa"/>
        <w:numPr>
          <w:ilvl w:val="0"/>
          <w:numId w:val="39"/>
        </w:numPr>
      </w:pPr>
      <w:r>
        <w:t xml:space="preserve">Просматривается список запущенных задач и в случае выполнения их больше положенного времени задача прерывается и соответствующий статус сохраняется в доменном объекте задачи. Для прерывания используется объект класса </w:t>
      </w:r>
      <w:r w:rsidRPr="00710798">
        <w:t>Future</w:t>
      </w:r>
      <w:r>
        <w:t xml:space="preserve">, возвращаемый методом асинхронного запуска задач. Данные действия выполняются в методе </w:t>
      </w:r>
      <w:r w:rsidRPr="00EF40F6">
        <w:t>checkTimeoutBackgroundProcessing</w:t>
      </w:r>
      <w:r>
        <w:t xml:space="preserve"> и сдвинуты относительного старта задачь на 10 секунд.</w:t>
      </w:r>
    </w:p>
    <w:p w14:paraId="1B6AA41C" w14:textId="77777777" w:rsidR="00C005CE" w:rsidRPr="00572C7B" w:rsidRDefault="00C005CE" w:rsidP="0030006A">
      <w:pPr>
        <w:pStyle w:val="afa"/>
        <w:numPr>
          <w:ilvl w:val="0"/>
          <w:numId w:val="39"/>
        </w:numPr>
      </w:pPr>
      <w:r>
        <w:t xml:space="preserve">Анализируются записи объектов </w:t>
      </w:r>
      <w:r w:rsidRPr="00724729">
        <w:rPr>
          <w:lang w:val="en-US"/>
        </w:rPr>
        <w:t>s</w:t>
      </w:r>
      <w:r w:rsidRPr="0028478E">
        <w:t>chedule</w:t>
      </w:r>
      <w:r w:rsidRPr="00724729">
        <w:t xml:space="preserve"> и </w:t>
      </w:r>
      <w:r>
        <w:t xml:space="preserve">производится </w:t>
      </w:r>
      <w:r w:rsidRPr="00724729">
        <w:t>вычисление</w:t>
      </w:r>
      <w:r>
        <w:t xml:space="preserve"> тех задач, которые надо запустить в данный момент времени. Задачи сортируются по приоритету. </w:t>
      </w:r>
    </w:p>
    <w:p w14:paraId="652686FC" w14:textId="77777777" w:rsidR="00C005CE" w:rsidRPr="00572C7B" w:rsidRDefault="00C005CE" w:rsidP="0030006A">
      <w:pPr>
        <w:pStyle w:val="afa"/>
        <w:numPr>
          <w:ilvl w:val="0"/>
          <w:numId w:val="39"/>
        </w:numPr>
      </w:pPr>
      <w:r>
        <w:t>Из тех списков задач, которые надо запустить в текущий момент времени удаляются те задачи, которые еще выполняются.</w:t>
      </w:r>
    </w:p>
    <w:p w14:paraId="12154FF6" w14:textId="77777777" w:rsidR="00C005CE" w:rsidRDefault="00C005CE" w:rsidP="0030006A">
      <w:pPr>
        <w:pStyle w:val="afa"/>
        <w:numPr>
          <w:ilvl w:val="0"/>
          <w:numId w:val="39"/>
        </w:numPr>
      </w:pPr>
      <w:r>
        <w:t xml:space="preserve">У </w:t>
      </w:r>
      <w:r w:rsidRPr="00572C7B">
        <w:t>оставш</w:t>
      </w:r>
      <w:r>
        <w:t>и</w:t>
      </w:r>
      <w:r w:rsidRPr="00572C7B">
        <w:t>хся</w:t>
      </w:r>
      <w:r>
        <w:t xml:space="preserve"> задач устанавливается статус </w:t>
      </w:r>
      <w:r>
        <w:rPr>
          <w:lang w:val="en-US"/>
        </w:rPr>
        <w:t>READY</w:t>
      </w:r>
      <w:r w:rsidRPr="00572C7B">
        <w:t>.</w:t>
      </w:r>
    </w:p>
    <w:p w14:paraId="56A93EBF" w14:textId="77777777" w:rsidR="00C005CE" w:rsidRDefault="00C005CE" w:rsidP="0030006A">
      <w:pPr>
        <w:pStyle w:val="afa"/>
        <w:numPr>
          <w:ilvl w:val="0"/>
          <w:numId w:val="39"/>
        </w:numPr>
      </w:pPr>
      <w:r>
        <w:lastRenderedPageBreak/>
        <w:t xml:space="preserve">Зачитываются задачи в статусе </w:t>
      </w:r>
      <w:r>
        <w:rPr>
          <w:lang w:val="en-US"/>
        </w:rPr>
        <w:t>READY</w:t>
      </w:r>
      <w:r>
        <w:t xml:space="preserve"> (на текущий момент все, в будущем возможно надо будет зачитывать не все, а только первые </w:t>
      </w:r>
      <w:r>
        <w:rPr>
          <w:lang w:val="en-US"/>
        </w:rPr>
        <w:t>N</w:t>
      </w:r>
      <w:r w:rsidRPr="00572C7B">
        <w:t xml:space="preserve"> </w:t>
      </w:r>
      <w:r>
        <w:t xml:space="preserve">с наивысшим приоритетом, для того чтобы не забивать пул потоков), им устанавливается статус </w:t>
      </w:r>
      <w:r>
        <w:rPr>
          <w:lang w:val="en-US"/>
        </w:rPr>
        <w:t>WAIT</w:t>
      </w:r>
      <w:r w:rsidRPr="00572C7B">
        <w:t xml:space="preserve"> </w:t>
      </w:r>
      <w:r>
        <w:t xml:space="preserve">и отдаются на выполнение путем вызова асинхронного метода </w:t>
      </w:r>
      <w:r w:rsidRPr="00724729">
        <w:t>ScheduleProcessor</w:t>
      </w:r>
      <w:r>
        <w:t>.</w:t>
      </w:r>
    </w:p>
    <w:p w14:paraId="35D90FF0" w14:textId="77777777" w:rsidR="00C005CE" w:rsidRPr="00572C7B" w:rsidRDefault="00C005CE" w:rsidP="0030006A">
      <w:pPr>
        <w:pStyle w:val="afa"/>
        <w:numPr>
          <w:ilvl w:val="0"/>
          <w:numId w:val="39"/>
        </w:numPr>
      </w:pPr>
      <w:r w:rsidRPr="00724729">
        <w:t>ScheduleProcessor</w:t>
      </w:r>
      <w:r>
        <w:t xml:space="preserve"> </w:t>
      </w:r>
      <w:r w:rsidRPr="00572C7B">
        <w:t xml:space="preserve">выполняет задачу и по окончании устанавливает статус </w:t>
      </w:r>
      <w:r>
        <w:rPr>
          <w:lang w:val="en-US"/>
        </w:rPr>
        <w:t>SLEEP</w:t>
      </w:r>
    </w:p>
    <w:p w14:paraId="634528E7" w14:textId="77777777" w:rsidR="00C005CE" w:rsidRPr="001E38EB" w:rsidRDefault="00C005CE" w:rsidP="001D0680">
      <w:pPr>
        <w:ind w:left="360"/>
      </w:pPr>
      <w:r>
        <w:t>Все задачи выполняются в одном пуле потоков. Размер пула потоков задается в конфигурации  сервера приложений.</w:t>
      </w:r>
    </w:p>
    <w:p w14:paraId="6F3F0107" w14:textId="77777777" w:rsidR="00C005CE" w:rsidRPr="00572C7B" w:rsidRDefault="00C005CE" w:rsidP="001D0680">
      <w:r>
        <w:t>Задачи выполняются от имени системы.</w:t>
      </w:r>
    </w:p>
    <w:p w14:paraId="5F1764F3" w14:textId="77777777" w:rsidR="00C005CE" w:rsidRDefault="00C005CE" w:rsidP="00860514">
      <w:pPr>
        <w:pStyle w:val="4"/>
      </w:pPr>
      <w:bookmarkStart w:id="237" w:name="_Toc383285456"/>
      <w:r>
        <w:t>Описание интерфейсов и доменных объектов</w:t>
      </w:r>
      <w:bookmarkEnd w:id="237"/>
    </w:p>
    <w:p w14:paraId="1F889E6A" w14:textId="77777777" w:rsidR="00C005CE" w:rsidRDefault="00C005CE" w:rsidP="001D0680">
      <w:r>
        <w:t>Интерфейс администрирования сервиса периодических заданий</w:t>
      </w:r>
    </w:p>
    <w:p w14:paraId="5731FDB5" w14:textId="77777777" w:rsidR="00C005CE" w:rsidRPr="00EF40F6" w:rsidRDefault="00C005CE" w:rsidP="001D0680">
      <w:pPr>
        <w:pStyle w:val="afc"/>
      </w:pPr>
      <w:r w:rsidRPr="00EF40F6">
        <w:t>package ru.intertrust.cm.core.business.api;</w:t>
      </w:r>
    </w:p>
    <w:p w14:paraId="33DEE13F" w14:textId="77777777" w:rsidR="00C005CE" w:rsidRPr="00EF40F6" w:rsidRDefault="00C005CE" w:rsidP="001D0680">
      <w:pPr>
        <w:pStyle w:val="afc"/>
      </w:pPr>
    </w:p>
    <w:p w14:paraId="0873F539" w14:textId="77777777" w:rsidR="00C005CE" w:rsidRPr="00EF40F6" w:rsidRDefault="00C005CE" w:rsidP="001D0680">
      <w:pPr>
        <w:pStyle w:val="afc"/>
      </w:pPr>
      <w:r w:rsidRPr="00EF40F6">
        <w:t>import java.util.List;</w:t>
      </w:r>
    </w:p>
    <w:p w14:paraId="63933C2F" w14:textId="77777777" w:rsidR="00C005CE" w:rsidRPr="00EF40F6" w:rsidRDefault="00C005CE" w:rsidP="001D0680">
      <w:pPr>
        <w:pStyle w:val="afc"/>
      </w:pPr>
    </w:p>
    <w:p w14:paraId="2278C4EC" w14:textId="77777777" w:rsidR="00C005CE" w:rsidRPr="00EF40F6" w:rsidRDefault="00C005CE" w:rsidP="001D0680">
      <w:pPr>
        <w:pStyle w:val="afc"/>
      </w:pPr>
      <w:r w:rsidRPr="00EF40F6">
        <w:t>import ru.intertrust.cm.core.business.api.dto.DomainObject;</w:t>
      </w:r>
    </w:p>
    <w:p w14:paraId="0E275027" w14:textId="77777777" w:rsidR="00C005CE" w:rsidRPr="00EF40F6" w:rsidRDefault="00C005CE" w:rsidP="001D0680">
      <w:pPr>
        <w:pStyle w:val="afc"/>
      </w:pPr>
      <w:r w:rsidRPr="00EF40F6">
        <w:t>import ru.intertrust.cm.core.business.api.dto.Id;</w:t>
      </w:r>
    </w:p>
    <w:p w14:paraId="153AA769" w14:textId="77777777" w:rsidR="00C005CE" w:rsidRPr="00EF40F6" w:rsidRDefault="00C005CE" w:rsidP="001D0680">
      <w:pPr>
        <w:pStyle w:val="afc"/>
      </w:pPr>
      <w:r w:rsidRPr="00EF40F6">
        <w:t>import ru.intertrust.cm.core.business.api.schedule.Schedule;</w:t>
      </w:r>
    </w:p>
    <w:p w14:paraId="06352650" w14:textId="77777777" w:rsidR="00C005CE" w:rsidRPr="00EF40F6" w:rsidRDefault="00C005CE" w:rsidP="001D0680">
      <w:pPr>
        <w:pStyle w:val="afc"/>
      </w:pPr>
      <w:r w:rsidRPr="00EF40F6">
        <w:t>import ru.intertrust.cm.core.business.api.schedule.ScheduleTaskParameters;</w:t>
      </w:r>
    </w:p>
    <w:p w14:paraId="400B8342" w14:textId="77777777" w:rsidR="00C005CE" w:rsidRPr="00EF40F6" w:rsidRDefault="00C005CE" w:rsidP="001D0680">
      <w:pPr>
        <w:pStyle w:val="afc"/>
      </w:pPr>
    </w:p>
    <w:p w14:paraId="14B75DA9" w14:textId="77777777" w:rsidR="00C005CE" w:rsidRPr="005F593D" w:rsidRDefault="00C005CE" w:rsidP="001D0680">
      <w:pPr>
        <w:pStyle w:val="afc"/>
        <w:rPr>
          <w:lang w:val="ru-RU"/>
        </w:rPr>
      </w:pPr>
      <w:r w:rsidRPr="005F593D">
        <w:rPr>
          <w:lang w:val="ru-RU"/>
        </w:rPr>
        <w:t>/**</w:t>
      </w:r>
    </w:p>
    <w:p w14:paraId="5990D856" w14:textId="77777777" w:rsidR="00C005CE" w:rsidRPr="005F593D" w:rsidRDefault="00C005CE" w:rsidP="001D0680">
      <w:pPr>
        <w:pStyle w:val="afc"/>
        <w:rPr>
          <w:lang w:val="ru-RU"/>
        </w:rPr>
      </w:pPr>
      <w:r w:rsidRPr="005F593D">
        <w:rPr>
          <w:lang w:val="ru-RU"/>
        </w:rPr>
        <w:t xml:space="preserve"> * Сервис периодических заданий</w:t>
      </w:r>
    </w:p>
    <w:p w14:paraId="24C84112" w14:textId="77777777" w:rsidR="00C005CE" w:rsidRPr="005F593D" w:rsidRDefault="00C005CE" w:rsidP="001D0680">
      <w:pPr>
        <w:pStyle w:val="afc"/>
        <w:rPr>
          <w:lang w:val="ru-RU"/>
        </w:rPr>
      </w:pPr>
      <w:r w:rsidRPr="005F593D">
        <w:rPr>
          <w:lang w:val="ru-RU"/>
        </w:rPr>
        <w:t xml:space="preserve"> * @</w:t>
      </w:r>
      <w:r>
        <w:t>author</w:t>
      </w:r>
      <w:r w:rsidRPr="005F593D">
        <w:rPr>
          <w:lang w:val="ru-RU"/>
        </w:rPr>
        <w:t xml:space="preserve"> </w:t>
      </w:r>
      <w:r>
        <w:t>larin</w:t>
      </w:r>
    </w:p>
    <w:p w14:paraId="3175239C" w14:textId="77777777" w:rsidR="00C005CE" w:rsidRPr="005F593D" w:rsidRDefault="00C005CE" w:rsidP="001D0680">
      <w:pPr>
        <w:pStyle w:val="afc"/>
        <w:rPr>
          <w:lang w:val="ru-RU"/>
        </w:rPr>
      </w:pPr>
      <w:r w:rsidRPr="005F593D">
        <w:rPr>
          <w:lang w:val="ru-RU"/>
        </w:rPr>
        <w:t xml:space="preserve"> * </w:t>
      </w:r>
    </w:p>
    <w:p w14:paraId="75E3E9DE" w14:textId="77777777" w:rsidR="00C005CE" w:rsidRPr="00EF40F6" w:rsidRDefault="00C005CE" w:rsidP="001D0680">
      <w:pPr>
        <w:pStyle w:val="afc"/>
      </w:pPr>
      <w:r w:rsidRPr="005F593D">
        <w:rPr>
          <w:lang w:val="ru-RU"/>
        </w:rPr>
        <w:t xml:space="preserve"> </w:t>
      </w:r>
      <w:r w:rsidRPr="00EF40F6">
        <w:t>*/</w:t>
      </w:r>
    </w:p>
    <w:p w14:paraId="438FCD74" w14:textId="77777777" w:rsidR="00C005CE" w:rsidRPr="00EF40F6" w:rsidRDefault="00C005CE" w:rsidP="001D0680">
      <w:pPr>
        <w:pStyle w:val="afc"/>
      </w:pPr>
      <w:r w:rsidRPr="00EF40F6">
        <w:t>public interface ScheduleService {</w:t>
      </w:r>
    </w:p>
    <w:p w14:paraId="7EC9B2E1" w14:textId="77777777" w:rsidR="00C005CE" w:rsidRPr="00EF40F6" w:rsidRDefault="00C005CE" w:rsidP="001D0680">
      <w:pPr>
        <w:pStyle w:val="afc"/>
      </w:pPr>
    </w:p>
    <w:p w14:paraId="1AE0567B" w14:textId="77777777" w:rsidR="00C005CE" w:rsidRPr="00EF40F6" w:rsidRDefault="00C005CE" w:rsidP="001D0680">
      <w:pPr>
        <w:pStyle w:val="afc"/>
      </w:pPr>
      <w:r w:rsidRPr="00EF40F6">
        <w:t xml:space="preserve">    public static final String SCHEDULE_NAME = "name";</w:t>
      </w:r>
    </w:p>
    <w:p w14:paraId="2B626029" w14:textId="77777777" w:rsidR="00C005CE" w:rsidRPr="00EF40F6" w:rsidRDefault="00C005CE" w:rsidP="001D0680">
      <w:pPr>
        <w:pStyle w:val="afc"/>
      </w:pPr>
      <w:r w:rsidRPr="00EF40F6">
        <w:t xml:space="preserve">    public static final String SCHEDULE_TASK_CLASS = "task_class";</w:t>
      </w:r>
    </w:p>
    <w:p w14:paraId="780FD690" w14:textId="77777777" w:rsidR="00C005CE" w:rsidRPr="00EF40F6" w:rsidRDefault="00C005CE" w:rsidP="001D0680">
      <w:pPr>
        <w:pStyle w:val="afc"/>
      </w:pPr>
      <w:r w:rsidRPr="00EF40F6">
        <w:t xml:space="preserve">    public static final String SCHEDULE_TASK_TYPE = "task_type";</w:t>
      </w:r>
    </w:p>
    <w:p w14:paraId="12A75211" w14:textId="77777777" w:rsidR="00C005CE" w:rsidRPr="00EF40F6" w:rsidRDefault="00C005CE" w:rsidP="001D0680">
      <w:pPr>
        <w:pStyle w:val="afc"/>
      </w:pPr>
      <w:r w:rsidRPr="00EF40F6">
        <w:t xml:space="preserve">    public static final String SCHEDULE_YEAR = "year";</w:t>
      </w:r>
    </w:p>
    <w:p w14:paraId="3804247A" w14:textId="77777777" w:rsidR="00C005CE" w:rsidRPr="00EF40F6" w:rsidRDefault="00C005CE" w:rsidP="001D0680">
      <w:pPr>
        <w:pStyle w:val="afc"/>
      </w:pPr>
      <w:r w:rsidRPr="00EF40F6">
        <w:t xml:space="preserve">    public static final String SCHEDULE_MONTH = "month";</w:t>
      </w:r>
    </w:p>
    <w:p w14:paraId="11F82F0B" w14:textId="77777777" w:rsidR="00C005CE" w:rsidRPr="00EF40F6" w:rsidRDefault="00C005CE" w:rsidP="001D0680">
      <w:pPr>
        <w:pStyle w:val="afc"/>
      </w:pPr>
      <w:r w:rsidRPr="00EF40F6">
        <w:t xml:space="preserve">    public static final String SCHEDULE_DAY_OF_MONTH = "day_of_month";</w:t>
      </w:r>
    </w:p>
    <w:p w14:paraId="793180D9" w14:textId="77777777" w:rsidR="00C005CE" w:rsidRPr="00EF40F6" w:rsidRDefault="00C005CE" w:rsidP="001D0680">
      <w:pPr>
        <w:pStyle w:val="afc"/>
      </w:pPr>
      <w:r w:rsidRPr="00EF40F6">
        <w:t xml:space="preserve">    public static final String SCHEDULE_DAY_OF_WEEK = "day_of_week";</w:t>
      </w:r>
    </w:p>
    <w:p w14:paraId="7B290C73" w14:textId="77777777" w:rsidR="00C005CE" w:rsidRPr="00EF40F6" w:rsidRDefault="00C005CE" w:rsidP="001D0680">
      <w:pPr>
        <w:pStyle w:val="afc"/>
      </w:pPr>
      <w:r w:rsidRPr="00EF40F6">
        <w:t xml:space="preserve">    public static final String SCHEDULE_HOUR = "hour";</w:t>
      </w:r>
    </w:p>
    <w:p w14:paraId="70CF8F49" w14:textId="77777777" w:rsidR="00C005CE" w:rsidRPr="00EF40F6" w:rsidRDefault="00C005CE" w:rsidP="001D0680">
      <w:pPr>
        <w:pStyle w:val="afc"/>
      </w:pPr>
      <w:r w:rsidRPr="00EF40F6">
        <w:t xml:space="preserve">    public static final String SCHEDULE_MINUTE = "minute";</w:t>
      </w:r>
    </w:p>
    <w:p w14:paraId="65B8D8EE" w14:textId="77777777" w:rsidR="00C005CE" w:rsidRPr="00EF40F6" w:rsidRDefault="00C005CE" w:rsidP="001D0680">
      <w:pPr>
        <w:pStyle w:val="afc"/>
      </w:pPr>
      <w:r w:rsidRPr="00EF40F6">
        <w:t xml:space="preserve">    public static final String SCHEDULE_TIMEOUT = "timeout";</w:t>
      </w:r>
    </w:p>
    <w:p w14:paraId="7F671493" w14:textId="77777777" w:rsidR="00C005CE" w:rsidRPr="00EF40F6" w:rsidRDefault="00C005CE" w:rsidP="001D0680">
      <w:pPr>
        <w:pStyle w:val="afc"/>
      </w:pPr>
      <w:r w:rsidRPr="00EF40F6">
        <w:t xml:space="preserve">    public static final String SCHEDULE_PRIORITY = "priority";</w:t>
      </w:r>
    </w:p>
    <w:p w14:paraId="308D3DBF" w14:textId="77777777" w:rsidR="00C005CE" w:rsidRPr="00EF40F6" w:rsidRDefault="00C005CE" w:rsidP="001D0680">
      <w:pPr>
        <w:pStyle w:val="afc"/>
      </w:pPr>
      <w:r w:rsidRPr="00EF40F6">
        <w:t xml:space="preserve">    public static final String SCHEDULE_PARAMETERS = "parameters";</w:t>
      </w:r>
    </w:p>
    <w:p w14:paraId="3586830E" w14:textId="77777777" w:rsidR="00C005CE" w:rsidRPr="00EF40F6" w:rsidRDefault="00C005CE" w:rsidP="001D0680">
      <w:pPr>
        <w:pStyle w:val="afc"/>
      </w:pPr>
      <w:r w:rsidRPr="00EF40F6">
        <w:t xml:space="preserve">    public static final String SCHEDULE_LAST_RESULT = "last_result";</w:t>
      </w:r>
    </w:p>
    <w:p w14:paraId="045E928C" w14:textId="77777777" w:rsidR="00C005CE" w:rsidRPr="00EF40F6" w:rsidRDefault="00C005CE" w:rsidP="001D0680">
      <w:pPr>
        <w:pStyle w:val="afc"/>
      </w:pPr>
      <w:r w:rsidRPr="00EF40F6">
        <w:t xml:space="preserve">    public static final String SCHEDULE_LAST_RESULT_DESCRIPTION = "last_result_description";</w:t>
      </w:r>
    </w:p>
    <w:p w14:paraId="3B28ABE6" w14:textId="77777777" w:rsidR="00C005CE" w:rsidRPr="00EF40F6" w:rsidRDefault="00C005CE" w:rsidP="001D0680">
      <w:pPr>
        <w:pStyle w:val="afc"/>
      </w:pPr>
      <w:r w:rsidRPr="00EF40F6">
        <w:t xml:space="preserve">    public static final String SCHEDULE_ACTIVE = "active";</w:t>
      </w:r>
    </w:p>
    <w:p w14:paraId="22576262" w14:textId="77777777" w:rsidR="00C005CE" w:rsidRPr="00EF40F6" w:rsidRDefault="00C005CE" w:rsidP="001D0680">
      <w:pPr>
        <w:pStyle w:val="afc"/>
      </w:pPr>
      <w:r w:rsidRPr="00EF40F6">
        <w:t xml:space="preserve">    public static final String SCHEDULE_LAST_REDY = "last_redy";</w:t>
      </w:r>
    </w:p>
    <w:p w14:paraId="0D661C8D" w14:textId="77777777" w:rsidR="00C005CE" w:rsidRPr="00EF40F6" w:rsidRDefault="00C005CE" w:rsidP="001D0680">
      <w:pPr>
        <w:pStyle w:val="afc"/>
      </w:pPr>
      <w:r w:rsidRPr="00EF40F6">
        <w:t xml:space="preserve">    public static final String SCHEDULE_LAST_WAIT = "last_wait";</w:t>
      </w:r>
    </w:p>
    <w:p w14:paraId="2162039F" w14:textId="77777777" w:rsidR="00C005CE" w:rsidRPr="00EF40F6" w:rsidRDefault="00C005CE" w:rsidP="001D0680">
      <w:pPr>
        <w:pStyle w:val="afc"/>
      </w:pPr>
      <w:r w:rsidRPr="00EF40F6">
        <w:t xml:space="preserve">    public static final String SCHEDULE_LAST_RUN = "last_run";</w:t>
      </w:r>
    </w:p>
    <w:p w14:paraId="4831BFA8" w14:textId="77777777" w:rsidR="00C005CE" w:rsidRPr="00EF40F6" w:rsidRDefault="00C005CE" w:rsidP="001D0680">
      <w:pPr>
        <w:pStyle w:val="afc"/>
      </w:pPr>
      <w:r w:rsidRPr="00EF40F6">
        <w:t xml:space="preserve">    public static final String SCHEDULE_LAST_END = "last_end";</w:t>
      </w:r>
    </w:p>
    <w:p w14:paraId="37926227" w14:textId="77777777" w:rsidR="00C005CE" w:rsidRPr="00EF40F6" w:rsidRDefault="00C005CE" w:rsidP="001D0680">
      <w:pPr>
        <w:pStyle w:val="afc"/>
      </w:pPr>
      <w:r w:rsidRPr="00EF40F6">
        <w:t xml:space="preserve">    </w:t>
      </w:r>
    </w:p>
    <w:p w14:paraId="05CC4F02" w14:textId="77777777" w:rsidR="00C005CE" w:rsidRPr="00EF40F6" w:rsidRDefault="00C005CE" w:rsidP="001D0680">
      <w:pPr>
        <w:pStyle w:val="afc"/>
      </w:pPr>
      <w:r w:rsidRPr="00EF40F6">
        <w:t xml:space="preserve">    public static final String SCHEDULE_STATUS_SLEEP = "Sleep";</w:t>
      </w:r>
    </w:p>
    <w:p w14:paraId="09FFB53B" w14:textId="77777777" w:rsidR="00C005CE" w:rsidRPr="00EF40F6" w:rsidRDefault="00C005CE" w:rsidP="001D0680">
      <w:pPr>
        <w:pStyle w:val="afc"/>
      </w:pPr>
      <w:r w:rsidRPr="00EF40F6">
        <w:t xml:space="preserve">    public static final String SCHEDULE_STATUS_READY = "Ready";</w:t>
      </w:r>
    </w:p>
    <w:p w14:paraId="31D84012" w14:textId="77777777" w:rsidR="00C005CE" w:rsidRPr="00EF40F6" w:rsidRDefault="00C005CE" w:rsidP="001D0680">
      <w:pPr>
        <w:pStyle w:val="afc"/>
      </w:pPr>
      <w:r w:rsidRPr="00EF40F6">
        <w:t xml:space="preserve">    public static final String SCHEDULE_STATUS_WAIT = "Wait";</w:t>
      </w:r>
    </w:p>
    <w:p w14:paraId="501ECFC0" w14:textId="77777777" w:rsidR="00C005CE" w:rsidRPr="00EF40F6" w:rsidRDefault="00C005CE" w:rsidP="001D0680">
      <w:pPr>
        <w:pStyle w:val="afc"/>
      </w:pPr>
      <w:r w:rsidRPr="00EF40F6">
        <w:t xml:space="preserve">    public static final String SCHEDULE_STATUS_RUN = "Run";</w:t>
      </w:r>
    </w:p>
    <w:p w14:paraId="4914D117" w14:textId="77777777" w:rsidR="00C005CE" w:rsidRPr="00EF40F6" w:rsidRDefault="00C005CE" w:rsidP="001D0680">
      <w:pPr>
        <w:pStyle w:val="afc"/>
      </w:pPr>
      <w:r w:rsidRPr="00EF40F6">
        <w:t xml:space="preserve">    </w:t>
      </w:r>
    </w:p>
    <w:p w14:paraId="3EA63F1D" w14:textId="77777777" w:rsidR="00C005CE" w:rsidRPr="00EF40F6" w:rsidRDefault="00C005CE" w:rsidP="001D0680">
      <w:pPr>
        <w:pStyle w:val="afc"/>
      </w:pPr>
      <w:r w:rsidRPr="00EF40F6">
        <w:t xml:space="preserve">    /**</w:t>
      </w:r>
    </w:p>
    <w:p w14:paraId="0AD01A9F" w14:textId="77777777" w:rsidR="00C005CE" w:rsidRPr="00EF40F6" w:rsidRDefault="00C005CE" w:rsidP="001D0680">
      <w:pPr>
        <w:pStyle w:val="afc"/>
      </w:pPr>
      <w:r w:rsidRPr="00EF40F6">
        <w:t xml:space="preserve">     * </w:t>
      </w:r>
      <w:r>
        <w:t>Удаленный</w:t>
      </w:r>
      <w:r w:rsidRPr="00EF40F6">
        <w:t xml:space="preserve"> </w:t>
      </w:r>
      <w:r>
        <w:t>интерфейс</w:t>
      </w:r>
    </w:p>
    <w:p w14:paraId="6C9A0C7E" w14:textId="77777777" w:rsidR="00C005CE" w:rsidRPr="00EF40F6" w:rsidRDefault="00C005CE" w:rsidP="001D0680">
      <w:pPr>
        <w:pStyle w:val="afc"/>
      </w:pPr>
      <w:r w:rsidRPr="00EF40F6">
        <w:t xml:space="preserve">     * @author larin</w:t>
      </w:r>
    </w:p>
    <w:p w14:paraId="6CDE2998" w14:textId="77777777" w:rsidR="00C005CE" w:rsidRPr="00EF40F6" w:rsidRDefault="00C005CE" w:rsidP="001D0680">
      <w:pPr>
        <w:pStyle w:val="afc"/>
      </w:pPr>
      <w:r w:rsidRPr="00EF40F6">
        <w:t xml:space="preserve">     *</w:t>
      </w:r>
    </w:p>
    <w:p w14:paraId="21EE94BF" w14:textId="77777777" w:rsidR="00C005CE" w:rsidRPr="00EF40F6" w:rsidRDefault="00C005CE" w:rsidP="001D0680">
      <w:pPr>
        <w:pStyle w:val="afc"/>
      </w:pPr>
      <w:r w:rsidRPr="00EF40F6">
        <w:lastRenderedPageBreak/>
        <w:t xml:space="preserve">     */</w:t>
      </w:r>
    </w:p>
    <w:p w14:paraId="58CD25D9" w14:textId="77777777" w:rsidR="00C005CE" w:rsidRPr="00EF40F6" w:rsidRDefault="00C005CE" w:rsidP="001D0680">
      <w:pPr>
        <w:pStyle w:val="afc"/>
      </w:pPr>
      <w:r w:rsidRPr="00EF40F6">
        <w:t xml:space="preserve">    public interface Remote extends ScheduleService{        </w:t>
      </w:r>
    </w:p>
    <w:p w14:paraId="5131D417" w14:textId="77777777" w:rsidR="00C005CE" w:rsidRPr="005F593D" w:rsidRDefault="00C005CE" w:rsidP="001D0680">
      <w:pPr>
        <w:pStyle w:val="afc"/>
        <w:rPr>
          <w:lang w:val="ru-RU"/>
        </w:rPr>
      </w:pPr>
      <w:r w:rsidRPr="00EF40F6">
        <w:t xml:space="preserve">    </w:t>
      </w:r>
      <w:r w:rsidRPr="005F593D">
        <w:rPr>
          <w:lang w:val="ru-RU"/>
        </w:rPr>
        <w:t>}</w:t>
      </w:r>
    </w:p>
    <w:p w14:paraId="7FA26386" w14:textId="77777777" w:rsidR="00C005CE" w:rsidRPr="005F593D" w:rsidRDefault="00C005CE" w:rsidP="001D0680">
      <w:pPr>
        <w:pStyle w:val="afc"/>
        <w:rPr>
          <w:lang w:val="ru-RU"/>
        </w:rPr>
      </w:pPr>
      <w:r w:rsidRPr="005F593D">
        <w:rPr>
          <w:lang w:val="ru-RU"/>
        </w:rPr>
        <w:t xml:space="preserve">    </w:t>
      </w:r>
    </w:p>
    <w:p w14:paraId="13D0FE79" w14:textId="77777777" w:rsidR="00C005CE" w:rsidRPr="005F593D" w:rsidRDefault="00C005CE" w:rsidP="001D0680">
      <w:pPr>
        <w:pStyle w:val="afc"/>
        <w:rPr>
          <w:lang w:val="ru-RU"/>
        </w:rPr>
      </w:pPr>
      <w:r w:rsidRPr="005F593D">
        <w:rPr>
          <w:lang w:val="ru-RU"/>
        </w:rPr>
        <w:t xml:space="preserve">    /**</w:t>
      </w:r>
    </w:p>
    <w:p w14:paraId="53BF25EC" w14:textId="77777777" w:rsidR="00C005CE" w:rsidRPr="005F593D" w:rsidRDefault="00C005CE" w:rsidP="001D0680">
      <w:pPr>
        <w:pStyle w:val="afc"/>
        <w:rPr>
          <w:lang w:val="ru-RU"/>
        </w:rPr>
      </w:pPr>
      <w:r w:rsidRPr="005F593D">
        <w:rPr>
          <w:lang w:val="ru-RU"/>
        </w:rPr>
        <w:t xml:space="preserve">     * Получение всех задач, которые обрабатываются сервисом периодических заданий.</w:t>
      </w:r>
    </w:p>
    <w:p w14:paraId="671EB0E3" w14:textId="77777777" w:rsidR="00C005CE" w:rsidRPr="005F593D" w:rsidRDefault="00C005CE" w:rsidP="001D0680">
      <w:pPr>
        <w:pStyle w:val="afc"/>
        <w:rPr>
          <w:lang w:val="ru-RU"/>
        </w:rPr>
      </w:pPr>
      <w:r w:rsidRPr="005F593D">
        <w:rPr>
          <w:lang w:val="ru-RU"/>
        </w:rPr>
        <w:t xml:space="preserve">     * @</w:t>
      </w:r>
      <w:r>
        <w:t>return</w:t>
      </w:r>
    </w:p>
    <w:p w14:paraId="1F74F2B9" w14:textId="77777777" w:rsidR="00C005CE" w:rsidRPr="005F593D" w:rsidRDefault="00C005CE" w:rsidP="001D0680">
      <w:pPr>
        <w:pStyle w:val="afc"/>
        <w:rPr>
          <w:lang w:val="ru-RU"/>
        </w:rPr>
      </w:pPr>
      <w:r w:rsidRPr="005F593D">
        <w:rPr>
          <w:lang w:val="ru-RU"/>
        </w:rPr>
        <w:t xml:space="preserve">     */</w:t>
      </w:r>
    </w:p>
    <w:p w14:paraId="64905927" w14:textId="77777777" w:rsidR="00C005CE" w:rsidRPr="005F593D" w:rsidRDefault="00C005CE" w:rsidP="001D0680">
      <w:pPr>
        <w:pStyle w:val="afc"/>
        <w:rPr>
          <w:lang w:val="ru-RU"/>
        </w:rPr>
      </w:pPr>
      <w:r w:rsidRPr="005F593D">
        <w:rPr>
          <w:lang w:val="ru-RU"/>
        </w:rPr>
        <w:t xml:space="preserve">    </w:t>
      </w:r>
      <w:r>
        <w:t>List</w:t>
      </w:r>
      <w:r w:rsidRPr="005F593D">
        <w:rPr>
          <w:lang w:val="ru-RU"/>
        </w:rPr>
        <w:t>&lt;</w:t>
      </w:r>
      <w:r>
        <w:t>DomainObject</w:t>
      </w:r>
      <w:r w:rsidRPr="005F593D">
        <w:rPr>
          <w:lang w:val="ru-RU"/>
        </w:rPr>
        <w:t xml:space="preserve">&gt; </w:t>
      </w:r>
      <w:r>
        <w:t>getTaskList</w:t>
      </w:r>
      <w:r w:rsidRPr="005F593D">
        <w:rPr>
          <w:lang w:val="ru-RU"/>
        </w:rPr>
        <w:t>();</w:t>
      </w:r>
    </w:p>
    <w:p w14:paraId="10B924FB" w14:textId="77777777" w:rsidR="00C005CE" w:rsidRPr="005F593D" w:rsidRDefault="00C005CE" w:rsidP="001D0680">
      <w:pPr>
        <w:pStyle w:val="afc"/>
        <w:rPr>
          <w:lang w:val="ru-RU"/>
        </w:rPr>
      </w:pPr>
    </w:p>
    <w:p w14:paraId="29CC75AB" w14:textId="77777777" w:rsidR="00C005CE" w:rsidRPr="005F593D" w:rsidRDefault="00C005CE" w:rsidP="001D0680">
      <w:pPr>
        <w:pStyle w:val="afc"/>
        <w:rPr>
          <w:lang w:val="ru-RU"/>
        </w:rPr>
      </w:pPr>
      <w:r w:rsidRPr="005F593D">
        <w:rPr>
          <w:lang w:val="ru-RU"/>
        </w:rPr>
        <w:t xml:space="preserve">    /**</w:t>
      </w:r>
    </w:p>
    <w:p w14:paraId="23CAFBB6" w14:textId="77777777" w:rsidR="00C005CE" w:rsidRPr="005F593D" w:rsidRDefault="00C005CE" w:rsidP="001D0680">
      <w:pPr>
        <w:pStyle w:val="afc"/>
        <w:rPr>
          <w:lang w:val="ru-RU"/>
        </w:rPr>
      </w:pPr>
      <w:r w:rsidRPr="005F593D">
        <w:rPr>
          <w:lang w:val="ru-RU"/>
        </w:rPr>
        <w:t xml:space="preserve">     * Получение классов задач которые могут существовать во множественном числе экземпляров. Используется </w:t>
      </w:r>
      <w:r>
        <w:t>GII</w:t>
      </w:r>
      <w:r w:rsidRPr="005F593D">
        <w:rPr>
          <w:lang w:val="ru-RU"/>
        </w:rPr>
        <w:t xml:space="preserve"> дла</w:t>
      </w:r>
    </w:p>
    <w:p w14:paraId="3D273FBF" w14:textId="77777777" w:rsidR="00C005CE" w:rsidRPr="005F593D" w:rsidRDefault="00C005CE" w:rsidP="001D0680">
      <w:pPr>
        <w:pStyle w:val="afc"/>
        <w:rPr>
          <w:lang w:val="ru-RU"/>
        </w:rPr>
      </w:pPr>
      <w:r w:rsidRPr="005F593D">
        <w:rPr>
          <w:lang w:val="ru-RU"/>
        </w:rPr>
        <w:t xml:space="preserve">     * отрисовки диалога создания периодического задания</w:t>
      </w:r>
    </w:p>
    <w:p w14:paraId="25C558EE" w14:textId="77777777" w:rsidR="00C005CE" w:rsidRPr="005F593D" w:rsidRDefault="00C005CE" w:rsidP="001D0680">
      <w:pPr>
        <w:pStyle w:val="afc"/>
        <w:rPr>
          <w:lang w:val="ru-RU"/>
        </w:rPr>
      </w:pPr>
      <w:r w:rsidRPr="005F593D">
        <w:rPr>
          <w:lang w:val="ru-RU"/>
        </w:rPr>
        <w:t xml:space="preserve">     * @</w:t>
      </w:r>
      <w:r>
        <w:t>return</w:t>
      </w:r>
    </w:p>
    <w:p w14:paraId="1EF1746F" w14:textId="77777777" w:rsidR="00C005CE" w:rsidRPr="005F593D" w:rsidRDefault="00C005CE" w:rsidP="001D0680">
      <w:pPr>
        <w:pStyle w:val="afc"/>
        <w:rPr>
          <w:lang w:val="ru-RU"/>
        </w:rPr>
      </w:pPr>
      <w:r w:rsidRPr="005F593D">
        <w:rPr>
          <w:lang w:val="ru-RU"/>
        </w:rPr>
        <w:t xml:space="preserve">     */</w:t>
      </w:r>
    </w:p>
    <w:p w14:paraId="300C953A" w14:textId="77777777" w:rsidR="00C005CE" w:rsidRPr="005F593D" w:rsidRDefault="00C005CE" w:rsidP="001D0680">
      <w:pPr>
        <w:pStyle w:val="afc"/>
        <w:rPr>
          <w:lang w:val="ru-RU"/>
        </w:rPr>
      </w:pPr>
      <w:r w:rsidRPr="005F593D">
        <w:rPr>
          <w:lang w:val="ru-RU"/>
        </w:rPr>
        <w:t xml:space="preserve">    </w:t>
      </w:r>
      <w:r>
        <w:t>List</w:t>
      </w:r>
      <w:r w:rsidRPr="005F593D">
        <w:rPr>
          <w:lang w:val="ru-RU"/>
        </w:rPr>
        <w:t>&lt;</w:t>
      </w:r>
      <w:r>
        <w:t>String</w:t>
      </w:r>
      <w:r w:rsidRPr="005F593D">
        <w:rPr>
          <w:lang w:val="ru-RU"/>
        </w:rPr>
        <w:t xml:space="preserve">&gt; </w:t>
      </w:r>
      <w:r>
        <w:t>getTaskClasses</w:t>
      </w:r>
      <w:r w:rsidRPr="005F593D">
        <w:rPr>
          <w:lang w:val="ru-RU"/>
        </w:rPr>
        <w:t>();</w:t>
      </w:r>
    </w:p>
    <w:p w14:paraId="6DC58FCF" w14:textId="77777777" w:rsidR="00C005CE" w:rsidRPr="005F593D" w:rsidRDefault="00C005CE" w:rsidP="001D0680">
      <w:pPr>
        <w:pStyle w:val="afc"/>
        <w:rPr>
          <w:lang w:val="ru-RU"/>
        </w:rPr>
      </w:pPr>
    </w:p>
    <w:p w14:paraId="4F2AEBD0" w14:textId="77777777" w:rsidR="00C005CE" w:rsidRPr="005F593D" w:rsidRDefault="00C005CE" w:rsidP="001D0680">
      <w:pPr>
        <w:pStyle w:val="afc"/>
        <w:rPr>
          <w:lang w:val="ru-RU"/>
        </w:rPr>
      </w:pPr>
      <w:r w:rsidRPr="005F593D">
        <w:rPr>
          <w:lang w:val="ru-RU"/>
        </w:rPr>
        <w:t xml:space="preserve">    /**</w:t>
      </w:r>
    </w:p>
    <w:p w14:paraId="3CA56EE4" w14:textId="77777777" w:rsidR="00C005CE" w:rsidRPr="005F593D" w:rsidRDefault="00C005CE" w:rsidP="001D0680">
      <w:pPr>
        <w:pStyle w:val="afc"/>
        <w:rPr>
          <w:lang w:val="ru-RU"/>
        </w:rPr>
      </w:pPr>
      <w:r w:rsidRPr="005F593D">
        <w:rPr>
          <w:lang w:val="ru-RU"/>
        </w:rPr>
        <w:t xml:space="preserve">     * Получение расписания задачи</w:t>
      </w:r>
    </w:p>
    <w:p w14:paraId="319C02FC" w14:textId="77777777" w:rsidR="00C005CE" w:rsidRPr="005F593D" w:rsidRDefault="00C005CE" w:rsidP="001D0680">
      <w:pPr>
        <w:pStyle w:val="afc"/>
        <w:rPr>
          <w:lang w:val="ru-RU"/>
        </w:rPr>
      </w:pPr>
      <w:r w:rsidRPr="005F593D">
        <w:rPr>
          <w:lang w:val="ru-RU"/>
        </w:rPr>
        <w:t xml:space="preserve">     * @</w:t>
      </w:r>
      <w:r>
        <w:t>return</w:t>
      </w:r>
    </w:p>
    <w:p w14:paraId="492B5570" w14:textId="77777777" w:rsidR="00C005CE" w:rsidRPr="005F593D" w:rsidRDefault="00C005CE" w:rsidP="001D0680">
      <w:pPr>
        <w:pStyle w:val="afc"/>
        <w:rPr>
          <w:lang w:val="ru-RU"/>
        </w:rPr>
      </w:pPr>
      <w:r w:rsidRPr="005F593D">
        <w:rPr>
          <w:lang w:val="ru-RU"/>
        </w:rPr>
        <w:t xml:space="preserve">     */</w:t>
      </w:r>
    </w:p>
    <w:p w14:paraId="1E798600" w14:textId="77777777" w:rsidR="00C005CE" w:rsidRPr="005F593D" w:rsidRDefault="00C005CE" w:rsidP="001D0680">
      <w:pPr>
        <w:pStyle w:val="afc"/>
        <w:rPr>
          <w:lang w:val="ru-RU"/>
        </w:rPr>
      </w:pPr>
      <w:r w:rsidRPr="005F593D">
        <w:rPr>
          <w:lang w:val="ru-RU"/>
        </w:rPr>
        <w:t xml:space="preserve">    </w:t>
      </w:r>
      <w:r>
        <w:t>Schedule</w:t>
      </w:r>
      <w:r w:rsidRPr="005F593D">
        <w:rPr>
          <w:lang w:val="ru-RU"/>
        </w:rPr>
        <w:t xml:space="preserve"> </w:t>
      </w:r>
      <w:r>
        <w:t>getTaskSchedule</w:t>
      </w:r>
      <w:r w:rsidRPr="005F593D">
        <w:rPr>
          <w:lang w:val="ru-RU"/>
        </w:rPr>
        <w:t>(</w:t>
      </w:r>
      <w:r>
        <w:t>Id</w:t>
      </w:r>
      <w:r w:rsidRPr="005F593D">
        <w:rPr>
          <w:lang w:val="ru-RU"/>
        </w:rPr>
        <w:t xml:space="preserve"> </w:t>
      </w:r>
      <w:r>
        <w:t>taskId</w:t>
      </w:r>
      <w:r w:rsidRPr="005F593D">
        <w:rPr>
          <w:lang w:val="ru-RU"/>
        </w:rPr>
        <w:t>);</w:t>
      </w:r>
    </w:p>
    <w:p w14:paraId="37167F73" w14:textId="77777777" w:rsidR="00C005CE" w:rsidRPr="005F593D" w:rsidRDefault="00C005CE" w:rsidP="001D0680">
      <w:pPr>
        <w:pStyle w:val="afc"/>
        <w:rPr>
          <w:lang w:val="ru-RU"/>
        </w:rPr>
      </w:pPr>
    </w:p>
    <w:p w14:paraId="75242342" w14:textId="77777777" w:rsidR="00C005CE" w:rsidRPr="005F593D" w:rsidRDefault="00C005CE" w:rsidP="001D0680">
      <w:pPr>
        <w:pStyle w:val="afc"/>
        <w:rPr>
          <w:lang w:val="ru-RU"/>
        </w:rPr>
      </w:pPr>
      <w:r w:rsidRPr="005F593D">
        <w:rPr>
          <w:lang w:val="ru-RU"/>
        </w:rPr>
        <w:t xml:space="preserve">    /**</w:t>
      </w:r>
    </w:p>
    <w:p w14:paraId="06699BEF" w14:textId="77777777" w:rsidR="00C005CE" w:rsidRPr="005F593D" w:rsidRDefault="00C005CE" w:rsidP="001D0680">
      <w:pPr>
        <w:pStyle w:val="afc"/>
        <w:rPr>
          <w:lang w:val="ru-RU"/>
        </w:rPr>
      </w:pPr>
      <w:r w:rsidRPr="005F593D">
        <w:rPr>
          <w:lang w:val="ru-RU"/>
        </w:rPr>
        <w:t xml:space="preserve">     * Установка расписания задачи</w:t>
      </w:r>
    </w:p>
    <w:p w14:paraId="1C8FC42B" w14:textId="77777777" w:rsidR="00C005CE" w:rsidRPr="00EF40F6" w:rsidRDefault="00C005CE" w:rsidP="001D0680">
      <w:pPr>
        <w:pStyle w:val="afc"/>
      </w:pPr>
      <w:r w:rsidRPr="005F593D">
        <w:rPr>
          <w:lang w:val="ru-RU"/>
        </w:rPr>
        <w:t xml:space="preserve">     </w:t>
      </w:r>
      <w:r w:rsidRPr="00EF40F6">
        <w:t>* @param taskId</w:t>
      </w:r>
    </w:p>
    <w:p w14:paraId="52655CC4" w14:textId="77777777" w:rsidR="00C005CE" w:rsidRPr="00EF40F6" w:rsidRDefault="00C005CE" w:rsidP="001D0680">
      <w:pPr>
        <w:pStyle w:val="afc"/>
      </w:pPr>
      <w:r w:rsidRPr="00EF40F6">
        <w:t xml:space="preserve">     * @param schedule</w:t>
      </w:r>
    </w:p>
    <w:p w14:paraId="15A4BF6B" w14:textId="77777777" w:rsidR="00C005CE" w:rsidRPr="00EF40F6" w:rsidRDefault="00C005CE" w:rsidP="001D0680">
      <w:pPr>
        <w:pStyle w:val="afc"/>
      </w:pPr>
      <w:r w:rsidRPr="00EF40F6">
        <w:t xml:space="preserve">     */</w:t>
      </w:r>
    </w:p>
    <w:p w14:paraId="6C503B25" w14:textId="77777777" w:rsidR="00C005CE" w:rsidRPr="00EF40F6" w:rsidRDefault="00C005CE" w:rsidP="001D0680">
      <w:pPr>
        <w:pStyle w:val="afc"/>
      </w:pPr>
      <w:r w:rsidRPr="00EF40F6">
        <w:t xml:space="preserve">    void setTaskSchedule(Id taskId, Schedule schedule);</w:t>
      </w:r>
    </w:p>
    <w:p w14:paraId="5CF9DB06" w14:textId="77777777" w:rsidR="00C005CE" w:rsidRPr="00EF40F6" w:rsidRDefault="00C005CE" w:rsidP="001D0680">
      <w:pPr>
        <w:pStyle w:val="afc"/>
      </w:pPr>
    </w:p>
    <w:p w14:paraId="78545443" w14:textId="77777777" w:rsidR="00C005CE" w:rsidRPr="00EF40F6" w:rsidRDefault="00C005CE" w:rsidP="001D0680">
      <w:pPr>
        <w:pStyle w:val="afc"/>
      </w:pPr>
      <w:r w:rsidRPr="00EF40F6">
        <w:t xml:space="preserve">    /**</w:t>
      </w:r>
    </w:p>
    <w:p w14:paraId="56317B6F" w14:textId="77777777" w:rsidR="00C005CE" w:rsidRPr="00EF40F6" w:rsidRDefault="00C005CE" w:rsidP="001D0680">
      <w:pPr>
        <w:pStyle w:val="afc"/>
      </w:pPr>
      <w:r w:rsidRPr="00EF40F6">
        <w:t xml:space="preserve">     * </w:t>
      </w:r>
      <w:r>
        <w:t>Получение</w:t>
      </w:r>
      <w:r w:rsidRPr="00EF40F6">
        <w:t xml:space="preserve"> </w:t>
      </w:r>
      <w:r>
        <w:t>параметров</w:t>
      </w:r>
      <w:r w:rsidRPr="00EF40F6">
        <w:t xml:space="preserve"> </w:t>
      </w:r>
      <w:r>
        <w:t>задачи</w:t>
      </w:r>
    </w:p>
    <w:p w14:paraId="43593D25" w14:textId="77777777" w:rsidR="00C005CE" w:rsidRPr="00EF40F6" w:rsidRDefault="00C005CE" w:rsidP="001D0680">
      <w:pPr>
        <w:pStyle w:val="afc"/>
      </w:pPr>
      <w:r w:rsidRPr="00EF40F6">
        <w:t xml:space="preserve">     * @return</w:t>
      </w:r>
    </w:p>
    <w:p w14:paraId="518B9CE4" w14:textId="77777777" w:rsidR="00C005CE" w:rsidRPr="00EF40F6" w:rsidRDefault="00C005CE" w:rsidP="001D0680">
      <w:pPr>
        <w:pStyle w:val="afc"/>
      </w:pPr>
      <w:r w:rsidRPr="00EF40F6">
        <w:t xml:space="preserve">     */</w:t>
      </w:r>
    </w:p>
    <w:p w14:paraId="740EB89B" w14:textId="77777777" w:rsidR="00C005CE" w:rsidRPr="00EF40F6" w:rsidRDefault="00C005CE" w:rsidP="001D0680">
      <w:pPr>
        <w:pStyle w:val="afc"/>
      </w:pPr>
      <w:r w:rsidRPr="00EF40F6">
        <w:t xml:space="preserve">    ScheduleTaskParameters getTaskParams(Id taskId);</w:t>
      </w:r>
    </w:p>
    <w:p w14:paraId="73CD1415" w14:textId="77777777" w:rsidR="00C005CE" w:rsidRPr="00EF40F6" w:rsidRDefault="00C005CE" w:rsidP="001D0680">
      <w:pPr>
        <w:pStyle w:val="afc"/>
      </w:pPr>
    </w:p>
    <w:p w14:paraId="1D885A8C" w14:textId="77777777" w:rsidR="00C005CE" w:rsidRPr="005F593D" w:rsidRDefault="00C005CE" w:rsidP="001D0680">
      <w:pPr>
        <w:pStyle w:val="afc"/>
        <w:rPr>
          <w:lang w:val="ru-RU"/>
        </w:rPr>
      </w:pPr>
      <w:r w:rsidRPr="00EF40F6">
        <w:t xml:space="preserve">    </w:t>
      </w:r>
      <w:r w:rsidRPr="005F593D">
        <w:rPr>
          <w:lang w:val="ru-RU"/>
        </w:rPr>
        <w:t>/**</w:t>
      </w:r>
    </w:p>
    <w:p w14:paraId="13067C83" w14:textId="77777777" w:rsidR="00C005CE" w:rsidRPr="005F593D" w:rsidRDefault="00C005CE" w:rsidP="001D0680">
      <w:pPr>
        <w:pStyle w:val="afc"/>
        <w:rPr>
          <w:lang w:val="ru-RU"/>
        </w:rPr>
      </w:pPr>
      <w:r w:rsidRPr="005F593D">
        <w:rPr>
          <w:lang w:val="ru-RU"/>
        </w:rPr>
        <w:t xml:space="preserve">     * Установка параметров задачи</w:t>
      </w:r>
    </w:p>
    <w:p w14:paraId="7AE36449" w14:textId="77777777" w:rsidR="00C005CE" w:rsidRPr="005F593D" w:rsidRDefault="00C005CE" w:rsidP="001D0680">
      <w:pPr>
        <w:pStyle w:val="afc"/>
        <w:rPr>
          <w:lang w:val="ru-RU"/>
        </w:rPr>
      </w:pPr>
      <w:r w:rsidRPr="005F593D">
        <w:rPr>
          <w:lang w:val="ru-RU"/>
        </w:rPr>
        <w:t xml:space="preserve">     * @</w:t>
      </w:r>
      <w:r>
        <w:t>param</w:t>
      </w:r>
      <w:r w:rsidRPr="005F593D">
        <w:rPr>
          <w:lang w:val="ru-RU"/>
        </w:rPr>
        <w:t xml:space="preserve"> </w:t>
      </w:r>
      <w:r>
        <w:t>taskId</w:t>
      </w:r>
    </w:p>
    <w:p w14:paraId="008B354A" w14:textId="77777777" w:rsidR="00C005CE" w:rsidRPr="005F593D" w:rsidRDefault="00C005CE" w:rsidP="001D0680">
      <w:pPr>
        <w:pStyle w:val="afc"/>
        <w:rPr>
          <w:lang w:val="ru-RU"/>
        </w:rPr>
      </w:pPr>
      <w:r w:rsidRPr="005F593D">
        <w:rPr>
          <w:lang w:val="ru-RU"/>
        </w:rPr>
        <w:t xml:space="preserve">     * @</w:t>
      </w:r>
      <w:r>
        <w:t>param</w:t>
      </w:r>
      <w:r w:rsidRPr="005F593D">
        <w:rPr>
          <w:lang w:val="ru-RU"/>
        </w:rPr>
        <w:t xml:space="preserve"> </w:t>
      </w:r>
      <w:r>
        <w:t>schedule</w:t>
      </w:r>
    </w:p>
    <w:p w14:paraId="77881998" w14:textId="77777777" w:rsidR="00C005CE" w:rsidRPr="00EF40F6" w:rsidRDefault="00C005CE" w:rsidP="001D0680">
      <w:pPr>
        <w:pStyle w:val="afc"/>
      </w:pPr>
      <w:r w:rsidRPr="005F593D">
        <w:rPr>
          <w:lang w:val="ru-RU"/>
        </w:rPr>
        <w:t xml:space="preserve">     </w:t>
      </w:r>
      <w:r w:rsidRPr="00EF40F6">
        <w:t>*/</w:t>
      </w:r>
    </w:p>
    <w:p w14:paraId="3B4AC186" w14:textId="77777777" w:rsidR="00C005CE" w:rsidRPr="00EF40F6" w:rsidRDefault="00C005CE" w:rsidP="001D0680">
      <w:pPr>
        <w:pStyle w:val="afc"/>
      </w:pPr>
      <w:r w:rsidRPr="00EF40F6">
        <w:t xml:space="preserve">    void setTaskParams(Id taskId, ScheduleTaskParameters parameters);</w:t>
      </w:r>
    </w:p>
    <w:p w14:paraId="3DEF06E0" w14:textId="77777777" w:rsidR="00C005CE" w:rsidRPr="00EF40F6" w:rsidRDefault="00C005CE" w:rsidP="001D0680">
      <w:pPr>
        <w:pStyle w:val="afc"/>
      </w:pPr>
    </w:p>
    <w:p w14:paraId="15E78702" w14:textId="77777777" w:rsidR="00C005CE" w:rsidRPr="00EF40F6" w:rsidRDefault="00C005CE" w:rsidP="001D0680">
      <w:pPr>
        <w:pStyle w:val="afc"/>
      </w:pPr>
      <w:r w:rsidRPr="00EF40F6">
        <w:t xml:space="preserve">    /**</w:t>
      </w:r>
    </w:p>
    <w:p w14:paraId="6E332413" w14:textId="77777777" w:rsidR="00C005CE" w:rsidRPr="00EF40F6" w:rsidRDefault="00C005CE" w:rsidP="001D0680">
      <w:pPr>
        <w:pStyle w:val="afc"/>
      </w:pPr>
      <w:r w:rsidRPr="00EF40F6">
        <w:t xml:space="preserve">     * </w:t>
      </w:r>
      <w:r>
        <w:t>Активировать</w:t>
      </w:r>
      <w:r w:rsidRPr="00EF40F6">
        <w:t xml:space="preserve"> </w:t>
      </w:r>
      <w:r>
        <w:t>задание</w:t>
      </w:r>
    </w:p>
    <w:p w14:paraId="3AFBF0A0" w14:textId="77777777" w:rsidR="00C005CE" w:rsidRPr="00EF40F6" w:rsidRDefault="00C005CE" w:rsidP="001D0680">
      <w:pPr>
        <w:pStyle w:val="afc"/>
      </w:pPr>
      <w:r w:rsidRPr="00EF40F6">
        <w:t xml:space="preserve">     * @param taskId</w:t>
      </w:r>
    </w:p>
    <w:p w14:paraId="6E4B108D" w14:textId="77777777" w:rsidR="00C005CE" w:rsidRPr="00EF40F6" w:rsidRDefault="00C005CE" w:rsidP="001D0680">
      <w:pPr>
        <w:pStyle w:val="afc"/>
      </w:pPr>
      <w:r w:rsidRPr="00EF40F6">
        <w:t xml:space="preserve">     */</w:t>
      </w:r>
    </w:p>
    <w:p w14:paraId="50C6D6AD" w14:textId="77777777" w:rsidR="00C005CE" w:rsidRPr="00EF40F6" w:rsidRDefault="00C005CE" w:rsidP="001D0680">
      <w:pPr>
        <w:pStyle w:val="afc"/>
      </w:pPr>
      <w:r w:rsidRPr="00EF40F6">
        <w:t xml:space="preserve">    void enableTask(Id taskId);</w:t>
      </w:r>
    </w:p>
    <w:p w14:paraId="77268296" w14:textId="77777777" w:rsidR="00C005CE" w:rsidRPr="00EF40F6" w:rsidRDefault="00C005CE" w:rsidP="001D0680">
      <w:pPr>
        <w:pStyle w:val="afc"/>
      </w:pPr>
    </w:p>
    <w:p w14:paraId="1B6CA93C" w14:textId="77777777" w:rsidR="00C005CE" w:rsidRPr="00EF40F6" w:rsidRDefault="00C005CE" w:rsidP="001D0680">
      <w:pPr>
        <w:pStyle w:val="afc"/>
      </w:pPr>
      <w:r w:rsidRPr="00EF40F6">
        <w:t xml:space="preserve">    /**</w:t>
      </w:r>
    </w:p>
    <w:p w14:paraId="32A51646" w14:textId="77777777" w:rsidR="00C005CE" w:rsidRPr="00EF40F6" w:rsidRDefault="00C005CE" w:rsidP="001D0680">
      <w:pPr>
        <w:pStyle w:val="afc"/>
      </w:pPr>
      <w:r w:rsidRPr="00EF40F6">
        <w:t xml:space="preserve">     * </w:t>
      </w:r>
      <w:r>
        <w:t>Деактивировать</w:t>
      </w:r>
      <w:r w:rsidRPr="00EF40F6">
        <w:t xml:space="preserve"> </w:t>
      </w:r>
      <w:r>
        <w:t>задание</w:t>
      </w:r>
    </w:p>
    <w:p w14:paraId="02544D1B" w14:textId="77777777" w:rsidR="00C005CE" w:rsidRPr="00EF40F6" w:rsidRDefault="00C005CE" w:rsidP="001D0680">
      <w:pPr>
        <w:pStyle w:val="afc"/>
      </w:pPr>
      <w:r w:rsidRPr="00EF40F6">
        <w:t xml:space="preserve">     * @param taskId</w:t>
      </w:r>
    </w:p>
    <w:p w14:paraId="771EB7D5" w14:textId="77777777" w:rsidR="00C005CE" w:rsidRPr="00EF40F6" w:rsidRDefault="00C005CE" w:rsidP="001D0680">
      <w:pPr>
        <w:pStyle w:val="afc"/>
      </w:pPr>
      <w:r w:rsidRPr="00EF40F6">
        <w:t xml:space="preserve">     */</w:t>
      </w:r>
    </w:p>
    <w:p w14:paraId="707F5AF8" w14:textId="77777777" w:rsidR="00C005CE" w:rsidRPr="00EF40F6" w:rsidRDefault="00C005CE" w:rsidP="001D0680">
      <w:pPr>
        <w:pStyle w:val="afc"/>
      </w:pPr>
      <w:r w:rsidRPr="00EF40F6">
        <w:t xml:space="preserve">    void disableTask(Id taskId);</w:t>
      </w:r>
    </w:p>
    <w:p w14:paraId="60D1BEEC" w14:textId="77777777" w:rsidR="00C005CE" w:rsidRPr="00EF40F6" w:rsidRDefault="00C005CE" w:rsidP="001D0680">
      <w:pPr>
        <w:pStyle w:val="afc"/>
      </w:pPr>
    </w:p>
    <w:p w14:paraId="6996540D" w14:textId="77777777" w:rsidR="00C005CE" w:rsidRPr="00EF40F6" w:rsidRDefault="00C005CE" w:rsidP="001D0680">
      <w:pPr>
        <w:pStyle w:val="afc"/>
      </w:pPr>
      <w:r w:rsidRPr="00EF40F6">
        <w:t xml:space="preserve">    /**</w:t>
      </w:r>
    </w:p>
    <w:p w14:paraId="47235B47" w14:textId="77777777" w:rsidR="00C005CE" w:rsidRPr="00EF40F6" w:rsidRDefault="00C005CE" w:rsidP="001D0680">
      <w:pPr>
        <w:pStyle w:val="afc"/>
      </w:pPr>
      <w:r w:rsidRPr="00EF40F6">
        <w:t xml:space="preserve">     * </w:t>
      </w:r>
      <w:r>
        <w:t>Запустить</w:t>
      </w:r>
      <w:r w:rsidRPr="00EF40F6">
        <w:t xml:space="preserve"> </w:t>
      </w:r>
      <w:r>
        <w:t>задание</w:t>
      </w:r>
    </w:p>
    <w:p w14:paraId="3271837E" w14:textId="77777777" w:rsidR="00C005CE" w:rsidRPr="00EF40F6" w:rsidRDefault="00C005CE" w:rsidP="001D0680">
      <w:pPr>
        <w:pStyle w:val="afc"/>
      </w:pPr>
      <w:r w:rsidRPr="00EF40F6">
        <w:t xml:space="preserve">     * @param taskId</w:t>
      </w:r>
    </w:p>
    <w:p w14:paraId="47CE444D" w14:textId="77777777" w:rsidR="00C005CE" w:rsidRPr="00EF40F6" w:rsidRDefault="00C005CE" w:rsidP="001D0680">
      <w:pPr>
        <w:pStyle w:val="afc"/>
      </w:pPr>
      <w:r w:rsidRPr="00EF40F6">
        <w:t xml:space="preserve">     */</w:t>
      </w:r>
    </w:p>
    <w:p w14:paraId="4F1F1B68" w14:textId="77777777" w:rsidR="00C005CE" w:rsidRPr="00EF40F6" w:rsidRDefault="00C005CE" w:rsidP="001D0680">
      <w:pPr>
        <w:pStyle w:val="afc"/>
      </w:pPr>
      <w:r w:rsidRPr="00EF40F6">
        <w:t xml:space="preserve">    void run(Id taskId);</w:t>
      </w:r>
    </w:p>
    <w:p w14:paraId="776B5206" w14:textId="77777777" w:rsidR="00C005CE" w:rsidRPr="00EF40F6" w:rsidRDefault="00C005CE" w:rsidP="001D0680">
      <w:pPr>
        <w:pStyle w:val="afc"/>
      </w:pPr>
      <w:r w:rsidRPr="00EF40F6">
        <w:t xml:space="preserve">    </w:t>
      </w:r>
    </w:p>
    <w:p w14:paraId="6B36A9F0" w14:textId="77777777" w:rsidR="00C005CE" w:rsidRPr="005F593D" w:rsidRDefault="00C005CE" w:rsidP="001D0680">
      <w:pPr>
        <w:pStyle w:val="afc"/>
        <w:rPr>
          <w:lang w:val="ru-RU"/>
        </w:rPr>
      </w:pPr>
      <w:r w:rsidRPr="00EF40F6">
        <w:lastRenderedPageBreak/>
        <w:t xml:space="preserve">    </w:t>
      </w:r>
      <w:r w:rsidRPr="005F593D">
        <w:rPr>
          <w:lang w:val="ru-RU"/>
        </w:rPr>
        <w:t>/**</w:t>
      </w:r>
    </w:p>
    <w:p w14:paraId="2B223C79" w14:textId="77777777" w:rsidR="00C005CE" w:rsidRPr="005F593D" w:rsidRDefault="00C005CE" w:rsidP="001D0680">
      <w:pPr>
        <w:pStyle w:val="afc"/>
        <w:rPr>
          <w:lang w:val="ru-RU"/>
        </w:rPr>
      </w:pPr>
      <w:r w:rsidRPr="005F593D">
        <w:rPr>
          <w:lang w:val="ru-RU"/>
        </w:rPr>
        <w:t xml:space="preserve">     * Установка приоритета. Значения могут быть от 0 до 4</w:t>
      </w:r>
    </w:p>
    <w:p w14:paraId="5B76B12B" w14:textId="77777777" w:rsidR="00C005CE" w:rsidRDefault="00C005CE" w:rsidP="001D0680">
      <w:pPr>
        <w:pStyle w:val="afc"/>
      </w:pPr>
      <w:r w:rsidRPr="005F593D">
        <w:rPr>
          <w:lang w:val="ru-RU"/>
        </w:rPr>
        <w:t xml:space="preserve">     </w:t>
      </w:r>
      <w:r>
        <w:t>* @param priority</w:t>
      </w:r>
    </w:p>
    <w:p w14:paraId="737795D6" w14:textId="77777777" w:rsidR="00C005CE" w:rsidRDefault="00C005CE" w:rsidP="001D0680">
      <w:pPr>
        <w:pStyle w:val="afc"/>
      </w:pPr>
      <w:r>
        <w:t xml:space="preserve">     */</w:t>
      </w:r>
    </w:p>
    <w:p w14:paraId="4DBC1D11" w14:textId="77777777" w:rsidR="00C005CE" w:rsidRPr="00EF40F6" w:rsidRDefault="00C005CE" w:rsidP="001D0680">
      <w:pPr>
        <w:pStyle w:val="afc"/>
      </w:pPr>
      <w:r w:rsidRPr="00EF40F6">
        <w:t xml:space="preserve">    void setPriority(Id taskId, int priority);</w:t>
      </w:r>
    </w:p>
    <w:p w14:paraId="44B3E56D" w14:textId="77777777" w:rsidR="00C005CE" w:rsidRPr="00EF40F6" w:rsidRDefault="00C005CE" w:rsidP="001D0680">
      <w:pPr>
        <w:pStyle w:val="afc"/>
      </w:pPr>
      <w:r w:rsidRPr="00EF40F6">
        <w:t xml:space="preserve">    </w:t>
      </w:r>
    </w:p>
    <w:p w14:paraId="44754EAE" w14:textId="77777777" w:rsidR="00C005CE" w:rsidRPr="005F593D" w:rsidRDefault="00C005CE" w:rsidP="001D0680">
      <w:pPr>
        <w:pStyle w:val="afc"/>
        <w:rPr>
          <w:lang w:val="ru-RU"/>
        </w:rPr>
      </w:pPr>
      <w:r w:rsidRPr="00EF40F6">
        <w:t xml:space="preserve">    </w:t>
      </w:r>
      <w:r w:rsidRPr="005F593D">
        <w:rPr>
          <w:lang w:val="ru-RU"/>
        </w:rPr>
        <w:t>/**</w:t>
      </w:r>
    </w:p>
    <w:p w14:paraId="63583902" w14:textId="77777777" w:rsidR="00C005CE" w:rsidRPr="005F593D" w:rsidRDefault="00C005CE" w:rsidP="001D0680">
      <w:pPr>
        <w:pStyle w:val="afc"/>
        <w:rPr>
          <w:lang w:val="ru-RU"/>
        </w:rPr>
      </w:pPr>
      <w:r w:rsidRPr="005F593D">
        <w:rPr>
          <w:lang w:val="ru-RU"/>
        </w:rPr>
        <w:t xml:space="preserve">     * Установка таймаута в минутах</w:t>
      </w:r>
    </w:p>
    <w:p w14:paraId="4A8FECB9" w14:textId="77777777" w:rsidR="00C005CE" w:rsidRPr="005F593D" w:rsidRDefault="00C005CE" w:rsidP="001D0680">
      <w:pPr>
        <w:pStyle w:val="afc"/>
        <w:rPr>
          <w:lang w:val="ru-RU"/>
        </w:rPr>
      </w:pPr>
      <w:r w:rsidRPr="005F593D">
        <w:rPr>
          <w:lang w:val="ru-RU"/>
        </w:rPr>
        <w:t xml:space="preserve">     * @</w:t>
      </w:r>
      <w:r>
        <w:t>param</w:t>
      </w:r>
      <w:r w:rsidRPr="005F593D">
        <w:rPr>
          <w:lang w:val="ru-RU"/>
        </w:rPr>
        <w:t xml:space="preserve"> </w:t>
      </w:r>
      <w:r>
        <w:t>timeout</w:t>
      </w:r>
    </w:p>
    <w:p w14:paraId="0E795DBC" w14:textId="77777777" w:rsidR="00C005CE" w:rsidRPr="00EF40F6" w:rsidRDefault="00C005CE" w:rsidP="001D0680">
      <w:pPr>
        <w:pStyle w:val="afc"/>
      </w:pPr>
      <w:r w:rsidRPr="005F593D">
        <w:rPr>
          <w:lang w:val="ru-RU"/>
        </w:rPr>
        <w:t xml:space="preserve">     </w:t>
      </w:r>
      <w:r w:rsidRPr="00EF40F6">
        <w:t>*/</w:t>
      </w:r>
    </w:p>
    <w:p w14:paraId="610DB7AF" w14:textId="77777777" w:rsidR="00C005CE" w:rsidRPr="00EF40F6" w:rsidRDefault="00C005CE" w:rsidP="001D0680">
      <w:pPr>
        <w:pStyle w:val="afc"/>
      </w:pPr>
      <w:r w:rsidRPr="00EF40F6">
        <w:t xml:space="preserve">    void setTimeout(Id taskId, int timeout);</w:t>
      </w:r>
    </w:p>
    <w:p w14:paraId="664C8BDD" w14:textId="77777777" w:rsidR="00C005CE" w:rsidRPr="00EF40F6" w:rsidRDefault="00C005CE" w:rsidP="001D0680">
      <w:pPr>
        <w:pStyle w:val="afc"/>
      </w:pPr>
    </w:p>
    <w:p w14:paraId="219E8E94" w14:textId="77777777" w:rsidR="00C005CE" w:rsidRPr="005F593D" w:rsidRDefault="00C005CE" w:rsidP="001D0680">
      <w:pPr>
        <w:pStyle w:val="afc"/>
        <w:rPr>
          <w:lang w:val="ru-RU"/>
        </w:rPr>
      </w:pPr>
      <w:r w:rsidRPr="00EF40F6">
        <w:t xml:space="preserve">    </w:t>
      </w:r>
      <w:r w:rsidRPr="005F593D">
        <w:rPr>
          <w:lang w:val="ru-RU"/>
        </w:rPr>
        <w:t>/**</w:t>
      </w:r>
    </w:p>
    <w:p w14:paraId="5AD08FD1" w14:textId="77777777" w:rsidR="00C005CE" w:rsidRPr="005F593D" w:rsidRDefault="00C005CE" w:rsidP="001D0680">
      <w:pPr>
        <w:pStyle w:val="afc"/>
        <w:rPr>
          <w:lang w:val="ru-RU"/>
        </w:rPr>
      </w:pPr>
      <w:r w:rsidRPr="005F593D">
        <w:rPr>
          <w:lang w:val="ru-RU"/>
        </w:rPr>
        <w:t xml:space="preserve">     * Создание периодического задания класса </w:t>
      </w:r>
      <w:r>
        <w:t>multible</w:t>
      </w:r>
    </w:p>
    <w:p w14:paraId="0E2A2CC8" w14:textId="77777777" w:rsidR="00C005CE" w:rsidRPr="005F593D" w:rsidRDefault="00C005CE" w:rsidP="001D0680">
      <w:pPr>
        <w:pStyle w:val="afc"/>
        <w:rPr>
          <w:lang w:val="ru-RU"/>
        </w:rPr>
      </w:pPr>
      <w:r w:rsidRPr="005F593D">
        <w:rPr>
          <w:lang w:val="ru-RU"/>
        </w:rPr>
        <w:t xml:space="preserve">     * @</w:t>
      </w:r>
      <w:r>
        <w:t>param</w:t>
      </w:r>
      <w:r w:rsidRPr="005F593D">
        <w:rPr>
          <w:lang w:val="ru-RU"/>
        </w:rPr>
        <w:t xml:space="preserve"> </w:t>
      </w:r>
      <w:r>
        <w:t>string</w:t>
      </w:r>
    </w:p>
    <w:p w14:paraId="03049EB2" w14:textId="77777777" w:rsidR="00C005CE" w:rsidRPr="00EF40F6" w:rsidRDefault="00C005CE" w:rsidP="001D0680">
      <w:pPr>
        <w:pStyle w:val="afc"/>
      </w:pPr>
      <w:r w:rsidRPr="005F593D">
        <w:rPr>
          <w:lang w:val="ru-RU"/>
        </w:rPr>
        <w:t xml:space="preserve">     </w:t>
      </w:r>
      <w:r w:rsidRPr="00EF40F6">
        <w:t>* @return</w:t>
      </w:r>
    </w:p>
    <w:p w14:paraId="6348C251" w14:textId="77777777" w:rsidR="00C005CE" w:rsidRPr="00EF40F6" w:rsidRDefault="00C005CE" w:rsidP="001D0680">
      <w:pPr>
        <w:pStyle w:val="afc"/>
      </w:pPr>
      <w:r w:rsidRPr="00EF40F6">
        <w:t xml:space="preserve">     */</w:t>
      </w:r>
    </w:p>
    <w:p w14:paraId="79538B58" w14:textId="77777777" w:rsidR="00C005CE" w:rsidRPr="00EF40F6" w:rsidRDefault="00C005CE" w:rsidP="001D0680">
      <w:pPr>
        <w:pStyle w:val="afc"/>
      </w:pPr>
      <w:r w:rsidRPr="00EF40F6">
        <w:t xml:space="preserve">    DomainObject createScheduleTask(String className, String name);</w:t>
      </w:r>
    </w:p>
    <w:p w14:paraId="1515B1B9" w14:textId="77777777" w:rsidR="00C005CE" w:rsidRPr="00EF40F6" w:rsidRDefault="00C005CE" w:rsidP="001D0680">
      <w:pPr>
        <w:pStyle w:val="afc"/>
      </w:pPr>
      <w:r w:rsidRPr="00EF40F6">
        <w:t xml:space="preserve">    </w:t>
      </w:r>
    </w:p>
    <w:p w14:paraId="7C4FB855" w14:textId="77777777" w:rsidR="00C005CE" w:rsidRPr="005F593D" w:rsidRDefault="00C005CE" w:rsidP="001D0680">
      <w:pPr>
        <w:pStyle w:val="afc"/>
        <w:rPr>
          <w:lang w:val="ru-RU"/>
        </w:rPr>
      </w:pPr>
      <w:r w:rsidRPr="005F593D">
        <w:rPr>
          <w:lang w:val="ru-RU"/>
        </w:rPr>
        <w:t>}</w:t>
      </w:r>
    </w:p>
    <w:p w14:paraId="195F8294" w14:textId="77777777" w:rsidR="00C005CE" w:rsidRPr="00AB370C" w:rsidRDefault="00C005CE" w:rsidP="001D0680">
      <w:r>
        <w:t xml:space="preserve">Интерфейс </w:t>
      </w:r>
      <w:r w:rsidRPr="001E38EB">
        <w:t>ScheduleTaskHandle</w:t>
      </w:r>
      <w:r>
        <w:t>, данный интерфейс должен имплиментить класс выполняющий задачу</w:t>
      </w:r>
    </w:p>
    <w:p w14:paraId="00211840" w14:textId="77777777" w:rsidR="00C005CE" w:rsidRPr="00EF40F6" w:rsidRDefault="00C005CE" w:rsidP="001D0680">
      <w:pPr>
        <w:pStyle w:val="afc"/>
      </w:pPr>
      <w:r w:rsidRPr="00EF40F6">
        <w:rPr>
          <w:b/>
          <w:bCs/>
          <w:color w:val="7F0055"/>
        </w:rPr>
        <w:t>package</w:t>
      </w:r>
      <w:r w:rsidRPr="00EF40F6">
        <w:t xml:space="preserve"> ru.intertrust.cm.core.business.api.schedule;</w:t>
      </w:r>
    </w:p>
    <w:p w14:paraId="10ABF05F" w14:textId="77777777" w:rsidR="00C005CE" w:rsidRPr="00EF40F6" w:rsidRDefault="00C005CE" w:rsidP="001D0680">
      <w:pPr>
        <w:pStyle w:val="afc"/>
      </w:pPr>
    </w:p>
    <w:p w14:paraId="2F312AEE" w14:textId="77777777" w:rsidR="00C005CE" w:rsidRPr="005F593D" w:rsidRDefault="00C005CE" w:rsidP="001D0680">
      <w:pPr>
        <w:pStyle w:val="afc"/>
        <w:rPr>
          <w:lang w:val="ru-RU"/>
        </w:rPr>
      </w:pPr>
      <w:r w:rsidRPr="005F593D">
        <w:rPr>
          <w:lang w:val="ru-RU"/>
        </w:rPr>
        <w:t>/**</w:t>
      </w:r>
    </w:p>
    <w:p w14:paraId="0C48BA12" w14:textId="77777777" w:rsidR="00C005CE" w:rsidRPr="005F593D" w:rsidRDefault="00C005CE" w:rsidP="001D0680">
      <w:pPr>
        <w:pStyle w:val="afc"/>
        <w:rPr>
          <w:lang w:val="ru-RU"/>
        </w:rPr>
      </w:pPr>
      <w:r w:rsidRPr="005F593D">
        <w:rPr>
          <w:lang w:val="ru-RU"/>
        </w:rPr>
        <w:t xml:space="preserve"> * Интерфейс, который должны </w:t>
      </w:r>
      <w:r w:rsidRPr="005F593D">
        <w:rPr>
          <w:u w:val="single"/>
          <w:lang w:val="ru-RU"/>
        </w:rPr>
        <w:t>имплиментить</w:t>
      </w:r>
      <w:r w:rsidRPr="005F593D">
        <w:rPr>
          <w:lang w:val="ru-RU"/>
        </w:rPr>
        <w:t xml:space="preserve"> все классы периодических заданий </w:t>
      </w:r>
    </w:p>
    <w:p w14:paraId="5D1706C6" w14:textId="77777777" w:rsidR="00C005CE" w:rsidRDefault="00C005CE" w:rsidP="001D0680">
      <w:pPr>
        <w:pStyle w:val="afc"/>
      </w:pPr>
      <w:r w:rsidRPr="005F593D">
        <w:rPr>
          <w:lang w:val="ru-RU"/>
        </w:rPr>
        <w:t xml:space="preserve"> </w:t>
      </w:r>
      <w:r>
        <w:t xml:space="preserve">* </w:t>
      </w:r>
      <w:r>
        <w:rPr>
          <w:b/>
          <w:bCs/>
          <w:color w:val="7F9FBF"/>
        </w:rPr>
        <w:t>@author</w:t>
      </w:r>
      <w:r>
        <w:t xml:space="preserve"> </w:t>
      </w:r>
      <w:r>
        <w:rPr>
          <w:u w:val="single"/>
        </w:rPr>
        <w:t>larin</w:t>
      </w:r>
    </w:p>
    <w:p w14:paraId="576BC9A6" w14:textId="77777777" w:rsidR="00C005CE" w:rsidRDefault="00C005CE" w:rsidP="001D0680">
      <w:pPr>
        <w:pStyle w:val="afc"/>
      </w:pPr>
      <w:r>
        <w:t xml:space="preserve"> *</w:t>
      </w:r>
    </w:p>
    <w:p w14:paraId="5D23B879" w14:textId="77777777" w:rsidR="00C005CE" w:rsidRDefault="00C005CE" w:rsidP="001D0680">
      <w:pPr>
        <w:pStyle w:val="afc"/>
      </w:pPr>
      <w:r>
        <w:t xml:space="preserve"> */</w:t>
      </w:r>
    </w:p>
    <w:p w14:paraId="3E68EBA0" w14:textId="77777777" w:rsidR="00C005CE" w:rsidRDefault="00C005CE" w:rsidP="001D0680">
      <w:pPr>
        <w:pStyle w:val="afc"/>
      </w:pPr>
      <w:r>
        <w:rPr>
          <w:b/>
          <w:bCs/>
          <w:color w:val="7F0055"/>
        </w:rPr>
        <w:t>public</w:t>
      </w:r>
      <w:r>
        <w:t xml:space="preserve"> </w:t>
      </w:r>
      <w:r>
        <w:rPr>
          <w:b/>
          <w:bCs/>
          <w:color w:val="7F0055"/>
        </w:rPr>
        <w:t>interface</w:t>
      </w:r>
      <w:r>
        <w:t xml:space="preserve"> </w:t>
      </w:r>
      <w:r>
        <w:rPr>
          <w:highlight w:val="lightGray"/>
        </w:rPr>
        <w:t>ScheduleTaskHandle</w:t>
      </w:r>
      <w:r>
        <w:t xml:space="preserve"> {</w:t>
      </w:r>
    </w:p>
    <w:p w14:paraId="5A2421A8" w14:textId="77777777" w:rsidR="00C005CE" w:rsidRPr="005F593D" w:rsidRDefault="00C005CE" w:rsidP="001D0680">
      <w:pPr>
        <w:pStyle w:val="afc"/>
        <w:rPr>
          <w:lang w:val="ru-RU"/>
        </w:rPr>
      </w:pPr>
      <w:r>
        <w:t xml:space="preserve">    </w:t>
      </w:r>
      <w:r w:rsidRPr="005F593D">
        <w:rPr>
          <w:lang w:val="ru-RU"/>
        </w:rPr>
        <w:t>/**</w:t>
      </w:r>
    </w:p>
    <w:p w14:paraId="372BFD47" w14:textId="77777777" w:rsidR="00C005CE" w:rsidRPr="005F593D" w:rsidRDefault="00C005CE" w:rsidP="001D0680">
      <w:pPr>
        <w:pStyle w:val="afc"/>
        <w:rPr>
          <w:lang w:val="ru-RU"/>
        </w:rPr>
      </w:pPr>
      <w:r w:rsidRPr="005F593D">
        <w:rPr>
          <w:lang w:val="ru-RU"/>
        </w:rPr>
        <w:t xml:space="preserve">     * Запуск выполнения периодического задания</w:t>
      </w:r>
    </w:p>
    <w:p w14:paraId="2DA05F11" w14:textId="77777777" w:rsidR="00C005CE" w:rsidRPr="005F593D" w:rsidRDefault="00C005CE" w:rsidP="001D0680">
      <w:pPr>
        <w:pStyle w:val="afc"/>
        <w:rPr>
          <w:lang w:val="ru-RU"/>
        </w:rPr>
      </w:pPr>
      <w:r w:rsidRPr="005F593D">
        <w:rPr>
          <w:lang w:val="ru-RU"/>
        </w:rPr>
        <w:t xml:space="preserve">     * </w:t>
      </w:r>
      <w:r w:rsidRPr="005F593D">
        <w:rPr>
          <w:b/>
          <w:bCs/>
          <w:color w:val="7F9FBF"/>
          <w:lang w:val="ru-RU"/>
        </w:rPr>
        <w:t>@</w:t>
      </w:r>
      <w:r>
        <w:rPr>
          <w:b/>
          <w:bCs/>
          <w:color w:val="7F9FBF"/>
        </w:rPr>
        <w:t>param</w:t>
      </w:r>
      <w:r w:rsidRPr="005F593D">
        <w:rPr>
          <w:lang w:val="ru-RU"/>
        </w:rPr>
        <w:t xml:space="preserve"> </w:t>
      </w:r>
      <w:r>
        <w:t>parameters</w:t>
      </w:r>
    </w:p>
    <w:p w14:paraId="7C6BD395" w14:textId="77777777" w:rsidR="00C005CE" w:rsidRPr="005F593D" w:rsidRDefault="00C005CE" w:rsidP="001D0680">
      <w:pPr>
        <w:pStyle w:val="afc"/>
        <w:rPr>
          <w:lang w:val="ru-RU"/>
        </w:rPr>
      </w:pPr>
      <w:r w:rsidRPr="005F593D">
        <w:rPr>
          <w:lang w:val="ru-RU"/>
        </w:rPr>
        <w:t xml:space="preserve">     * </w:t>
      </w:r>
      <w:r w:rsidRPr="005F593D">
        <w:rPr>
          <w:b/>
          <w:bCs/>
          <w:color w:val="7F9FBF"/>
          <w:lang w:val="ru-RU"/>
        </w:rPr>
        <w:t>@</w:t>
      </w:r>
      <w:r>
        <w:rPr>
          <w:b/>
          <w:bCs/>
          <w:color w:val="7F9FBF"/>
        </w:rPr>
        <w:t>return</w:t>
      </w:r>
      <w:r w:rsidRPr="005F593D">
        <w:rPr>
          <w:lang w:val="ru-RU"/>
        </w:rPr>
        <w:t xml:space="preserve"> возвращает результат работы периодического задания в виде строки. Строка будет хранится в доменном обете задания</w:t>
      </w:r>
    </w:p>
    <w:p w14:paraId="4FA0F51D" w14:textId="77777777" w:rsidR="00C005CE" w:rsidRPr="005F593D" w:rsidRDefault="00C005CE" w:rsidP="001D0680">
      <w:pPr>
        <w:pStyle w:val="afc"/>
        <w:rPr>
          <w:lang w:val="ru-RU"/>
        </w:rPr>
      </w:pPr>
      <w:r w:rsidRPr="005F593D">
        <w:rPr>
          <w:lang w:val="ru-RU"/>
        </w:rPr>
        <w:t xml:space="preserve">     */</w:t>
      </w:r>
    </w:p>
    <w:p w14:paraId="6CE82848" w14:textId="77777777" w:rsidR="00C005CE" w:rsidRPr="005F593D" w:rsidRDefault="00C005CE" w:rsidP="001D0680">
      <w:pPr>
        <w:pStyle w:val="afc"/>
        <w:rPr>
          <w:lang w:val="ru-RU"/>
        </w:rPr>
      </w:pPr>
      <w:r w:rsidRPr="005F593D">
        <w:rPr>
          <w:lang w:val="ru-RU"/>
        </w:rPr>
        <w:t xml:space="preserve">    </w:t>
      </w:r>
      <w:r>
        <w:t>String</w:t>
      </w:r>
      <w:r w:rsidRPr="005F593D">
        <w:rPr>
          <w:lang w:val="ru-RU"/>
        </w:rPr>
        <w:t xml:space="preserve"> </w:t>
      </w:r>
      <w:r>
        <w:t>execute</w:t>
      </w:r>
      <w:r w:rsidRPr="005F593D">
        <w:rPr>
          <w:lang w:val="ru-RU"/>
        </w:rPr>
        <w:t>(</w:t>
      </w:r>
      <w:r>
        <w:t>ScheduleTaskParameters</w:t>
      </w:r>
      <w:r w:rsidRPr="005F593D">
        <w:rPr>
          <w:lang w:val="ru-RU"/>
        </w:rPr>
        <w:t xml:space="preserve"> </w:t>
      </w:r>
      <w:r>
        <w:t>parameters</w:t>
      </w:r>
      <w:r w:rsidRPr="005F593D">
        <w:rPr>
          <w:lang w:val="ru-RU"/>
        </w:rPr>
        <w:t>);</w:t>
      </w:r>
    </w:p>
    <w:p w14:paraId="215E4EB0" w14:textId="77777777" w:rsidR="00C005CE" w:rsidRPr="005F593D" w:rsidRDefault="00C005CE" w:rsidP="001D0680">
      <w:pPr>
        <w:pStyle w:val="afc"/>
        <w:rPr>
          <w:lang w:val="ru-RU"/>
        </w:rPr>
      </w:pPr>
      <w:r w:rsidRPr="005F593D">
        <w:rPr>
          <w:lang w:val="ru-RU"/>
        </w:rPr>
        <w:t>}</w:t>
      </w:r>
    </w:p>
    <w:p w14:paraId="39FD8B95" w14:textId="77777777" w:rsidR="00C005CE" w:rsidRPr="00EF40F6" w:rsidRDefault="00C005CE" w:rsidP="001D0680">
      <w:r>
        <w:t>Интерфейс</w:t>
      </w:r>
      <w:r w:rsidRPr="00EF40F6">
        <w:t xml:space="preserve"> </w:t>
      </w:r>
      <w:r w:rsidRPr="00EF40F6">
        <w:rPr>
          <w:lang w:val="en-US"/>
        </w:rPr>
        <w:t>ScheduleTaskDefaultParameters</w:t>
      </w:r>
      <w:r w:rsidRPr="00EF40F6">
        <w:t xml:space="preserve">, </w:t>
      </w:r>
      <w:r>
        <w:t>данный</w:t>
      </w:r>
      <w:r w:rsidRPr="00EF40F6">
        <w:t xml:space="preserve"> </w:t>
      </w:r>
      <w:r>
        <w:t>интерфейс</w:t>
      </w:r>
      <w:r w:rsidRPr="00EF40F6">
        <w:t xml:space="preserve"> </w:t>
      </w:r>
      <w:r>
        <w:t>должен</w:t>
      </w:r>
      <w:r w:rsidRPr="00EF40F6">
        <w:t xml:space="preserve"> </w:t>
      </w:r>
      <w:r>
        <w:t>иплиментить</w:t>
      </w:r>
      <w:r w:rsidRPr="00EF40F6">
        <w:t xml:space="preserve"> </w:t>
      </w:r>
      <w:r>
        <w:t>класс</w:t>
      </w:r>
      <w:r w:rsidRPr="00EF40F6">
        <w:t xml:space="preserve"> </w:t>
      </w:r>
      <w:r w:rsidRPr="00AB370C">
        <w:t>описывающий</w:t>
      </w:r>
      <w:r w:rsidRPr="00EF40F6">
        <w:t xml:space="preserve"> </w:t>
      </w:r>
      <w:r>
        <w:t>настройку</w:t>
      </w:r>
      <w:r w:rsidRPr="00EF40F6">
        <w:t xml:space="preserve"> </w:t>
      </w:r>
      <w:r>
        <w:t>задачи</w:t>
      </w:r>
      <w:r w:rsidRPr="00EF40F6">
        <w:t xml:space="preserve"> </w:t>
      </w:r>
      <w:r>
        <w:t>по</w:t>
      </w:r>
      <w:r w:rsidRPr="00EF40F6">
        <w:t xml:space="preserve"> </w:t>
      </w:r>
      <w:r>
        <w:t>умолчанию</w:t>
      </w:r>
    </w:p>
    <w:p w14:paraId="4EE09E35" w14:textId="77777777" w:rsidR="00C005CE" w:rsidRPr="00EF40F6" w:rsidRDefault="00C005CE" w:rsidP="001D0680">
      <w:pPr>
        <w:pStyle w:val="afc"/>
      </w:pPr>
      <w:r w:rsidRPr="00EF40F6">
        <w:rPr>
          <w:b/>
          <w:bCs/>
          <w:color w:val="7F0055"/>
        </w:rPr>
        <w:t>package</w:t>
      </w:r>
      <w:r w:rsidRPr="00EF40F6">
        <w:t xml:space="preserve"> ru.intertrust.cm.core.business.api.schedule;</w:t>
      </w:r>
    </w:p>
    <w:p w14:paraId="1A22313F" w14:textId="77777777" w:rsidR="00C005CE" w:rsidRPr="00EF40F6" w:rsidRDefault="00C005CE" w:rsidP="001D0680">
      <w:pPr>
        <w:pStyle w:val="afc"/>
      </w:pPr>
    </w:p>
    <w:p w14:paraId="2CC7F722" w14:textId="77777777" w:rsidR="00C005CE" w:rsidRPr="005F593D" w:rsidRDefault="00C005CE" w:rsidP="001D0680">
      <w:pPr>
        <w:pStyle w:val="afc"/>
        <w:rPr>
          <w:lang w:val="ru-RU"/>
        </w:rPr>
      </w:pPr>
      <w:r w:rsidRPr="005F593D">
        <w:rPr>
          <w:lang w:val="ru-RU"/>
        </w:rPr>
        <w:t>/**</w:t>
      </w:r>
    </w:p>
    <w:p w14:paraId="0E60A481" w14:textId="77777777" w:rsidR="00C005CE" w:rsidRPr="005F593D" w:rsidRDefault="00C005CE" w:rsidP="001D0680">
      <w:pPr>
        <w:pStyle w:val="afc"/>
        <w:rPr>
          <w:lang w:val="ru-RU"/>
        </w:rPr>
      </w:pPr>
      <w:r w:rsidRPr="005F593D">
        <w:rPr>
          <w:lang w:val="ru-RU"/>
        </w:rPr>
        <w:t xml:space="preserve"> * Интерфейс конфигурации периодического задания по умолчанию.</w:t>
      </w:r>
    </w:p>
    <w:p w14:paraId="2C93917A" w14:textId="77777777" w:rsidR="00C005CE" w:rsidRPr="005F593D" w:rsidRDefault="00C005CE" w:rsidP="001D0680">
      <w:pPr>
        <w:pStyle w:val="afc"/>
        <w:rPr>
          <w:lang w:val="ru-RU"/>
        </w:rPr>
      </w:pPr>
      <w:r w:rsidRPr="005F593D">
        <w:rPr>
          <w:lang w:val="ru-RU"/>
        </w:rPr>
        <w:t xml:space="preserve"> * Наследники используются в </w:t>
      </w:r>
      <w:r w:rsidRPr="005F593D">
        <w:rPr>
          <w:u w:val="single"/>
          <w:lang w:val="ru-RU"/>
        </w:rPr>
        <w:t>анотации</w:t>
      </w:r>
      <w:r w:rsidRPr="005F593D">
        <w:rPr>
          <w:lang w:val="ru-RU"/>
        </w:rPr>
        <w:t xml:space="preserve"> </w:t>
      </w:r>
      <w:r>
        <w:t>ScheduleTask</w:t>
      </w:r>
      <w:r w:rsidRPr="005F593D">
        <w:rPr>
          <w:lang w:val="ru-RU"/>
        </w:rPr>
        <w:t xml:space="preserve"> в качестве параметра</w:t>
      </w:r>
    </w:p>
    <w:p w14:paraId="3440BA08" w14:textId="77777777" w:rsidR="00C005CE" w:rsidRPr="00EF40F6" w:rsidRDefault="00C005CE" w:rsidP="001D0680">
      <w:pPr>
        <w:pStyle w:val="afc"/>
      </w:pPr>
      <w:r w:rsidRPr="005F593D">
        <w:rPr>
          <w:lang w:val="ru-RU"/>
        </w:rPr>
        <w:t xml:space="preserve"> </w:t>
      </w:r>
      <w:r w:rsidRPr="00EF40F6">
        <w:t xml:space="preserve">* </w:t>
      </w:r>
      <w:r w:rsidRPr="00EF40F6">
        <w:rPr>
          <w:b/>
          <w:bCs/>
          <w:color w:val="7F9FBF"/>
        </w:rPr>
        <w:t>@author</w:t>
      </w:r>
      <w:r w:rsidRPr="00EF40F6">
        <w:t xml:space="preserve"> </w:t>
      </w:r>
      <w:r w:rsidRPr="00EF40F6">
        <w:rPr>
          <w:u w:val="single"/>
        </w:rPr>
        <w:t>larin</w:t>
      </w:r>
    </w:p>
    <w:p w14:paraId="322D8E0A" w14:textId="77777777" w:rsidR="00C005CE" w:rsidRPr="00EF40F6" w:rsidRDefault="00C005CE" w:rsidP="001D0680">
      <w:pPr>
        <w:pStyle w:val="afc"/>
      </w:pPr>
      <w:r w:rsidRPr="00EF40F6">
        <w:t xml:space="preserve"> *</w:t>
      </w:r>
    </w:p>
    <w:p w14:paraId="18AED3E7" w14:textId="77777777" w:rsidR="00C005CE" w:rsidRPr="00EF40F6" w:rsidRDefault="00C005CE" w:rsidP="001D0680">
      <w:pPr>
        <w:pStyle w:val="afc"/>
      </w:pPr>
      <w:r w:rsidRPr="00EF40F6">
        <w:t xml:space="preserve"> */</w:t>
      </w:r>
    </w:p>
    <w:p w14:paraId="0603F63A" w14:textId="77777777" w:rsidR="00C005CE" w:rsidRPr="00EF40F6" w:rsidRDefault="00C005CE" w:rsidP="001D0680">
      <w:pPr>
        <w:pStyle w:val="afc"/>
      </w:pPr>
      <w:r w:rsidRPr="00EF40F6">
        <w:rPr>
          <w:b/>
          <w:bCs/>
          <w:color w:val="7F0055"/>
        </w:rPr>
        <w:t>public</w:t>
      </w:r>
      <w:r w:rsidRPr="00EF40F6">
        <w:t xml:space="preserve"> </w:t>
      </w:r>
      <w:r w:rsidRPr="00EF40F6">
        <w:rPr>
          <w:b/>
          <w:bCs/>
          <w:color w:val="7F0055"/>
        </w:rPr>
        <w:t>interface</w:t>
      </w:r>
      <w:r w:rsidRPr="00EF40F6">
        <w:t xml:space="preserve"> ScheduleTaskDefaultParameters {</w:t>
      </w:r>
    </w:p>
    <w:p w14:paraId="6109B01D" w14:textId="77777777" w:rsidR="00C005CE" w:rsidRPr="005F593D" w:rsidRDefault="00C005CE" w:rsidP="001D0680">
      <w:pPr>
        <w:pStyle w:val="afc"/>
        <w:rPr>
          <w:lang w:val="ru-RU"/>
        </w:rPr>
      </w:pPr>
      <w:r w:rsidRPr="00EF40F6">
        <w:t xml:space="preserve">    </w:t>
      </w:r>
      <w:r w:rsidRPr="005F593D">
        <w:rPr>
          <w:lang w:val="ru-RU"/>
        </w:rPr>
        <w:t>/**</w:t>
      </w:r>
    </w:p>
    <w:p w14:paraId="4BB62658" w14:textId="77777777" w:rsidR="00C005CE" w:rsidRPr="005F593D" w:rsidRDefault="00C005CE" w:rsidP="001D0680">
      <w:pPr>
        <w:pStyle w:val="afc"/>
        <w:rPr>
          <w:lang w:val="ru-RU"/>
        </w:rPr>
      </w:pPr>
      <w:r w:rsidRPr="005F593D">
        <w:rPr>
          <w:lang w:val="ru-RU"/>
        </w:rPr>
        <w:t xml:space="preserve">     * Получение параметров по умолчанию</w:t>
      </w:r>
    </w:p>
    <w:p w14:paraId="25E9E7B2" w14:textId="77777777" w:rsidR="00C005CE" w:rsidRPr="005F593D" w:rsidRDefault="00C005CE" w:rsidP="001D0680">
      <w:pPr>
        <w:pStyle w:val="afc"/>
        <w:rPr>
          <w:lang w:val="ru-RU"/>
        </w:rPr>
      </w:pPr>
      <w:r w:rsidRPr="005F593D">
        <w:rPr>
          <w:lang w:val="ru-RU"/>
        </w:rPr>
        <w:t xml:space="preserve">     * </w:t>
      </w:r>
      <w:r w:rsidRPr="005F593D">
        <w:rPr>
          <w:b/>
          <w:bCs/>
          <w:color w:val="7F9FBF"/>
          <w:lang w:val="ru-RU"/>
        </w:rPr>
        <w:t>@</w:t>
      </w:r>
      <w:r>
        <w:rPr>
          <w:b/>
          <w:bCs/>
          <w:color w:val="7F9FBF"/>
        </w:rPr>
        <w:t>return</w:t>
      </w:r>
    </w:p>
    <w:p w14:paraId="196A5675" w14:textId="77777777" w:rsidR="00C005CE" w:rsidRPr="005F593D" w:rsidRDefault="00C005CE" w:rsidP="001D0680">
      <w:pPr>
        <w:pStyle w:val="afc"/>
        <w:rPr>
          <w:lang w:val="ru-RU"/>
        </w:rPr>
      </w:pPr>
      <w:r w:rsidRPr="005F593D">
        <w:rPr>
          <w:lang w:val="ru-RU"/>
        </w:rPr>
        <w:t xml:space="preserve">     */</w:t>
      </w:r>
    </w:p>
    <w:p w14:paraId="1F838239" w14:textId="77777777" w:rsidR="00C005CE" w:rsidRDefault="00C005CE" w:rsidP="001D0680">
      <w:pPr>
        <w:pStyle w:val="afc"/>
      </w:pPr>
      <w:r w:rsidRPr="005F593D">
        <w:rPr>
          <w:lang w:val="ru-RU"/>
        </w:rPr>
        <w:t xml:space="preserve">    </w:t>
      </w:r>
      <w:r>
        <w:t>ScheduleTaskParameters getDefaultParameters();</w:t>
      </w:r>
    </w:p>
    <w:p w14:paraId="132795A2" w14:textId="77777777" w:rsidR="00C005CE" w:rsidRDefault="00C005CE" w:rsidP="001D0680">
      <w:pPr>
        <w:pStyle w:val="afc"/>
      </w:pPr>
      <w:r>
        <w:t>}</w:t>
      </w:r>
    </w:p>
    <w:p w14:paraId="70A421EB" w14:textId="77777777" w:rsidR="00C005CE" w:rsidRPr="00F36019" w:rsidRDefault="00C005CE" w:rsidP="001D0680">
      <w:pPr>
        <w:rPr>
          <w:lang w:val="en-US"/>
        </w:rPr>
      </w:pPr>
      <w:r>
        <w:t>Доменный</w:t>
      </w:r>
      <w:r w:rsidRPr="00F36019">
        <w:rPr>
          <w:lang w:val="en-US"/>
        </w:rPr>
        <w:t xml:space="preserve"> </w:t>
      </w:r>
      <w:r>
        <w:t>объект</w:t>
      </w:r>
      <w:r w:rsidRPr="00F36019">
        <w:rPr>
          <w:lang w:val="en-US"/>
        </w:rPr>
        <w:t xml:space="preserve"> </w:t>
      </w:r>
      <w:r>
        <w:rPr>
          <w:lang w:val="en-US"/>
        </w:rPr>
        <w:t>s</w:t>
      </w:r>
      <w:r w:rsidRPr="00F36019">
        <w:rPr>
          <w:lang w:val="en-US"/>
        </w:rPr>
        <w:t>chedule</w:t>
      </w:r>
    </w:p>
    <w:tbl>
      <w:tblPr>
        <w:tblStyle w:val="a7"/>
        <w:tblW w:w="0" w:type="auto"/>
        <w:tblLook w:val="04A0" w:firstRow="1" w:lastRow="0" w:firstColumn="1" w:lastColumn="0" w:noHBand="0" w:noVBand="1"/>
      </w:tblPr>
      <w:tblGrid>
        <w:gridCol w:w="3190"/>
        <w:gridCol w:w="3189"/>
        <w:gridCol w:w="3191"/>
      </w:tblGrid>
      <w:tr w:rsidR="00C005CE" w:rsidRPr="00710798" w14:paraId="35A44688" w14:textId="77777777" w:rsidTr="001D0680">
        <w:tc>
          <w:tcPr>
            <w:tcW w:w="3190" w:type="dxa"/>
            <w:shd w:val="clear" w:color="auto" w:fill="F2F2F2" w:themeFill="background1" w:themeFillShade="F2"/>
          </w:tcPr>
          <w:p w14:paraId="63B62BCE" w14:textId="77777777" w:rsidR="00C005CE" w:rsidRPr="00710798" w:rsidRDefault="00C005CE" w:rsidP="001D0680">
            <w:pPr>
              <w:jc w:val="center"/>
              <w:rPr>
                <w:b/>
              </w:rPr>
            </w:pPr>
            <w:r w:rsidRPr="00710798">
              <w:rPr>
                <w:b/>
              </w:rPr>
              <w:lastRenderedPageBreak/>
              <w:t>Поле</w:t>
            </w:r>
          </w:p>
        </w:tc>
        <w:tc>
          <w:tcPr>
            <w:tcW w:w="3190" w:type="dxa"/>
            <w:shd w:val="clear" w:color="auto" w:fill="F2F2F2" w:themeFill="background1" w:themeFillShade="F2"/>
          </w:tcPr>
          <w:p w14:paraId="5EBB6C5B" w14:textId="77777777" w:rsidR="00C005CE" w:rsidRPr="00710798" w:rsidRDefault="00C005CE" w:rsidP="001D0680">
            <w:pPr>
              <w:jc w:val="center"/>
              <w:rPr>
                <w:b/>
              </w:rPr>
            </w:pPr>
            <w:r w:rsidRPr="00710798">
              <w:rPr>
                <w:b/>
              </w:rPr>
              <w:t>Тип</w:t>
            </w:r>
          </w:p>
        </w:tc>
        <w:tc>
          <w:tcPr>
            <w:tcW w:w="3191" w:type="dxa"/>
            <w:shd w:val="clear" w:color="auto" w:fill="F2F2F2" w:themeFill="background1" w:themeFillShade="F2"/>
          </w:tcPr>
          <w:p w14:paraId="5738B5D3" w14:textId="77777777" w:rsidR="00C005CE" w:rsidRPr="00710798" w:rsidRDefault="00C005CE" w:rsidP="001D0680">
            <w:pPr>
              <w:jc w:val="center"/>
              <w:rPr>
                <w:b/>
              </w:rPr>
            </w:pPr>
            <w:r w:rsidRPr="00710798">
              <w:rPr>
                <w:b/>
              </w:rPr>
              <w:t>Коментарии</w:t>
            </w:r>
          </w:p>
        </w:tc>
      </w:tr>
      <w:tr w:rsidR="00C005CE" w:rsidRPr="00D761BE" w14:paraId="3E9E32A4" w14:textId="77777777" w:rsidTr="001D0680">
        <w:tc>
          <w:tcPr>
            <w:tcW w:w="3190" w:type="dxa"/>
          </w:tcPr>
          <w:p w14:paraId="7A3291F0" w14:textId="77777777" w:rsidR="00C005CE" w:rsidRPr="00A2426A" w:rsidRDefault="00C005CE" w:rsidP="001D0680">
            <w:pPr>
              <w:rPr>
                <w:lang w:val="en-US"/>
              </w:rPr>
            </w:pPr>
            <w:r>
              <w:rPr>
                <w:lang w:val="en-US"/>
              </w:rPr>
              <w:t>name</w:t>
            </w:r>
          </w:p>
        </w:tc>
        <w:tc>
          <w:tcPr>
            <w:tcW w:w="3190" w:type="dxa"/>
          </w:tcPr>
          <w:p w14:paraId="0115AFC8" w14:textId="77777777" w:rsidR="00C005CE" w:rsidRDefault="00C005CE" w:rsidP="001D0680">
            <w:pPr>
              <w:rPr>
                <w:lang w:val="en-US"/>
              </w:rPr>
            </w:pPr>
            <w:r>
              <w:rPr>
                <w:lang w:val="en-US"/>
              </w:rPr>
              <w:t>String</w:t>
            </w:r>
          </w:p>
        </w:tc>
        <w:tc>
          <w:tcPr>
            <w:tcW w:w="3191" w:type="dxa"/>
          </w:tcPr>
          <w:p w14:paraId="38054E6B" w14:textId="77777777" w:rsidR="00C005CE" w:rsidRPr="00A2426A" w:rsidRDefault="00C005CE" w:rsidP="001D0680">
            <w:pPr>
              <w:rPr>
                <w:lang w:val="en-US"/>
              </w:rPr>
            </w:pPr>
            <w:r w:rsidRPr="00A2426A">
              <w:rPr>
                <w:lang w:val="en-US"/>
              </w:rPr>
              <w:t>Имя задания</w:t>
            </w:r>
          </w:p>
        </w:tc>
      </w:tr>
      <w:tr w:rsidR="00C005CE" w:rsidRPr="00D761BE" w14:paraId="49C99F6B" w14:textId="77777777" w:rsidTr="001D0680">
        <w:tc>
          <w:tcPr>
            <w:tcW w:w="3190" w:type="dxa"/>
          </w:tcPr>
          <w:p w14:paraId="5609A5BA" w14:textId="77777777" w:rsidR="00C005CE" w:rsidRPr="00710798" w:rsidRDefault="00C005CE" w:rsidP="001D0680">
            <w:pPr>
              <w:rPr>
                <w:lang w:val="en-US"/>
              </w:rPr>
            </w:pPr>
            <w:r>
              <w:rPr>
                <w:lang w:val="en-US"/>
              </w:rPr>
              <w:t>task_class</w:t>
            </w:r>
          </w:p>
        </w:tc>
        <w:tc>
          <w:tcPr>
            <w:tcW w:w="3190" w:type="dxa"/>
          </w:tcPr>
          <w:p w14:paraId="4B27BCD7" w14:textId="77777777" w:rsidR="00C005CE" w:rsidRPr="00710798" w:rsidRDefault="00C005CE" w:rsidP="001D0680">
            <w:pPr>
              <w:rPr>
                <w:lang w:val="en-US"/>
              </w:rPr>
            </w:pPr>
            <w:r>
              <w:rPr>
                <w:lang w:val="en-US"/>
              </w:rPr>
              <w:t>String</w:t>
            </w:r>
          </w:p>
        </w:tc>
        <w:tc>
          <w:tcPr>
            <w:tcW w:w="3191" w:type="dxa"/>
          </w:tcPr>
          <w:p w14:paraId="4E847000" w14:textId="77777777" w:rsidR="00C005CE" w:rsidRPr="00D761BE" w:rsidRDefault="00C005CE" w:rsidP="001D0680">
            <w:r>
              <w:t>Имя</w:t>
            </w:r>
            <w:r w:rsidRPr="00F36019">
              <w:t xml:space="preserve"> </w:t>
            </w:r>
            <w:r>
              <w:rPr>
                <w:lang w:val="en-US"/>
              </w:rPr>
              <w:t>java</w:t>
            </w:r>
            <w:r w:rsidRPr="00F36019">
              <w:t xml:space="preserve"> </w:t>
            </w:r>
            <w:r>
              <w:t>класса</w:t>
            </w:r>
            <w:r w:rsidRPr="00F36019">
              <w:t xml:space="preserve"> </w:t>
            </w:r>
            <w:r>
              <w:t>задачи</w:t>
            </w:r>
            <w:r w:rsidRPr="00F36019">
              <w:t xml:space="preserve">. </w:t>
            </w:r>
            <w:r>
              <w:t>По данному имени будет производится поиск в контексте спринг бинов для поиска нужного экземпляра.</w:t>
            </w:r>
          </w:p>
        </w:tc>
      </w:tr>
      <w:tr w:rsidR="00C005CE" w:rsidRPr="00D761BE" w14:paraId="37A5A27F" w14:textId="77777777" w:rsidTr="001D0680">
        <w:tc>
          <w:tcPr>
            <w:tcW w:w="3190" w:type="dxa"/>
          </w:tcPr>
          <w:p w14:paraId="56F5A988" w14:textId="77777777" w:rsidR="00C005CE" w:rsidRPr="00710798" w:rsidRDefault="00C005CE" w:rsidP="001D0680">
            <w:pPr>
              <w:rPr>
                <w:lang w:val="en-US"/>
              </w:rPr>
            </w:pPr>
            <w:r>
              <w:rPr>
                <w:lang w:val="en-US"/>
              </w:rPr>
              <w:t>task_type</w:t>
            </w:r>
          </w:p>
        </w:tc>
        <w:tc>
          <w:tcPr>
            <w:tcW w:w="3190" w:type="dxa"/>
          </w:tcPr>
          <w:p w14:paraId="2975A232" w14:textId="77777777" w:rsidR="00C005CE" w:rsidRPr="00D761BE" w:rsidRDefault="00C005CE" w:rsidP="001D0680">
            <w:pPr>
              <w:rPr>
                <w:lang w:val="en-US"/>
              </w:rPr>
            </w:pPr>
            <w:r>
              <w:rPr>
                <w:lang w:val="en-US"/>
              </w:rPr>
              <w:t>Long</w:t>
            </w:r>
          </w:p>
        </w:tc>
        <w:tc>
          <w:tcPr>
            <w:tcW w:w="3191" w:type="dxa"/>
          </w:tcPr>
          <w:p w14:paraId="20DC1F33" w14:textId="77777777" w:rsidR="00C005CE" w:rsidRPr="00D761BE" w:rsidRDefault="00C005CE" w:rsidP="001D0680">
            <w:r>
              <w:t>Тип</w:t>
            </w:r>
            <w:r w:rsidRPr="00F36019">
              <w:t xml:space="preserve"> </w:t>
            </w:r>
            <w:r>
              <w:t>задачи</w:t>
            </w:r>
            <w:r w:rsidRPr="00F36019">
              <w:t xml:space="preserve">. 0 – </w:t>
            </w:r>
            <w:r>
              <w:t>может</w:t>
            </w:r>
            <w:r w:rsidRPr="00F36019">
              <w:t xml:space="preserve"> </w:t>
            </w:r>
            <w:r>
              <w:t>существовать</w:t>
            </w:r>
            <w:r w:rsidRPr="00F36019">
              <w:t xml:space="preserve"> </w:t>
            </w:r>
            <w:r>
              <w:t>в</w:t>
            </w:r>
            <w:r w:rsidRPr="00F36019">
              <w:t xml:space="preserve"> </w:t>
            </w:r>
            <w:r>
              <w:t>единствееном</w:t>
            </w:r>
            <w:r w:rsidRPr="00F36019">
              <w:t xml:space="preserve"> </w:t>
            </w:r>
            <w:r>
              <w:t>экземпляре</w:t>
            </w:r>
            <w:r w:rsidRPr="00F36019">
              <w:t xml:space="preserve">. </w:t>
            </w:r>
            <w:r>
              <w:t>1 – может существовать во множестве экземпляров.</w:t>
            </w:r>
          </w:p>
        </w:tc>
      </w:tr>
      <w:tr w:rsidR="00C005CE" w:rsidRPr="00D761BE" w14:paraId="3F59626A" w14:textId="77777777" w:rsidTr="001D0680">
        <w:tc>
          <w:tcPr>
            <w:tcW w:w="3190" w:type="dxa"/>
          </w:tcPr>
          <w:p w14:paraId="6857BA1A" w14:textId="77777777" w:rsidR="00C005CE" w:rsidRPr="00710798" w:rsidRDefault="00C005CE" w:rsidP="001D0680">
            <w:pPr>
              <w:rPr>
                <w:lang w:val="en-US"/>
              </w:rPr>
            </w:pPr>
            <w:r>
              <w:rPr>
                <w:lang w:val="en-US"/>
              </w:rPr>
              <w:t>d</w:t>
            </w:r>
            <w:r w:rsidRPr="00710798">
              <w:rPr>
                <w:lang w:val="en-US"/>
              </w:rPr>
              <w:t>ay</w:t>
            </w:r>
            <w:r>
              <w:rPr>
                <w:lang w:val="en-US"/>
              </w:rPr>
              <w:t>_o</w:t>
            </w:r>
            <w:r w:rsidRPr="00710798">
              <w:rPr>
                <w:lang w:val="en-US"/>
              </w:rPr>
              <w:t>f</w:t>
            </w:r>
            <w:r>
              <w:rPr>
                <w:lang w:val="en-US"/>
              </w:rPr>
              <w:t>_w</w:t>
            </w:r>
            <w:r w:rsidRPr="00710798">
              <w:rPr>
                <w:lang w:val="en-US"/>
              </w:rPr>
              <w:t>eek</w:t>
            </w:r>
          </w:p>
        </w:tc>
        <w:tc>
          <w:tcPr>
            <w:tcW w:w="3190" w:type="dxa"/>
          </w:tcPr>
          <w:p w14:paraId="088B5ABB" w14:textId="77777777" w:rsidR="00C005CE" w:rsidRPr="00710798" w:rsidRDefault="00C005CE" w:rsidP="001D0680">
            <w:pPr>
              <w:rPr>
                <w:lang w:val="en-US"/>
              </w:rPr>
            </w:pPr>
            <w:r>
              <w:rPr>
                <w:lang w:val="en-US"/>
              </w:rPr>
              <w:t>String</w:t>
            </w:r>
          </w:p>
        </w:tc>
        <w:tc>
          <w:tcPr>
            <w:tcW w:w="3191" w:type="dxa"/>
          </w:tcPr>
          <w:p w14:paraId="65245EE5" w14:textId="77777777" w:rsidR="00C005CE" w:rsidRPr="00D761BE" w:rsidRDefault="00C005CE" w:rsidP="001D0680">
            <w:r>
              <w:t>День</w:t>
            </w:r>
            <w:r w:rsidRPr="00F36019">
              <w:t xml:space="preserve"> </w:t>
            </w:r>
            <w:r>
              <w:t>недели</w:t>
            </w:r>
            <w:r w:rsidRPr="00F36019">
              <w:t xml:space="preserve"> </w:t>
            </w:r>
            <w:r>
              <w:t>старта</w:t>
            </w:r>
            <w:r w:rsidRPr="00F36019">
              <w:t xml:space="preserve">. </w:t>
            </w:r>
            <w:r>
              <w:t xml:space="preserve">* - всегда, число – когда равен числу, */число когда число кратно числу в дроби (как в </w:t>
            </w:r>
            <w:r>
              <w:rPr>
                <w:lang w:val="en-US"/>
              </w:rPr>
              <w:t>crond</w:t>
            </w:r>
            <w:r>
              <w:t>)</w:t>
            </w:r>
          </w:p>
        </w:tc>
      </w:tr>
      <w:tr w:rsidR="00C005CE" w:rsidRPr="00710798" w14:paraId="2E9CDBD6" w14:textId="77777777" w:rsidTr="001D0680">
        <w:tc>
          <w:tcPr>
            <w:tcW w:w="3190" w:type="dxa"/>
          </w:tcPr>
          <w:p w14:paraId="63215393" w14:textId="77777777" w:rsidR="00C005CE" w:rsidRDefault="00C005CE" w:rsidP="001D0680">
            <w:pPr>
              <w:rPr>
                <w:lang w:val="en-US"/>
              </w:rPr>
            </w:pPr>
            <w:r>
              <w:rPr>
                <w:lang w:val="en-US"/>
              </w:rPr>
              <w:t>day_of_month</w:t>
            </w:r>
          </w:p>
        </w:tc>
        <w:tc>
          <w:tcPr>
            <w:tcW w:w="3190" w:type="dxa"/>
          </w:tcPr>
          <w:p w14:paraId="10900ACB" w14:textId="77777777" w:rsidR="00C005CE" w:rsidRDefault="00C005CE" w:rsidP="001D0680">
            <w:pPr>
              <w:rPr>
                <w:lang w:val="en-US"/>
              </w:rPr>
            </w:pPr>
            <w:r>
              <w:rPr>
                <w:lang w:val="en-US"/>
              </w:rPr>
              <w:t>String</w:t>
            </w:r>
          </w:p>
        </w:tc>
        <w:tc>
          <w:tcPr>
            <w:tcW w:w="3191" w:type="dxa"/>
          </w:tcPr>
          <w:p w14:paraId="00FABFCD" w14:textId="77777777" w:rsidR="00C005CE" w:rsidRDefault="00C005CE" w:rsidP="001D0680">
            <w:r>
              <w:t>День месяца</w:t>
            </w:r>
          </w:p>
        </w:tc>
      </w:tr>
      <w:tr w:rsidR="00C005CE" w:rsidRPr="00710798" w14:paraId="78C7A9B3" w14:textId="77777777" w:rsidTr="001D0680">
        <w:tc>
          <w:tcPr>
            <w:tcW w:w="3190" w:type="dxa"/>
          </w:tcPr>
          <w:p w14:paraId="52AA7BB5" w14:textId="77777777" w:rsidR="00C005CE" w:rsidRPr="00710798" w:rsidRDefault="00C005CE" w:rsidP="001D0680">
            <w:pPr>
              <w:rPr>
                <w:lang w:val="en-US"/>
              </w:rPr>
            </w:pPr>
            <w:r>
              <w:rPr>
                <w:lang w:val="en-US"/>
              </w:rPr>
              <w:t>h</w:t>
            </w:r>
            <w:r w:rsidRPr="00710798">
              <w:rPr>
                <w:lang w:val="en-US"/>
              </w:rPr>
              <w:t>our</w:t>
            </w:r>
          </w:p>
        </w:tc>
        <w:tc>
          <w:tcPr>
            <w:tcW w:w="3190" w:type="dxa"/>
          </w:tcPr>
          <w:p w14:paraId="7158A15C" w14:textId="77777777" w:rsidR="00C005CE" w:rsidRPr="00710798" w:rsidRDefault="00C005CE" w:rsidP="001D0680">
            <w:pPr>
              <w:rPr>
                <w:lang w:val="en-US"/>
              </w:rPr>
            </w:pPr>
            <w:r>
              <w:rPr>
                <w:lang w:val="en-US"/>
              </w:rPr>
              <w:t>String</w:t>
            </w:r>
          </w:p>
        </w:tc>
        <w:tc>
          <w:tcPr>
            <w:tcW w:w="3191" w:type="dxa"/>
          </w:tcPr>
          <w:p w14:paraId="70333D68" w14:textId="77777777" w:rsidR="00C005CE" w:rsidRPr="00D761BE" w:rsidRDefault="00C005CE" w:rsidP="001D0680">
            <w:pPr>
              <w:rPr>
                <w:lang w:val="en-US"/>
              </w:rPr>
            </w:pPr>
            <w:r>
              <w:t>Час</w:t>
            </w:r>
            <w:r w:rsidRPr="00D761BE">
              <w:rPr>
                <w:lang w:val="en-US"/>
              </w:rPr>
              <w:t xml:space="preserve"> </w:t>
            </w:r>
            <w:r>
              <w:t>старта</w:t>
            </w:r>
          </w:p>
        </w:tc>
      </w:tr>
      <w:tr w:rsidR="00C005CE" w:rsidRPr="00710798" w14:paraId="2DE26BBB" w14:textId="77777777" w:rsidTr="001D0680">
        <w:tc>
          <w:tcPr>
            <w:tcW w:w="3190" w:type="dxa"/>
          </w:tcPr>
          <w:p w14:paraId="1EC64006" w14:textId="77777777" w:rsidR="00C005CE" w:rsidRPr="00710798" w:rsidRDefault="00C005CE" w:rsidP="001D0680">
            <w:pPr>
              <w:rPr>
                <w:lang w:val="en-US"/>
              </w:rPr>
            </w:pPr>
            <w:r>
              <w:rPr>
                <w:lang w:val="en-US"/>
              </w:rPr>
              <w:t>m</w:t>
            </w:r>
            <w:r w:rsidRPr="00710798">
              <w:rPr>
                <w:lang w:val="en-US"/>
              </w:rPr>
              <w:t>inute</w:t>
            </w:r>
          </w:p>
        </w:tc>
        <w:tc>
          <w:tcPr>
            <w:tcW w:w="3190" w:type="dxa"/>
          </w:tcPr>
          <w:p w14:paraId="3692F3BB" w14:textId="77777777" w:rsidR="00C005CE" w:rsidRPr="00710798" w:rsidRDefault="00C005CE" w:rsidP="001D0680">
            <w:pPr>
              <w:rPr>
                <w:lang w:val="en-US"/>
              </w:rPr>
            </w:pPr>
            <w:r>
              <w:rPr>
                <w:lang w:val="en-US"/>
              </w:rPr>
              <w:t>String</w:t>
            </w:r>
          </w:p>
        </w:tc>
        <w:tc>
          <w:tcPr>
            <w:tcW w:w="3191" w:type="dxa"/>
          </w:tcPr>
          <w:p w14:paraId="3E9D26B3" w14:textId="77777777" w:rsidR="00C005CE" w:rsidRPr="00D761BE" w:rsidRDefault="00C005CE" w:rsidP="001D0680">
            <w:pPr>
              <w:rPr>
                <w:lang w:val="en-US"/>
              </w:rPr>
            </w:pPr>
            <w:r>
              <w:t>Минута</w:t>
            </w:r>
            <w:r w:rsidRPr="00D761BE">
              <w:rPr>
                <w:lang w:val="en-US"/>
              </w:rPr>
              <w:t xml:space="preserve"> </w:t>
            </w:r>
            <w:r>
              <w:t>старта</w:t>
            </w:r>
          </w:p>
        </w:tc>
      </w:tr>
      <w:tr w:rsidR="00C005CE" w:rsidRPr="00710798" w14:paraId="157FFF68" w14:textId="77777777" w:rsidTr="001D0680">
        <w:tc>
          <w:tcPr>
            <w:tcW w:w="3190" w:type="dxa"/>
          </w:tcPr>
          <w:p w14:paraId="624BC271" w14:textId="77777777" w:rsidR="00C005CE" w:rsidRPr="00710798" w:rsidRDefault="00C005CE" w:rsidP="001D0680">
            <w:pPr>
              <w:rPr>
                <w:lang w:val="en-US"/>
              </w:rPr>
            </w:pPr>
            <w:r>
              <w:rPr>
                <w:lang w:val="en-US"/>
              </w:rPr>
              <w:t>month</w:t>
            </w:r>
          </w:p>
        </w:tc>
        <w:tc>
          <w:tcPr>
            <w:tcW w:w="3190" w:type="dxa"/>
          </w:tcPr>
          <w:p w14:paraId="0F6F5D45" w14:textId="77777777" w:rsidR="00C005CE" w:rsidRPr="00710798" w:rsidRDefault="00C005CE" w:rsidP="001D0680">
            <w:pPr>
              <w:rPr>
                <w:lang w:val="en-US"/>
              </w:rPr>
            </w:pPr>
            <w:r>
              <w:rPr>
                <w:lang w:val="en-US"/>
              </w:rPr>
              <w:t>String</w:t>
            </w:r>
          </w:p>
        </w:tc>
        <w:tc>
          <w:tcPr>
            <w:tcW w:w="3191" w:type="dxa"/>
          </w:tcPr>
          <w:p w14:paraId="3E59C8FA" w14:textId="77777777" w:rsidR="00C005CE" w:rsidRPr="00D761BE" w:rsidRDefault="00C005CE" w:rsidP="001D0680">
            <w:pPr>
              <w:rPr>
                <w:lang w:val="en-US"/>
              </w:rPr>
            </w:pPr>
            <w:r>
              <w:t>Месяц</w:t>
            </w:r>
            <w:r w:rsidRPr="00D761BE">
              <w:rPr>
                <w:lang w:val="en-US"/>
              </w:rPr>
              <w:t xml:space="preserve"> </w:t>
            </w:r>
            <w:r>
              <w:t>старта</w:t>
            </w:r>
          </w:p>
        </w:tc>
      </w:tr>
      <w:tr w:rsidR="00C005CE" w:rsidRPr="00710798" w14:paraId="410606E1" w14:textId="77777777" w:rsidTr="001D0680">
        <w:tc>
          <w:tcPr>
            <w:tcW w:w="3190" w:type="dxa"/>
          </w:tcPr>
          <w:p w14:paraId="6A75F16D" w14:textId="77777777" w:rsidR="00C005CE" w:rsidRPr="00B73875" w:rsidRDefault="00C005CE" w:rsidP="001D0680">
            <w:r>
              <w:rPr>
                <w:lang w:val="en-US"/>
              </w:rPr>
              <w:t>y</w:t>
            </w:r>
            <w:r w:rsidRPr="00B73875">
              <w:t>ear</w:t>
            </w:r>
          </w:p>
        </w:tc>
        <w:tc>
          <w:tcPr>
            <w:tcW w:w="3190" w:type="dxa"/>
          </w:tcPr>
          <w:p w14:paraId="49BBC8BA" w14:textId="77777777" w:rsidR="00C005CE" w:rsidRDefault="00C005CE" w:rsidP="001D0680">
            <w:pPr>
              <w:rPr>
                <w:lang w:val="en-US"/>
              </w:rPr>
            </w:pPr>
            <w:r>
              <w:rPr>
                <w:lang w:val="en-US"/>
              </w:rPr>
              <w:t>String</w:t>
            </w:r>
          </w:p>
        </w:tc>
        <w:tc>
          <w:tcPr>
            <w:tcW w:w="3191" w:type="dxa"/>
          </w:tcPr>
          <w:p w14:paraId="44105126" w14:textId="77777777" w:rsidR="00C005CE" w:rsidRPr="00B73875" w:rsidRDefault="00C005CE" w:rsidP="001D0680">
            <w:r>
              <w:t>Год</w:t>
            </w:r>
          </w:p>
        </w:tc>
      </w:tr>
      <w:tr w:rsidR="00C005CE" w:rsidRPr="00D761BE" w14:paraId="67BE8883" w14:textId="77777777" w:rsidTr="001D0680">
        <w:tc>
          <w:tcPr>
            <w:tcW w:w="3190" w:type="dxa"/>
          </w:tcPr>
          <w:p w14:paraId="1F42CB0B" w14:textId="77777777" w:rsidR="00C005CE" w:rsidRPr="00D761BE" w:rsidRDefault="00C005CE" w:rsidP="001D0680">
            <w:r>
              <w:rPr>
                <w:lang w:val="en-US"/>
              </w:rPr>
              <w:t>t</w:t>
            </w:r>
            <w:r w:rsidRPr="00D761BE">
              <w:t>imeout</w:t>
            </w:r>
          </w:p>
        </w:tc>
        <w:tc>
          <w:tcPr>
            <w:tcW w:w="3190" w:type="dxa"/>
          </w:tcPr>
          <w:p w14:paraId="60742EA6" w14:textId="77777777" w:rsidR="00C005CE" w:rsidRDefault="00C005CE" w:rsidP="001D0680">
            <w:pPr>
              <w:rPr>
                <w:lang w:val="en-US"/>
              </w:rPr>
            </w:pPr>
            <w:r>
              <w:rPr>
                <w:lang w:val="en-US"/>
              </w:rPr>
              <w:t>Long</w:t>
            </w:r>
          </w:p>
        </w:tc>
        <w:tc>
          <w:tcPr>
            <w:tcW w:w="3191" w:type="dxa"/>
          </w:tcPr>
          <w:p w14:paraId="642E8559" w14:textId="77777777" w:rsidR="00C005CE" w:rsidRPr="00D761BE" w:rsidRDefault="00C005CE" w:rsidP="001D0680">
            <w:r>
              <w:t>Допустимое время работы (в минутах)</w:t>
            </w:r>
          </w:p>
        </w:tc>
      </w:tr>
      <w:tr w:rsidR="00C005CE" w:rsidRPr="00D761BE" w14:paraId="5DE6E9C8" w14:textId="77777777" w:rsidTr="001D0680">
        <w:tc>
          <w:tcPr>
            <w:tcW w:w="3190" w:type="dxa"/>
          </w:tcPr>
          <w:p w14:paraId="1387F9FC" w14:textId="77777777" w:rsidR="00C005CE" w:rsidRPr="00DA7E39" w:rsidRDefault="00C005CE" w:rsidP="001D0680">
            <w:r>
              <w:rPr>
                <w:lang w:val="en-US"/>
              </w:rPr>
              <w:t>P</w:t>
            </w:r>
            <w:r w:rsidRPr="00DA7E39">
              <w:t>riority</w:t>
            </w:r>
          </w:p>
        </w:tc>
        <w:tc>
          <w:tcPr>
            <w:tcW w:w="3190" w:type="dxa"/>
          </w:tcPr>
          <w:p w14:paraId="628DFDB4" w14:textId="77777777" w:rsidR="00C005CE" w:rsidRDefault="00C005CE" w:rsidP="001D0680">
            <w:pPr>
              <w:rPr>
                <w:lang w:val="en-US"/>
              </w:rPr>
            </w:pPr>
            <w:r>
              <w:rPr>
                <w:lang w:val="en-US"/>
              </w:rPr>
              <w:t>Long</w:t>
            </w:r>
          </w:p>
        </w:tc>
        <w:tc>
          <w:tcPr>
            <w:tcW w:w="3191" w:type="dxa"/>
          </w:tcPr>
          <w:p w14:paraId="7C4AD554" w14:textId="77777777" w:rsidR="00C005CE" w:rsidRPr="00DA7E39" w:rsidRDefault="00C005CE" w:rsidP="001D0680">
            <w:r w:rsidRPr="00DA7E39">
              <w:t>Приоритет задачи</w:t>
            </w:r>
            <w:r>
              <w:t>. Может принимать значения от 0 до 4. Наивысший приоритет – 0, наинизший приоритет – 4.</w:t>
            </w:r>
          </w:p>
        </w:tc>
      </w:tr>
      <w:tr w:rsidR="00C005CE" w:rsidRPr="00D761BE" w14:paraId="7CFF697C" w14:textId="77777777" w:rsidTr="001D0680">
        <w:tc>
          <w:tcPr>
            <w:tcW w:w="3190" w:type="dxa"/>
          </w:tcPr>
          <w:p w14:paraId="7EA377A4" w14:textId="77777777" w:rsidR="00C005CE" w:rsidRPr="00DA7E39" w:rsidRDefault="00C005CE" w:rsidP="001D0680">
            <w:r>
              <w:rPr>
                <w:lang w:val="en-US"/>
              </w:rPr>
              <w:t>parameters</w:t>
            </w:r>
          </w:p>
        </w:tc>
        <w:tc>
          <w:tcPr>
            <w:tcW w:w="3190" w:type="dxa"/>
          </w:tcPr>
          <w:p w14:paraId="6031D48C" w14:textId="77777777" w:rsidR="00C005CE" w:rsidRPr="00DA7E39" w:rsidRDefault="00C005CE" w:rsidP="001D0680">
            <w:r>
              <w:rPr>
                <w:lang w:val="en-US"/>
              </w:rPr>
              <w:t>String</w:t>
            </w:r>
          </w:p>
        </w:tc>
        <w:tc>
          <w:tcPr>
            <w:tcW w:w="3191" w:type="dxa"/>
          </w:tcPr>
          <w:p w14:paraId="72B3F65E" w14:textId="77777777" w:rsidR="00C005CE" w:rsidRPr="00D761BE" w:rsidRDefault="00C005CE" w:rsidP="001D0680">
            <w:r>
              <w:t>Сеарелизованные в строку параметры задачи</w:t>
            </w:r>
          </w:p>
        </w:tc>
      </w:tr>
      <w:tr w:rsidR="00C005CE" w:rsidRPr="00710798" w14:paraId="01BDB5BB" w14:textId="77777777" w:rsidTr="001D0680">
        <w:tc>
          <w:tcPr>
            <w:tcW w:w="3190" w:type="dxa"/>
          </w:tcPr>
          <w:p w14:paraId="6D7EA544" w14:textId="77777777" w:rsidR="00C005CE" w:rsidRPr="0050048E" w:rsidRDefault="00C005CE" w:rsidP="001D0680">
            <w:r>
              <w:rPr>
                <w:lang w:val="en-US"/>
              </w:rPr>
              <w:t>Status</w:t>
            </w:r>
          </w:p>
        </w:tc>
        <w:tc>
          <w:tcPr>
            <w:tcW w:w="3190" w:type="dxa"/>
          </w:tcPr>
          <w:p w14:paraId="2E971F36" w14:textId="77777777" w:rsidR="00C005CE" w:rsidRPr="00DA7E39" w:rsidRDefault="00C005CE" w:rsidP="001D0680">
            <w:r>
              <w:rPr>
                <w:lang w:val="en-US"/>
              </w:rPr>
              <w:t>Reference</w:t>
            </w:r>
          </w:p>
        </w:tc>
        <w:tc>
          <w:tcPr>
            <w:tcW w:w="3191" w:type="dxa"/>
          </w:tcPr>
          <w:p w14:paraId="769517AE" w14:textId="77777777" w:rsidR="00C005CE" w:rsidRPr="001820EF" w:rsidRDefault="00C005CE" w:rsidP="001D0680">
            <w:r w:rsidRPr="001820EF">
              <w:t>Системный атрибут статуса</w:t>
            </w:r>
            <w:r>
              <w:t>. Может иметь значения:</w:t>
            </w:r>
          </w:p>
          <w:p w14:paraId="50BA6FD6" w14:textId="77777777" w:rsidR="00C005CE" w:rsidRDefault="00C005CE" w:rsidP="001D0680">
            <w:r>
              <w:rPr>
                <w:lang w:val="en-US"/>
              </w:rPr>
              <w:t>SLEEP</w:t>
            </w:r>
            <w:r>
              <w:t xml:space="preserve"> – не запущен</w:t>
            </w:r>
            <w:r w:rsidRPr="001820EF">
              <w:t>;</w:t>
            </w:r>
          </w:p>
          <w:p w14:paraId="1B6147E0" w14:textId="77777777" w:rsidR="00C005CE" w:rsidRPr="001E38EB" w:rsidRDefault="00C005CE" w:rsidP="001D0680">
            <w:r>
              <w:rPr>
                <w:lang w:val="en-US"/>
              </w:rPr>
              <w:t>READY</w:t>
            </w:r>
            <w:r>
              <w:t>-готов к выполнению</w:t>
            </w:r>
            <w:r w:rsidRPr="001E38EB">
              <w:t>;</w:t>
            </w:r>
          </w:p>
          <w:p w14:paraId="7E0F1BC3" w14:textId="77777777" w:rsidR="00C005CE" w:rsidRPr="001820EF" w:rsidRDefault="00C005CE" w:rsidP="001D0680">
            <w:r>
              <w:rPr>
                <w:lang w:val="en-US"/>
              </w:rPr>
              <w:t>WAIT</w:t>
            </w:r>
            <w:r w:rsidRPr="001820EF">
              <w:t>-</w:t>
            </w:r>
            <w:r>
              <w:t xml:space="preserve"> </w:t>
            </w:r>
            <w:r w:rsidRPr="001820EF">
              <w:t>ожидает выполнения в пуле</w:t>
            </w:r>
            <w:r>
              <w:t xml:space="preserve"> потоков</w:t>
            </w:r>
            <w:r w:rsidRPr="001820EF">
              <w:t>;</w:t>
            </w:r>
          </w:p>
          <w:p w14:paraId="24A8FB4E" w14:textId="77777777" w:rsidR="00C005CE" w:rsidRPr="001820EF" w:rsidRDefault="00C005CE" w:rsidP="001D0680">
            <w:r>
              <w:rPr>
                <w:lang w:val="en-US"/>
              </w:rPr>
              <w:t>RUN-</w:t>
            </w:r>
            <w:r>
              <w:t>В работе.</w:t>
            </w:r>
          </w:p>
        </w:tc>
      </w:tr>
      <w:tr w:rsidR="00C005CE" w:rsidRPr="00D761BE" w14:paraId="4F82C51E" w14:textId="77777777" w:rsidTr="001D0680">
        <w:tc>
          <w:tcPr>
            <w:tcW w:w="3190" w:type="dxa"/>
          </w:tcPr>
          <w:p w14:paraId="65F18AF7" w14:textId="77777777" w:rsidR="00C005CE" w:rsidRPr="001820EF" w:rsidRDefault="00C005CE" w:rsidP="001D0680">
            <w:r>
              <w:rPr>
                <w:lang w:val="en-US"/>
              </w:rPr>
              <w:t>last</w:t>
            </w:r>
            <w:r w:rsidRPr="001820EF">
              <w:t>_</w:t>
            </w:r>
            <w:r>
              <w:rPr>
                <w:lang w:val="en-US"/>
              </w:rPr>
              <w:t>result</w:t>
            </w:r>
          </w:p>
        </w:tc>
        <w:tc>
          <w:tcPr>
            <w:tcW w:w="3190" w:type="dxa"/>
          </w:tcPr>
          <w:p w14:paraId="7E6D233C" w14:textId="77777777" w:rsidR="00C005CE" w:rsidRPr="001820EF" w:rsidRDefault="00C005CE" w:rsidP="001D0680">
            <w:r>
              <w:rPr>
                <w:lang w:val="en-US"/>
              </w:rPr>
              <w:t>long</w:t>
            </w:r>
          </w:p>
        </w:tc>
        <w:tc>
          <w:tcPr>
            <w:tcW w:w="3191" w:type="dxa"/>
          </w:tcPr>
          <w:p w14:paraId="3BEDAF28" w14:textId="77777777" w:rsidR="00C005CE" w:rsidRDefault="00C005CE" w:rsidP="0030006A">
            <w:pPr>
              <w:pStyle w:val="afa"/>
              <w:numPr>
                <w:ilvl w:val="0"/>
                <w:numId w:val="40"/>
              </w:numPr>
            </w:pPr>
            <w:r>
              <w:t>Никогда не запускался</w:t>
            </w:r>
          </w:p>
          <w:p w14:paraId="28655CD6" w14:textId="77777777" w:rsidR="00C005CE" w:rsidRDefault="00C005CE" w:rsidP="0030006A">
            <w:pPr>
              <w:pStyle w:val="afa"/>
              <w:numPr>
                <w:ilvl w:val="0"/>
                <w:numId w:val="40"/>
              </w:numPr>
            </w:pPr>
            <w:r>
              <w:t xml:space="preserve">отработал без ошибки, </w:t>
            </w:r>
          </w:p>
          <w:p w14:paraId="53A74646" w14:textId="77777777" w:rsidR="00C005CE" w:rsidRDefault="00C005CE" w:rsidP="0030006A">
            <w:pPr>
              <w:pStyle w:val="afa"/>
              <w:numPr>
                <w:ilvl w:val="0"/>
                <w:numId w:val="40"/>
              </w:numPr>
            </w:pPr>
            <w:r>
              <w:t xml:space="preserve">прерван в результате </w:t>
            </w:r>
            <w:r>
              <w:lastRenderedPageBreak/>
              <w:t>ошибки внутри задачи,</w:t>
            </w:r>
          </w:p>
          <w:p w14:paraId="533FBEAD" w14:textId="77777777" w:rsidR="00C005CE" w:rsidRPr="00D761BE" w:rsidRDefault="00C005CE" w:rsidP="0030006A">
            <w:pPr>
              <w:pStyle w:val="afa"/>
              <w:numPr>
                <w:ilvl w:val="0"/>
                <w:numId w:val="40"/>
              </w:numPr>
            </w:pPr>
            <w:r>
              <w:t>прерван в связи с превышением допустимого времени работы</w:t>
            </w:r>
          </w:p>
        </w:tc>
      </w:tr>
      <w:tr w:rsidR="00C005CE" w:rsidRPr="00D761BE" w14:paraId="7B034230" w14:textId="77777777" w:rsidTr="001D0680">
        <w:tc>
          <w:tcPr>
            <w:tcW w:w="3190" w:type="dxa"/>
          </w:tcPr>
          <w:p w14:paraId="66D0FAAB" w14:textId="77777777" w:rsidR="00C005CE" w:rsidRDefault="00C005CE" w:rsidP="001D0680">
            <w:pPr>
              <w:rPr>
                <w:lang w:val="en-US"/>
              </w:rPr>
            </w:pPr>
            <w:r>
              <w:rPr>
                <w:lang w:val="en-US"/>
              </w:rPr>
              <w:lastRenderedPageBreak/>
              <w:t>last_result_description</w:t>
            </w:r>
          </w:p>
        </w:tc>
        <w:tc>
          <w:tcPr>
            <w:tcW w:w="3190" w:type="dxa"/>
          </w:tcPr>
          <w:p w14:paraId="7A2D6C1A" w14:textId="77777777" w:rsidR="00C005CE" w:rsidRPr="00710798" w:rsidRDefault="00C005CE" w:rsidP="001D0680">
            <w:pPr>
              <w:rPr>
                <w:lang w:val="en-US"/>
              </w:rPr>
            </w:pPr>
            <w:r>
              <w:rPr>
                <w:lang w:val="en-US"/>
              </w:rPr>
              <w:t>String</w:t>
            </w:r>
          </w:p>
        </w:tc>
        <w:tc>
          <w:tcPr>
            <w:tcW w:w="3191" w:type="dxa"/>
          </w:tcPr>
          <w:p w14:paraId="3B99168F" w14:textId="77777777" w:rsidR="00C005CE" w:rsidRPr="00D761BE" w:rsidRDefault="00C005CE" w:rsidP="001D0680">
            <w:r>
              <w:t xml:space="preserve">Строковое описание последнего результата работы. Здесь сохраняется результат метода </w:t>
            </w:r>
            <w:r>
              <w:rPr>
                <w:lang w:val="en-US"/>
              </w:rPr>
              <w:t>execute</w:t>
            </w:r>
            <w:r w:rsidRPr="00D761BE">
              <w:t xml:space="preserve"> </w:t>
            </w:r>
            <w:r>
              <w:t xml:space="preserve">интерфейса </w:t>
            </w:r>
            <w:r w:rsidRPr="001E38EB">
              <w:t xml:space="preserve">ScheduleTaskHandle </w:t>
            </w:r>
            <w:r>
              <w:t>или ошибка в случае завершения работы с ошибкой</w:t>
            </w:r>
          </w:p>
        </w:tc>
      </w:tr>
      <w:tr w:rsidR="00C005CE" w:rsidRPr="000E2941" w14:paraId="535BFDE8" w14:textId="77777777" w:rsidTr="001D0680">
        <w:tc>
          <w:tcPr>
            <w:tcW w:w="3190" w:type="dxa"/>
          </w:tcPr>
          <w:p w14:paraId="470F2E43" w14:textId="77777777" w:rsidR="00C005CE" w:rsidRDefault="00C005CE" w:rsidP="001D0680">
            <w:pPr>
              <w:rPr>
                <w:lang w:val="en-US"/>
              </w:rPr>
            </w:pPr>
            <w:r>
              <w:rPr>
                <w:lang w:val="en-US"/>
              </w:rPr>
              <w:t>active</w:t>
            </w:r>
          </w:p>
        </w:tc>
        <w:tc>
          <w:tcPr>
            <w:tcW w:w="3190" w:type="dxa"/>
          </w:tcPr>
          <w:p w14:paraId="2C6E9FE0" w14:textId="77777777" w:rsidR="00C005CE" w:rsidRPr="00710798" w:rsidRDefault="00C005CE" w:rsidP="001D0680">
            <w:pPr>
              <w:rPr>
                <w:lang w:val="en-US"/>
              </w:rPr>
            </w:pPr>
            <w:r>
              <w:rPr>
                <w:lang w:val="en-US"/>
              </w:rPr>
              <w:t>Long</w:t>
            </w:r>
          </w:p>
        </w:tc>
        <w:tc>
          <w:tcPr>
            <w:tcW w:w="3191" w:type="dxa"/>
          </w:tcPr>
          <w:p w14:paraId="2AF81E8E" w14:textId="77777777" w:rsidR="00C005CE" w:rsidRDefault="00C005CE" w:rsidP="0030006A">
            <w:pPr>
              <w:pStyle w:val="afa"/>
              <w:numPr>
                <w:ilvl w:val="0"/>
                <w:numId w:val="41"/>
              </w:numPr>
            </w:pPr>
            <w:r>
              <w:t>задача активна и запустится по расписанию</w:t>
            </w:r>
          </w:p>
          <w:p w14:paraId="0BB900AF" w14:textId="77777777" w:rsidR="00C005CE" w:rsidRPr="000E2941" w:rsidRDefault="00C005CE" w:rsidP="0030006A">
            <w:pPr>
              <w:pStyle w:val="afa"/>
              <w:numPr>
                <w:ilvl w:val="0"/>
                <w:numId w:val="41"/>
              </w:numPr>
            </w:pPr>
            <w:r>
              <w:t>задача не активна</w:t>
            </w:r>
          </w:p>
        </w:tc>
      </w:tr>
      <w:tr w:rsidR="00C005CE" w:rsidRPr="001820EF" w14:paraId="5E3E5B55" w14:textId="77777777" w:rsidTr="001D0680">
        <w:tc>
          <w:tcPr>
            <w:tcW w:w="3190" w:type="dxa"/>
          </w:tcPr>
          <w:p w14:paraId="0B28A04D" w14:textId="77777777" w:rsidR="00C005CE" w:rsidRPr="001820EF" w:rsidRDefault="00C005CE" w:rsidP="001D0680">
            <w:pPr>
              <w:rPr>
                <w:lang w:val="en-US"/>
              </w:rPr>
            </w:pPr>
            <w:r>
              <w:rPr>
                <w:lang w:val="en-US"/>
              </w:rPr>
              <w:t>last_redy</w:t>
            </w:r>
          </w:p>
        </w:tc>
        <w:tc>
          <w:tcPr>
            <w:tcW w:w="3190" w:type="dxa"/>
          </w:tcPr>
          <w:p w14:paraId="309A567B" w14:textId="77777777" w:rsidR="00C005CE" w:rsidRPr="00710798" w:rsidRDefault="00C005CE" w:rsidP="001D0680">
            <w:pPr>
              <w:rPr>
                <w:lang w:val="en-US"/>
              </w:rPr>
            </w:pPr>
            <w:r>
              <w:rPr>
                <w:lang w:val="en-US"/>
              </w:rPr>
              <w:t>Date</w:t>
            </w:r>
          </w:p>
        </w:tc>
        <w:tc>
          <w:tcPr>
            <w:tcW w:w="3191" w:type="dxa"/>
          </w:tcPr>
          <w:p w14:paraId="2BF4827A" w14:textId="77777777" w:rsidR="00C005CE" w:rsidRPr="00E60CDD" w:rsidRDefault="00C005CE" w:rsidP="001D0680">
            <w:r>
              <w:t>Время</w:t>
            </w:r>
            <w:r w:rsidRPr="001820EF">
              <w:t xml:space="preserve"> крайней </w:t>
            </w:r>
            <w:r w:rsidRPr="00E60CDD">
              <w:t>установки флага</w:t>
            </w:r>
            <w:r>
              <w:t xml:space="preserve"> готов к выполнению</w:t>
            </w:r>
          </w:p>
        </w:tc>
      </w:tr>
      <w:tr w:rsidR="00C005CE" w:rsidRPr="00710798" w14:paraId="5108CA1C" w14:textId="77777777" w:rsidTr="001D0680">
        <w:tc>
          <w:tcPr>
            <w:tcW w:w="3190" w:type="dxa"/>
          </w:tcPr>
          <w:p w14:paraId="1942C3FE" w14:textId="77777777" w:rsidR="00C005CE" w:rsidRDefault="00C005CE" w:rsidP="001D0680">
            <w:pPr>
              <w:rPr>
                <w:lang w:val="en-US"/>
              </w:rPr>
            </w:pPr>
            <w:r>
              <w:rPr>
                <w:lang w:val="en-US"/>
              </w:rPr>
              <w:t>last_wait</w:t>
            </w:r>
          </w:p>
        </w:tc>
        <w:tc>
          <w:tcPr>
            <w:tcW w:w="3190" w:type="dxa"/>
          </w:tcPr>
          <w:p w14:paraId="3165A145" w14:textId="77777777" w:rsidR="00C005CE" w:rsidRDefault="00C005CE" w:rsidP="001D0680">
            <w:pPr>
              <w:rPr>
                <w:lang w:val="en-US"/>
              </w:rPr>
            </w:pPr>
            <w:r>
              <w:rPr>
                <w:lang w:val="en-US"/>
              </w:rPr>
              <w:t>Date</w:t>
            </w:r>
          </w:p>
        </w:tc>
        <w:tc>
          <w:tcPr>
            <w:tcW w:w="3191" w:type="dxa"/>
          </w:tcPr>
          <w:p w14:paraId="22E89E2C" w14:textId="77777777" w:rsidR="00C005CE" w:rsidRDefault="00C005CE" w:rsidP="001D0680">
            <w:r>
              <w:t>Время крайнего добавления в очередь на выполнение</w:t>
            </w:r>
          </w:p>
        </w:tc>
      </w:tr>
      <w:tr w:rsidR="00C005CE" w:rsidRPr="00710798" w14:paraId="4648726F" w14:textId="77777777" w:rsidTr="001D0680">
        <w:tc>
          <w:tcPr>
            <w:tcW w:w="3190" w:type="dxa"/>
          </w:tcPr>
          <w:p w14:paraId="593E82FD" w14:textId="77777777" w:rsidR="00C005CE" w:rsidRDefault="00C005CE" w:rsidP="001D0680">
            <w:pPr>
              <w:rPr>
                <w:lang w:val="en-US"/>
              </w:rPr>
            </w:pPr>
            <w:r>
              <w:rPr>
                <w:lang w:val="en-US"/>
              </w:rPr>
              <w:t>last_run</w:t>
            </w:r>
          </w:p>
        </w:tc>
        <w:tc>
          <w:tcPr>
            <w:tcW w:w="3190" w:type="dxa"/>
          </w:tcPr>
          <w:p w14:paraId="4E34168D" w14:textId="77777777" w:rsidR="00C005CE" w:rsidRPr="00710798" w:rsidRDefault="00C005CE" w:rsidP="001D0680">
            <w:pPr>
              <w:rPr>
                <w:lang w:val="en-US"/>
              </w:rPr>
            </w:pPr>
            <w:r>
              <w:rPr>
                <w:lang w:val="en-US"/>
              </w:rPr>
              <w:t>Date</w:t>
            </w:r>
          </w:p>
        </w:tc>
        <w:tc>
          <w:tcPr>
            <w:tcW w:w="3191" w:type="dxa"/>
          </w:tcPr>
          <w:p w14:paraId="3F51F59E" w14:textId="77777777" w:rsidR="00C005CE" w:rsidRPr="000E2941" w:rsidRDefault="00C005CE" w:rsidP="001D0680">
            <w:r>
              <w:t>Время крайнего запуска на исполнение</w:t>
            </w:r>
          </w:p>
        </w:tc>
      </w:tr>
      <w:tr w:rsidR="00C005CE" w:rsidRPr="000E2941" w14:paraId="05A74320" w14:textId="77777777" w:rsidTr="001D0680">
        <w:tc>
          <w:tcPr>
            <w:tcW w:w="3190" w:type="dxa"/>
          </w:tcPr>
          <w:p w14:paraId="645AE377" w14:textId="77777777" w:rsidR="00C005CE" w:rsidRDefault="00C005CE" w:rsidP="001D0680">
            <w:pPr>
              <w:rPr>
                <w:lang w:val="en-US"/>
              </w:rPr>
            </w:pPr>
            <w:r>
              <w:rPr>
                <w:lang w:val="en-US"/>
              </w:rPr>
              <w:t>last_end</w:t>
            </w:r>
          </w:p>
        </w:tc>
        <w:tc>
          <w:tcPr>
            <w:tcW w:w="3190" w:type="dxa"/>
          </w:tcPr>
          <w:p w14:paraId="0DD52F97" w14:textId="77777777" w:rsidR="00C005CE" w:rsidRPr="00710798" w:rsidRDefault="00C005CE" w:rsidP="001D0680">
            <w:pPr>
              <w:rPr>
                <w:lang w:val="en-US"/>
              </w:rPr>
            </w:pPr>
            <w:r>
              <w:rPr>
                <w:lang w:val="en-US"/>
              </w:rPr>
              <w:t>Date</w:t>
            </w:r>
          </w:p>
        </w:tc>
        <w:tc>
          <w:tcPr>
            <w:tcW w:w="3191" w:type="dxa"/>
          </w:tcPr>
          <w:p w14:paraId="468F61C9" w14:textId="77777777" w:rsidR="00C005CE" w:rsidRPr="000E2941" w:rsidRDefault="00C005CE" w:rsidP="001D0680">
            <w:r>
              <w:t>Время окончания исполнения при крайнем запуске</w:t>
            </w:r>
          </w:p>
        </w:tc>
      </w:tr>
    </w:tbl>
    <w:p w14:paraId="7CC6D3B3" w14:textId="77777777" w:rsidR="00C005CE" w:rsidRDefault="00C005CE" w:rsidP="001D0680">
      <w:r>
        <w:t>Пример периодического задания.</w:t>
      </w:r>
    </w:p>
    <w:p w14:paraId="72B47941" w14:textId="77777777" w:rsidR="00C005CE" w:rsidRPr="00EF40F6" w:rsidRDefault="00C005CE" w:rsidP="001D0680">
      <w:r w:rsidRPr="00EF40F6">
        <w:t>TestSingleSchedule</w:t>
      </w:r>
      <w:r>
        <w:t xml:space="preserve"> – </w:t>
      </w:r>
      <w:r w:rsidRPr="00EF40F6">
        <w:t xml:space="preserve">Single </w:t>
      </w:r>
      <w:r>
        <w:t>задание выполняющееся по умолчанию один раз в минуту</w:t>
      </w:r>
    </w:p>
    <w:p w14:paraId="109C9CF1" w14:textId="77777777" w:rsidR="00C005CE" w:rsidRDefault="00C005CE" w:rsidP="001D0680">
      <w:pPr>
        <w:pStyle w:val="afc"/>
      </w:pPr>
      <w:r>
        <w:t>package ru.intertrust.cm.test.schedule;</w:t>
      </w:r>
    </w:p>
    <w:p w14:paraId="633D736F" w14:textId="77777777" w:rsidR="00C005CE" w:rsidRDefault="00C005CE" w:rsidP="001D0680">
      <w:pPr>
        <w:pStyle w:val="afc"/>
      </w:pPr>
    </w:p>
    <w:p w14:paraId="478257C5" w14:textId="77777777" w:rsidR="00C005CE" w:rsidRPr="00EF40F6" w:rsidRDefault="00C005CE" w:rsidP="001D0680">
      <w:pPr>
        <w:pStyle w:val="afc"/>
      </w:pPr>
      <w:r w:rsidRPr="00EF40F6">
        <w:t>import ru.intertrust.cm.core.business.api.schedule.ScheduleTask;</w:t>
      </w:r>
    </w:p>
    <w:p w14:paraId="6E6DF05D" w14:textId="77777777" w:rsidR="00C005CE" w:rsidRPr="00EF40F6" w:rsidRDefault="00C005CE" w:rsidP="001D0680">
      <w:pPr>
        <w:pStyle w:val="afc"/>
      </w:pPr>
      <w:r w:rsidRPr="00EF40F6">
        <w:t>import ru.intertrust.cm.core.business.api.schedule.ScheduleTaskHandle;</w:t>
      </w:r>
    </w:p>
    <w:p w14:paraId="0AAB0AC9" w14:textId="77777777" w:rsidR="00C005CE" w:rsidRPr="00EF40F6" w:rsidRDefault="00C005CE" w:rsidP="001D0680">
      <w:pPr>
        <w:pStyle w:val="afc"/>
      </w:pPr>
      <w:r w:rsidRPr="00EF40F6">
        <w:t>import ru.intertrust.cm.core.business.api.schedule.ScheduleTaskParameters;</w:t>
      </w:r>
    </w:p>
    <w:p w14:paraId="5EC9832E" w14:textId="77777777" w:rsidR="00C005CE" w:rsidRPr="00EF40F6" w:rsidRDefault="00C005CE" w:rsidP="001D0680">
      <w:pPr>
        <w:pStyle w:val="afc"/>
      </w:pPr>
      <w:r w:rsidRPr="00EF40F6">
        <w:t>import ru.intertrust.cm.core.model.ScheduleException;</w:t>
      </w:r>
    </w:p>
    <w:p w14:paraId="73BA6475" w14:textId="77777777" w:rsidR="00C005CE" w:rsidRPr="00EF40F6" w:rsidRDefault="00C005CE" w:rsidP="001D0680">
      <w:pPr>
        <w:pStyle w:val="afc"/>
      </w:pPr>
    </w:p>
    <w:p w14:paraId="50ACDA28" w14:textId="77777777" w:rsidR="00C005CE" w:rsidRPr="00EF40F6" w:rsidRDefault="00C005CE" w:rsidP="001D0680">
      <w:pPr>
        <w:pStyle w:val="afc"/>
      </w:pPr>
      <w:r w:rsidRPr="00EF40F6">
        <w:t>@ScheduleTask(name = "TestSingleSchedule", minute = "*/1")</w:t>
      </w:r>
    </w:p>
    <w:p w14:paraId="123A21E7" w14:textId="77777777" w:rsidR="00C005CE" w:rsidRPr="00EF40F6" w:rsidRDefault="00C005CE" w:rsidP="001D0680">
      <w:pPr>
        <w:pStyle w:val="afc"/>
      </w:pPr>
      <w:r w:rsidRPr="00EF40F6">
        <w:t>public class TestSingleSchedule implements ScheduleTaskHandle {</w:t>
      </w:r>
    </w:p>
    <w:p w14:paraId="5B334793" w14:textId="77777777" w:rsidR="00C005CE" w:rsidRPr="00EF40F6" w:rsidRDefault="00C005CE" w:rsidP="001D0680">
      <w:pPr>
        <w:pStyle w:val="afc"/>
      </w:pPr>
    </w:p>
    <w:p w14:paraId="594DB621" w14:textId="77777777" w:rsidR="00C005CE" w:rsidRPr="00EF40F6" w:rsidRDefault="00C005CE" w:rsidP="001D0680">
      <w:pPr>
        <w:pStyle w:val="afc"/>
      </w:pPr>
      <w:r w:rsidRPr="00EF40F6">
        <w:t xml:space="preserve">    @Override</w:t>
      </w:r>
    </w:p>
    <w:p w14:paraId="15510721" w14:textId="77777777" w:rsidR="00C005CE" w:rsidRPr="00EF40F6" w:rsidRDefault="00C005CE" w:rsidP="001D0680">
      <w:pPr>
        <w:pStyle w:val="afc"/>
      </w:pPr>
      <w:r w:rsidRPr="00EF40F6">
        <w:t xml:space="preserve">    public String execute(ScheduleTaskParameters parameters) {</w:t>
      </w:r>
    </w:p>
    <w:p w14:paraId="608B291F" w14:textId="77777777" w:rsidR="00C005CE" w:rsidRPr="00EF40F6" w:rsidRDefault="00C005CE" w:rsidP="001D0680">
      <w:pPr>
        <w:pStyle w:val="afc"/>
      </w:pPr>
      <w:r w:rsidRPr="00EF40F6">
        <w:t xml:space="preserve">        try {</w:t>
      </w:r>
    </w:p>
    <w:p w14:paraId="55B56393" w14:textId="77777777" w:rsidR="00C005CE" w:rsidRPr="00EF40F6" w:rsidRDefault="00C005CE" w:rsidP="001D0680">
      <w:pPr>
        <w:pStyle w:val="afc"/>
      </w:pPr>
      <w:r w:rsidRPr="00EF40F6">
        <w:t xml:space="preserve">            System.out.println("Run TestSingleSchedule");</w:t>
      </w:r>
    </w:p>
    <w:p w14:paraId="2AB9EC06" w14:textId="77777777" w:rsidR="00C005CE" w:rsidRPr="00EF40F6" w:rsidRDefault="00C005CE" w:rsidP="001D0680">
      <w:pPr>
        <w:pStyle w:val="afc"/>
      </w:pPr>
      <w:r w:rsidRPr="00EF40F6">
        <w:t xml:space="preserve">            Thread.currentThread().sleep(10000);</w:t>
      </w:r>
    </w:p>
    <w:p w14:paraId="39A0720E" w14:textId="77777777" w:rsidR="00C005CE" w:rsidRPr="00EF40F6" w:rsidRDefault="00C005CE" w:rsidP="001D0680">
      <w:pPr>
        <w:pStyle w:val="afc"/>
      </w:pPr>
      <w:r w:rsidRPr="00EF40F6">
        <w:t xml:space="preserve">            return "COMPLETE";</w:t>
      </w:r>
    </w:p>
    <w:p w14:paraId="5B444EB0" w14:textId="77777777" w:rsidR="00C005CE" w:rsidRPr="00EF40F6" w:rsidRDefault="00C005CE" w:rsidP="001D0680">
      <w:pPr>
        <w:pStyle w:val="afc"/>
      </w:pPr>
      <w:r w:rsidRPr="00EF40F6">
        <w:t xml:space="preserve">        } catch (Exception ex) {</w:t>
      </w:r>
    </w:p>
    <w:p w14:paraId="668B9A57" w14:textId="77777777" w:rsidR="00C005CE" w:rsidRPr="00EF40F6" w:rsidRDefault="00C005CE" w:rsidP="001D0680">
      <w:pPr>
        <w:pStyle w:val="afc"/>
      </w:pPr>
      <w:r w:rsidRPr="00EF40F6">
        <w:t xml:space="preserve">            throw new ScheduleException("Error exec TestSingleSchedule", ex);</w:t>
      </w:r>
    </w:p>
    <w:p w14:paraId="14ACE4BC" w14:textId="77777777" w:rsidR="00C005CE" w:rsidRPr="005F593D" w:rsidRDefault="00C005CE" w:rsidP="001D0680">
      <w:pPr>
        <w:pStyle w:val="afc"/>
        <w:rPr>
          <w:lang w:val="ru-RU"/>
        </w:rPr>
      </w:pPr>
      <w:r w:rsidRPr="00EF40F6">
        <w:t xml:space="preserve">        </w:t>
      </w:r>
      <w:r w:rsidRPr="005F593D">
        <w:rPr>
          <w:lang w:val="ru-RU"/>
        </w:rPr>
        <w:t>}</w:t>
      </w:r>
    </w:p>
    <w:p w14:paraId="47CFADB4" w14:textId="77777777" w:rsidR="00C005CE" w:rsidRPr="005F593D" w:rsidRDefault="00C005CE" w:rsidP="001D0680">
      <w:pPr>
        <w:pStyle w:val="afc"/>
        <w:rPr>
          <w:lang w:val="ru-RU"/>
        </w:rPr>
      </w:pPr>
      <w:r w:rsidRPr="005F593D">
        <w:rPr>
          <w:lang w:val="ru-RU"/>
        </w:rPr>
        <w:t xml:space="preserve">    }</w:t>
      </w:r>
    </w:p>
    <w:p w14:paraId="0547AF15" w14:textId="77777777" w:rsidR="00C005CE" w:rsidRDefault="00C005CE" w:rsidP="001D0680">
      <w:pPr>
        <w:pStyle w:val="afc"/>
        <w:rPr>
          <w:lang w:val="ru-RU"/>
        </w:rPr>
      </w:pPr>
      <w:r w:rsidRPr="005F593D">
        <w:rPr>
          <w:lang w:val="ru-RU"/>
        </w:rPr>
        <w:t>}</w:t>
      </w:r>
    </w:p>
    <w:p w14:paraId="2A146031" w14:textId="77777777" w:rsidR="00C005CE" w:rsidRDefault="00C005CE" w:rsidP="001D0680">
      <w:r>
        <w:lastRenderedPageBreak/>
        <w:t>Множественное задание выполняющееся один раз в минуту</w:t>
      </w:r>
    </w:p>
    <w:p w14:paraId="6ABB0E0A" w14:textId="77777777" w:rsidR="00C005CE" w:rsidRPr="004D58C1" w:rsidRDefault="00C005CE" w:rsidP="001D0680">
      <w:pPr>
        <w:rPr>
          <w:lang w:val="en-US"/>
        </w:rPr>
      </w:pPr>
      <w:r w:rsidRPr="004D58C1">
        <w:rPr>
          <w:lang w:val="en-US"/>
        </w:rPr>
        <w:t>package ru.intertrust.cm.test.schedule;</w:t>
      </w:r>
    </w:p>
    <w:p w14:paraId="25169876" w14:textId="77777777" w:rsidR="00C005CE" w:rsidRPr="004D58C1" w:rsidRDefault="00C005CE" w:rsidP="001D0680">
      <w:pPr>
        <w:pStyle w:val="afc"/>
      </w:pPr>
      <w:r w:rsidRPr="004D58C1">
        <w:t>import ru.intertrust.cm.core.business.api.schedule.ScheduleTask;</w:t>
      </w:r>
    </w:p>
    <w:p w14:paraId="6EE39FE3" w14:textId="77777777" w:rsidR="00C005CE" w:rsidRPr="004D58C1" w:rsidRDefault="00C005CE" w:rsidP="001D0680">
      <w:pPr>
        <w:pStyle w:val="afc"/>
      </w:pPr>
      <w:r w:rsidRPr="004D58C1">
        <w:t>import ru.intertrust.cm.core.business.api.schedule.ScheduleTaskHandle;</w:t>
      </w:r>
    </w:p>
    <w:p w14:paraId="2D79AA12" w14:textId="77777777" w:rsidR="00C005CE" w:rsidRPr="004D58C1" w:rsidRDefault="00C005CE" w:rsidP="001D0680">
      <w:pPr>
        <w:pStyle w:val="afc"/>
      </w:pPr>
      <w:r w:rsidRPr="004D58C1">
        <w:t>import ru.intertrust.cm.core.business.api.schedule.ScheduleTaskParameters;</w:t>
      </w:r>
    </w:p>
    <w:p w14:paraId="2F7E4FE1" w14:textId="77777777" w:rsidR="00C005CE" w:rsidRPr="004D58C1" w:rsidRDefault="00C005CE" w:rsidP="001D0680">
      <w:pPr>
        <w:pStyle w:val="afc"/>
      </w:pPr>
      <w:r w:rsidRPr="004D58C1">
        <w:t>import ru.intertrust.cm.core.business.api.schedule.SheduleType;</w:t>
      </w:r>
    </w:p>
    <w:p w14:paraId="1BCB2E53" w14:textId="77777777" w:rsidR="00C005CE" w:rsidRPr="004D58C1" w:rsidRDefault="00C005CE" w:rsidP="001D0680">
      <w:pPr>
        <w:pStyle w:val="afc"/>
      </w:pPr>
      <w:r w:rsidRPr="004D58C1">
        <w:t>import ru.intertrust.cm.core.model.ScheduleException;</w:t>
      </w:r>
    </w:p>
    <w:p w14:paraId="5CBCF9D9" w14:textId="77777777" w:rsidR="00C005CE" w:rsidRPr="004D58C1" w:rsidRDefault="00C005CE" w:rsidP="001D0680">
      <w:pPr>
        <w:pStyle w:val="afc"/>
      </w:pPr>
    </w:p>
    <w:p w14:paraId="58C9CF8C" w14:textId="77777777" w:rsidR="00C005CE" w:rsidRPr="004D58C1" w:rsidRDefault="00C005CE" w:rsidP="001D0680">
      <w:pPr>
        <w:pStyle w:val="afc"/>
      </w:pPr>
      <w:r w:rsidRPr="004D58C1">
        <w:t>@ScheduleTask(name = "TestScheduleMultiple", minute = "*/1", configClass = TestSheduleDefaultParameter.class,</w:t>
      </w:r>
    </w:p>
    <w:p w14:paraId="512C2645" w14:textId="77777777" w:rsidR="00C005CE" w:rsidRPr="004D58C1" w:rsidRDefault="00C005CE" w:rsidP="001D0680">
      <w:pPr>
        <w:pStyle w:val="afc"/>
      </w:pPr>
      <w:r w:rsidRPr="004D58C1">
        <w:t xml:space="preserve">        type = SheduleType.Multipliable)</w:t>
      </w:r>
    </w:p>
    <w:p w14:paraId="25C4FAF0" w14:textId="77777777" w:rsidR="00C005CE" w:rsidRPr="004D58C1" w:rsidRDefault="00C005CE" w:rsidP="001D0680">
      <w:pPr>
        <w:pStyle w:val="afc"/>
      </w:pPr>
      <w:r w:rsidRPr="004D58C1">
        <w:t>public class TestScheduleMultiple implements ScheduleTaskHandle {</w:t>
      </w:r>
    </w:p>
    <w:p w14:paraId="10DB82D0" w14:textId="77777777" w:rsidR="00C005CE" w:rsidRPr="004D58C1" w:rsidRDefault="00C005CE" w:rsidP="001D0680">
      <w:pPr>
        <w:pStyle w:val="afc"/>
      </w:pPr>
    </w:p>
    <w:p w14:paraId="50360CD3" w14:textId="77777777" w:rsidR="00C005CE" w:rsidRPr="004D58C1" w:rsidRDefault="00C005CE" w:rsidP="001D0680">
      <w:pPr>
        <w:pStyle w:val="afc"/>
      </w:pPr>
      <w:r w:rsidRPr="004D58C1">
        <w:t xml:space="preserve">    @Override</w:t>
      </w:r>
    </w:p>
    <w:p w14:paraId="4496DB63" w14:textId="77777777" w:rsidR="00C005CE" w:rsidRPr="004D58C1" w:rsidRDefault="00C005CE" w:rsidP="001D0680">
      <w:pPr>
        <w:pStyle w:val="afc"/>
      </w:pPr>
      <w:r w:rsidRPr="004D58C1">
        <w:t xml:space="preserve">    public String execute(ScheduleTaskParameters parameters) {</w:t>
      </w:r>
    </w:p>
    <w:p w14:paraId="6A6B2B8C" w14:textId="77777777" w:rsidR="00C005CE" w:rsidRPr="004D58C1" w:rsidRDefault="00C005CE" w:rsidP="001D0680">
      <w:pPr>
        <w:pStyle w:val="afc"/>
      </w:pPr>
      <w:r w:rsidRPr="004D58C1">
        <w:t xml:space="preserve">        try {</w:t>
      </w:r>
    </w:p>
    <w:p w14:paraId="2C7277BF" w14:textId="77777777" w:rsidR="00C005CE" w:rsidRPr="004D58C1" w:rsidRDefault="00C005CE" w:rsidP="001D0680">
      <w:pPr>
        <w:pStyle w:val="afc"/>
      </w:pPr>
      <w:r w:rsidRPr="004D58C1">
        <w:t xml:space="preserve">            TestScheduleParameters testScheduleParameters = (TestScheduleParameters) parameters;</w:t>
      </w:r>
    </w:p>
    <w:p w14:paraId="3E68A4B7" w14:textId="77777777" w:rsidR="00C005CE" w:rsidRPr="004D58C1" w:rsidRDefault="00C005CE" w:rsidP="001D0680">
      <w:pPr>
        <w:pStyle w:val="afc"/>
      </w:pPr>
    </w:p>
    <w:p w14:paraId="4F83E183" w14:textId="77777777" w:rsidR="00C005CE" w:rsidRPr="005F593D" w:rsidRDefault="00C005CE" w:rsidP="001D0680">
      <w:pPr>
        <w:pStyle w:val="afc"/>
        <w:rPr>
          <w:lang w:val="ru-RU"/>
        </w:rPr>
      </w:pPr>
      <w:r w:rsidRPr="004D58C1">
        <w:t xml:space="preserve">            </w:t>
      </w:r>
      <w:r w:rsidRPr="005F593D">
        <w:rPr>
          <w:lang w:val="ru-RU"/>
        </w:rPr>
        <w:t xml:space="preserve">//Тестируем обработчик ошибки в поле </w:t>
      </w:r>
      <w:r>
        <w:t>Result</w:t>
      </w:r>
      <w:r w:rsidRPr="005F593D">
        <w:rPr>
          <w:lang w:val="ru-RU"/>
        </w:rPr>
        <w:t xml:space="preserve"> может быть как строка так и число. Если строка то упадем с ошибкой, что должны увидеть в результатах выполнения задачи </w:t>
      </w:r>
    </w:p>
    <w:p w14:paraId="116F410C" w14:textId="77777777" w:rsidR="00C005CE" w:rsidRPr="004D58C1" w:rsidRDefault="00C005CE" w:rsidP="001D0680">
      <w:pPr>
        <w:pStyle w:val="afc"/>
      </w:pPr>
      <w:r w:rsidRPr="005F593D">
        <w:rPr>
          <w:lang w:val="ru-RU"/>
        </w:rPr>
        <w:t xml:space="preserve">            </w:t>
      </w:r>
      <w:r w:rsidRPr="004D58C1">
        <w:t>long value = Long.parseLong(testScheduleParameters.getResult());</w:t>
      </w:r>
    </w:p>
    <w:p w14:paraId="741F36C2" w14:textId="77777777" w:rsidR="00C005CE" w:rsidRPr="004D58C1" w:rsidRDefault="00C005CE" w:rsidP="001D0680">
      <w:pPr>
        <w:pStyle w:val="afc"/>
      </w:pPr>
    </w:p>
    <w:p w14:paraId="6C84A2AA" w14:textId="77777777" w:rsidR="00C005CE" w:rsidRPr="004D58C1" w:rsidRDefault="00C005CE" w:rsidP="001D0680">
      <w:pPr>
        <w:pStyle w:val="afc"/>
      </w:pPr>
      <w:r w:rsidRPr="004D58C1">
        <w:t xml:space="preserve">            System.out.println("Run TestScheduleMultiple");</w:t>
      </w:r>
    </w:p>
    <w:p w14:paraId="37614D11" w14:textId="77777777" w:rsidR="00C005CE" w:rsidRPr="004D58C1" w:rsidRDefault="00C005CE" w:rsidP="001D0680">
      <w:pPr>
        <w:pStyle w:val="afc"/>
      </w:pPr>
      <w:r w:rsidRPr="004D58C1">
        <w:t xml:space="preserve">            Thread.currentThread().sleep(value);</w:t>
      </w:r>
    </w:p>
    <w:p w14:paraId="2AD66203" w14:textId="77777777" w:rsidR="00C005CE" w:rsidRPr="004D58C1" w:rsidRDefault="00C005CE" w:rsidP="001D0680">
      <w:pPr>
        <w:pStyle w:val="afc"/>
      </w:pPr>
      <w:r w:rsidRPr="004D58C1">
        <w:t xml:space="preserve">            return testScheduleParameters.getResult();</w:t>
      </w:r>
    </w:p>
    <w:p w14:paraId="7D7AE8F3" w14:textId="77777777" w:rsidR="00C005CE" w:rsidRPr="004D58C1" w:rsidRDefault="00C005CE" w:rsidP="001D0680">
      <w:pPr>
        <w:pStyle w:val="afc"/>
      </w:pPr>
      <w:r w:rsidRPr="004D58C1">
        <w:t xml:space="preserve">        } catch (Exception ex) {</w:t>
      </w:r>
    </w:p>
    <w:p w14:paraId="6F47A6A3" w14:textId="77777777" w:rsidR="00C005CE" w:rsidRPr="004D58C1" w:rsidRDefault="00C005CE" w:rsidP="001D0680">
      <w:pPr>
        <w:pStyle w:val="afc"/>
      </w:pPr>
      <w:r w:rsidRPr="004D58C1">
        <w:t xml:space="preserve">            throw new ScheduleException("Error exec TestScheduleMultiple", ex);</w:t>
      </w:r>
    </w:p>
    <w:p w14:paraId="2AD0BEDE" w14:textId="77777777" w:rsidR="00C005CE" w:rsidRDefault="00C005CE" w:rsidP="001D0680">
      <w:pPr>
        <w:pStyle w:val="afc"/>
      </w:pPr>
      <w:r w:rsidRPr="004D58C1">
        <w:t xml:space="preserve">        </w:t>
      </w:r>
      <w:r>
        <w:t>}</w:t>
      </w:r>
    </w:p>
    <w:p w14:paraId="253703AC" w14:textId="77777777" w:rsidR="00C005CE" w:rsidRDefault="00C005CE" w:rsidP="001D0680">
      <w:pPr>
        <w:pStyle w:val="afc"/>
      </w:pPr>
      <w:r>
        <w:t xml:space="preserve">    }</w:t>
      </w:r>
    </w:p>
    <w:p w14:paraId="4A9499BA" w14:textId="77777777" w:rsidR="00C005CE" w:rsidRDefault="00C005CE" w:rsidP="001D0680">
      <w:pPr>
        <w:pStyle w:val="afc"/>
      </w:pPr>
    </w:p>
    <w:p w14:paraId="41DA4FE8" w14:textId="77777777" w:rsidR="00C005CE" w:rsidRDefault="00C005CE" w:rsidP="001D0680">
      <w:pPr>
        <w:pStyle w:val="afc"/>
      </w:pPr>
      <w:r>
        <w:t>}</w:t>
      </w:r>
    </w:p>
    <w:p w14:paraId="6F38613A" w14:textId="77777777" w:rsidR="00C005CE" w:rsidRDefault="00C005CE" w:rsidP="001816A3">
      <w:pPr>
        <w:pStyle w:val="a2"/>
      </w:pPr>
    </w:p>
    <w:p w14:paraId="60F6E820" w14:textId="77777777" w:rsidR="00C005CE" w:rsidRPr="00885C61" w:rsidRDefault="00C005CE" w:rsidP="0030006A">
      <w:pPr>
        <w:pStyle w:val="2"/>
        <w:numPr>
          <w:ilvl w:val="1"/>
          <w:numId w:val="1"/>
        </w:numPr>
      </w:pPr>
      <w:bookmarkStart w:id="238" w:name="_Toc383285457"/>
      <w:r>
        <w:t xml:space="preserve">Подсистема </w:t>
      </w:r>
      <w:r>
        <w:rPr>
          <w:lang w:val="en-US"/>
        </w:rPr>
        <w:t>AuditLog</w:t>
      </w:r>
      <w:bookmarkEnd w:id="238"/>
    </w:p>
    <w:p w14:paraId="7B340FC7" w14:textId="77777777" w:rsidR="00C005CE" w:rsidRDefault="00C005CE" w:rsidP="001D0680">
      <w:r>
        <w:t xml:space="preserve">Подсистема </w:t>
      </w:r>
      <w:r>
        <w:rPr>
          <w:lang w:val="en-US"/>
        </w:rPr>
        <w:t>AuditLog</w:t>
      </w:r>
      <w:r w:rsidRPr="00885C61">
        <w:t xml:space="preserve"> </w:t>
      </w:r>
      <w:r>
        <w:t>предназначена для хранения всех изменений доменных объектов с целью определения пользователя, который внес изменения в доменный объект, состав и дату этих изменений, а так же возможности восстановления доменного объекта на определенный момент времени.</w:t>
      </w:r>
    </w:p>
    <w:p w14:paraId="174E44AD" w14:textId="77777777" w:rsidR="00C005CE" w:rsidRDefault="00C005CE" w:rsidP="00860514">
      <w:pPr>
        <w:pStyle w:val="30"/>
      </w:pPr>
      <w:bookmarkStart w:id="239" w:name="_Toc383285458"/>
      <w:r>
        <w:t>Способ реализации</w:t>
      </w:r>
      <w:bookmarkEnd w:id="239"/>
    </w:p>
    <w:p w14:paraId="30AD4C3B" w14:textId="77777777" w:rsidR="00C005CE" w:rsidRDefault="00C005CE" w:rsidP="001D0680">
      <w:r>
        <w:t>Для хранения всех версий доменных объектов в базе данных создается структура хранения, аналогичная структуре для хранения самих доменных объектов с добавлением дополнительных полей.</w:t>
      </w:r>
    </w:p>
    <w:p w14:paraId="035253CC" w14:textId="77777777" w:rsidR="00C005CE" w:rsidRDefault="00C005CE" w:rsidP="001D0680">
      <w:r>
        <w:t xml:space="preserve">На каждый тип доменных объектов создается набор таблиц с </w:t>
      </w:r>
      <w:r w:rsidRPr="00300CB6">
        <w:t>суффиксом</w:t>
      </w:r>
      <w:r>
        <w:t xml:space="preserve"> «_</w:t>
      </w:r>
      <w:r>
        <w:rPr>
          <w:lang w:val="en-US"/>
        </w:rPr>
        <w:t>log</w:t>
      </w:r>
      <w:r>
        <w:t>»</w:t>
      </w:r>
      <w:r w:rsidRPr="00885C61">
        <w:t xml:space="preserve"> </w:t>
      </w:r>
      <w:r>
        <w:t xml:space="preserve">для базового типа и для всех дочерних типов. </w:t>
      </w:r>
      <w:r w:rsidRPr="00FA5016">
        <w:t>Состав</w:t>
      </w:r>
      <w:r>
        <w:t xml:space="preserve"> атрибутов аналогичен основным таблицам, за исключением:</w:t>
      </w:r>
    </w:p>
    <w:p w14:paraId="08655CDB" w14:textId="77777777" w:rsidR="00C005CE" w:rsidRPr="001162E8" w:rsidRDefault="00C005CE" w:rsidP="0030006A">
      <w:pPr>
        <w:pStyle w:val="afa"/>
        <w:numPr>
          <w:ilvl w:val="0"/>
          <w:numId w:val="42"/>
        </w:numPr>
      </w:pPr>
      <w:r>
        <w:t xml:space="preserve">Добавляется поля для хранения идентификатора доменного объекта </w:t>
      </w:r>
      <w:r w:rsidRPr="00FC2EF6">
        <w:t xml:space="preserve">domain_object_id </w:t>
      </w:r>
      <w:r>
        <w:t xml:space="preserve">и </w:t>
      </w:r>
      <w:r>
        <w:rPr>
          <w:lang w:val="en-US"/>
        </w:rPr>
        <w:t>domain</w:t>
      </w:r>
      <w:r w:rsidRPr="00FC2EF6">
        <w:t>_</w:t>
      </w:r>
      <w:r>
        <w:rPr>
          <w:lang w:val="en-US"/>
        </w:rPr>
        <w:t>object</w:t>
      </w:r>
      <w:r w:rsidRPr="00FC2EF6">
        <w:t>_</w:t>
      </w:r>
      <w:r>
        <w:rPr>
          <w:lang w:val="en-US"/>
        </w:rPr>
        <w:t>type</w:t>
      </w:r>
      <w:r w:rsidRPr="00FC2EF6">
        <w:t xml:space="preserve">. </w:t>
      </w:r>
    </w:p>
    <w:p w14:paraId="33A7E353" w14:textId="77777777" w:rsidR="00C005CE" w:rsidRDefault="00C005CE" w:rsidP="0030006A">
      <w:pPr>
        <w:pStyle w:val="afa"/>
        <w:numPr>
          <w:ilvl w:val="0"/>
          <w:numId w:val="42"/>
        </w:numPr>
      </w:pPr>
      <w:r>
        <w:lastRenderedPageBreak/>
        <w:t>Не строится внешний ключ на основные таблицы хранения доменных объектов. Это необходимо для того, чтобы была возможность сохранить аудит после удаления основного доменного объекта.</w:t>
      </w:r>
    </w:p>
    <w:p w14:paraId="4AC8C69A" w14:textId="77777777" w:rsidR="00C005CE" w:rsidRPr="00281FF0" w:rsidRDefault="00C005CE" w:rsidP="0030006A">
      <w:pPr>
        <w:pStyle w:val="afa"/>
        <w:numPr>
          <w:ilvl w:val="0"/>
          <w:numId w:val="42"/>
        </w:numPr>
      </w:pPr>
      <w:r>
        <w:t xml:space="preserve">Добавляются поля для хранения дополнительной информации о версии: </w:t>
      </w:r>
    </w:p>
    <w:p w14:paraId="1377DC46" w14:textId="77777777" w:rsidR="00C005CE" w:rsidRPr="00281FF0" w:rsidRDefault="00C005CE" w:rsidP="0030006A">
      <w:pPr>
        <w:pStyle w:val="afa"/>
        <w:numPr>
          <w:ilvl w:val="1"/>
          <w:numId w:val="42"/>
        </w:numPr>
      </w:pPr>
      <w:r>
        <w:rPr>
          <w:lang w:val="en-US"/>
        </w:rPr>
        <w:t>c</w:t>
      </w:r>
      <w:r w:rsidRPr="00281FF0">
        <w:t>omponent – идентификатор</w:t>
      </w:r>
      <w:r>
        <w:t xml:space="preserve"> компоненты из </w:t>
      </w:r>
      <w:r>
        <w:rPr>
          <w:lang w:val="en-US"/>
        </w:rPr>
        <w:t>accessTocken</w:t>
      </w:r>
    </w:p>
    <w:p w14:paraId="784A2ECF" w14:textId="77777777" w:rsidR="00C005CE" w:rsidRDefault="00C005CE" w:rsidP="0030006A">
      <w:pPr>
        <w:pStyle w:val="afa"/>
        <w:numPr>
          <w:ilvl w:val="1"/>
          <w:numId w:val="42"/>
        </w:numPr>
      </w:pPr>
      <w:r>
        <w:rPr>
          <w:lang w:val="en-US"/>
        </w:rPr>
        <w:t>ip</w:t>
      </w:r>
      <w:r w:rsidRPr="00281FF0">
        <w:t>_</w:t>
      </w:r>
      <w:r>
        <w:rPr>
          <w:lang w:val="en-US"/>
        </w:rPr>
        <w:t>address</w:t>
      </w:r>
      <w:r w:rsidRPr="00281FF0">
        <w:t xml:space="preserve"> – </w:t>
      </w:r>
      <w:r>
        <w:rPr>
          <w:lang w:val="en-US"/>
        </w:rPr>
        <w:t>IP</w:t>
      </w:r>
      <w:r w:rsidRPr="00281FF0">
        <w:t xml:space="preserve"> </w:t>
      </w:r>
      <w:r>
        <w:t>адрес удаленной машины выполнившей изменения</w:t>
      </w:r>
    </w:p>
    <w:p w14:paraId="50F2C30B" w14:textId="77777777" w:rsidR="00C005CE" w:rsidRPr="0077628D" w:rsidRDefault="00C005CE" w:rsidP="0030006A">
      <w:pPr>
        <w:pStyle w:val="afa"/>
        <w:numPr>
          <w:ilvl w:val="1"/>
          <w:numId w:val="42"/>
        </w:numPr>
      </w:pPr>
      <w:r>
        <w:rPr>
          <w:lang w:val="en-US"/>
        </w:rPr>
        <w:t>info</w:t>
      </w:r>
      <w:r w:rsidRPr="00281FF0">
        <w:t xml:space="preserve"> – </w:t>
      </w:r>
      <w:r>
        <w:t>дополнительная произвольная информация (зарезервировано)</w:t>
      </w:r>
    </w:p>
    <w:p w14:paraId="0C3162FA" w14:textId="77777777" w:rsidR="00C005CE" w:rsidRDefault="00C005CE" w:rsidP="0030006A">
      <w:pPr>
        <w:pStyle w:val="afa"/>
        <w:numPr>
          <w:ilvl w:val="1"/>
          <w:numId w:val="42"/>
        </w:numPr>
      </w:pPr>
      <w:r>
        <w:rPr>
          <w:lang w:val="en-US"/>
        </w:rPr>
        <w:t>operation</w:t>
      </w:r>
      <w:r w:rsidRPr="0077628D">
        <w:t xml:space="preserve"> – выполненное действие</w:t>
      </w:r>
      <w:r>
        <w:t xml:space="preserve"> (1-создание, 2-изменение, 3-удаление)</w:t>
      </w:r>
    </w:p>
    <w:p w14:paraId="5DAECC76" w14:textId="77777777" w:rsidR="00C005CE" w:rsidRPr="0068636F" w:rsidRDefault="00C005CE" w:rsidP="001D0680">
      <w:r>
        <w:t xml:space="preserve">Поле </w:t>
      </w:r>
      <w:r>
        <w:rPr>
          <w:lang w:val="en-US"/>
        </w:rPr>
        <w:t>id</w:t>
      </w:r>
      <w:r w:rsidRPr="0068636F">
        <w:t xml:space="preserve"> </w:t>
      </w:r>
      <w:r>
        <w:t>таблицы хранения версий содержит уникальный идентификатор версии, который используется для однозначной идентификации версии в системе.</w:t>
      </w:r>
    </w:p>
    <w:p w14:paraId="15E6BB30" w14:textId="77777777" w:rsidR="00C005CE" w:rsidRPr="00D73F95" w:rsidRDefault="00C005CE" w:rsidP="001D0680">
      <w:r>
        <w:t xml:space="preserve">В конфигурацию добавляется раздел верхнего уровня </w:t>
      </w:r>
      <w:r w:rsidRPr="00D73F95">
        <w:t>&lt;</w:t>
      </w:r>
      <w:r>
        <w:rPr>
          <w:lang w:val="en-US"/>
        </w:rPr>
        <w:t>global</w:t>
      </w:r>
      <w:r w:rsidRPr="00D73F95">
        <w:t>-</w:t>
      </w:r>
      <w:r>
        <w:rPr>
          <w:lang w:val="en-US"/>
        </w:rPr>
        <w:t>settings</w:t>
      </w:r>
      <w:r w:rsidRPr="00D73F95">
        <w:t>&gt;</w:t>
      </w:r>
      <w:r>
        <w:t xml:space="preserve">, тэг может быть в </w:t>
      </w:r>
      <w:r>
        <w:rPr>
          <w:lang w:val="en-US"/>
        </w:rPr>
        <w:t>xml</w:t>
      </w:r>
      <w:r w:rsidRPr="00D73F95">
        <w:t xml:space="preserve"> </w:t>
      </w:r>
      <w:r>
        <w:t>только один раз</w:t>
      </w:r>
      <w:r w:rsidRPr="00D73F95">
        <w:t xml:space="preserve">. </w:t>
      </w:r>
      <w:r>
        <w:t xml:space="preserve">Внутри добавляется тэг </w:t>
      </w:r>
      <w:r w:rsidRPr="00D73F95">
        <w:t>&lt;</w:t>
      </w:r>
      <w:r>
        <w:rPr>
          <w:lang w:val="en-US"/>
        </w:rPr>
        <w:t>audit</w:t>
      </w:r>
      <w:r w:rsidRPr="00D73F95">
        <w:t>-</w:t>
      </w:r>
      <w:r>
        <w:rPr>
          <w:lang w:val="en-US"/>
        </w:rPr>
        <w:t>log</w:t>
      </w:r>
      <w:r w:rsidRPr="00D73F95">
        <w:t xml:space="preserve"> </w:t>
      </w:r>
      <w:r>
        <w:rPr>
          <w:lang w:val="en-US"/>
        </w:rPr>
        <w:t>default</w:t>
      </w:r>
      <w:r w:rsidRPr="00D73F95">
        <w:t>-</w:t>
      </w:r>
      <w:r>
        <w:rPr>
          <w:lang w:val="en-US"/>
        </w:rPr>
        <w:t>enable</w:t>
      </w:r>
      <w:r w:rsidRPr="00D73F95">
        <w:t>=”</w:t>
      </w:r>
      <w:r>
        <w:rPr>
          <w:lang w:val="en-US"/>
        </w:rPr>
        <w:t>true</w:t>
      </w:r>
      <w:r w:rsidRPr="00D73F95">
        <w:t>|</w:t>
      </w:r>
      <w:r>
        <w:rPr>
          <w:lang w:val="en-US"/>
        </w:rPr>
        <w:t>false</w:t>
      </w:r>
      <w:r w:rsidRPr="00D73F95">
        <w:t>”/&gt; конфигурирующий поведение аудит лога по умолчанию</w:t>
      </w:r>
      <w:r>
        <w:t>.</w:t>
      </w:r>
    </w:p>
    <w:p w14:paraId="4FA7DEA1" w14:textId="77777777" w:rsidR="00C005CE" w:rsidRPr="0068636F" w:rsidRDefault="00C005CE" w:rsidP="001D0680">
      <w:r>
        <w:t xml:space="preserve">Для детальной конфигурации </w:t>
      </w:r>
      <w:r>
        <w:rPr>
          <w:lang w:val="en-US"/>
        </w:rPr>
        <w:t>AuditLog</w:t>
      </w:r>
      <w:r>
        <w:t xml:space="preserve"> для конкретного типа</w:t>
      </w:r>
      <w:r w:rsidRPr="00FA5016">
        <w:t xml:space="preserve"> </w:t>
      </w:r>
      <w:r>
        <w:t xml:space="preserve">в конфигурации доменных объектов добавляется атрибут </w:t>
      </w:r>
      <w:r>
        <w:rPr>
          <w:lang w:val="en-US"/>
        </w:rPr>
        <w:t>audit</w:t>
      </w:r>
      <w:r>
        <w:t>-</w:t>
      </w:r>
      <w:r>
        <w:rPr>
          <w:lang w:val="en-US"/>
        </w:rPr>
        <w:t>log</w:t>
      </w:r>
      <w:r w:rsidRPr="00FA5016">
        <w:t xml:space="preserve"> </w:t>
      </w:r>
      <w:r>
        <w:t xml:space="preserve">в теге </w:t>
      </w:r>
      <w:r w:rsidRPr="006974B4">
        <w:t>domain-object-type</w:t>
      </w:r>
      <w:r>
        <w:t>.</w:t>
      </w:r>
      <w:r w:rsidRPr="00281FF0">
        <w:t xml:space="preserve"> </w:t>
      </w:r>
      <w:r>
        <w:t xml:space="preserve">Атрибут не обязательный. Если атрибут не указан то берется значение из глобальной конфигурации из тэга </w:t>
      </w:r>
      <w:r>
        <w:rPr>
          <w:lang w:val="en-US"/>
        </w:rPr>
        <w:t>audit</w:t>
      </w:r>
      <w:r w:rsidRPr="00281FF0">
        <w:t>-</w:t>
      </w:r>
      <w:r>
        <w:rPr>
          <w:lang w:val="en-US"/>
        </w:rPr>
        <w:t>log</w:t>
      </w:r>
      <w:r w:rsidRPr="00281FF0">
        <w:t xml:space="preserve"> атрибута</w:t>
      </w:r>
      <w:r>
        <w:t xml:space="preserve"> </w:t>
      </w:r>
      <w:r>
        <w:rPr>
          <w:lang w:val="en-US"/>
        </w:rPr>
        <w:t>enable</w:t>
      </w:r>
      <w:r>
        <w:t xml:space="preserve">, если в глобальной конфигурации отсутствует тэг </w:t>
      </w:r>
      <w:r>
        <w:rPr>
          <w:lang w:val="en-US"/>
        </w:rPr>
        <w:t>audit</w:t>
      </w:r>
      <w:r w:rsidRPr="00281FF0">
        <w:t>-</w:t>
      </w:r>
      <w:r>
        <w:rPr>
          <w:lang w:val="en-US"/>
        </w:rPr>
        <w:t>log</w:t>
      </w:r>
      <w:r>
        <w:t xml:space="preserve"> то значение принимается </w:t>
      </w:r>
      <w:r>
        <w:rPr>
          <w:lang w:val="en-US"/>
        </w:rPr>
        <w:t>false</w:t>
      </w:r>
      <w:r>
        <w:t>.</w:t>
      </w:r>
    </w:p>
    <w:p w14:paraId="7614972F" w14:textId="77777777" w:rsidR="00C005CE" w:rsidRPr="00F71A57" w:rsidRDefault="00C005CE" w:rsidP="001D0680">
      <w:r w:rsidRPr="004F6419">
        <w:t>Добавление</w:t>
      </w:r>
      <w:r>
        <w:t xml:space="preserve"> записей в </w:t>
      </w:r>
      <w:r>
        <w:rPr>
          <w:lang w:val="en-US"/>
        </w:rPr>
        <w:t>AuditLog</w:t>
      </w:r>
      <w:r w:rsidRPr="006974B4">
        <w:t xml:space="preserve"> </w:t>
      </w:r>
      <w:r>
        <w:t xml:space="preserve">производится внутри </w:t>
      </w:r>
      <w:r>
        <w:rPr>
          <w:lang w:val="en-US"/>
        </w:rPr>
        <w:t>domainObjectDao</w:t>
      </w:r>
      <w:r w:rsidRPr="00F71A57">
        <w:t xml:space="preserve"> </w:t>
      </w:r>
      <w:r>
        <w:t>бине и не доступно извне.</w:t>
      </w:r>
    </w:p>
    <w:p w14:paraId="0EF8D7F8" w14:textId="77777777" w:rsidR="00C005CE" w:rsidRDefault="00C005CE" w:rsidP="001D0680">
      <w:r>
        <w:t xml:space="preserve">Для работы с аудитом создаются спринг бин </w:t>
      </w:r>
      <w:r>
        <w:rPr>
          <w:lang w:val="en-US"/>
        </w:rPr>
        <w:t>AuditLogServiceDao</w:t>
      </w:r>
      <w:r>
        <w:t xml:space="preserve"> и </w:t>
      </w:r>
      <w:r>
        <w:rPr>
          <w:lang w:val="en-US"/>
        </w:rPr>
        <w:t>EJB</w:t>
      </w:r>
      <w:r w:rsidRPr="006974B4">
        <w:t xml:space="preserve"> </w:t>
      </w:r>
      <w:r>
        <w:rPr>
          <w:lang w:val="en-US"/>
        </w:rPr>
        <w:t>AuditLogService</w:t>
      </w:r>
      <w:r>
        <w:t>:</w:t>
      </w:r>
    </w:p>
    <w:p w14:paraId="7B81FC2A" w14:textId="77777777" w:rsidR="00C005CE" w:rsidRPr="0060117F" w:rsidRDefault="00C005CE" w:rsidP="001D0680">
      <w:pPr>
        <w:pStyle w:val="afc"/>
      </w:pPr>
      <w:r w:rsidRPr="0060117F">
        <w:rPr>
          <w:b/>
          <w:bCs/>
          <w:color w:val="7F0055"/>
        </w:rPr>
        <w:t>package</w:t>
      </w:r>
      <w:r w:rsidRPr="0060117F">
        <w:t xml:space="preserve"> ru.intertrust.cm.core.dao.api;</w:t>
      </w:r>
    </w:p>
    <w:p w14:paraId="44B3C481" w14:textId="77777777" w:rsidR="00C005CE" w:rsidRPr="0060117F" w:rsidRDefault="00C005CE" w:rsidP="001D0680">
      <w:pPr>
        <w:pStyle w:val="afc"/>
      </w:pPr>
    </w:p>
    <w:p w14:paraId="3F865C69" w14:textId="77777777" w:rsidR="00C005CE" w:rsidRPr="0060117F" w:rsidRDefault="00C005CE" w:rsidP="001D0680">
      <w:pPr>
        <w:pStyle w:val="afc"/>
      </w:pPr>
      <w:r w:rsidRPr="0060117F">
        <w:rPr>
          <w:b/>
          <w:bCs/>
          <w:color w:val="7F0055"/>
        </w:rPr>
        <w:t>import</w:t>
      </w:r>
      <w:r w:rsidRPr="0060117F">
        <w:t xml:space="preserve"> java.util.List;</w:t>
      </w:r>
    </w:p>
    <w:p w14:paraId="2093EFEE" w14:textId="77777777" w:rsidR="00C005CE" w:rsidRPr="0060117F" w:rsidRDefault="00C005CE" w:rsidP="001D0680">
      <w:pPr>
        <w:pStyle w:val="afc"/>
      </w:pPr>
    </w:p>
    <w:p w14:paraId="66683162" w14:textId="77777777" w:rsidR="00C005CE" w:rsidRPr="0060117F" w:rsidRDefault="00C005CE" w:rsidP="001D0680">
      <w:pPr>
        <w:pStyle w:val="afc"/>
      </w:pPr>
      <w:r w:rsidRPr="0060117F">
        <w:rPr>
          <w:b/>
          <w:bCs/>
          <w:color w:val="7F0055"/>
        </w:rPr>
        <w:t>import</w:t>
      </w:r>
      <w:r w:rsidRPr="0060117F">
        <w:t xml:space="preserve"> ru.intertrust.cm.core.business.api.dto.DomainObjectVersion;</w:t>
      </w:r>
    </w:p>
    <w:p w14:paraId="463B7815" w14:textId="77777777" w:rsidR="00C005CE" w:rsidRPr="0060117F" w:rsidRDefault="00C005CE" w:rsidP="001D0680">
      <w:pPr>
        <w:pStyle w:val="afc"/>
      </w:pPr>
      <w:r w:rsidRPr="0060117F">
        <w:rPr>
          <w:b/>
          <w:bCs/>
          <w:color w:val="7F0055"/>
        </w:rPr>
        <w:t>import</w:t>
      </w:r>
      <w:r w:rsidRPr="0060117F">
        <w:t xml:space="preserve"> ru.intertrust.cm.core.business.api.dto.Id;</w:t>
      </w:r>
    </w:p>
    <w:p w14:paraId="727AA4A7" w14:textId="77777777" w:rsidR="00C005CE" w:rsidRPr="0060117F" w:rsidRDefault="00C005CE" w:rsidP="001D0680">
      <w:pPr>
        <w:pStyle w:val="afc"/>
      </w:pPr>
    </w:p>
    <w:p w14:paraId="660B9181" w14:textId="77777777" w:rsidR="00C005CE" w:rsidRPr="0077628D" w:rsidRDefault="00C005CE" w:rsidP="001D0680">
      <w:pPr>
        <w:pStyle w:val="afc"/>
        <w:rPr>
          <w:lang w:val="ru-RU"/>
        </w:rPr>
      </w:pPr>
      <w:r w:rsidRPr="0077628D">
        <w:rPr>
          <w:lang w:val="ru-RU"/>
        </w:rPr>
        <w:t>/**</w:t>
      </w:r>
    </w:p>
    <w:p w14:paraId="64D9DEFF" w14:textId="77777777" w:rsidR="00C005CE" w:rsidRPr="0077628D" w:rsidRDefault="00C005CE" w:rsidP="001D0680">
      <w:pPr>
        <w:pStyle w:val="afc"/>
        <w:rPr>
          <w:lang w:val="ru-RU"/>
        </w:rPr>
      </w:pPr>
      <w:r w:rsidRPr="0077628D">
        <w:rPr>
          <w:lang w:val="ru-RU"/>
        </w:rPr>
        <w:t xml:space="preserve"> * Интерфейс сервиса работы с </w:t>
      </w:r>
      <w:r>
        <w:t>Audit</w:t>
      </w:r>
      <w:r w:rsidRPr="0077628D">
        <w:rPr>
          <w:lang w:val="ru-RU"/>
        </w:rPr>
        <w:t xml:space="preserve"> логом</w:t>
      </w:r>
    </w:p>
    <w:p w14:paraId="154CD460"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14:paraId="3F7C2464" w14:textId="77777777" w:rsidR="00C005CE" w:rsidRPr="0060117F" w:rsidRDefault="00C005CE" w:rsidP="001D0680">
      <w:pPr>
        <w:pStyle w:val="afc"/>
      </w:pPr>
      <w:r w:rsidRPr="0060117F">
        <w:t xml:space="preserve"> * </w:t>
      </w:r>
    </w:p>
    <w:p w14:paraId="188CEF0A" w14:textId="77777777" w:rsidR="00C005CE" w:rsidRPr="0060117F" w:rsidRDefault="00C005CE" w:rsidP="001D0680">
      <w:pPr>
        <w:pStyle w:val="afc"/>
      </w:pPr>
      <w:r w:rsidRPr="0060117F">
        <w:t xml:space="preserve"> */</w:t>
      </w:r>
    </w:p>
    <w:p w14:paraId="71BB1CE2" w14:textId="77777777" w:rsidR="00C005CE" w:rsidRPr="0060117F" w:rsidRDefault="00C005CE" w:rsidP="001D0680">
      <w:pPr>
        <w:pStyle w:val="afc"/>
      </w:pPr>
      <w:r w:rsidRPr="0060117F">
        <w:rPr>
          <w:b/>
          <w:bCs/>
          <w:color w:val="7F0055"/>
        </w:rPr>
        <w:t>public</w:t>
      </w:r>
      <w:r w:rsidRPr="0060117F">
        <w:t xml:space="preserve"> </w:t>
      </w:r>
      <w:r w:rsidRPr="0060117F">
        <w:rPr>
          <w:b/>
          <w:bCs/>
          <w:color w:val="7F0055"/>
        </w:rPr>
        <w:t>interface</w:t>
      </w:r>
      <w:r w:rsidRPr="0060117F">
        <w:t xml:space="preserve"> AuditLogServiceDao {</w:t>
      </w:r>
    </w:p>
    <w:p w14:paraId="32500A88" w14:textId="77777777" w:rsidR="00C005CE" w:rsidRPr="0060117F" w:rsidRDefault="00C005CE" w:rsidP="001D0680">
      <w:pPr>
        <w:pStyle w:val="afc"/>
      </w:pPr>
    </w:p>
    <w:p w14:paraId="43B0C3C5" w14:textId="77777777" w:rsidR="00C005CE" w:rsidRPr="005F593D" w:rsidRDefault="00C005CE" w:rsidP="001D0680">
      <w:pPr>
        <w:pStyle w:val="afc"/>
        <w:rPr>
          <w:lang w:val="ru-RU"/>
        </w:rPr>
      </w:pPr>
      <w:r w:rsidRPr="0060117F">
        <w:t xml:space="preserve">    </w:t>
      </w:r>
      <w:r w:rsidRPr="005F593D">
        <w:rPr>
          <w:lang w:val="ru-RU"/>
        </w:rPr>
        <w:t>/**</w:t>
      </w:r>
    </w:p>
    <w:p w14:paraId="6F533787" w14:textId="77777777" w:rsidR="00C005CE" w:rsidRPr="0077628D" w:rsidRDefault="00C005CE" w:rsidP="001D0680">
      <w:pPr>
        <w:pStyle w:val="afc"/>
        <w:rPr>
          <w:lang w:val="ru-RU"/>
        </w:rPr>
      </w:pPr>
      <w:r w:rsidRPr="005F593D">
        <w:rPr>
          <w:lang w:val="ru-RU"/>
        </w:rPr>
        <w:t xml:space="preserve">     </w:t>
      </w:r>
      <w:r w:rsidRPr="0077628D">
        <w:rPr>
          <w:lang w:val="ru-RU"/>
        </w:rPr>
        <w:t>* Получение всех версий доменного объекта</w:t>
      </w:r>
    </w:p>
    <w:p w14:paraId="66862383" w14:textId="77777777" w:rsidR="00C005CE" w:rsidRPr="0077628D" w:rsidRDefault="00C005CE" w:rsidP="001D0680">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14:paraId="430D40F7"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@return</w:t>
      </w:r>
    </w:p>
    <w:p w14:paraId="6E821E8B" w14:textId="77777777" w:rsidR="00C005CE" w:rsidRPr="0060117F" w:rsidRDefault="00C005CE" w:rsidP="001D0680">
      <w:pPr>
        <w:pStyle w:val="afc"/>
      </w:pPr>
      <w:r w:rsidRPr="0060117F">
        <w:t xml:space="preserve">     */</w:t>
      </w:r>
    </w:p>
    <w:p w14:paraId="10DA9A08" w14:textId="77777777" w:rsidR="00C005CE" w:rsidRPr="0060117F" w:rsidRDefault="00C005CE" w:rsidP="001D0680">
      <w:pPr>
        <w:pStyle w:val="afc"/>
      </w:pPr>
      <w:r w:rsidRPr="0060117F">
        <w:t xml:space="preserve">    List&lt;DomainObjectVersion&gt; findAllVersions(Id domainObjectId);</w:t>
      </w:r>
    </w:p>
    <w:p w14:paraId="2D53EF29" w14:textId="77777777" w:rsidR="00C005CE" w:rsidRPr="0060117F" w:rsidRDefault="00C005CE" w:rsidP="001D0680">
      <w:pPr>
        <w:pStyle w:val="afc"/>
      </w:pPr>
    </w:p>
    <w:p w14:paraId="080AD1F6" w14:textId="77777777" w:rsidR="00C005CE" w:rsidRPr="0077628D" w:rsidRDefault="00C005CE" w:rsidP="001D0680">
      <w:pPr>
        <w:pStyle w:val="afc"/>
        <w:rPr>
          <w:lang w:val="ru-RU"/>
        </w:rPr>
      </w:pPr>
      <w:r w:rsidRPr="0060117F">
        <w:t xml:space="preserve">    </w:t>
      </w:r>
      <w:r w:rsidRPr="0077628D">
        <w:rPr>
          <w:lang w:val="ru-RU"/>
        </w:rPr>
        <w:t>/**</w:t>
      </w:r>
    </w:p>
    <w:p w14:paraId="22258A95" w14:textId="77777777" w:rsidR="00C005CE" w:rsidRPr="0077628D" w:rsidRDefault="00C005CE" w:rsidP="001D0680">
      <w:pPr>
        <w:pStyle w:val="afc"/>
        <w:rPr>
          <w:lang w:val="ru-RU"/>
        </w:rPr>
      </w:pPr>
      <w:r w:rsidRPr="0077628D">
        <w:rPr>
          <w:lang w:val="ru-RU"/>
        </w:rPr>
        <w:t xml:space="preserve">     * Получение конкретной версии по известному идентификатору</w:t>
      </w:r>
    </w:p>
    <w:p w14:paraId="15424328"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versionId</w:t>
      </w:r>
    </w:p>
    <w:p w14:paraId="2A1724E2" w14:textId="77777777" w:rsidR="00C005CE" w:rsidRPr="0060117F" w:rsidRDefault="00C005CE" w:rsidP="001D0680">
      <w:pPr>
        <w:pStyle w:val="afc"/>
      </w:pPr>
      <w:r w:rsidRPr="0060117F">
        <w:t xml:space="preserve">     * </w:t>
      </w:r>
      <w:r w:rsidRPr="0060117F">
        <w:rPr>
          <w:b/>
          <w:bCs/>
          <w:color w:val="7F9FBF"/>
        </w:rPr>
        <w:t>@return</w:t>
      </w:r>
    </w:p>
    <w:p w14:paraId="54EEB34A" w14:textId="77777777" w:rsidR="00C005CE" w:rsidRPr="0060117F" w:rsidRDefault="00C005CE" w:rsidP="001D0680">
      <w:pPr>
        <w:pStyle w:val="afc"/>
      </w:pPr>
      <w:r w:rsidRPr="0060117F">
        <w:t xml:space="preserve">     */</w:t>
      </w:r>
    </w:p>
    <w:p w14:paraId="6460F8C5" w14:textId="77777777" w:rsidR="00C005CE" w:rsidRPr="0060117F" w:rsidRDefault="00C005CE" w:rsidP="001D0680">
      <w:pPr>
        <w:pStyle w:val="afc"/>
      </w:pPr>
      <w:r w:rsidRPr="0060117F">
        <w:t xml:space="preserve">    DomainObjectVersion findVersion(Id versionId);</w:t>
      </w:r>
    </w:p>
    <w:p w14:paraId="77348411" w14:textId="77777777" w:rsidR="00C005CE" w:rsidRPr="0060117F" w:rsidRDefault="00C005CE" w:rsidP="001D0680">
      <w:pPr>
        <w:pStyle w:val="afc"/>
      </w:pPr>
    </w:p>
    <w:p w14:paraId="34BB6C99" w14:textId="77777777" w:rsidR="00C005CE" w:rsidRPr="005F593D" w:rsidRDefault="00C005CE" w:rsidP="001D0680">
      <w:pPr>
        <w:pStyle w:val="afc"/>
        <w:rPr>
          <w:lang w:val="ru-RU"/>
        </w:rPr>
      </w:pPr>
      <w:r w:rsidRPr="0060117F">
        <w:t xml:space="preserve">    </w:t>
      </w:r>
      <w:r w:rsidRPr="005F593D">
        <w:rPr>
          <w:lang w:val="ru-RU"/>
        </w:rPr>
        <w:t>/**</w:t>
      </w:r>
    </w:p>
    <w:p w14:paraId="1541FD21" w14:textId="77777777" w:rsidR="00C005CE" w:rsidRPr="0077628D" w:rsidRDefault="00C005CE" w:rsidP="001D0680">
      <w:pPr>
        <w:pStyle w:val="afc"/>
        <w:rPr>
          <w:lang w:val="ru-RU"/>
        </w:rPr>
      </w:pPr>
      <w:r w:rsidRPr="005F593D">
        <w:rPr>
          <w:lang w:val="ru-RU"/>
        </w:rPr>
        <w:t xml:space="preserve">     </w:t>
      </w:r>
      <w:r w:rsidRPr="0077628D">
        <w:rPr>
          <w:lang w:val="ru-RU"/>
        </w:rPr>
        <w:t>* Очистка аудита доменного объекта.</w:t>
      </w:r>
    </w:p>
    <w:p w14:paraId="1F98A2C6" w14:textId="77777777" w:rsidR="00C005CE" w:rsidRPr="0077628D" w:rsidRDefault="00C005CE" w:rsidP="001D0680">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14:paraId="3DA939DB" w14:textId="77777777" w:rsidR="00C005CE" w:rsidRDefault="00C005CE" w:rsidP="001D0680">
      <w:pPr>
        <w:pStyle w:val="afc"/>
      </w:pPr>
      <w:r w:rsidRPr="0077628D">
        <w:rPr>
          <w:lang w:val="ru-RU"/>
        </w:rPr>
        <w:t xml:space="preserve">     </w:t>
      </w:r>
      <w:r>
        <w:t>*/</w:t>
      </w:r>
    </w:p>
    <w:p w14:paraId="201D5BAE" w14:textId="77777777" w:rsidR="00C005CE" w:rsidRDefault="00C005CE" w:rsidP="001D0680">
      <w:pPr>
        <w:pStyle w:val="afc"/>
      </w:pPr>
      <w:r>
        <w:lastRenderedPageBreak/>
        <w:t xml:space="preserve">    </w:t>
      </w:r>
      <w:r>
        <w:rPr>
          <w:b/>
          <w:bCs/>
          <w:color w:val="7F0055"/>
        </w:rPr>
        <w:t>void</w:t>
      </w:r>
      <w:r>
        <w:t xml:space="preserve"> clean(Id domainObjectId);</w:t>
      </w:r>
    </w:p>
    <w:p w14:paraId="2152E2E0" w14:textId="77777777" w:rsidR="00C005CE" w:rsidRDefault="00C005CE" w:rsidP="001D0680">
      <w:pPr>
        <w:pStyle w:val="afc"/>
      </w:pPr>
    </w:p>
    <w:p w14:paraId="03D67BDA" w14:textId="77777777" w:rsidR="00C005CE" w:rsidRDefault="00C005CE" w:rsidP="001D0680">
      <w:pPr>
        <w:pStyle w:val="afc"/>
      </w:pPr>
      <w:r>
        <w:t>}</w:t>
      </w:r>
    </w:p>
    <w:p w14:paraId="565A10D1" w14:textId="77777777" w:rsidR="00C005CE" w:rsidRPr="005F593D" w:rsidRDefault="00C005CE" w:rsidP="001D0680">
      <w:pPr>
        <w:rPr>
          <w:lang w:val="en-US"/>
        </w:rPr>
      </w:pPr>
    </w:p>
    <w:p w14:paraId="58440BB9" w14:textId="77777777" w:rsidR="00C005CE" w:rsidRPr="0060117F" w:rsidRDefault="00C005CE" w:rsidP="001D0680">
      <w:pPr>
        <w:pStyle w:val="afc"/>
      </w:pPr>
      <w:r w:rsidRPr="0060117F">
        <w:rPr>
          <w:b/>
          <w:bCs/>
          <w:color w:val="7F0055"/>
        </w:rPr>
        <w:t>package</w:t>
      </w:r>
      <w:r w:rsidRPr="0060117F">
        <w:t xml:space="preserve"> ru.intertrust.cm.core.business.impl;</w:t>
      </w:r>
    </w:p>
    <w:p w14:paraId="4582A454" w14:textId="77777777" w:rsidR="00C005CE" w:rsidRPr="0060117F" w:rsidRDefault="00C005CE" w:rsidP="001D0680">
      <w:pPr>
        <w:pStyle w:val="afc"/>
      </w:pPr>
    </w:p>
    <w:p w14:paraId="3FE7087A" w14:textId="77777777" w:rsidR="00C005CE" w:rsidRPr="0060117F" w:rsidRDefault="00C005CE" w:rsidP="001D0680">
      <w:pPr>
        <w:pStyle w:val="afc"/>
      </w:pPr>
      <w:r w:rsidRPr="0060117F">
        <w:rPr>
          <w:b/>
          <w:bCs/>
          <w:color w:val="7F0055"/>
        </w:rPr>
        <w:t>import</w:t>
      </w:r>
      <w:r w:rsidRPr="0060117F">
        <w:t xml:space="preserve"> java.util.List;</w:t>
      </w:r>
    </w:p>
    <w:p w14:paraId="1D3D019F" w14:textId="77777777" w:rsidR="00C005CE" w:rsidRPr="0060117F" w:rsidRDefault="00C005CE" w:rsidP="001D0680">
      <w:pPr>
        <w:pStyle w:val="afc"/>
      </w:pPr>
    </w:p>
    <w:p w14:paraId="4873E74F" w14:textId="77777777" w:rsidR="00C005CE" w:rsidRPr="0060117F" w:rsidRDefault="00C005CE" w:rsidP="001D0680">
      <w:pPr>
        <w:pStyle w:val="afc"/>
      </w:pPr>
      <w:r w:rsidRPr="0060117F">
        <w:rPr>
          <w:b/>
          <w:bCs/>
          <w:color w:val="7F0055"/>
        </w:rPr>
        <w:t>import</w:t>
      </w:r>
      <w:r w:rsidRPr="0060117F">
        <w:t xml:space="preserve"> ru.intertrust.cm.core.business.api.dto.DomainObjectVersion;</w:t>
      </w:r>
    </w:p>
    <w:p w14:paraId="217DA488" w14:textId="77777777" w:rsidR="00C005CE" w:rsidRPr="0060117F" w:rsidRDefault="00C005CE" w:rsidP="001D0680">
      <w:pPr>
        <w:pStyle w:val="afc"/>
      </w:pPr>
      <w:r w:rsidRPr="0060117F">
        <w:rPr>
          <w:b/>
          <w:bCs/>
          <w:color w:val="7F0055"/>
        </w:rPr>
        <w:t>import</w:t>
      </w:r>
      <w:r w:rsidRPr="0060117F">
        <w:t xml:space="preserve"> ru.intertrust.cm.core.business.api.dto.Id;</w:t>
      </w:r>
    </w:p>
    <w:p w14:paraId="6C1DBF48" w14:textId="77777777" w:rsidR="00C005CE" w:rsidRPr="0060117F" w:rsidRDefault="00C005CE" w:rsidP="001D0680">
      <w:pPr>
        <w:pStyle w:val="afc"/>
      </w:pPr>
      <w:r w:rsidRPr="0060117F">
        <w:rPr>
          <w:b/>
          <w:bCs/>
          <w:color w:val="7F0055"/>
        </w:rPr>
        <w:t>import</w:t>
      </w:r>
      <w:r w:rsidRPr="0060117F">
        <w:t xml:space="preserve"> ru.intertrust.cm.core.business.api.dto.VersionComparisonResult;</w:t>
      </w:r>
    </w:p>
    <w:p w14:paraId="4C40311B" w14:textId="77777777" w:rsidR="00C005CE" w:rsidRPr="0060117F" w:rsidRDefault="00C005CE" w:rsidP="001D0680">
      <w:pPr>
        <w:pStyle w:val="afc"/>
      </w:pPr>
    </w:p>
    <w:p w14:paraId="55A8ADB4" w14:textId="77777777" w:rsidR="00C005CE" w:rsidRPr="0077628D" w:rsidRDefault="00C005CE" w:rsidP="001D0680">
      <w:pPr>
        <w:pStyle w:val="afc"/>
        <w:rPr>
          <w:lang w:val="ru-RU"/>
        </w:rPr>
      </w:pPr>
      <w:r w:rsidRPr="0077628D">
        <w:rPr>
          <w:lang w:val="ru-RU"/>
        </w:rPr>
        <w:t>/**</w:t>
      </w:r>
    </w:p>
    <w:p w14:paraId="431CA483" w14:textId="77777777" w:rsidR="00C005CE" w:rsidRPr="0077628D" w:rsidRDefault="00C005CE" w:rsidP="001D0680">
      <w:pPr>
        <w:pStyle w:val="afc"/>
        <w:rPr>
          <w:lang w:val="ru-RU"/>
        </w:rPr>
      </w:pPr>
      <w:r w:rsidRPr="0077628D">
        <w:rPr>
          <w:lang w:val="ru-RU"/>
        </w:rPr>
        <w:t xml:space="preserve"> * Интерфейс сервиса работы с </w:t>
      </w:r>
      <w:r>
        <w:t>Audit</w:t>
      </w:r>
      <w:r w:rsidRPr="0077628D">
        <w:rPr>
          <w:lang w:val="ru-RU"/>
        </w:rPr>
        <w:t xml:space="preserve"> логом</w:t>
      </w:r>
    </w:p>
    <w:p w14:paraId="3CE0126D"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@author</w:t>
      </w:r>
      <w:r w:rsidRPr="0060117F">
        <w:t xml:space="preserve"> </w:t>
      </w:r>
      <w:r w:rsidRPr="0060117F">
        <w:rPr>
          <w:u w:val="single"/>
        </w:rPr>
        <w:t>larin</w:t>
      </w:r>
    </w:p>
    <w:p w14:paraId="7B2FBB75" w14:textId="77777777" w:rsidR="00C005CE" w:rsidRPr="0060117F" w:rsidRDefault="00C005CE" w:rsidP="001D0680">
      <w:pPr>
        <w:pStyle w:val="afc"/>
      </w:pPr>
      <w:r w:rsidRPr="0060117F">
        <w:t xml:space="preserve"> *</w:t>
      </w:r>
    </w:p>
    <w:p w14:paraId="71376BDD" w14:textId="77777777" w:rsidR="00C005CE" w:rsidRPr="0060117F" w:rsidRDefault="00C005CE" w:rsidP="001D0680">
      <w:pPr>
        <w:pStyle w:val="afc"/>
      </w:pPr>
      <w:r w:rsidRPr="0060117F">
        <w:t xml:space="preserve"> */</w:t>
      </w:r>
    </w:p>
    <w:p w14:paraId="763200EE" w14:textId="77777777" w:rsidR="00C005CE" w:rsidRPr="0060117F" w:rsidRDefault="00C005CE" w:rsidP="001D0680">
      <w:pPr>
        <w:pStyle w:val="afc"/>
      </w:pPr>
      <w:r w:rsidRPr="0060117F">
        <w:rPr>
          <w:b/>
          <w:bCs/>
          <w:color w:val="7F0055"/>
        </w:rPr>
        <w:t>public</w:t>
      </w:r>
      <w:r w:rsidRPr="0060117F">
        <w:t xml:space="preserve"> </w:t>
      </w:r>
      <w:r w:rsidRPr="0060117F">
        <w:rPr>
          <w:b/>
          <w:bCs/>
          <w:color w:val="7F0055"/>
        </w:rPr>
        <w:t>interface</w:t>
      </w:r>
      <w:r w:rsidRPr="0060117F">
        <w:t xml:space="preserve"> AuditService {</w:t>
      </w:r>
    </w:p>
    <w:p w14:paraId="775AB034" w14:textId="77777777" w:rsidR="00C005CE" w:rsidRPr="0060117F" w:rsidRDefault="00C005CE" w:rsidP="001D0680">
      <w:pPr>
        <w:pStyle w:val="afc"/>
      </w:pPr>
    </w:p>
    <w:p w14:paraId="6D26C3EF" w14:textId="77777777" w:rsidR="00C005CE" w:rsidRPr="005F593D" w:rsidRDefault="00C005CE" w:rsidP="001D0680">
      <w:pPr>
        <w:pStyle w:val="afc"/>
        <w:rPr>
          <w:lang w:val="ru-RU"/>
        </w:rPr>
      </w:pPr>
      <w:r w:rsidRPr="0060117F">
        <w:t xml:space="preserve">    </w:t>
      </w:r>
      <w:r w:rsidRPr="005F593D">
        <w:rPr>
          <w:lang w:val="ru-RU"/>
        </w:rPr>
        <w:t>/**</w:t>
      </w:r>
    </w:p>
    <w:p w14:paraId="03378A36" w14:textId="77777777" w:rsidR="00C005CE" w:rsidRPr="0077628D" w:rsidRDefault="00C005CE" w:rsidP="001D0680">
      <w:pPr>
        <w:pStyle w:val="afc"/>
        <w:rPr>
          <w:lang w:val="ru-RU"/>
        </w:rPr>
      </w:pPr>
      <w:r w:rsidRPr="005F593D">
        <w:rPr>
          <w:lang w:val="ru-RU"/>
        </w:rPr>
        <w:t xml:space="preserve">     </w:t>
      </w:r>
      <w:r w:rsidRPr="0077628D">
        <w:rPr>
          <w:lang w:val="ru-RU"/>
        </w:rPr>
        <w:t>* Получение всех версий доменного объекта</w:t>
      </w:r>
    </w:p>
    <w:p w14:paraId="04BDD9C4" w14:textId="77777777" w:rsidR="00C005CE" w:rsidRPr="0077628D" w:rsidRDefault="00C005CE" w:rsidP="001D0680">
      <w:pPr>
        <w:pStyle w:val="afc"/>
        <w:rPr>
          <w:lang w:val="ru-RU"/>
        </w:rPr>
      </w:pPr>
      <w:r w:rsidRPr="0077628D">
        <w:rPr>
          <w:lang w:val="ru-RU"/>
        </w:rPr>
        <w:t xml:space="preserve">     * </w:t>
      </w:r>
      <w:r w:rsidRPr="0077628D">
        <w:rPr>
          <w:b/>
          <w:bCs/>
          <w:color w:val="7F9FBF"/>
          <w:lang w:val="ru-RU"/>
        </w:rPr>
        <w:t>@</w:t>
      </w:r>
      <w:r>
        <w:rPr>
          <w:b/>
          <w:bCs/>
          <w:color w:val="7F9FBF"/>
        </w:rPr>
        <w:t>param</w:t>
      </w:r>
      <w:r w:rsidRPr="0077628D">
        <w:rPr>
          <w:lang w:val="ru-RU"/>
        </w:rPr>
        <w:t xml:space="preserve"> </w:t>
      </w:r>
      <w:r>
        <w:t>domainObjectId</w:t>
      </w:r>
    </w:p>
    <w:p w14:paraId="0257E4C3"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@return</w:t>
      </w:r>
    </w:p>
    <w:p w14:paraId="00EFCBED" w14:textId="77777777" w:rsidR="00C005CE" w:rsidRPr="0060117F" w:rsidRDefault="00C005CE" w:rsidP="001D0680">
      <w:pPr>
        <w:pStyle w:val="afc"/>
      </w:pPr>
      <w:r w:rsidRPr="0060117F">
        <w:t xml:space="preserve">     */</w:t>
      </w:r>
    </w:p>
    <w:p w14:paraId="0A6EE513" w14:textId="77777777" w:rsidR="00C005CE" w:rsidRPr="0060117F" w:rsidRDefault="00C005CE" w:rsidP="001D0680">
      <w:pPr>
        <w:pStyle w:val="afc"/>
      </w:pPr>
      <w:r w:rsidRPr="0060117F">
        <w:t xml:space="preserve">    List&lt;DomainObjectVersion&gt; findAllVersions(Id domainObjectId);</w:t>
      </w:r>
    </w:p>
    <w:p w14:paraId="5B56C049" w14:textId="77777777" w:rsidR="00C005CE" w:rsidRPr="0060117F" w:rsidRDefault="00C005CE" w:rsidP="001D0680">
      <w:pPr>
        <w:pStyle w:val="afc"/>
      </w:pPr>
      <w:r w:rsidRPr="0060117F">
        <w:t xml:space="preserve">    </w:t>
      </w:r>
    </w:p>
    <w:p w14:paraId="2A1B8965" w14:textId="77777777" w:rsidR="00C005CE" w:rsidRPr="0077628D" w:rsidRDefault="00C005CE" w:rsidP="001D0680">
      <w:pPr>
        <w:pStyle w:val="afc"/>
        <w:rPr>
          <w:lang w:val="ru-RU"/>
        </w:rPr>
      </w:pPr>
      <w:r w:rsidRPr="0060117F">
        <w:t xml:space="preserve">    </w:t>
      </w:r>
      <w:r w:rsidRPr="0077628D">
        <w:rPr>
          <w:lang w:val="ru-RU"/>
        </w:rPr>
        <w:t>/**</w:t>
      </w:r>
    </w:p>
    <w:p w14:paraId="7D72BAC9" w14:textId="77777777" w:rsidR="00C005CE" w:rsidRPr="0077628D" w:rsidRDefault="00C005CE" w:rsidP="001D0680">
      <w:pPr>
        <w:pStyle w:val="afc"/>
        <w:rPr>
          <w:lang w:val="ru-RU"/>
        </w:rPr>
      </w:pPr>
      <w:r w:rsidRPr="0077628D">
        <w:rPr>
          <w:lang w:val="ru-RU"/>
        </w:rPr>
        <w:t xml:space="preserve">     * Получение конкретной версии по известному идентификатору</w:t>
      </w:r>
    </w:p>
    <w:p w14:paraId="35749BB8"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versionId</w:t>
      </w:r>
    </w:p>
    <w:p w14:paraId="5586AE7F" w14:textId="77777777" w:rsidR="00C005CE" w:rsidRPr="0060117F" w:rsidRDefault="00C005CE" w:rsidP="001D0680">
      <w:pPr>
        <w:pStyle w:val="afc"/>
      </w:pPr>
      <w:r w:rsidRPr="0060117F">
        <w:t xml:space="preserve">     * </w:t>
      </w:r>
      <w:r w:rsidRPr="0060117F">
        <w:rPr>
          <w:b/>
          <w:bCs/>
          <w:color w:val="7F9FBF"/>
        </w:rPr>
        <w:t>@return</w:t>
      </w:r>
    </w:p>
    <w:p w14:paraId="2AE11102" w14:textId="77777777" w:rsidR="00C005CE" w:rsidRPr="0060117F" w:rsidRDefault="00C005CE" w:rsidP="001D0680">
      <w:pPr>
        <w:pStyle w:val="afc"/>
      </w:pPr>
      <w:r w:rsidRPr="0060117F">
        <w:t xml:space="preserve">     */</w:t>
      </w:r>
    </w:p>
    <w:p w14:paraId="17564F86" w14:textId="77777777" w:rsidR="00C005CE" w:rsidRPr="0060117F" w:rsidRDefault="00C005CE" w:rsidP="001D0680">
      <w:pPr>
        <w:pStyle w:val="afc"/>
      </w:pPr>
      <w:r w:rsidRPr="0060117F">
        <w:t xml:space="preserve">    DomainObjectVersion findVersion(Id versionId);</w:t>
      </w:r>
    </w:p>
    <w:p w14:paraId="65357A54" w14:textId="77777777" w:rsidR="00C005CE" w:rsidRPr="0060117F" w:rsidRDefault="00C005CE" w:rsidP="001D0680">
      <w:pPr>
        <w:pStyle w:val="afc"/>
      </w:pPr>
      <w:r w:rsidRPr="0060117F">
        <w:t xml:space="preserve">    </w:t>
      </w:r>
    </w:p>
    <w:p w14:paraId="4FA2E0A0" w14:textId="77777777" w:rsidR="00C005CE" w:rsidRPr="005F593D" w:rsidRDefault="00C005CE" w:rsidP="001D0680">
      <w:pPr>
        <w:pStyle w:val="afc"/>
        <w:rPr>
          <w:lang w:val="ru-RU"/>
        </w:rPr>
      </w:pPr>
      <w:r w:rsidRPr="0060117F">
        <w:t xml:space="preserve">    </w:t>
      </w:r>
      <w:r w:rsidRPr="005F593D">
        <w:rPr>
          <w:lang w:val="ru-RU"/>
        </w:rPr>
        <w:t>/**</w:t>
      </w:r>
    </w:p>
    <w:p w14:paraId="36903A7C" w14:textId="77777777" w:rsidR="00C005CE" w:rsidRPr="0077628D" w:rsidRDefault="00C005CE" w:rsidP="001D0680">
      <w:pPr>
        <w:pStyle w:val="afc"/>
        <w:rPr>
          <w:lang w:val="ru-RU"/>
        </w:rPr>
      </w:pPr>
      <w:r w:rsidRPr="005F593D">
        <w:rPr>
          <w:lang w:val="ru-RU"/>
        </w:rPr>
        <w:t xml:space="preserve">     </w:t>
      </w:r>
      <w:r w:rsidRPr="0077628D">
        <w:rPr>
          <w:lang w:val="ru-RU"/>
        </w:rPr>
        <w:t>* Очистка аудита доменного объекта.</w:t>
      </w:r>
    </w:p>
    <w:p w14:paraId="56207126" w14:textId="77777777" w:rsidR="00C005CE" w:rsidRPr="0077628D" w:rsidRDefault="00C005CE" w:rsidP="001D0680">
      <w:pPr>
        <w:pStyle w:val="afc"/>
        <w:rPr>
          <w:lang w:val="ru-RU"/>
        </w:rPr>
      </w:pPr>
      <w:r w:rsidRPr="0077628D">
        <w:rPr>
          <w:lang w:val="ru-RU"/>
        </w:rPr>
        <w:t xml:space="preserve">     * </w:t>
      </w:r>
      <w:r w:rsidRPr="0077628D">
        <w:rPr>
          <w:b/>
          <w:bCs/>
          <w:color w:val="7F9FBF"/>
          <w:lang w:val="ru-RU"/>
        </w:rPr>
        <w:t>@</w:t>
      </w:r>
      <w:r w:rsidRPr="0060117F">
        <w:rPr>
          <w:b/>
          <w:bCs/>
          <w:color w:val="7F9FBF"/>
        </w:rPr>
        <w:t>param</w:t>
      </w:r>
      <w:r w:rsidRPr="0077628D">
        <w:rPr>
          <w:lang w:val="ru-RU"/>
        </w:rPr>
        <w:t xml:space="preserve"> </w:t>
      </w:r>
      <w:r w:rsidRPr="0060117F">
        <w:t>domainObjectId</w:t>
      </w:r>
    </w:p>
    <w:p w14:paraId="35A1B14C" w14:textId="77777777" w:rsidR="00C005CE" w:rsidRPr="0077628D" w:rsidRDefault="00C005CE" w:rsidP="001D0680">
      <w:pPr>
        <w:pStyle w:val="afc"/>
        <w:rPr>
          <w:lang w:val="ru-RU"/>
        </w:rPr>
      </w:pPr>
      <w:r w:rsidRPr="0077628D">
        <w:rPr>
          <w:lang w:val="ru-RU"/>
        </w:rPr>
        <w:t xml:space="preserve">     */</w:t>
      </w:r>
    </w:p>
    <w:p w14:paraId="171B7911" w14:textId="77777777" w:rsidR="00C005CE" w:rsidRPr="0077628D" w:rsidRDefault="00C005CE" w:rsidP="001D0680">
      <w:pPr>
        <w:pStyle w:val="afc"/>
        <w:rPr>
          <w:lang w:val="ru-RU"/>
        </w:rPr>
      </w:pPr>
      <w:r w:rsidRPr="0077628D">
        <w:rPr>
          <w:lang w:val="ru-RU"/>
        </w:rPr>
        <w:t xml:space="preserve">    </w:t>
      </w:r>
      <w:r w:rsidRPr="0060117F">
        <w:rPr>
          <w:b/>
          <w:bCs/>
          <w:color w:val="7F0055"/>
        </w:rPr>
        <w:t>void</w:t>
      </w:r>
      <w:r w:rsidRPr="0077628D">
        <w:rPr>
          <w:lang w:val="ru-RU"/>
        </w:rPr>
        <w:t xml:space="preserve"> </w:t>
      </w:r>
      <w:r w:rsidRPr="0060117F">
        <w:t>clean</w:t>
      </w:r>
      <w:r w:rsidRPr="0077628D">
        <w:rPr>
          <w:lang w:val="ru-RU"/>
        </w:rPr>
        <w:t>(</w:t>
      </w:r>
      <w:r w:rsidRPr="0060117F">
        <w:t>Id</w:t>
      </w:r>
      <w:r w:rsidRPr="0077628D">
        <w:rPr>
          <w:lang w:val="ru-RU"/>
        </w:rPr>
        <w:t xml:space="preserve"> </w:t>
      </w:r>
      <w:r w:rsidRPr="0060117F">
        <w:t>domainObjectId</w:t>
      </w:r>
      <w:r w:rsidRPr="0077628D">
        <w:rPr>
          <w:lang w:val="ru-RU"/>
        </w:rPr>
        <w:t>);</w:t>
      </w:r>
    </w:p>
    <w:p w14:paraId="14004D75" w14:textId="77777777" w:rsidR="00C005CE" w:rsidRPr="0077628D" w:rsidRDefault="00C005CE" w:rsidP="001D0680">
      <w:pPr>
        <w:pStyle w:val="afc"/>
        <w:rPr>
          <w:lang w:val="ru-RU"/>
        </w:rPr>
      </w:pPr>
      <w:r w:rsidRPr="0077628D">
        <w:rPr>
          <w:lang w:val="ru-RU"/>
        </w:rPr>
        <w:t xml:space="preserve">    </w:t>
      </w:r>
    </w:p>
    <w:p w14:paraId="6AA83188" w14:textId="77777777" w:rsidR="00C005CE" w:rsidRPr="0077628D" w:rsidRDefault="00C005CE" w:rsidP="001D0680">
      <w:pPr>
        <w:pStyle w:val="afc"/>
        <w:rPr>
          <w:lang w:val="ru-RU"/>
        </w:rPr>
      </w:pPr>
      <w:r w:rsidRPr="0077628D">
        <w:rPr>
          <w:lang w:val="ru-RU"/>
        </w:rPr>
        <w:t xml:space="preserve">    /**</w:t>
      </w:r>
    </w:p>
    <w:p w14:paraId="518118CE" w14:textId="77777777" w:rsidR="00C005CE" w:rsidRPr="0077628D" w:rsidRDefault="00C005CE" w:rsidP="001D0680">
      <w:pPr>
        <w:pStyle w:val="afc"/>
        <w:rPr>
          <w:lang w:val="ru-RU"/>
        </w:rPr>
      </w:pPr>
      <w:r w:rsidRPr="0077628D">
        <w:rPr>
          <w:lang w:val="ru-RU"/>
        </w:rPr>
        <w:t xml:space="preserve">     * Получение информации об изменениях между текущей версией доменного объекта и версией с переданным идентификатором</w:t>
      </w:r>
    </w:p>
    <w:p w14:paraId="60A16DFA"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w:t>
      </w:r>
      <w:r w:rsidRPr="0060117F">
        <w:rPr>
          <w:highlight w:val="lightGray"/>
        </w:rPr>
        <w:t>baseVersionId</w:t>
      </w:r>
    </w:p>
    <w:p w14:paraId="2C04F32D" w14:textId="77777777" w:rsidR="00C005CE" w:rsidRPr="0060117F" w:rsidRDefault="00C005CE" w:rsidP="001D0680">
      <w:pPr>
        <w:pStyle w:val="afc"/>
      </w:pPr>
      <w:r w:rsidRPr="0060117F">
        <w:t xml:space="preserve">     * </w:t>
      </w:r>
      <w:r w:rsidRPr="0060117F">
        <w:rPr>
          <w:b/>
          <w:bCs/>
          <w:color w:val="7F9FBF"/>
        </w:rPr>
        <w:t>@return</w:t>
      </w:r>
    </w:p>
    <w:p w14:paraId="54F1D9A4" w14:textId="77777777" w:rsidR="00C005CE" w:rsidRPr="0060117F" w:rsidRDefault="00C005CE" w:rsidP="001D0680">
      <w:pPr>
        <w:pStyle w:val="afc"/>
      </w:pPr>
      <w:r w:rsidRPr="0060117F">
        <w:t xml:space="preserve">     */</w:t>
      </w:r>
    </w:p>
    <w:p w14:paraId="5D374FAE" w14:textId="77777777" w:rsidR="00C005CE" w:rsidRPr="0060117F" w:rsidRDefault="00C005CE" w:rsidP="001D0680">
      <w:pPr>
        <w:pStyle w:val="afc"/>
      </w:pPr>
      <w:r w:rsidRPr="0060117F">
        <w:t xml:space="preserve">    VersionComparisonResult compare(Id </w:t>
      </w:r>
      <w:r w:rsidRPr="0060117F">
        <w:rPr>
          <w:highlight w:val="yellow"/>
        </w:rPr>
        <w:t>baseVersionId</w:t>
      </w:r>
      <w:r w:rsidRPr="0060117F">
        <w:t>);</w:t>
      </w:r>
    </w:p>
    <w:p w14:paraId="2DF89DA7" w14:textId="77777777" w:rsidR="00C005CE" w:rsidRPr="0060117F" w:rsidRDefault="00C005CE" w:rsidP="001D0680">
      <w:pPr>
        <w:pStyle w:val="afc"/>
      </w:pPr>
      <w:r w:rsidRPr="0060117F">
        <w:t xml:space="preserve">    </w:t>
      </w:r>
    </w:p>
    <w:p w14:paraId="35C4E889" w14:textId="77777777" w:rsidR="00C005CE" w:rsidRPr="005F593D" w:rsidRDefault="00C005CE" w:rsidP="001D0680">
      <w:pPr>
        <w:pStyle w:val="afc"/>
        <w:rPr>
          <w:lang w:val="ru-RU"/>
        </w:rPr>
      </w:pPr>
      <w:r w:rsidRPr="0060117F">
        <w:t xml:space="preserve">    </w:t>
      </w:r>
      <w:r w:rsidRPr="005F593D">
        <w:rPr>
          <w:lang w:val="ru-RU"/>
        </w:rPr>
        <w:t>/**</w:t>
      </w:r>
    </w:p>
    <w:p w14:paraId="5E199394" w14:textId="77777777" w:rsidR="00C005CE" w:rsidRPr="0077628D" w:rsidRDefault="00C005CE" w:rsidP="001D0680">
      <w:pPr>
        <w:pStyle w:val="afc"/>
        <w:rPr>
          <w:lang w:val="ru-RU"/>
        </w:rPr>
      </w:pPr>
      <w:r w:rsidRPr="005F593D">
        <w:rPr>
          <w:lang w:val="ru-RU"/>
        </w:rPr>
        <w:t xml:space="preserve">     </w:t>
      </w:r>
      <w:r w:rsidRPr="0077628D">
        <w:rPr>
          <w:lang w:val="ru-RU"/>
        </w:rPr>
        <w:t>* Получение информации об изменениях в двух разных версиях доменного объекта по известным идентификаторам версий</w:t>
      </w:r>
    </w:p>
    <w:p w14:paraId="163F7D5E" w14:textId="77777777" w:rsidR="00C005CE" w:rsidRPr="0060117F" w:rsidRDefault="00C005CE" w:rsidP="001D0680">
      <w:pPr>
        <w:pStyle w:val="afc"/>
      </w:pPr>
      <w:r w:rsidRPr="0077628D">
        <w:rPr>
          <w:lang w:val="ru-RU"/>
        </w:rPr>
        <w:t xml:space="preserve">     </w:t>
      </w:r>
      <w:r w:rsidRPr="0060117F">
        <w:t xml:space="preserve">* </w:t>
      </w:r>
      <w:r w:rsidRPr="0060117F">
        <w:rPr>
          <w:b/>
          <w:bCs/>
          <w:color w:val="7F9FBF"/>
        </w:rPr>
        <w:t>@param</w:t>
      </w:r>
      <w:r w:rsidRPr="0060117F">
        <w:t xml:space="preserve"> baseVersionId</w:t>
      </w:r>
    </w:p>
    <w:p w14:paraId="1CB94881" w14:textId="77777777" w:rsidR="00C005CE" w:rsidRPr="0060117F" w:rsidRDefault="00C005CE" w:rsidP="001D0680">
      <w:pPr>
        <w:pStyle w:val="afc"/>
      </w:pPr>
      <w:r w:rsidRPr="0060117F">
        <w:t xml:space="preserve">     * </w:t>
      </w:r>
      <w:r w:rsidRPr="0060117F">
        <w:rPr>
          <w:b/>
          <w:bCs/>
          <w:color w:val="7F9FBF"/>
        </w:rPr>
        <w:t>@param</w:t>
      </w:r>
      <w:r w:rsidRPr="0060117F">
        <w:t xml:space="preserve"> comparedVersionId</w:t>
      </w:r>
    </w:p>
    <w:p w14:paraId="0B1F500A" w14:textId="77777777" w:rsidR="00C005CE" w:rsidRPr="0060117F" w:rsidRDefault="00C005CE" w:rsidP="001D0680">
      <w:pPr>
        <w:pStyle w:val="afc"/>
      </w:pPr>
      <w:r w:rsidRPr="0060117F">
        <w:t xml:space="preserve">     * </w:t>
      </w:r>
      <w:r w:rsidRPr="0060117F">
        <w:rPr>
          <w:b/>
          <w:bCs/>
          <w:color w:val="7F9FBF"/>
        </w:rPr>
        <w:t>@return</w:t>
      </w:r>
    </w:p>
    <w:p w14:paraId="4B4E3492" w14:textId="77777777" w:rsidR="00C005CE" w:rsidRPr="0060117F" w:rsidRDefault="00C005CE" w:rsidP="001D0680">
      <w:pPr>
        <w:pStyle w:val="afc"/>
      </w:pPr>
      <w:r w:rsidRPr="0060117F">
        <w:t xml:space="preserve">     */</w:t>
      </w:r>
    </w:p>
    <w:p w14:paraId="1243B3F0" w14:textId="77777777" w:rsidR="00C005CE" w:rsidRPr="0060117F" w:rsidRDefault="00C005CE" w:rsidP="001D0680">
      <w:pPr>
        <w:pStyle w:val="afc"/>
      </w:pPr>
      <w:r w:rsidRPr="0060117F">
        <w:t xml:space="preserve">    VersionComparisonResult compare(Id baseVersionId, Id comparedVersionId);</w:t>
      </w:r>
    </w:p>
    <w:p w14:paraId="4A5AAB12" w14:textId="77777777" w:rsidR="00C005CE" w:rsidRPr="0060117F" w:rsidRDefault="00C005CE" w:rsidP="001D0680">
      <w:pPr>
        <w:pStyle w:val="afc"/>
      </w:pPr>
    </w:p>
    <w:p w14:paraId="1361A3D0" w14:textId="77777777" w:rsidR="00C005CE" w:rsidRPr="0077628D" w:rsidRDefault="00C005CE" w:rsidP="001D0680">
      <w:pPr>
        <w:pStyle w:val="afc"/>
        <w:rPr>
          <w:lang w:val="ru-RU"/>
        </w:rPr>
      </w:pPr>
      <w:r w:rsidRPr="0077628D">
        <w:rPr>
          <w:lang w:val="ru-RU"/>
        </w:rPr>
        <w:t>}</w:t>
      </w:r>
    </w:p>
    <w:p w14:paraId="23D626F9" w14:textId="77777777" w:rsidR="00C005CE" w:rsidRPr="00547EFF" w:rsidRDefault="00C005CE" w:rsidP="001D0680"/>
    <w:p w14:paraId="69A1F213" w14:textId="77777777" w:rsidR="00C005CE" w:rsidRDefault="00C005CE" w:rsidP="00860514">
      <w:pPr>
        <w:pStyle w:val="30"/>
      </w:pPr>
      <w:bookmarkStart w:id="240" w:name="_Toc383285459"/>
      <w:r>
        <w:lastRenderedPageBreak/>
        <w:t xml:space="preserve">Описание моделей, используемых при работе с </w:t>
      </w:r>
      <w:r>
        <w:rPr>
          <w:lang w:val="en-US"/>
        </w:rPr>
        <w:t>AuditLog</w:t>
      </w:r>
      <w:r>
        <w:t>.</w:t>
      </w:r>
      <w:bookmarkEnd w:id="240"/>
    </w:p>
    <w:p w14:paraId="04D0B805" w14:textId="77777777" w:rsidR="00C005CE" w:rsidRPr="0053066F" w:rsidRDefault="00C005CE" w:rsidP="001D0680">
      <w:r>
        <w:t xml:space="preserve">Класс, описывающий версию - </w:t>
      </w:r>
      <w:r w:rsidRPr="008B5DAD">
        <w:t>DomainObjectVersion</w:t>
      </w:r>
      <w:r>
        <w:t>.</w:t>
      </w:r>
    </w:p>
    <w:p w14:paraId="5630479F" w14:textId="77777777" w:rsidR="00C005CE" w:rsidRPr="005F593D" w:rsidRDefault="00C005CE" w:rsidP="001D0680">
      <w:pPr>
        <w:pStyle w:val="afc"/>
        <w:rPr>
          <w:lang w:val="ru-RU"/>
        </w:rPr>
      </w:pPr>
      <w:r>
        <w:rPr>
          <w:b/>
          <w:bCs/>
          <w:color w:val="7F0055"/>
        </w:rPr>
        <w:t>package</w:t>
      </w:r>
      <w:r w:rsidRPr="005F593D">
        <w:rPr>
          <w:lang w:val="ru-RU"/>
        </w:rPr>
        <w:t xml:space="preserve"> </w:t>
      </w:r>
      <w:r>
        <w:t>ru</w:t>
      </w:r>
      <w:r w:rsidRPr="005F593D">
        <w:rPr>
          <w:lang w:val="ru-RU"/>
        </w:rPr>
        <w:t>.</w:t>
      </w:r>
      <w:r>
        <w:t>intertrust</w:t>
      </w:r>
      <w:r w:rsidRPr="005F593D">
        <w:rPr>
          <w:lang w:val="ru-RU"/>
        </w:rPr>
        <w:t>.</w:t>
      </w:r>
      <w:r>
        <w:t>cm</w:t>
      </w:r>
      <w:r w:rsidRPr="005F593D">
        <w:rPr>
          <w:lang w:val="ru-RU"/>
        </w:rPr>
        <w:t>.</w:t>
      </w:r>
      <w:r>
        <w:t>core</w:t>
      </w:r>
      <w:r w:rsidRPr="005F593D">
        <w:rPr>
          <w:lang w:val="ru-RU"/>
        </w:rPr>
        <w:t>.</w:t>
      </w:r>
      <w:r>
        <w:t>business</w:t>
      </w:r>
      <w:r w:rsidRPr="005F593D">
        <w:rPr>
          <w:lang w:val="ru-RU"/>
        </w:rPr>
        <w:t>.</w:t>
      </w:r>
      <w:r>
        <w:t>api</w:t>
      </w:r>
      <w:r w:rsidRPr="005F593D">
        <w:rPr>
          <w:lang w:val="ru-RU"/>
        </w:rPr>
        <w:t>.</w:t>
      </w:r>
      <w:r>
        <w:t>dto</w:t>
      </w:r>
      <w:r w:rsidRPr="005F593D">
        <w:rPr>
          <w:lang w:val="ru-RU"/>
        </w:rPr>
        <w:t>;</w:t>
      </w:r>
    </w:p>
    <w:p w14:paraId="15387442" w14:textId="77777777" w:rsidR="00C005CE" w:rsidRPr="005F593D" w:rsidRDefault="00C005CE" w:rsidP="001D0680">
      <w:pPr>
        <w:pStyle w:val="afc"/>
        <w:rPr>
          <w:lang w:val="ru-RU"/>
        </w:rPr>
      </w:pPr>
    </w:p>
    <w:p w14:paraId="31D0C51F" w14:textId="77777777" w:rsidR="00C005CE" w:rsidRPr="0068636F" w:rsidRDefault="00C005CE" w:rsidP="001D0680">
      <w:pPr>
        <w:pStyle w:val="afc"/>
        <w:rPr>
          <w:lang w:val="ru-RU"/>
        </w:rPr>
      </w:pPr>
      <w:r>
        <w:rPr>
          <w:b/>
          <w:bCs/>
          <w:color w:val="7F0055"/>
        </w:rPr>
        <w:t>import</w:t>
      </w:r>
      <w:r w:rsidRPr="0068636F">
        <w:rPr>
          <w:lang w:val="ru-RU"/>
        </w:rPr>
        <w:t xml:space="preserve"> </w:t>
      </w:r>
      <w:r>
        <w:t>java</w:t>
      </w:r>
      <w:r w:rsidRPr="0068636F">
        <w:rPr>
          <w:lang w:val="ru-RU"/>
        </w:rPr>
        <w:t>.</w:t>
      </w:r>
      <w:r>
        <w:t>util</w:t>
      </w:r>
      <w:r w:rsidRPr="0068636F">
        <w:rPr>
          <w:lang w:val="ru-RU"/>
        </w:rPr>
        <w:t>.</w:t>
      </w:r>
      <w:r>
        <w:t>Date</w:t>
      </w:r>
      <w:r w:rsidRPr="0068636F">
        <w:rPr>
          <w:lang w:val="ru-RU"/>
        </w:rPr>
        <w:t>;</w:t>
      </w:r>
    </w:p>
    <w:p w14:paraId="3126F221" w14:textId="77777777" w:rsidR="00C005CE" w:rsidRPr="0068636F" w:rsidRDefault="00C005CE" w:rsidP="001D0680">
      <w:pPr>
        <w:pStyle w:val="afc"/>
        <w:rPr>
          <w:lang w:val="ru-RU"/>
        </w:rPr>
      </w:pPr>
    </w:p>
    <w:p w14:paraId="3E23BAD9" w14:textId="77777777" w:rsidR="00C005CE" w:rsidRPr="0068636F" w:rsidRDefault="00C005CE" w:rsidP="001D0680">
      <w:pPr>
        <w:pStyle w:val="afc"/>
        <w:rPr>
          <w:lang w:val="ru-RU"/>
        </w:rPr>
      </w:pPr>
      <w:r w:rsidRPr="0068636F">
        <w:rPr>
          <w:lang w:val="ru-RU"/>
        </w:rPr>
        <w:t>/**</w:t>
      </w:r>
    </w:p>
    <w:p w14:paraId="7BC3EF05" w14:textId="77777777" w:rsidR="00C005CE" w:rsidRPr="0068636F" w:rsidRDefault="00C005CE" w:rsidP="001D0680">
      <w:pPr>
        <w:pStyle w:val="afc"/>
        <w:rPr>
          <w:lang w:val="ru-RU"/>
        </w:rPr>
      </w:pPr>
      <w:r w:rsidRPr="0068636F">
        <w:rPr>
          <w:lang w:val="ru-RU"/>
        </w:rPr>
        <w:t xml:space="preserve"> * Интерфейс версии доменного объекта</w:t>
      </w:r>
    </w:p>
    <w:p w14:paraId="26B58B01" w14:textId="77777777" w:rsidR="00C005CE" w:rsidRPr="008B4FF7" w:rsidRDefault="00C005CE" w:rsidP="001D0680">
      <w:pPr>
        <w:pStyle w:val="afc"/>
      </w:pPr>
      <w:r w:rsidRPr="0068636F">
        <w:rPr>
          <w:lang w:val="ru-RU"/>
        </w:rPr>
        <w:t xml:space="preserve"> </w:t>
      </w:r>
      <w:r w:rsidRPr="008B4FF7">
        <w:t xml:space="preserve">* </w:t>
      </w:r>
      <w:r w:rsidRPr="008B4FF7">
        <w:rPr>
          <w:b/>
          <w:bCs/>
          <w:color w:val="7F9FBF"/>
        </w:rPr>
        <w:t>@author</w:t>
      </w:r>
      <w:r w:rsidRPr="008B4FF7">
        <w:t xml:space="preserve"> </w:t>
      </w:r>
      <w:r w:rsidRPr="008B4FF7">
        <w:rPr>
          <w:u w:val="single"/>
        </w:rPr>
        <w:t>larin</w:t>
      </w:r>
    </w:p>
    <w:p w14:paraId="1DA26654" w14:textId="77777777" w:rsidR="00C005CE" w:rsidRPr="008B4FF7" w:rsidRDefault="00C005CE" w:rsidP="001D0680">
      <w:pPr>
        <w:pStyle w:val="afc"/>
      </w:pPr>
      <w:r w:rsidRPr="008B4FF7">
        <w:t xml:space="preserve"> * </w:t>
      </w:r>
    </w:p>
    <w:p w14:paraId="7A3C6A7F" w14:textId="77777777" w:rsidR="00C005CE" w:rsidRPr="008B4FF7" w:rsidRDefault="00C005CE" w:rsidP="001D0680">
      <w:pPr>
        <w:pStyle w:val="afc"/>
      </w:pPr>
      <w:r w:rsidRPr="008B4FF7">
        <w:t xml:space="preserve"> */</w:t>
      </w:r>
    </w:p>
    <w:p w14:paraId="7ACE7D00" w14:textId="77777777" w:rsidR="00C005CE" w:rsidRPr="008B4FF7" w:rsidRDefault="00C005CE" w:rsidP="001D0680">
      <w:pPr>
        <w:pStyle w:val="afc"/>
      </w:pPr>
      <w:r w:rsidRPr="008B4FF7">
        <w:rPr>
          <w:b/>
          <w:bCs/>
          <w:color w:val="7F0055"/>
        </w:rPr>
        <w:t>public</w:t>
      </w:r>
      <w:r w:rsidRPr="008B4FF7">
        <w:t xml:space="preserve"> </w:t>
      </w:r>
      <w:r w:rsidRPr="008B4FF7">
        <w:rPr>
          <w:b/>
          <w:bCs/>
          <w:color w:val="7F0055"/>
        </w:rPr>
        <w:t>interface</w:t>
      </w:r>
      <w:r w:rsidRPr="008B4FF7">
        <w:t xml:space="preserve"> DomainObjectVersion </w:t>
      </w:r>
      <w:r w:rsidRPr="008B4FF7">
        <w:rPr>
          <w:b/>
          <w:bCs/>
          <w:color w:val="7F0055"/>
        </w:rPr>
        <w:t>extends</w:t>
      </w:r>
      <w:r w:rsidRPr="008B4FF7">
        <w:t xml:space="preserve"> IdentifiableObject {</w:t>
      </w:r>
    </w:p>
    <w:p w14:paraId="5E9E545F" w14:textId="77777777" w:rsidR="00C005CE" w:rsidRPr="008B4FF7" w:rsidRDefault="00C005CE" w:rsidP="001D0680">
      <w:pPr>
        <w:pStyle w:val="afc"/>
      </w:pPr>
    </w:p>
    <w:p w14:paraId="7B17A596" w14:textId="77777777" w:rsidR="00C005CE" w:rsidRPr="0068636F" w:rsidRDefault="00C005CE" w:rsidP="001D0680">
      <w:pPr>
        <w:pStyle w:val="afc"/>
        <w:rPr>
          <w:lang w:val="ru-RU"/>
        </w:rPr>
      </w:pPr>
      <w:r w:rsidRPr="008B4FF7">
        <w:t xml:space="preserve">    </w:t>
      </w:r>
      <w:r w:rsidRPr="0068636F">
        <w:rPr>
          <w:lang w:val="ru-RU"/>
        </w:rPr>
        <w:t>/**</w:t>
      </w:r>
    </w:p>
    <w:p w14:paraId="55386CF8" w14:textId="77777777" w:rsidR="00C005CE" w:rsidRPr="0068636F" w:rsidRDefault="00C005CE" w:rsidP="001D0680">
      <w:pPr>
        <w:pStyle w:val="afc"/>
        <w:rPr>
          <w:lang w:val="ru-RU"/>
        </w:rPr>
      </w:pPr>
      <w:r w:rsidRPr="0068636F">
        <w:rPr>
          <w:lang w:val="ru-RU"/>
        </w:rPr>
        <w:t xml:space="preserve">     * Идентификатор доменного объекта</w:t>
      </w:r>
    </w:p>
    <w:p w14:paraId="70B93B22"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0D1E8DC7" w14:textId="77777777" w:rsidR="00C005CE" w:rsidRPr="0068636F" w:rsidRDefault="00C005CE" w:rsidP="001D0680">
      <w:pPr>
        <w:pStyle w:val="afc"/>
        <w:rPr>
          <w:lang w:val="ru-RU"/>
        </w:rPr>
      </w:pPr>
      <w:r w:rsidRPr="0068636F">
        <w:rPr>
          <w:lang w:val="ru-RU"/>
        </w:rPr>
        <w:t xml:space="preserve">     */</w:t>
      </w:r>
    </w:p>
    <w:p w14:paraId="6831B9AC" w14:textId="77777777"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getDomainObjectId</w:t>
      </w:r>
      <w:r w:rsidRPr="0068636F">
        <w:rPr>
          <w:lang w:val="ru-RU"/>
        </w:rPr>
        <w:t>();</w:t>
      </w:r>
    </w:p>
    <w:p w14:paraId="56ACE608" w14:textId="77777777" w:rsidR="00C005CE" w:rsidRPr="0068636F" w:rsidRDefault="00C005CE" w:rsidP="001D0680">
      <w:pPr>
        <w:pStyle w:val="afc"/>
        <w:rPr>
          <w:lang w:val="ru-RU"/>
        </w:rPr>
      </w:pPr>
    </w:p>
    <w:p w14:paraId="4201A5FC" w14:textId="77777777" w:rsidR="00C005CE" w:rsidRPr="0068636F" w:rsidRDefault="00C005CE" w:rsidP="001D0680">
      <w:pPr>
        <w:pStyle w:val="afc"/>
        <w:rPr>
          <w:lang w:val="ru-RU"/>
        </w:rPr>
      </w:pPr>
      <w:r w:rsidRPr="0068636F">
        <w:rPr>
          <w:lang w:val="ru-RU"/>
        </w:rPr>
        <w:t xml:space="preserve">    /**</w:t>
      </w:r>
    </w:p>
    <w:p w14:paraId="54498FA9" w14:textId="77777777" w:rsidR="00C005CE" w:rsidRPr="0068636F" w:rsidRDefault="00C005CE" w:rsidP="001D0680">
      <w:pPr>
        <w:pStyle w:val="afc"/>
        <w:rPr>
          <w:lang w:val="ru-RU"/>
        </w:rPr>
      </w:pPr>
      <w:r w:rsidRPr="0068636F">
        <w:rPr>
          <w:lang w:val="ru-RU"/>
        </w:rPr>
        <w:t xml:space="preserve">     * Получение дополнительной информации о версии (зарезервировано)</w:t>
      </w:r>
    </w:p>
    <w:p w14:paraId="25191B71" w14:textId="77777777" w:rsidR="00C005CE" w:rsidRPr="00300CB6" w:rsidRDefault="00C005CE" w:rsidP="001D0680">
      <w:pPr>
        <w:pStyle w:val="afc"/>
        <w:rPr>
          <w:lang w:val="ru-RU"/>
        </w:rPr>
      </w:pPr>
      <w:r w:rsidRPr="0068636F">
        <w:rPr>
          <w:lang w:val="ru-RU"/>
        </w:rPr>
        <w:t xml:space="preserve">     </w:t>
      </w:r>
      <w:r w:rsidRPr="00300CB6">
        <w:rPr>
          <w:lang w:val="ru-RU"/>
        </w:rPr>
        <w:t xml:space="preserve">* </w:t>
      </w:r>
      <w:r w:rsidRPr="00300CB6">
        <w:rPr>
          <w:b/>
          <w:bCs/>
          <w:color w:val="7F9FBF"/>
          <w:lang w:val="ru-RU"/>
        </w:rPr>
        <w:t>@</w:t>
      </w:r>
      <w:r>
        <w:rPr>
          <w:b/>
          <w:bCs/>
          <w:color w:val="7F9FBF"/>
        </w:rPr>
        <w:t>return</w:t>
      </w:r>
    </w:p>
    <w:p w14:paraId="4F3E77BF" w14:textId="77777777" w:rsidR="00C005CE" w:rsidRPr="00300CB6" w:rsidRDefault="00C005CE" w:rsidP="001D0680">
      <w:pPr>
        <w:pStyle w:val="afc"/>
        <w:rPr>
          <w:lang w:val="ru-RU"/>
        </w:rPr>
      </w:pPr>
      <w:r w:rsidRPr="00300CB6">
        <w:rPr>
          <w:lang w:val="ru-RU"/>
        </w:rPr>
        <w:t xml:space="preserve">     */</w:t>
      </w:r>
    </w:p>
    <w:p w14:paraId="2A84AEFB" w14:textId="77777777" w:rsidR="00C005CE" w:rsidRPr="00300CB6" w:rsidRDefault="00C005CE" w:rsidP="001D0680">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14:paraId="3F39AFCC" w14:textId="77777777" w:rsidR="00C005CE" w:rsidRPr="00300CB6" w:rsidRDefault="00C005CE" w:rsidP="001D0680">
      <w:pPr>
        <w:pStyle w:val="afc"/>
        <w:rPr>
          <w:lang w:val="ru-RU"/>
        </w:rPr>
      </w:pPr>
    </w:p>
    <w:p w14:paraId="2319EC12" w14:textId="77777777" w:rsidR="00C005CE" w:rsidRPr="00300CB6" w:rsidRDefault="00C005CE" w:rsidP="001D0680">
      <w:pPr>
        <w:pStyle w:val="afc"/>
        <w:rPr>
          <w:lang w:val="ru-RU"/>
        </w:rPr>
      </w:pPr>
      <w:r w:rsidRPr="00300CB6">
        <w:rPr>
          <w:lang w:val="ru-RU"/>
        </w:rPr>
        <w:t xml:space="preserve">    /**</w:t>
      </w:r>
    </w:p>
    <w:p w14:paraId="3482228A" w14:textId="77777777" w:rsidR="00C005CE" w:rsidRPr="0068636F" w:rsidRDefault="00C005CE" w:rsidP="001D0680">
      <w:pPr>
        <w:pStyle w:val="afc"/>
        <w:rPr>
          <w:lang w:val="ru-RU"/>
        </w:rPr>
      </w:pPr>
      <w:r w:rsidRPr="00300CB6">
        <w:rPr>
          <w:lang w:val="ru-RU"/>
        </w:rPr>
        <w:t xml:space="preserve">     </w:t>
      </w:r>
      <w:r w:rsidRPr="0068636F">
        <w:rPr>
          <w:lang w:val="ru-RU"/>
        </w:rPr>
        <w:t>* Получение информации о компоненте, производившей изменения. Информация</w:t>
      </w:r>
    </w:p>
    <w:p w14:paraId="7F73E437" w14:textId="77777777" w:rsidR="00C005CE" w:rsidRPr="0068636F" w:rsidRDefault="00C005CE" w:rsidP="001D0680">
      <w:pPr>
        <w:pStyle w:val="afc"/>
        <w:rPr>
          <w:lang w:val="ru-RU"/>
        </w:rPr>
      </w:pPr>
      <w:r w:rsidRPr="0068636F">
        <w:rPr>
          <w:lang w:val="ru-RU"/>
        </w:rPr>
        <w:t xml:space="preserve">     * берется из </w:t>
      </w:r>
      <w:r>
        <w:t>systemAccessToken</w:t>
      </w:r>
    </w:p>
    <w:p w14:paraId="1C071B40"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57AD3719" w14:textId="77777777" w:rsidR="00C005CE" w:rsidRPr="0068636F" w:rsidRDefault="00C005CE" w:rsidP="001D0680">
      <w:pPr>
        <w:pStyle w:val="afc"/>
        <w:rPr>
          <w:lang w:val="ru-RU"/>
        </w:rPr>
      </w:pPr>
      <w:r w:rsidRPr="0068636F">
        <w:rPr>
          <w:lang w:val="ru-RU"/>
        </w:rPr>
        <w:t xml:space="preserve">     */</w:t>
      </w:r>
    </w:p>
    <w:p w14:paraId="2B27938C" w14:textId="77777777"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14:paraId="2854370E" w14:textId="77777777" w:rsidR="00C005CE" w:rsidRPr="0068636F" w:rsidRDefault="00C005CE" w:rsidP="001D0680">
      <w:pPr>
        <w:pStyle w:val="afc"/>
        <w:rPr>
          <w:lang w:val="ru-RU"/>
        </w:rPr>
      </w:pPr>
    </w:p>
    <w:p w14:paraId="41D0DBB8" w14:textId="77777777" w:rsidR="00C005CE" w:rsidRPr="0068636F" w:rsidRDefault="00C005CE" w:rsidP="001D0680">
      <w:pPr>
        <w:pStyle w:val="afc"/>
        <w:rPr>
          <w:lang w:val="ru-RU"/>
        </w:rPr>
      </w:pPr>
      <w:r w:rsidRPr="0068636F">
        <w:rPr>
          <w:lang w:val="ru-RU"/>
        </w:rPr>
        <w:t xml:space="preserve">    /**</w:t>
      </w:r>
    </w:p>
    <w:p w14:paraId="0489EE33" w14:textId="77777777" w:rsidR="00C005CE" w:rsidRPr="0068636F" w:rsidRDefault="00C005CE" w:rsidP="001D0680">
      <w:pPr>
        <w:pStyle w:val="afc"/>
        <w:rPr>
          <w:lang w:val="ru-RU"/>
        </w:rPr>
      </w:pPr>
      <w:r w:rsidRPr="0068636F">
        <w:rPr>
          <w:lang w:val="ru-RU"/>
        </w:rPr>
        <w:t xml:space="preserve">     * Получение </w:t>
      </w:r>
      <w:r>
        <w:t>IP</w:t>
      </w:r>
      <w:r w:rsidRPr="0068636F">
        <w:rPr>
          <w:lang w:val="ru-RU"/>
        </w:rPr>
        <w:t xml:space="preserve"> адреса хоста, с которого выполнялась работа при выполнении</w:t>
      </w:r>
    </w:p>
    <w:p w14:paraId="3A83D186" w14:textId="77777777" w:rsidR="00C005CE" w:rsidRPr="0068636F" w:rsidRDefault="00C005CE" w:rsidP="001D0680">
      <w:pPr>
        <w:pStyle w:val="afc"/>
        <w:rPr>
          <w:lang w:val="ru-RU"/>
        </w:rPr>
      </w:pPr>
      <w:r w:rsidRPr="0068636F">
        <w:rPr>
          <w:lang w:val="ru-RU"/>
        </w:rPr>
        <w:t xml:space="preserve">     * изменений</w:t>
      </w:r>
    </w:p>
    <w:p w14:paraId="6E09E7F4"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0D147986" w14:textId="77777777" w:rsidR="00C005CE" w:rsidRPr="0068636F" w:rsidRDefault="00C005CE" w:rsidP="001D0680">
      <w:pPr>
        <w:pStyle w:val="afc"/>
        <w:rPr>
          <w:lang w:val="ru-RU"/>
        </w:rPr>
      </w:pPr>
      <w:r w:rsidRPr="0068636F">
        <w:rPr>
          <w:lang w:val="ru-RU"/>
        </w:rPr>
        <w:t xml:space="preserve">     */</w:t>
      </w:r>
    </w:p>
    <w:p w14:paraId="6586C326" w14:textId="77777777"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getIpAddress</w:t>
      </w:r>
      <w:r w:rsidRPr="0068636F">
        <w:rPr>
          <w:lang w:val="ru-RU"/>
        </w:rPr>
        <w:t>();</w:t>
      </w:r>
    </w:p>
    <w:p w14:paraId="7DF96EDB" w14:textId="77777777" w:rsidR="00C005CE" w:rsidRPr="0068636F" w:rsidRDefault="00C005CE" w:rsidP="001D0680">
      <w:pPr>
        <w:pStyle w:val="afc"/>
        <w:rPr>
          <w:lang w:val="ru-RU"/>
        </w:rPr>
      </w:pPr>
    </w:p>
    <w:p w14:paraId="651EB088" w14:textId="77777777" w:rsidR="00C005CE" w:rsidRPr="0068636F" w:rsidRDefault="00C005CE" w:rsidP="001D0680">
      <w:pPr>
        <w:pStyle w:val="afc"/>
        <w:rPr>
          <w:lang w:val="ru-RU"/>
        </w:rPr>
      </w:pPr>
      <w:r w:rsidRPr="0068636F">
        <w:rPr>
          <w:lang w:val="ru-RU"/>
        </w:rPr>
        <w:t xml:space="preserve">    /**</w:t>
      </w:r>
    </w:p>
    <w:p w14:paraId="65673DAD" w14:textId="77777777" w:rsidR="00C005CE" w:rsidRPr="0068636F" w:rsidRDefault="00C005CE" w:rsidP="001D0680">
      <w:pPr>
        <w:pStyle w:val="afc"/>
        <w:rPr>
          <w:lang w:val="ru-RU"/>
        </w:rPr>
      </w:pPr>
      <w:r w:rsidRPr="0068636F">
        <w:rPr>
          <w:lang w:val="ru-RU"/>
        </w:rPr>
        <w:t xml:space="preserve">     * Идентификатор персоны (тип </w:t>
      </w:r>
      <w:r>
        <w:t>Person</w:t>
      </w:r>
      <w:r w:rsidRPr="0068636F">
        <w:rPr>
          <w:lang w:val="ru-RU"/>
        </w:rPr>
        <w:t>) выполнившей изменение</w:t>
      </w:r>
    </w:p>
    <w:p w14:paraId="44B601BF"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156DC572" w14:textId="77777777" w:rsidR="00C005CE" w:rsidRPr="0068636F" w:rsidRDefault="00C005CE" w:rsidP="001D0680">
      <w:pPr>
        <w:pStyle w:val="afc"/>
        <w:rPr>
          <w:lang w:val="ru-RU"/>
        </w:rPr>
      </w:pPr>
      <w:r w:rsidRPr="0068636F">
        <w:rPr>
          <w:lang w:val="ru-RU"/>
        </w:rPr>
        <w:t xml:space="preserve">     */</w:t>
      </w:r>
    </w:p>
    <w:p w14:paraId="2F3C5DB6" w14:textId="77777777"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14:paraId="39E3EAE8" w14:textId="77777777" w:rsidR="00C005CE" w:rsidRPr="0068636F" w:rsidRDefault="00C005CE" w:rsidP="001D0680">
      <w:pPr>
        <w:pStyle w:val="afc"/>
        <w:rPr>
          <w:lang w:val="ru-RU"/>
        </w:rPr>
      </w:pPr>
    </w:p>
    <w:p w14:paraId="77B78D4F" w14:textId="77777777" w:rsidR="00C005CE" w:rsidRPr="0068636F" w:rsidRDefault="00C005CE" w:rsidP="001D0680">
      <w:pPr>
        <w:pStyle w:val="afc"/>
        <w:rPr>
          <w:lang w:val="ru-RU"/>
        </w:rPr>
      </w:pPr>
      <w:r w:rsidRPr="0068636F">
        <w:rPr>
          <w:lang w:val="ru-RU"/>
        </w:rPr>
        <w:t xml:space="preserve">    /**</w:t>
      </w:r>
    </w:p>
    <w:p w14:paraId="57B51765" w14:textId="77777777" w:rsidR="00C005CE" w:rsidRPr="0068636F" w:rsidRDefault="00C005CE" w:rsidP="001D0680">
      <w:pPr>
        <w:pStyle w:val="afc"/>
        <w:rPr>
          <w:lang w:val="ru-RU"/>
        </w:rPr>
      </w:pPr>
      <w:r w:rsidRPr="0068636F">
        <w:rPr>
          <w:lang w:val="ru-RU"/>
        </w:rPr>
        <w:t xml:space="preserve">     * Возвращает дату модификации данного доменного объекта</w:t>
      </w:r>
    </w:p>
    <w:p w14:paraId="594F55BB" w14:textId="77777777" w:rsidR="00C005CE" w:rsidRPr="0068636F" w:rsidRDefault="00C005CE" w:rsidP="001D0680">
      <w:pPr>
        <w:pStyle w:val="afc"/>
        <w:rPr>
          <w:lang w:val="ru-RU"/>
        </w:rPr>
      </w:pPr>
      <w:r w:rsidRPr="0068636F">
        <w:rPr>
          <w:lang w:val="ru-RU"/>
        </w:rPr>
        <w:t xml:space="preserve">     * </w:t>
      </w:r>
    </w:p>
    <w:p w14:paraId="5398D12E"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r w:rsidRPr="0068636F">
        <w:rPr>
          <w:lang w:val="ru-RU"/>
        </w:rPr>
        <w:t xml:space="preserve"> дату модификации данного доменного объекта</w:t>
      </w:r>
    </w:p>
    <w:p w14:paraId="289DC148" w14:textId="77777777" w:rsidR="00C005CE" w:rsidRPr="005F593D" w:rsidRDefault="00C005CE" w:rsidP="001D0680">
      <w:pPr>
        <w:pStyle w:val="afc"/>
        <w:rPr>
          <w:lang w:val="ru-RU"/>
        </w:rPr>
      </w:pPr>
      <w:r w:rsidRPr="0068636F">
        <w:rPr>
          <w:lang w:val="ru-RU"/>
        </w:rPr>
        <w:t xml:space="preserve">     </w:t>
      </w:r>
      <w:r w:rsidRPr="005F593D">
        <w:rPr>
          <w:lang w:val="ru-RU"/>
        </w:rPr>
        <w:t>*/</w:t>
      </w:r>
    </w:p>
    <w:p w14:paraId="470CAC64" w14:textId="77777777" w:rsidR="00C005CE" w:rsidRPr="005F593D" w:rsidRDefault="00C005CE" w:rsidP="001D0680">
      <w:pPr>
        <w:pStyle w:val="afc"/>
        <w:rPr>
          <w:lang w:val="ru-RU"/>
        </w:rPr>
      </w:pPr>
      <w:r w:rsidRPr="005F593D">
        <w:rPr>
          <w:lang w:val="ru-RU"/>
        </w:rPr>
        <w:t xml:space="preserve">    </w:t>
      </w:r>
      <w:r>
        <w:t>Date</w:t>
      </w:r>
      <w:r w:rsidRPr="005F593D">
        <w:rPr>
          <w:lang w:val="ru-RU"/>
        </w:rPr>
        <w:t xml:space="preserve"> </w:t>
      </w:r>
      <w:r>
        <w:t>getModifiedDate</w:t>
      </w:r>
      <w:r w:rsidRPr="005F593D">
        <w:rPr>
          <w:lang w:val="ru-RU"/>
        </w:rPr>
        <w:t>();</w:t>
      </w:r>
    </w:p>
    <w:p w14:paraId="4C3E4BDF" w14:textId="77777777" w:rsidR="00C005CE" w:rsidRPr="005F593D" w:rsidRDefault="00C005CE" w:rsidP="001D0680">
      <w:pPr>
        <w:pStyle w:val="afc"/>
        <w:rPr>
          <w:lang w:val="ru-RU"/>
        </w:rPr>
      </w:pPr>
    </w:p>
    <w:p w14:paraId="0CF19829" w14:textId="77777777" w:rsidR="00C005CE" w:rsidRPr="005F593D" w:rsidRDefault="00C005CE" w:rsidP="001D0680">
      <w:pPr>
        <w:pStyle w:val="afc"/>
        <w:rPr>
          <w:lang w:val="ru-RU"/>
        </w:rPr>
      </w:pPr>
      <w:r w:rsidRPr="005F593D">
        <w:rPr>
          <w:lang w:val="ru-RU"/>
        </w:rPr>
        <w:t>}</w:t>
      </w:r>
    </w:p>
    <w:p w14:paraId="2B6710D2" w14:textId="77777777" w:rsidR="00C005CE" w:rsidRPr="008B4FF7" w:rsidRDefault="00C005CE" w:rsidP="001D0680">
      <w:pPr>
        <w:pStyle w:val="afc"/>
        <w:rPr>
          <w:lang w:val="ru-RU"/>
        </w:rPr>
      </w:pPr>
    </w:p>
    <w:p w14:paraId="2BFD1D69" w14:textId="77777777" w:rsidR="00C005CE" w:rsidRPr="008B4FF7" w:rsidRDefault="00C005CE" w:rsidP="001D0680">
      <w:r>
        <w:t>Класс</w:t>
      </w:r>
      <w:r w:rsidRPr="008B4FF7">
        <w:t xml:space="preserve"> </w:t>
      </w:r>
      <w:r>
        <w:t>описывающий</w:t>
      </w:r>
      <w:r w:rsidRPr="008B4FF7">
        <w:t xml:space="preserve"> </w:t>
      </w:r>
      <w:r>
        <w:t>разницу</w:t>
      </w:r>
      <w:r w:rsidRPr="008B4FF7">
        <w:t xml:space="preserve"> </w:t>
      </w:r>
      <w:r>
        <w:t>между</w:t>
      </w:r>
      <w:r w:rsidRPr="008B4FF7">
        <w:t xml:space="preserve"> </w:t>
      </w:r>
      <w:r>
        <w:t>двумя</w:t>
      </w:r>
      <w:r w:rsidRPr="008B4FF7">
        <w:t xml:space="preserve"> </w:t>
      </w:r>
      <w:r>
        <w:t>версиями</w:t>
      </w:r>
      <w:r w:rsidRPr="008B4FF7">
        <w:t xml:space="preserve"> </w:t>
      </w:r>
      <w:r>
        <w:rPr>
          <w:lang w:val="en-US"/>
        </w:rPr>
        <w:t>VersionComparisonResult</w:t>
      </w:r>
    </w:p>
    <w:p w14:paraId="285E05CF" w14:textId="77777777" w:rsidR="00C005CE" w:rsidRPr="008214FE" w:rsidRDefault="00C005CE" w:rsidP="001D0680">
      <w:pPr>
        <w:pStyle w:val="afc"/>
      </w:pPr>
      <w:r>
        <w:rPr>
          <w:b/>
          <w:bCs/>
          <w:color w:val="7F0055"/>
        </w:rPr>
        <w:t>p</w:t>
      </w:r>
      <w:r w:rsidRPr="008214FE">
        <w:rPr>
          <w:b/>
          <w:bCs/>
          <w:color w:val="7F0055"/>
        </w:rPr>
        <w:t>ackage</w:t>
      </w:r>
      <w:r w:rsidRPr="008214FE">
        <w:t xml:space="preserve"> ru.intertrust.cm.core.business.api.dto;</w:t>
      </w:r>
    </w:p>
    <w:p w14:paraId="3A11A6AC" w14:textId="77777777" w:rsidR="00C005CE" w:rsidRPr="008214FE" w:rsidRDefault="00C005CE" w:rsidP="001D0680">
      <w:pPr>
        <w:pStyle w:val="afc"/>
      </w:pPr>
    </w:p>
    <w:p w14:paraId="5233F178" w14:textId="77777777" w:rsidR="00C005CE" w:rsidRPr="008214FE" w:rsidRDefault="00C005CE" w:rsidP="001D0680">
      <w:pPr>
        <w:pStyle w:val="afc"/>
      </w:pPr>
      <w:r w:rsidRPr="008214FE">
        <w:rPr>
          <w:b/>
          <w:bCs/>
          <w:color w:val="7F0055"/>
        </w:rPr>
        <w:t>import</w:t>
      </w:r>
      <w:r w:rsidRPr="008214FE">
        <w:t xml:space="preserve"> java.util.Date;</w:t>
      </w:r>
    </w:p>
    <w:p w14:paraId="2DC37265" w14:textId="77777777" w:rsidR="00C005CE" w:rsidRPr="008214FE" w:rsidRDefault="00C005CE" w:rsidP="001D0680">
      <w:pPr>
        <w:pStyle w:val="afc"/>
      </w:pPr>
      <w:r w:rsidRPr="008214FE">
        <w:rPr>
          <w:b/>
          <w:bCs/>
          <w:color w:val="7F0055"/>
        </w:rPr>
        <w:lastRenderedPageBreak/>
        <w:t>import</w:t>
      </w:r>
      <w:r w:rsidRPr="008214FE">
        <w:t xml:space="preserve"> java.util.List;</w:t>
      </w:r>
    </w:p>
    <w:p w14:paraId="3E085273" w14:textId="77777777" w:rsidR="00C005CE" w:rsidRPr="008214FE" w:rsidRDefault="00C005CE" w:rsidP="001D0680">
      <w:pPr>
        <w:pStyle w:val="afc"/>
      </w:pPr>
    </w:p>
    <w:p w14:paraId="604FE3BC" w14:textId="77777777" w:rsidR="00C005CE" w:rsidRPr="0068636F" w:rsidRDefault="00C005CE" w:rsidP="001D0680">
      <w:pPr>
        <w:pStyle w:val="afc"/>
        <w:rPr>
          <w:lang w:val="ru-RU"/>
        </w:rPr>
      </w:pPr>
      <w:r w:rsidRPr="0068636F">
        <w:rPr>
          <w:lang w:val="ru-RU"/>
        </w:rPr>
        <w:t>/**</w:t>
      </w:r>
    </w:p>
    <w:p w14:paraId="73E09AF4" w14:textId="77777777" w:rsidR="00C005CE" w:rsidRPr="0068636F" w:rsidRDefault="00C005CE" w:rsidP="001D0680">
      <w:pPr>
        <w:pStyle w:val="afc"/>
        <w:rPr>
          <w:lang w:val="ru-RU"/>
        </w:rPr>
      </w:pPr>
      <w:r w:rsidRPr="0068636F">
        <w:rPr>
          <w:lang w:val="ru-RU"/>
        </w:rPr>
        <w:t xml:space="preserve"> * </w:t>
      </w:r>
      <w:r w:rsidRPr="0068636F">
        <w:rPr>
          <w:u w:val="single"/>
          <w:lang w:val="ru-RU"/>
        </w:rPr>
        <w:t>Иньерфейс</w:t>
      </w:r>
      <w:r w:rsidRPr="0068636F">
        <w:rPr>
          <w:lang w:val="ru-RU"/>
        </w:rPr>
        <w:t xml:space="preserve"> описывающий разницу в версиях доменных объектов</w:t>
      </w:r>
    </w:p>
    <w:p w14:paraId="0AA585EB" w14:textId="77777777" w:rsidR="00C005CE" w:rsidRPr="008214FE" w:rsidRDefault="00C005CE" w:rsidP="001D0680">
      <w:pPr>
        <w:pStyle w:val="afc"/>
      </w:pPr>
      <w:r w:rsidRPr="0068636F">
        <w:rPr>
          <w:lang w:val="ru-RU"/>
        </w:rPr>
        <w:t xml:space="preserve"> </w:t>
      </w:r>
      <w:r w:rsidRPr="008214FE">
        <w:t xml:space="preserve">* </w:t>
      </w:r>
      <w:r w:rsidRPr="008214FE">
        <w:rPr>
          <w:b/>
          <w:bCs/>
          <w:color w:val="7F9FBF"/>
        </w:rPr>
        <w:t>@author</w:t>
      </w:r>
      <w:r w:rsidRPr="008214FE">
        <w:t xml:space="preserve"> </w:t>
      </w:r>
      <w:r w:rsidRPr="008214FE">
        <w:rPr>
          <w:u w:val="single"/>
        </w:rPr>
        <w:t>larin</w:t>
      </w:r>
    </w:p>
    <w:p w14:paraId="0B0F44D7" w14:textId="77777777" w:rsidR="00C005CE" w:rsidRPr="008214FE" w:rsidRDefault="00C005CE" w:rsidP="001D0680">
      <w:pPr>
        <w:pStyle w:val="afc"/>
      </w:pPr>
      <w:r w:rsidRPr="008214FE">
        <w:t xml:space="preserve"> * </w:t>
      </w:r>
    </w:p>
    <w:p w14:paraId="63D0B5FC" w14:textId="77777777" w:rsidR="00C005CE" w:rsidRPr="008214FE" w:rsidRDefault="00C005CE" w:rsidP="001D0680">
      <w:pPr>
        <w:pStyle w:val="afc"/>
      </w:pPr>
      <w:r w:rsidRPr="008214FE">
        <w:t xml:space="preserve"> */</w:t>
      </w:r>
    </w:p>
    <w:p w14:paraId="58E26222" w14:textId="77777777" w:rsidR="00C005CE" w:rsidRPr="008214FE" w:rsidRDefault="00C005CE" w:rsidP="001D0680">
      <w:pPr>
        <w:pStyle w:val="afc"/>
      </w:pPr>
      <w:r w:rsidRPr="008214FE">
        <w:rPr>
          <w:b/>
          <w:bCs/>
          <w:color w:val="7F0055"/>
        </w:rPr>
        <w:t>public</w:t>
      </w:r>
      <w:r w:rsidRPr="008214FE">
        <w:t xml:space="preserve"> </w:t>
      </w:r>
      <w:r w:rsidRPr="008214FE">
        <w:rPr>
          <w:b/>
          <w:bCs/>
          <w:color w:val="7F0055"/>
        </w:rPr>
        <w:t>interface</w:t>
      </w:r>
      <w:r w:rsidRPr="008214FE">
        <w:t xml:space="preserve"> VersionComparisonResult {</w:t>
      </w:r>
    </w:p>
    <w:p w14:paraId="7FDB872B" w14:textId="77777777" w:rsidR="00C005CE" w:rsidRPr="005F593D" w:rsidRDefault="00C005CE" w:rsidP="001D0680">
      <w:pPr>
        <w:pStyle w:val="afc"/>
        <w:rPr>
          <w:lang w:val="ru-RU"/>
        </w:rPr>
      </w:pPr>
      <w:r w:rsidRPr="008214FE">
        <w:t xml:space="preserve">    </w:t>
      </w:r>
      <w:r w:rsidRPr="005F593D">
        <w:rPr>
          <w:lang w:val="ru-RU"/>
        </w:rPr>
        <w:t>/**</w:t>
      </w:r>
    </w:p>
    <w:p w14:paraId="23DD6E24" w14:textId="77777777" w:rsidR="00C005CE" w:rsidRPr="0068636F" w:rsidRDefault="00C005CE" w:rsidP="001D0680">
      <w:pPr>
        <w:pStyle w:val="afc"/>
        <w:rPr>
          <w:lang w:val="ru-RU"/>
        </w:rPr>
      </w:pPr>
      <w:r w:rsidRPr="005F593D">
        <w:rPr>
          <w:lang w:val="ru-RU"/>
        </w:rPr>
        <w:t xml:space="preserve">     </w:t>
      </w:r>
      <w:r w:rsidRPr="0068636F">
        <w:rPr>
          <w:lang w:val="ru-RU"/>
        </w:rPr>
        <w:t>* Возвращает идентификатор версии, с которой производится сравнение</w:t>
      </w:r>
    </w:p>
    <w:p w14:paraId="00D715C0"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566A22D7" w14:textId="77777777" w:rsidR="00C005CE" w:rsidRPr="0068636F" w:rsidRDefault="00C005CE" w:rsidP="001D0680">
      <w:pPr>
        <w:pStyle w:val="afc"/>
        <w:rPr>
          <w:lang w:val="ru-RU"/>
        </w:rPr>
      </w:pPr>
      <w:r w:rsidRPr="0068636F">
        <w:rPr>
          <w:lang w:val="ru-RU"/>
        </w:rPr>
        <w:t xml:space="preserve">     */</w:t>
      </w:r>
    </w:p>
    <w:p w14:paraId="40C785DF" w14:textId="77777777"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getBaseVersionId</w:t>
      </w:r>
      <w:r w:rsidRPr="0068636F">
        <w:rPr>
          <w:lang w:val="ru-RU"/>
        </w:rPr>
        <w:t>();</w:t>
      </w:r>
    </w:p>
    <w:p w14:paraId="4167934E" w14:textId="77777777" w:rsidR="00C005CE" w:rsidRPr="0068636F" w:rsidRDefault="00C005CE" w:rsidP="001D0680">
      <w:pPr>
        <w:pStyle w:val="afc"/>
        <w:rPr>
          <w:lang w:val="ru-RU"/>
        </w:rPr>
      </w:pPr>
    </w:p>
    <w:p w14:paraId="3D8AE244" w14:textId="77777777" w:rsidR="00C005CE" w:rsidRPr="0068636F" w:rsidRDefault="00C005CE" w:rsidP="001D0680">
      <w:pPr>
        <w:pStyle w:val="afc"/>
        <w:rPr>
          <w:lang w:val="ru-RU"/>
        </w:rPr>
      </w:pPr>
      <w:r w:rsidRPr="0068636F">
        <w:rPr>
          <w:lang w:val="ru-RU"/>
        </w:rPr>
        <w:t xml:space="preserve">    /**</w:t>
      </w:r>
    </w:p>
    <w:p w14:paraId="141716C2" w14:textId="77777777" w:rsidR="00C005CE" w:rsidRPr="0068636F" w:rsidRDefault="00C005CE" w:rsidP="001D0680">
      <w:pPr>
        <w:pStyle w:val="afc"/>
        <w:rPr>
          <w:lang w:val="ru-RU"/>
        </w:rPr>
      </w:pPr>
      <w:r w:rsidRPr="0068636F">
        <w:rPr>
          <w:lang w:val="ru-RU"/>
        </w:rPr>
        <w:t xml:space="preserve">     * Возвращает идентификатор версии, которую сравниваю с базовой</w:t>
      </w:r>
    </w:p>
    <w:p w14:paraId="54D0D1F7"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6A13C120" w14:textId="77777777" w:rsidR="00C005CE" w:rsidRPr="0068636F" w:rsidRDefault="00C005CE" w:rsidP="001D0680">
      <w:pPr>
        <w:pStyle w:val="afc"/>
        <w:rPr>
          <w:lang w:val="ru-RU"/>
        </w:rPr>
      </w:pPr>
      <w:r w:rsidRPr="0068636F">
        <w:rPr>
          <w:lang w:val="ru-RU"/>
        </w:rPr>
        <w:t xml:space="preserve">     */</w:t>
      </w:r>
    </w:p>
    <w:p w14:paraId="12E4E502" w14:textId="77777777"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getComparedVersionId</w:t>
      </w:r>
      <w:r w:rsidRPr="0068636F">
        <w:rPr>
          <w:lang w:val="ru-RU"/>
        </w:rPr>
        <w:t>();</w:t>
      </w:r>
    </w:p>
    <w:p w14:paraId="72324548" w14:textId="77777777" w:rsidR="00C005CE" w:rsidRPr="0068636F" w:rsidRDefault="00C005CE" w:rsidP="001D0680">
      <w:pPr>
        <w:pStyle w:val="afc"/>
        <w:rPr>
          <w:lang w:val="ru-RU"/>
        </w:rPr>
      </w:pPr>
    </w:p>
    <w:p w14:paraId="0D98C6E8" w14:textId="77777777" w:rsidR="00C005CE" w:rsidRPr="0068636F" w:rsidRDefault="00C005CE" w:rsidP="001D0680">
      <w:pPr>
        <w:pStyle w:val="afc"/>
        <w:rPr>
          <w:lang w:val="ru-RU"/>
        </w:rPr>
      </w:pPr>
      <w:r w:rsidRPr="0068636F">
        <w:rPr>
          <w:lang w:val="ru-RU"/>
        </w:rPr>
        <w:t xml:space="preserve">    /**</w:t>
      </w:r>
    </w:p>
    <w:p w14:paraId="39136D8D" w14:textId="77777777" w:rsidR="00C005CE" w:rsidRPr="0068636F" w:rsidRDefault="00C005CE" w:rsidP="001D0680">
      <w:pPr>
        <w:pStyle w:val="afc"/>
        <w:rPr>
          <w:lang w:val="ru-RU"/>
        </w:rPr>
      </w:pPr>
      <w:r w:rsidRPr="0068636F">
        <w:rPr>
          <w:lang w:val="ru-RU"/>
        </w:rPr>
        <w:t xml:space="preserve">     * Возвращает идентификатор доменного объекта</w:t>
      </w:r>
    </w:p>
    <w:p w14:paraId="395E87B3" w14:textId="77777777" w:rsidR="00C005CE" w:rsidRPr="005F593D" w:rsidRDefault="00C005CE" w:rsidP="001D0680">
      <w:pPr>
        <w:pStyle w:val="afc"/>
        <w:rPr>
          <w:lang w:val="ru-RU"/>
        </w:rPr>
      </w:pPr>
      <w:r w:rsidRPr="0068636F">
        <w:rPr>
          <w:lang w:val="ru-RU"/>
        </w:rPr>
        <w:t xml:space="preserve">     </w:t>
      </w:r>
      <w:r w:rsidRPr="005F593D">
        <w:rPr>
          <w:lang w:val="ru-RU"/>
        </w:rPr>
        <w:t xml:space="preserve">* </w:t>
      </w:r>
      <w:r w:rsidRPr="005F593D">
        <w:rPr>
          <w:b/>
          <w:bCs/>
          <w:color w:val="7F9FBF"/>
          <w:lang w:val="ru-RU"/>
        </w:rPr>
        <w:t>@</w:t>
      </w:r>
      <w:r>
        <w:rPr>
          <w:b/>
          <w:bCs/>
          <w:color w:val="7F9FBF"/>
        </w:rPr>
        <w:t>return</w:t>
      </w:r>
    </w:p>
    <w:p w14:paraId="7A88B0D2" w14:textId="77777777" w:rsidR="00C005CE" w:rsidRPr="005F593D" w:rsidRDefault="00C005CE" w:rsidP="001D0680">
      <w:pPr>
        <w:pStyle w:val="afc"/>
        <w:rPr>
          <w:lang w:val="ru-RU"/>
        </w:rPr>
      </w:pPr>
      <w:r w:rsidRPr="005F593D">
        <w:rPr>
          <w:lang w:val="ru-RU"/>
        </w:rPr>
        <w:t xml:space="preserve">     */</w:t>
      </w:r>
    </w:p>
    <w:p w14:paraId="68F45D7A" w14:textId="77777777" w:rsidR="00C005CE" w:rsidRPr="005F593D" w:rsidRDefault="00C005CE" w:rsidP="001D0680">
      <w:pPr>
        <w:pStyle w:val="afc"/>
        <w:rPr>
          <w:lang w:val="ru-RU"/>
        </w:rPr>
      </w:pPr>
      <w:r w:rsidRPr="005F593D">
        <w:rPr>
          <w:lang w:val="ru-RU"/>
        </w:rPr>
        <w:t xml:space="preserve">    </w:t>
      </w:r>
      <w:r>
        <w:t>Id</w:t>
      </w:r>
      <w:r w:rsidRPr="005F593D">
        <w:rPr>
          <w:lang w:val="ru-RU"/>
        </w:rPr>
        <w:t xml:space="preserve"> </w:t>
      </w:r>
      <w:r>
        <w:t>getDomainObjectId</w:t>
      </w:r>
      <w:r w:rsidRPr="005F593D">
        <w:rPr>
          <w:lang w:val="ru-RU"/>
        </w:rPr>
        <w:t>();</w:t>
      </w:r>
    </w:p>
    <w:p w14:paraId="01B2EE76" w14:textId="77777777" w:rsidR="00C005CE" w:rsidRPr="005F593D" w:rsidRDefault="00C005CE" w:rsidP="001D0680">
      <w:pPr>
        <w:pStyle w:val="afc"/>
        <w:rPr>
          <w:lang w:val="ru-RU"/>
        </w:rPr>
      </w:pPr>
    </w:p>
    <w:p w14:paraId="4872CFE0" w14:textId="77777777" w:rsidR="00C005CE" w:rsidRPr="005F593D" w:rsidRDefault="00C005CE" w:rsidP="001D0680">
      <w:pPr>
        <w:pStyle w:val="afc"/>
        <w:rPr>
          <w:lang w:val="ru-RU"/>
        </w:rPr>
      </w:pPr>
      <w:r w:rsidRPr="005F593D">
        <w:rPr>
          <w:lang w:val="ru-RU"/>
        </w:rPr>
        <w:t xml:space="preserve">    /**</w:t>
      </w:r>
    </w:p>
    <w:p w14:paraId="779DA841" w14:textId="77777777" w:rsidR="00C005CE" w:rsidRPr="0068636F" w:rsidRDefault="00C005CE" w:rsidP="001D0680">
      <w:pPr>
        <w:pStyle w:val="afc"/>
        <w:rPr>
          <w:lang w:val="ru-RU"/>
        </w:rPr>
      </w:pPr>
      <w:r w:rsidRPr="005F593D">
        <w:rPr>
          <w:lang w:val="ru-RU"/>
        </w:rPr>
        <w:t xml:space="preserve">     </w:t>
      </w:r>
      <w:r w:rsidRPr="0068636F">
        <w:rPr>
          <w:lang w:val="ru-RU"/>
        </w:rPr>
        <w:t>* Получение идентификатора персоны, выполнившей изменения. в случае если</w:t>
      </w:r>
    </w:p>
    <w:p w14:paraId="764CBB53" w14:textId="77777777" w:rsidR="00C005CE" w:rsidRPr="0068636F" w:rsidRDefault="00C005CE" w:rsidP="001D0680">
      <w:pPr>
        <w:pStyle w:val="afc"/>
        <w:rPr>
          <w:lang w:val="ru-RU"/>
        </w:rPr>
      </w:pPr>
      <w:r w:rsidRPr="0068636F">
        <w:rPr>
          <w:lang w:val="ru-RU"/>
        </w:rPr>
        <w:t xml:space="preserve">     * изменения производились от имени системы то </w:t>
      </w:r>
      <w:r>
        <w:t>null</w:t>
      </w:r>
    </w:p>
    <w:p w14:paraId="78BB46C6"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43972239" w14:textId="77777777" w:rsidR="00C005CE" w:rsidRPr="0068636F" w:rsidRDefault="00C005CE" w:rsidP="001D0680">
      <w:pPr>
        <w:pStyle w:val="afc"/>
        <w:rPr>
          <w:lang w:val="ru-RU"/>
        </w:rPr>
      </w:pPr>
      <w:r w:rsidRPr="0068636F">
        <w:rPr>
          <w:lang w:val="ru-RU"/>
        </w:rPr>
        <w:t xml:space="preserve">     */</w:t>
      </w:r>
    </w:p>
    <w:p w14:paraId="1808CE22" w14:textId="77777777" w:rsidR="00C005CE" w:rsidRPr="0068636F" w:rsidRDefault="00C005CE" w:rsidP="001D0680">
      <w:pPr>
        <w:pStyle w:val="afc"/>
        <w:rPr>
          <w:lang w:val="ru-RU"/>
        </w:rPr>
      </w:pPr>
      <w:r w:rsidRPr="0068636F">
        <w:rPr>
          <w:lang w:val="ru-RU"/>
        </w:rPr>
        <w:t xml:space="preserve">    </w:t>
      </w:r>
      <w:r>
        <w:t>Id</w:t>
      </w:r>
      <w:r w:rsidRPr="0068636F">
        <w:rPr>
          <w:lang w:val="ru-RU"/>
        </w:rPr>
        <w:t xml:space="preserve"> </w:t>
      </w:r>
      <w:r>
        <w:t>getModifier</w:t>
      </w:r>
      <w:r w:rsidRPr="0068636F">
        <w:rPr>
          <w:lang w:val="ru-RU"/>
        </w:rPr>
        <w:t>();</w:t>
      </w:r>
    </w:p>
    <w:p w14:paraId="24D8B7A2" w14:textId="77777777" w:rsidR="00C005CE" w:rsidRPr="0068636F" w:rsidRDefault="00C005CE" w:rsidP="001D0680">
      <w:pPr>
        <w:pStyle w:val="afc"/>
        <w:rPr>
          <w:lang w:val="ru-RU"/>
        </w:rPr>
      </w:pPr>
    </w:p>
    <w:p w14:paraId="29098E0E" w14:textId="77777777" w:rsidR="00C005CE" w:rsidRPr="0068636F" w:rsidRDefault="00C005CE" w:rsidP="001D0680">
      <w:pPr>
        <w:pStyle w:val="afc"/>
        <w:rPr>
          <w:lang w:val="ru-RU"/>
        </w:rPr>
      </w:pPr>
      <w:r w:rsidRPr="0068636F">
        <w:rPr>
          <w:lang w:val="ru-RU"/>
        </w:rPr>
        <w:t xml:space="preserve">    /**</w:t>
      </w:r>
    </w:p>
    <w:p w14:paraId="6E9B7E82" w14:textId="77777777" w:rsidR="00C005CE" w:rsidRPr="0068636F" w:rsidRDefault="00C005CE" w:rsidP="001D0680">
      <w:pPr>
        <w:pStyle w:val="afc"/>
        <w:rPr>
          <w:lang w:val="ru-RU"/>
        </w:rPr>
      </w:pPr>
      <w:r w:rsidRPr="0068636F">
        <w:rPr>
          <w:lang w:val="ru-RU"/>
        </w:rPr>
        <w:t xml:space="preserve">     * Дата сохранения изменений</w:t>
      </w:r>
    </w:p>
    <w:p w14:paraId="5E512FBF"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6BA1893A" w14:textId="77777777" w:rsidR="00C005CE" w:rsidRPr="0068636F" w:rsidRDefault="00C005CE" w:rsidP="001D0680">
      <w:pPr>
        <w:pStyle w:val="afc"/>
        <w:rPr>
          <w:lang w:val="ru-RU"/>
        </w:rPr>
      </w:pPr>
      <w:r w:rsidRPr="0068636F">
        <w:rPr>
          <w:lang w:val="ru-RU"/>
        </w:rPr>
        <w:t xml:space="preserve">     */</w:t>
      </w:r>
    </w:p>
    <w:p w14:paraId="2F1A63EB" w14:textId="77777777" w:rsidR="00C005CE" w:rsidRPr="0068636F" w:rsidRDefault="00C005CE" w:rsidP="001D0680">
      <w:pPr>
        <w:pStyle w:val="afc"/>
        <w:rPr>
          <w:lang w:val="ru-RU"/>
        </w:rPr>
      </w:pPr>
      <w:r w:rsidRPr="0068636F">
        <w:rPr>
          <w:lang w:val="ru-RU"/>
        </w:rPr>
        <w:t xml:space="preserve">    </w:t>
      </w:r>
      <w:r>
        <w:t>Date</w:t>
      </w:r>
      <w:r w:rsidRPr="0068636F">
        <w:rPr>
          <w:lang w:val="ru-RU"/>
        </w:rPr>
        <w:t xml:space="preserve"> </w:t>
      </w:r>
      <w:r>
        <w:t>getModifiedDate</w:t>
      </w:r>
      <w:r w:rsidRPr="0068636F">
        <w:rPr>
          <w:lang w:val="ru-RU"/>
        </w:rPr>
        <w:t>();</w:t>
      </w:r>
    </w:p>
    <w:p w14:paraId="2277ECF0" w14:textId="77777777" w:rsidR="00C005CE" w:rsidRPr="0068636F" w:rsidRDefault="00C005CE" w:rsidP="001D0680">
      <w:pPr>
        <w:pStyle w:val="afc"/>
        <w:rPr>
          <w:lang w:val="ru-RU"/>
        </w:rPr>
      </w:pPr>
    </w:p>
    <w:p w14:paraId="6DC9805C" w14:textId="77777777" w:rsidR="00C005CE" w:rsidRPr="0068636F" w:rsidRDefault="00C005CE" w:rsidP="001D0680">
      <w:pPr>
        <w:pStyle w:val="afc"/>
        <w:rPr>
          <w:lang w:val="ru-RU"/>
        </w:rPr>
      </w:pPr>
      <w:r w:rsidRPr="0068636F">
        <w:rPr>
          <w:lang w:val="ru-RU"/>
        </w:rPr>
        <w:t xml:space="preserve">    /**</w:t>
      </w:r>
    </w:p>
    <w:p w14:paraId="664E4D12" w14:textId="77777777" w:rsidR="00C005CE" w:rsidRPr="0068636F" w:rsidRDefault="00C005CE" w:rsidP="001D0680">
      <w:pPr>
        <w:pStyle w:val="afc"/>
        <w:rPr>
          <w:lang w:val="ru-RU"/>
        </w:rPr>
      </w:pPr>
      <w:r w:rsidRPr="0068636F">
        <w:rPr>
          <w:lang w:val="ru-RU"/>
        </w:rPr>
        <w:t xml:space="preserve">     * Получение дополнительной информации о версии (зарезервировано)</w:t>
      </w:r>
    </w:p>
    <w:p w14:paraId="64EF8AEC" w14:textId="77777777" w:rsidR="00C005CE" w:rsidRPr="00300CB6" w:rsidRDefault="00C005CE" w:rsidP="001D0680">
      <w:pPr>
        <w:pStyle w:val="afc"/>
        <w:rPr>
          <w:lang w:val="ru-RU"/>
        </w:rPr>
      </w:pPr>
      <w:r w:rsidRPr="0068636F">
        <w:rPr>
          <w:lang w:val="ru-RU"/>
        </w:rPr>
        <w:t xml:space="preserve">     </w:t>
      </w:r>
      <w:r w:rsidRPr="00300CB6">
        <w:rPr>
          <w:lang w:val="ru-RU"/>
        </w:rPr>
        <w:t xml:space="preserve">* </w:t>
      </w:r>
      <w:r w:rsidRPr="00300CB6">
        <w:rPr>
          <w:b/>
          <w:bCs/>
          <w:color w:val="7F9FBF"/>
          <w:lang w:val="ru-RU"/>
        </w:rPr>
        <w:t>@</w:t>
      </w:r>
      <w:r>
        <w:rPr>
          <w:b/>
          <w:bCs/>
          <w:color w:val="7F9FBF"/>
        </w:rPr>
        <w:t>return</w:t>
      </w:r>
    </w:p>
    <w:p w14:paraId="54B16257" w14:textId="77777777" w:rsidR="00C005CE" w:rsidRPr="00300CB6" w:rsidRDefault="00C005CE" w:rsidP="001D0680">
      <w:pPr>
        <w:pStyle w:val="afc"/>
        <w:rPr>
          <w:lang w:val="ru-RU"/>
        </w:rPr>
      </w:pPr>
      <w:r w:rsidRPr="00300CB6">
        <w:rPr>
          <w:lang w:val="ru-RU"/>
        </w:rPr>
        <w:t xml:space="preserve">     */</w:t>
      </w:r>
    </w:p>
    <w:p w14:paraId="34167EF2" w14:textId="77777777" w:rsidR="00C005CE" w:rsidRPr="00300CB6" w:rsidRDefault="00C005CE" w:rsidP="001D0680">
      <w:pPr>
        <w:pStyle w:val="afc"/>
        <w:rPr>
          <w:lang w:val="ru-RU"/>
        </w:rPr>
      </w:pPr>
      <w:r w:rsidRPr="00300CB6">
        <w:rPr>
          <w:lang w:val="ru-RU"/>
        </w:rPr>
        <w:t xml:space="preserve">    </w:t>
      </w:r>
      <w:r>
        <w:t>String</w:t>
      </w:r>
      <w:r w:rsidRPr="00300CB6">
        <w:rPr>
          <w:lang w:val="ru-RU"/>
        </w:rPr>
        <w:t xml:space="preserve"> </w:t>
      </w:r>
      <w:r>
        <w:t>getVersionInfo</w:t>
      </w:r>
      <w:r w:rsidRPr="00300CB6">
        <w:rPr>
          <w:lang w:val="ru-RU"/>
        </w:rPr>
        <w:t>();</w:t>
      </w:r>
    </w:p>
    <w:p w14:paraId="5E10CD7F" w14:textId="77777777" w:rsidR="00C005CE" w:rsidRPr="00300CB6" w:rsidRDefault="00C005CE" w:rsidP="001D0680">
      <w:pPr>
        <w:pStyle w:val="afc"/>
        <w:rPr>
          <w:lang w:val="ru-RU"/>
        </w:rPr>
      </w:pPr>
    </w:p>
    <w:p w14:paraId="45A87B32" w14:textId="77777777" w:rsidR="00C005CE" w:rsidRPr="00300CB6" w:rsidRDefault="00C005CE" w:rsidP="001D0680">
      <w:pPr>
        <w:pStyle w:val="afc"/>
        <w:rPr>
          <w:lang w:val="ru-RU"/>
        </w:rPr>
      </w:pPr>
      <w:r w:rsidRPr="00300CB6">
        <w:rPr>
          <w:lang w:val="ru-RU"/>
        </w:rPr>
        <w:t xml:space="preserve">    /**</w:t>
      </w:r>
    </w:p>
    <w:p w14:paraId="6B8B02E1" w14:textId="77777777" w:rsidR="00C005CE" w:rsidRPr="0068636F" w:rsidRDefault="00C005CE" w:rsidP="001D0680">
      <w:pPr>
        <w:pStyle w:val="afc"/>
        <w:rPr>
          <w:lang w:val="ru-RU"/>
        </w:rPr>
      </w:pPr>
      <w:r w:rsidRPr="00300CB6">
        <w:rPr>
          <w:lang w:val="ru-RU"/>
        </w:rPr>
        <w:t xml:space="preserve">     </w:t>
      </w:r>
      <w:r w:rsidRPr="0068636F">
        <w:rPr>
          <w:lang w:val="ru-RU"/>
        </w:rPr>
        <w:t>* Получение информации о компоненте, производившей изменения. Информация</w:t>
      </w:r>
    </w:p>
    <w:p w14:paraId="4EFA6A26" w14:textId="77777777" w:rsidR="00C005CE" w:rsidRPr="0068636F" w:rsidRDefault="00C005CE" w:rsidP="001D0680">
      <w:pPr>
        <w:pStyle w:val="afc"/>
        <w:rPr>
          <w:lang w:val="ru-RU"/>
        </w:rPr>
      </w:pPr>
      <w:r w:rsidRPr="0068636F">
        <w:rPr>
          <w:lang w:val="ru-RU"/>
        </w:rPr>
        <w:t xml:space="preserve">     * берется из </w:t>
      </w:r>
      <w:r>
        <w:t>systemAccessToken</w:t>
      </w:r>
    </w:p>
    <w:p w14:paraId="77C709BF"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29CDCB57" w14:textId="77777777" w:rsidR="00C005CE" w:rsidRPr="0068636F" w:rsidRDefault="00C005CE" w:rsidP="001D0680">
      <w:pPr>
        <w:pStyle w:val="afc"/>
        <w:rPr>
          <w:lang w:val="ru-RU"/>
        </w:rPr>
      </w:pPr>
      <w:r w:rsidRPr="0068636F">
        <w:rPr>
          <w:lang w:val="ru-RU"/>
        </w:rPr>
        <w:t xml:space="preserve">     */</w:t>
      </w:r>
    </w:p>
    <w:p w14:paraId="56FE9242" w14:textId="77777777"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getComponent</w:t>
      </w:r>
      <w:r w:rsidRPr="0068636F">
        <w:rPr>
          <w:lang w:val="ru-RU"/>
        </w:rPr>
        <w:t>();</w:t>
      </w:r>
    </w:p>
    <w:p w14:paraId="7F3DDD04" w14:textId="77777777" w:rsidR="00C005CE" w:rsidRPr="0068636F" w:rsidRDefault="00C005CE" w:rsidP="001D0680">
      <w:pPr>
        <w:pStyle w:val="afc"/>
        <w:rPr>
          <w:lang w:val="ru-RU"/>
        </w:rPr>
      </w:pPr>
    </w:p>
    <w:p w14:paraId="0354EA01" w14:textId="77777777" w:rsidR="00C005CE" w:rsidRPr="0068636F" w:rsidRDefault="00C005CE" w:rsidP="001D0680">
      <w:pPr>
        <w:pStyle w:val="afc"/>
        <w:rPr>
          <w:lang w:val="ru-RU"/>
        </w:rPr>
      </w:pPr>
      <w:r w:rsidRPr="0068636F">
        <w:rPr>
          <w:lang w:val="ru-RU"/>
        </w:rPr>
        <w:t xml:space="preserve">    /**</w:t>
      </w:r>
    </w:p>
    <w:p w14:paraId="6BA1CC1A" w14:textId="77777777" w:rsidR="00C005CE" w:rsidRPr="0068636F" w:rsidRDefault="00C005CE" w:rsidP="001D0680">
      <w:pPr>
        <w:pStyle w:val="afc"/>
        <w:rPr>
          <w:lang w:val="ru-RU"/>
        </w:rPr>
      </w:pPr>
      <w:r w:rsidRPr="0068636F">
        <w:rPr>
          <w:lang w:val="ru-RU"/>
        </w:rPr>
        <w:t xml:space="preserve">     * Получение </w:t>
      </w:r>
      <w:r>
        <w:t>IP</w:t>
      </w:r>
      <w:r w:rsidRPr="0068636F">
        <w:rPr>
          <w:lang w:val="ru-RU"/>
        </w:rPr>
        <w:t xml:space="preserve"> адреса хоста, с которого выполнялась работа при выполнении</w:t>
      </w:r>
    </w:p>
    <w:p w14:paraId="391FF3F0" w14:textId="77777777" w:rsidR="00C005CE" w:rsidRPr="0068636F" w:rsidRDefault="00C005CE" w:rsidP="001D0680">
      <w:pPr>
        <w:pStyle w:val="afc"/>
        <w:rPr>
          <w:lang w:val="ru-RU"/>
        </w:rPr>
      </w:pPr>
      <w:r w:rsidRPr="0068636F">
        <w:rPr>
          <w:lang w:val="ru-RU"/>
        </w:rPr>
        <w:t xml:space="preserve">     * изменений</w:t>
      </w:r>
    </w:p>
    <w:p w14:paraId="19DE1DB9"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79270C62" w14:textId="77777777" w:rsidR="00C005CE" w:rsidRPr="0068636F" w:rsidRDefault="00C005CE" w:rsidP="001D0680">
      <w:pPr>
        <w:pStyle w:val="afc"/>
        <w:rPr>
          <w:lang w:val="ru-RU"/>
        </w:rPr>
      </w:pPr>
      <w:r w:rsidRPr="0068636F">
        <w:rPr>
          <w:lang w:val="ru-RU"/>
        </w:rPr>
        <w:t xml:space="preserve">     */</w:t>
      </w:r>
    </w:p>
    <w:p w14:paraId="6A13050F" w14:textId="77777777"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geyIpAddress</w:t>
      </w:r>
      <w:r w:rsidRPr="0068636F">
        <w:rPr>
          <w:lang w:val="ru-RU"/>
        </w:rPr>
        <w:t>();</w:t>
      </w:r>
    </w:p>
    <w:p w14:paraId="76B5FB38" w14:textId="77777777" w:rsidR="00C005CE" w:rsidRPr="0068636F" w:rsidRDefault="00C005CE" w:rsidP="001D0680">
      <w:pPr>
        <w:pStyle w:val="afc"/>
        <w:rPr>
          <w:lang w:val="ru-RU"/>
        </w:rPr>
      </w:pPr>
      <w:r w:rsidRPr="0068636F">
        <w:rPr>
          <w:lang w:val="ru-RU"/>
        </w:rPr>
        <w:t xml:space="preserve">    </w:t>
      </w:r>
    </w:p>
    <w:p w14:paraId="3E738D54" w14:textId="77777777" w:rsidR="00C005CE" w:rsidRPr="0068636F" w:rsidRDefault="00C005CE" w:rsidP="001D0680">
      <w:pPr>
        <w:pStyle w:val="afc"/>
        <w:rPr>
          <w:lang w:val="ru-RU"/>
        </w:rPr>
      </w:pPr>
      <w:r w:rsidRPr="0068636F">
        <w:rPr>
          <w:lang w:val="ru-RU"/>
        </w:rPr>
        <w:t xml:space="preserve">    /**</w:t>
      </w:r>
    </w:p>
    <w:p w14:paraId="72019E43" w14:textId="77777777" w:rsidR="00C005CE" w:rsidRPr="0068636F" w:rsidRDefault="00C005CE" w:rsidP="001D0680">
      <w:pPr>
        <w:pStyle w:val="afc"/>
        <w:rPr>
          <w:lang w:val="ru-RU"/>
        </w:rPr>
      </w:pPr>
      <w:r w:rsidRPr="0068636F">
        <w:rPr>
          <w:lang w:val="ru-RU"/>
        </w:rPr>
        <w:t xml:space="preserve">     * Информация о изменившихся атрибутах</w:t>
      </w:r>
    </w:p>
    <w:p w14:paraId="43216CDF" w14:textId="77777777" w:rsidR="00C005CE" w:rsidRPr="00300CB6" w:rsidRDefault="00C005CE" w:rsidP="001D0680">
      <w:pPr>
        <w:pStyle w:val="afc"/>
        <w:rPr>
          <w:lang w:val="ru-RU"/>
        </w:rPr>
      </w:pPr>
      <w:r w:rsidRPr="0068636F">
        <w:rPr>
          <w:lang w:val="ru-RU"/>
        </w:rPr>
        <w:t xml:space="preserve">     </w:t>
      </w:r>
      <w:r w:rsidRPr="00300CB6">
        <w:rPr>
          <w:lang w:val="ru-RU"/>
        </w:rPr>
        <w:t xml:space="preserve">* </w:t>
      </w:r>
      <w:r w:rsidRPr="00300CB6">
        <w:rPr>
          <w:b/>
          <w:bCs/>
          <w:color w:val="7F9FBF"/>
          <w:lang w:val="ru-RU"/>
        </w:rPr>
        <w:t>@</w:t>
      </w:r>
      <w:r>
        <w:rPr>
          <w:b/>
          <w:bCs/>
          <w:color w:val="7F9FBF"/>
        </w:rPr>
        <w:t>return</w:t>
      </w:r>
    </w:p>
    <w:p w14:paraId="745A7CA7" w14:textId="77777777" w:rsidR="00C005CE" w:rsidRPr="005F593D" w:rsidRDefault="00C005CE" w:rsidP="001D0680">
      <w:pPr>
        <w:pStyle w:val="afc"/>
        <w:rPr>
          <w:lang w:val="ru-RU"/>
        </w:rPr>
      </w:pPr>
      <w:r w:rsidRPr="00300CB6">
        <w:rPr>
          <w:lang w:val="ru-RU"/>
        </w:rPr>
        <w:lastRenderedPageBreak/>
        <w:t xml:space="preserve">     </w:t>
      </w:r>
      <w:r w:rsidRPr="005F593D">
        <w:rPr>
          <w:lang w:val="ru-RU"/>
        </w:rPr>
        <w:t>*/</w:t>
      </w:r>
    </w:p>
    <w:p w14:paraId="4E6D041C" w14:textId="77777777" w:rsidR="00C005CE" w:rsidRPr="005F593D" w:rsidRDefault="00C005CE" w:rsidP="001D0680">
      <w:pPr>
        <w:pStyle w:val="afc"/>
        <w:rPr>
          <w:lang w:val="ru-RU"/>
        </w:rPr>
      </w:pPr>
      <w:r w:rsidRPr="005F593D">
        <w:rPr>
          <w:lang w:val="ru-RU"/>
        </w:rPr>
        <w:t xml:space="preserve">    </w:t>
      </w:r>
      <w:r>
        <w:t>List</w:t>
      </w:r>
      <w:r w:rsidRPr="005F593D">
        <w:rPr>
          <w:lang w:val="ru-RU"/>
        </w:rPr>
        <w:t>&lt;</w:t>
      </w:r>
      <w:r>
        <w:rPr>
          <w:highlight w:val="lightGray"/>
        </w:rPr>
        <w:t>FieldModification</w:t>
      </w:r>
      <w:r w:rsidRPr="005F593D">
        <w:rPr>
          <w:lang w:val="ru-RU"/>
        </w:rPr>
        <w:t xml:space="preserve">&gt; </w:t>
      </w:r>
      <w:r>
        <w:t>getModifiedFields</w:t>
      </w:r>
      <w:r w:rsidRPr="005F593D">
        <w:rPr>
          <w:lang w:val="ru-RU"/>
        </w:rPr>
        <w:t>();</w:t>
      </w:r>
    </w:p>
    <w:p w14:paraId="4743804F" w14:textId="77777777" w:rsidR="00C005CE" w:rsidRPr="005F593D" w:rsidRDefault="00C005CE" w:rsidP="001D0680">
      <w:pPr>
        <w:pStyle w:val="afc"/>
        <w:rPr>
          <w:lang w:val="ru-RU"/>
        </w:rPr>
      </w:pPr>
    </w:p>
    <w:p w14:paraId="039E4440" w14:textId="77777777" w:rsidR="00C005CE" w:rsidRPr="005F593D" w:rsidRDefault="00C005CE" w:rsidP="001D0680">
      <w:pPr>
        <w:pStyle w:val="afc"/>
        <w:rPr>
          <w:lang w:val="ru-RU"/>
        </w:rPr>
      </w:pPr>
      <w:r w:rsidRPr="005F593D">
        <w:rPr>
          <w:lang w:val="ru-RU"/>
        </w:rPr>
        <w:t>}</w:t>
      </w:r>
    </w:p>
    <w:p w14:paraId="69ACEDCA" w14:textId="77777777" w:rsidR="00C005CE" w:rsidRDefault="00C005CE" w:rsidP="001D0680">
      <w:r>
        <w:t xml:space="preserve"> </w:t>
      </w:r>
    </w:p>
    <w:p w14:paraId="2A2B5479" w14:textId="77777777" w:rsidR="00C005CE" w:rsidRPr="006132E2" w:rsidRDefault="00C005CE" w:rsidP="001D0680">
      <w:r>
        <w:t>Класс</w:t>
      </w:r>
      <w:r w:rsidRPr="006132E2">
        <w:t xml:space="preserve"> </w:t>
      </w:r>
      <w:r>
        <w:t>описывающий</w:t>
      </w:r>
      <w:r w:rsidRPr="006132E2">
        <w:t xml:space="preserve"> </w:t>
      </w:r>
      <w:r>
        <w:t>изменение</w:t>
      </w:r>
      <w:r w:rsidRPr="006132E2">
        <w:t xml:space="preserve"> </w:t>
      </w:r>
      <w:r>
        <w:t>одного</w:t>
      </w:r>
      <w:r w:rsidRPr="006132E2">
        <w:t xml:space="preserve"> </w:t>
      </w:r>
      <w:r>
        <w:t xml:space="preserve">атрибута </w:t>
      </w:r>
      <w:r w:rsidRPr="006132E2">
        <w:t>ModifiedAttribute</w:t>
      </w:r>
    </w:p>
    <w:p w14:paraId="5B54639F" w14:textId="77777777" w:rsidR="00C005CE" w:rsidRPr="00F87C54" w:rsidRDefault="00C005CE" w:rsidP="001D0680">
      <w:pPr>
        <w:pStyle w:val="afc"/>
      </w:pPr>
      <w:r w:rsidRPr="00F87C54">
        <w:rPr>
          <w:b/>
          <w:bCs/>
          <w:color w:val="7F0055"/>
        </w:rPr>
        <w:t>package</w:t>
      </w:r>
      <w:r w:rsidRPr="00F87C54">
        <w:t xml:space="preserve"> ru.intertrust.cm.core.business.api.dto;</w:t>
      </w:r>
    </w:p>
    <w:p w14:paraId="4F7EB768" w14:textId="77777777" w:rsidR="00C005CE" w:rsidRPr="00F87C54" w:rsidRDefault="00C005CE" w:rsidP="001D0680">
      <w:pPr>
        <w:pStyle w:val="afc"/>
      </w:pPr>
    </w:p>
    <w:p w14:paraId="4B4EF928" w14:textId="77777777" w:rsidR="00C005CE" w:rsidRPr="0068636F" w:rsidRDefault="00C005CE" w:rsidP="001D0680">
      <w:pPr>
        <w:pStyle w:val="afc"/>
        <w:rPr>
          <w:lang w:val="ru-RU"/>
        </w:rPr>
      </w:pPr>
      <w:r w:rsidRPr="0068636F">
        <w:rPr>
          <w:lang w:val="ru-RU"/>
        </w:rPr>
        <w:t>/**</w:t>
      </w:r>
    </w:p>
    <w:p w14:paraId="2FB94E58" w14:textId="77777777" w:rsidR="00C005CE" w:rsidRPr="0068636F" w:rsidRDefault="00C005CE" w:rsidP="001D0680">
      <w:pPr>
        <w:pStyle w:val="afc"/>
        <w:rPr>
          <w:lang w:val="ru-RU"/>
        </w:rPr>
      </w:pPr>
      <w:r w:rsidRPr="0068636F">
        <w:rPr>
          <w:lang w:val="ru-RU"/>
        </w:rPr>
        <w:t xml:space="preserve"> * Информация о изменившемся поле доменного объекта</w:t>
      </w:r>
    </w:p>
    <w:p w14:paraId="72FF6580" w14:textId="77777777" w:rsidR="00C005CE" w:rsidRDefault="00C005CE" w:rsidP="001D0680">
      <w:pPr>
        <w:pStyle w:val="afc"/>
      </w:pPr>
      <w:r w:rsidRPr="0068636F">
        <w:rPr>
          <w:lang w:val="ru-RU"/>
        </w:rPr>
        <w:t xml:space="preserve"> </w:t>
      </w:r>
      <w:r>
        <w:t xml:space="preserve">* </w:t>
      </w:r>
      <w:r>
        <w:rPr>
          <w:b/>
          <w:bCs/>
          <w:color w:val="7F9FBF"/>
        </w:rPr>
        <w:t>@author</w:t>
      </w:r>
      <w:r>
        <w:t xml:space="preserve"> </w:t>
      </w:r>
      <w:r>
        <w:rPr>
          <w:u w:val="single"/>
        </w:rPr>
        <w:t>larin</w:t>
      </w:r>
    </w:p>
    <w:p w14:paraId="4AE5D00B" w14:textId="77777777" w:rsidR="00C005CE" w:rsidRDefault="00C005CE" w:rsidP="001D0680">
      <w:pPr>
        <w:pStyle w:val="afc"/>
      </w:pPr>
      <w:r>
        <w:t xml:space="preserve"> *</w:t>
      </w:r>
    </w:p>
    <w:p w14:paraId="6D6B093D" w14:textId="77777777" w:rsidR="00C005CE" w:rsidRDefault="00C005CE" w:rsidP="001D0680">
      <w:pPr>
        <w:pStyle w:val="afc"/>
      </w:pPr>
      <w:r>
        <w:t xml:space="preserve"> */</w:t>
      </w:r>
    </w:p>
    <w:p w14:paraId="3E4E61CC" w14:textId="77777777" w:rsidR="00C005CE" w:rsidRPr="00F87C54" w:rsidRDefault="00C005CE" w:rsidP="001D0680">
      <w:pPr>
        <w:pStyle w:val="afc"/>
      </w:pPr>
      <w:r w:rsidRPr="00F87C54">
        <w:rPr>
          <w:b/>
          <w:bCs/>
          <w:color w:val="7F0055"/>
        </w:rPr>
        <w:t>public</w:t>
      </w:r>
      <w:r w:rsidRPr="00F87C54">
        <w:t xml:space="preserve"> </w:t>
      </w:r>
      <w:r w:rsidRPr="00F87C54">
        <w:rPr>
          <w:b/>
          <w:bCs/>
          <w:color w:val="7F0055"/>
        </w:rPr>
        <w:t>interface</w:t>
      </w:r>
      <w:r w:rsidRPr="00F87C54">
        <w:t xml:space="preserve"> </w:t>
      </w:r>
      <w:r w:rsidRPr="00F87C54">
        <w:rPr>
          <w:highlight w:val="lightGray"/>
        </w:rPr>
        <w:t>FieldModification</w:t>
      </w:r>
      <w:r w:rsidRPr="00F87C54">
        <w:t xml:space="preserve"> {</w:t>
      </w:r>
    </w:p>
    <w:p w14:paraId="600A93AB" w14:textId="77777777" w:rsidR="00C005CE" w:rsidRPr="005F593D" w:rsidRDefault="00C005CE" w:rsidP="001D0680">
      <w:pPr>
        <w:pStyle w:val="afc"/>
        <w:rPr>
          <w:lang w:val="ru-RU"/>
        </w:rPr>
      </w:pPr>
      <w:r w:rsidRPr="00F87C54">
        <w:t xml:space="preserve">    </w:t>
      </w:r>
      <w:r w:rsidRPr="005F593D">
        <w:rPr>
          <w:lang w:val="ru-RU"/>
        </w:rPr>
        <w:t>/**</w:t>
      </w:r>
    </w:p>
    <w:p w14:paraId="10CFE8AE" w14:textId="77777777" w:rsidR="00C005CE" w:rsidRPr="0068636F" w:rsidRDefault="00C005CE" w:rsidP="001D0680">
      <w:pPr>
        <w:pStyle w:val="afc"/>
        <w:rPr>
          <w:lang w:val="ru-RU"/>
        </w:rPr>
      </w:pPr>
      <w:r w:rsidRPr="005F593D">
        <w:rPr>
          <w:lang w:val="ru-RU"/>
        </w:rPr>
        <w:t xml:space="preserve">     </w:t>
      </w:r>
      <w:r w:rsidRPr="0068636F">
        <w:rPr>
          <w:lang w:val="ru-RU"/>
        </w:rPr>
        <w:t>* Получение имени атрибута</w:t>
      </w:r>
    </w:p>
    <w:p w14:paraId="131E21B9"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060066C4" w14:textId="77777777" w:rsidR="00C005CE" w:rsidRPr="0068636F" w:rsidRDefault="00C005CE" w:rsidP="001D0680">
      <w:pPr>
        <w:pStyle w:val="afc"/>
        <w:rPr>
          <w:lang w:val="ru-RU"/>
        </w:rPr>
      </w:pPr>
      <w:r w:rsidRPr="0068636F">
        <w:rPr>
          <w:lang w:val="ru-RU"/>
        </w:rPr>
        <w:t xml:space="preserve">     */</w:t>
      </w:r>
    </w:p>
    <w:p w14:paraId="5873154A" w14:textId="77777777" w:rsidR="00C005CE" w:rsidRPr="0068636F" w:rsidRDefault="00C005CE" w:rsidP="001D0680">
      <w:pPr>
        <w:pStyle w:val="afc"/>
        <w:rPr>
          <w:lang w:val="ru-RU"/>
        </w:rPr>
      </w:pPr>
      <w:r w:rsidRPr="0068636F">
        <w:rPr>
          <w:lang w:val="ru-RU"/>
        </w:rPr>
        <w:t xml:space="preserve">    </w:t>
      </w:r>
      <w:r>
        <w:t>String</w:t>
      </w:r>
      <w:r w:rsidRPr="0068636F">
        <w:rPr>
          <w:lang w:val="ru-RU"/>
        </w:rPr>
        <w:t xml:space="preserve"> </w:t>
      </w:r>
      <w:r>
        <w:t>getName</w:t>
      </w:r>
      <w:r w:rsidRPr="0068636F">
        <w:rPr>
          <w:lang w:val="ru-RU"/>
        </w:rPr>
        <w:t>();</w:t>
      </w:r>
    </w:p>
    <w:p w14:paraId="5204988A" w14:textId="77777777" w:rsidR="00C005CE" w:rsidRPr="0068636F" w:rsidRDefault="00C005CE" w:rsidP="001D0680">
      <w:pPr>
        <w:pStyle w:val="afc"/>
        <w:rPr>
          <w:lang w:val="ru-RU"/>
        </w:rPr>
      </w:pPr>
    </w:p>
    <w:p w14:paraId="155CCC1D" w14:textId="77777777" w:rsidR="00C005CE" w:rsidRPr="0068636F" w:rsidRDefault="00C005CE" w:rsidP="001D0680">
      <w:pPr>
        <w:pStyle w:val="afc"/>
        <w:rPr>
          <w:lang w:val="ru-RU"/>
        </w:rPr>
      </w:pPr>
      <w:r w:rsidRPr="0068636F">
        <w:rPr>
          <w:lang w:val="ru-RU"/>
        </w:rPr>
        <w:t xml:space="preserve">    /**</w:t>
      </w:r>
    </w:p>
    <w:p w14:paraId="240F302E" w14:textId="77777777" w:rsidR="00C005CE" w:rsidRPr="0068636F" w:rsidRDefault="00C005CE" w:rsidP="001D0680">
      <w:pPr>
        <w:pStyle w:val="afc"/>
        <w:rPr>
          <w:lang w:val="ru-RU"/>
        </w:rPr>
      </w:pPr>
      <w:r w:rsidRPr="0068636F">
        <w:rPr>
          <w:lang w:val="ru-RU"/>
        </w:rPr>
        <w:t xml:space="preserve">     * Получение значение атрибута базовой версии</w:t>
      </w:r>
    </w:p>
    <w:p w14:paraId="75B81EAA"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sidRPr="00F87C54">
        <w:rPr>
          <w:b/>
          <w:bCs/>
          <w:color w:val="7F9FBF"/>
        </w:rPr>
        <w:t>return</w:t>
      </w:r>
    </w:p>
    <w:p w14:paraId="337D4450" w14:textId="77777777" w:rsidR="00C005CE" w:rsidRPr="00F87C54" w:rsidRDefault="00C005CE" w:rsidP="001D0680">
      <w:pPr>
        <w:pStyle w:val="afc"/>
      </w:pPr>
      <w:r w:rsidRPr="0068636F">
        <w:rPr>
          <w:lang w:val="ru-RU"/>
        </w:rPr>
        <w:t xml:space="preserve">     </w:t>
      </w:r>
      <w:r w:rsidRPr="00F87C54">
        <w:t>*/</w:t>
      </w:r>
    </w:p>
    <w:p w14:paraId="67B281E8" w14:textId="77777777" w:rsidR="00C005CE" w:rsidRPr="00F87C54" w:rsidRDefault="00C005CE" w:rsidP="001D0680">
      <w:pPr>
        <w:pStyle w:val="afc"/>
      </w:pPr>
      <w:r w:rsidRPr="00F87C54">
        <w:t xml:space="preserve">    &lt;T </w:t>
      </w:r>
      <w:r w:rsidRPr="00F87C54">
        <w:rPr>
          <w:b/>
          <w:bCs/>
          <w:color w:val="7F0055"/>
        </w:rPr>
        <w:t>extends</w:t>
      </w:r>
      <w:r w:rsidRPr="00F87C54">
        <w:t xml:space="preserve"> Value&gt; T getBaseValue();</w:t>
      </w:r>
    </w:p>
    <w:p w14:paraId="462EA11C" w14:textId="77777777" w:rsidR="00C005CE" w:rsidRPr="00F87C54" w:rsidRDefault="00C005CE" w:rsidP="001D0680">
      <w:pPr>
        <w:pStyle w:val="afc"/>
      </w:pPr>
    </w:p>
    <w:p w14:paraId="05E7845F" w14:textId="77777777" w:rsidR="00C005CE" w:rsidRPr="0068636F" w:rsidRDefault="00C005CE" w:rsidP="001D0680">
      <w:pPr>
        <w:pStyle w:val="afc"/>
        <w:rPr>
          <w:lang w:val="ru-RU"/>
        </w:rPr>
      </w:pPr>
      <w:r w:rsidRPr="00F87C54">
        <w:t xml:space="preserve">    </w:t>
      </w:r>
      <w:r w:rsidRPr="0068636F">
        <w:rPr>
          <w:lang w:val="ru-RU"/>
        </w:rPr>
        <w:t>/**</w:t>
      </w:r>
    </w:p>
    <w:p w14:paraId="1DCDD1C8" w14:textId="77777777" w:rsidR="00C005CE" w:rsidRPr="0068636F" w:rsidRDefault="00C005CE" w:rsidP="001D0680">
      <w:pPr>
        <w:pStyle w:val="afc"/>
        <w:rPr>
          <w:lang w:val="ru-RU"/>
        </w:rPr>
      </w:pPr>
      <w:r w:rsidRPr="0068636F">
        <w:rPr>
          <w:lang w:val="ru-RU"/>
        </w:rPr>
        <w:t xml:space="preserve">     * Получение значения атрибута </w:t>
      </w:r>
      <w:r w:rsidRPr="0068636F">
        <w:rPr>
          <w:u w:val="single"/>
          <w:lang w:val="ru-RU"/>
        </w:rPr>
        <w:t>сравниваемой</w:t>
      </w:r>
      <w:r w:rsidRPr="0068636F">
        <w:rPr>
          <w:lang w:val="ru-RU"/>
        </w:rPr>
        <w:t xml:space="preserve"> версии</w:t>
      </w:r>
    </w:p>
    <w:p w14:paraId="7BF5B201" w14:textId="77777777" w:rsidR="00C005CE" w:rsidRPr="0068636F" w:rsidRDefault="00C005CE" w:rsidP="001D0680">
      <w:pPr>
        <w:pStyle w:val="afc"/>
        <w:rPr>
          <w:lang w:val="ru-RU"/>
        </w:rPr>
      </w:pPr>
      <w:r w:rsidRPr="0068636F">
        <w:rPr>
          <w:lang w:val="ru-RU"/>
        </w:rPr>
        <w:t xml:space="preserve">     * </w:t>
      </w:r>
      <w:r w:rsidRPr="0068636F">
        <w:rPr>
          <w:b/>
          <w:bCs/>
          <w:color w:val="7F9FBF"/>
          <w:lang w:val="ru-RU"/>
        </w:rPr>
        <w:t>@</w:t>
      </w:r>
      <w:r>
        <w:rPr>
          <w:b/>
          <w:bCs/>
          <w:color w:val="7F9FBF"/>
        </w:rPr>
        <w:t>return</w:t>
      </w:r>
    </w:p>
    <w:p w14:paraId="1BBAD417" w14:textId="77777777" w:rsidR="00C005CE" w:rsidRPr="00F87C54" w:rsidRDefault="00C005CE" w:rsidP="001D0680">
      <w:pPr>
        <w:pStyle w:val="afc"/>
      </w:pPr>
      <w:r w:rsidRPr="0068636F">
        <w:rPr>
          <w:lang w:val="ru-RU"/>
        </w:rPr>
        <w:t xml:space="preserve">     </w:t>
      </w:r>
      <w:r w:rsidRPr="00F87C54">
        <w:t>*/</w:t>
      </w:r>
    </w:p>
    <w:p w14:paraId="6967366B" w14:textId="77777777" w:rsidR="00C005CE" w:rsidRPr="00F87C54" w:rsidRDefault="00C005CE" w:rsidP="001D0680">
      <w:pPr>
        <w:pStyle w:val="afc"/>
      </w:pPr>
      <w:r w:rsidRPr="00F87C54">
        <w:t xml:space="preserve">    &lt;T </w:t>
      </w:r>
      <w:r w:rsidRPr="00F87C54">
        <w:rPr>
          <w:b/>
          <w:bCs/>
          <w:color w:val="7F0055"/>
        </w:rPr>
        <w:t>extends</w:t>
      </w:r>
      <w:r w:rsidRPr="00F87C54">
        <w:t xml:space="preserve"> Value&gt; T getComparedValue();</w:t>
      </w:r>
    </w:p>
    <w:p w14:paraId="379F8C53" w14:textId="77777777" w:rsidR="00C005CE" w:rsidRPr="0068636F" w:rsidRDefault="00C005CE" w:rsidP="001D0680">
      <w:pPr>
        <w:pStyle w:val="afc"/>
        <w:rPr>
          <w:lang w:val="ru-RU"/>
        </w:rPr>
      </w:pPr>
      <w:r w:rsidRPr="0068636F">
        <w:rPr>
          <w:lang w:val="ru-RU"/>
        </w:rPr>
        <w:t xml:space="preserve">} </w:t>
      </w:r>
    </w:p>
    <w:p w14:paraId="7ED723BD" w14:textId="77777777" w:rsidR="00C005CE" w:rsidRDefault="00C005CE" w:rsidP="00860514">
      <w:pPr>
        <w:pStyle w:val="30"/>
      </w:pPr>
      <w:bookmarkStart w:id="241" w:name="_Toc383285460"/>
      <w:r>
        <w:t>Необходимые доработки в ядре и других сервисах</w:t>
      </w:r>
      <w:bookmarkEnd w:id="241"/>
    </w:p>
    <w:p w14:paraId="1E8316D4" w14:textId="77777777" w:rsidR="00C005CE" w:rsidRDefault="00C005CE" w:rsidP="0030006A">
      <w:pPr>
        <w:pStyle w:val="afa"/>
        <w:numPr>
          <w:ilvl w:val="0"/>
          <w:numId w:val="43"/>
        </w:numPr>
      </w:pPr>
      <w:r>
        <w:t xml:space="preserve">Необходимо создать метод getModifier() </w:t>
      </w:r>
      <w:r w:rsidRPr="00942C6E">
        <w:t>в доменном объекте и соответствующее поле в базе данных</w:t>
      </w:r>
      <w:r>
        <w:t xml:space="preserve">. Поле возвращает идентификатор персоны, выполнившей изменение. В случае если изменение было выполнено системным процессом (джобом или </w:t>
      </w:r>
      <w:r>
        <w:rPr>
          <w:lang w:val="en-US"/>
        </w:rPr>
        <w:t>workflow</w:t>
      </w:r>
      <w:r>
        <w:t xml:space="preserve">) в поле сохраняется </w:t>
      </w:r>
      <w:r>
        <w:rPr>
          <w:lang w:val="en-US"/>
        </w:rPr>
        <w:t>null</w:t>
      </w:r>
      <w:r>
        <w:t>.</w:t>
      </w:r>
    </w:p>
    <w:p w14:paraId="260F7E96" w14:textId="77777777" w:rsidR="00C005CE" w:rsidRDefault="00C005CE" w:rsidP="0030006A">
      <w:pPr>
        <w:pStyle w:val="afa"/>
        <w:numPr>
          <w:ilvl w:val="0"/>
          <w:numId w:val="43"/>
        </w:numPr>
      </w:pPr>
      <w:r>
        <w:t xml:space="preserve">Не хватает информации о текущем пользователе внутри </w:t>
      </w:r>
      <w:r w:rsidRPr="00942C6E">
        <w:t>spring бинов</w:t>
      </w:r>
      <w:r>
        <w:t xml:space="preserve"> или иных классов, где нет доступа к </w:t>
      </w:r>
      <w:r>
        <w:rPr>
          <w:lang w:val="en-US"/>
        </w:rPr>
        <w:t>SessionContext</w:t>
      </w:r>
      <w:r>
        <w:t xml:space="preserve">. Необходимо продумать механизм создания </w:t>
      </w:r>
      <w:r>
        <w:rPr>
          <w:lang w:val="en-US"/>
        </w:rPr>
        <w:t>RequestContext</w:t>
      </w:r>
      <w:r w:rsidRPr="002C18BA">
        <w:t xml:space="preserve"> </w:t>
      </w:r>
      <w:r>
        <w:t xml:space="preserve">или </w:t>
      </w:r>
      <w:r w:rsidRPr="002C18BA">
        <w:t>ThreadContext</w:t>
      </w:r>
      <w:r>
        <w:t xml:space="preserve"> с этой информацией.</w:t>
      </w:r>
    </w:p>
    <w:p w14:paraId="3B78037B" w14:textId="77777777" w:rsidR="00C005CE" w:rsidRPr="00D864F0" w:rsidRDefault="00C005CE" w:rsidP="0030006A">
      <w:pPr>
        <w:pStyle w:val="afa"/>
        <w:numPr>
          <w:ilvl w:val="0"/>
          <w:numId w:val="43"/>
        </w:numPr>
      </w:pPr>
      <w:r>
        <w:t xml:space="preserve">Не хватает информации о адресе машины, инициирующей запрос к серверу внутри </w:t>
      </w:r>
      <w:r w:rsidRPr="00942C6E">
        <w:t>spring бинов</w:t>
      </w:r>
      <w:r>
        <w:t xml:space="preserve"> или иных классов. Необходимо продумать механизм создания </w:t>
      </w:r>
      <w:r>
        <w:rPr>
          <w:lang w:val="en-US"/>
        </w:rPr>
        <w:t>RequestContext</w:t>
      </w:r>
      <w:r>
        <w:t xml:space="preserve"> </w:t>
      </w:r>
      <w:r w:rsidRPr="008214FE">
        <w:t xml:space="preserve">или </w:t>
      </w:r>
      <w:r w:rsidRPr="002C18BA">
        <w:t>ThreadContext</w:t>
      </w:r>
      <w:r>
        <w:t xml:space="preserve"> </w:t>
      </w:r>
      <w:r w:rsidRPr="002C18BA">
        <w:t xml:space="preserve"> </w:t>
      </w:r>
      <w:r>
        <w:t>с этой информацией.</w:t>
      </w:r>
    </w:p>
    <w:p w14:paraId="062A4800" w14:textId="77777777" w:rsidR="00C005CE" w:rsidRDefault="00C005CE" w:rsidP="001816A3">
      <w:pPr>
        <w:pStyle w:val="a2"/>
      </w:pPr>
    </w:p>
    <w:p w14:paraId="1F18D1F6" w14:textId="77777777" w:rsidR="00C005CE" w:rsidRPr="003969F8" w:rsidRDefault="00C005CE" w:rsidP="0030006A">
      <w:pPr>
        <w:pStyle w:val="2"/>
        <w:numPr>
          <w:ilvl w:val="1"/>
          <w:numId w:val="1"/>
        </w:numPr>
        <w:rPr>
          <w:szCs w:val="36"/>
        </w:rPr>
      </w:pPr>
      <w:bookmarkStart w:id="242" w:name="_Toc383285461"/>
      <w:r w:rsidRPr="003969F8">
        <w:t>Настройка файлов конфигурации</w:t>
      </w:r>
      <w:bookmarkEnd w:id="242"/>
    </w:p>
    <w:p w14:paraId="163B996B" w14:textId="77777777" w:rsidR="00C005CE" w:rsidRDefault="00C005CE">
      <w:pPr>
        <w:spacing w:before="96" w:line="360" w:lineRule="atLeast"/>
        <w:rPr>
          <w:rFonts w:ascii="Arial" w:hAnsi="Arial" w:cs="Arial"/>
          <w:color w:val="000000"/>
          <w:sz w:val="20"/>
          <w:szCs w:val="20"/>
        </w:rPr>
      </w:pPr>
      <w:r>
        <w:rPr>
          <w:rFonts w:ascii="Arial" w:hAnsi="Arial" w:cs="Arial"/>
          <w:color w:val="000000"/>
          <w:sz w:val="20"/>
          <w:szCs w:val="20"/>
        </w:rPr>
        <w:t xml:space="preserve">Этот раздел описывает структуру файлов конфигурации, их расположение в проекте, инструкции по настройке расположения файлов конфигурации.  </w:t>
      </w:r>
    </w:p>
    <w:p w14:paraId="0779698D" w14:textId="77777777" w:rsidR="00C005CE" w:rsidRDefault="00C005CE" w:rsidP="00860514">
      <w:pPr>
        <w:pStyle w:val="30"/>
      </w:pPr>
      <w:bookmarkStart w:id="243" w:name="__RefHeading__1953_570795157"/>
      <w:bookmarkStart w:id="244" w:name="_Toc383285462"/>
      <w:bookmarkEnd w:id="243"/>
      <w:r>
        <w:lastRenderedPageBreak/>
        <w:t>Файлы конфигурации и их схемы</w:t>
      </w:r>
      <w:bookmarkEnd w:id="244"/>
    </w:p>
    <w:p w14:paraId="57D30B3B" w14:textId="77777777" w:rsidR="00C005CE" w:rsidRDefault="00C005CE" w:rsidP="00A6161F">
      <w:r>
        <w:t>В системе используются два вида файлов конфигурации: файлы конфигурации ядра и файлы конфигурации модулей расширения.</w:t>
      </w:r>
    </w:p>
    <w:p w14:paraId="5662BB70" w14:textId="77777777" w:rsidR="00C005CE" w:rsidRDefault="00C005CE" w:rsidP="00A6161F">
      <w:r>
        <w:t xml:space="preserve">Настройка расположения файлов конфигурации ядра и их схемы, а также файла конфигурации файлов конфигурации модулей расширения и его схемы осуществляется в спринг-бине </w:t>
      </w:r>
      <w:r>
        <w:rPr>
          <w:i/>
          <w:iCs/>
          <w:lang w:val="en-US"/>
        </w:rPr>
        <w:t>configurationSerializer</w:t>
      </w:r>
      <w:r w:rsidRPr="005F593D">
        <w:t xml:space="preserve">, </w:t>
      </w:r>
      <w:r>
        <w:t xml:space="preserve">ответственном за сериализацию/десериализацию файлов конфигурации. Данный спринг-бин описывается в </w:t>
      </w:r>
      <w:r>
        <w:rPr>
          <w:i/>
          <w:iCs/>
          <w:lang w:val="en-US"/>
        </w:rPr>
        <w:t>beans</w:t>
      </w:r>
      <w:r w:rsidRPr="005F593D">
        <w:rPr>
          <w:i/>
          <w:iCs/>
        </w:rPr>
        <w:t>.</w:t>
      </w:r>
      <w:r>
        <w:rPr>
          <w:i/>
          <w:iCs/>
          <w:lang w:val="en-US"/>
        </w:rPr>
        <w:t>xml</w:t>
      </w:r>
      <w:r w:rsidRPr="005F593D">
        <w:t xml:space="preserve"> </w:t>
      </w:r>
      <w:r>
        <w:t xml:space="preserve">модуля </w:t>
      </w:r>
      <w:r>
        <w:rPr>
          <w:i/>
          <w:iCs/>
          <w:lang w:val="en-US"/>
        </w:rPr>
        <w:t>configuration</w:t>
      </w:r>
      <w:r w:rsidRPr="005F593D">
        <w:t>.</w:t>
      </w:r>
      <w:r>
        <w:t xml:space="preserve"> Ниже приведен пример такой</w:t>
      </w:r>
      <w:r w:rsidR="00A6161F" w:rsidRPr="005F593D">
        <w:t xml:space="preserve"> </w:t>
      </w:r>
      <w:r>
        <w:t>конфигурации:</w:t>
      </w:r>
    </w:p>
    <w:p w14:paraId="24BD8BD5" w14:textId="77777777" w:rsidR="00C005CE" w:rsidRDefault="00C005CE" w:rsidP="001D0680">
      <w:pPr>
        <w:pStyle w:val="afc"/>
      </w:pPr>
      <w:r>
        <w:t>&lt;bean id="configurationSerializer" depends-on="topLevelConfigurationCacheInitializer"</w:t>
      </w:r>
    </w:p>
    <w:p w14:paraId="16AA438C" w14:textId="77777777" w:rsidR="00C005CE" w:rsidRDefault="00C005CE" w:rsidP="001D0680">
      <w:pPr>
        <w:pStyle w:val="afc"/>
      </w:pPr>
      <w:r>
        <w:t xml:space="preserve">          class="ru.intertrust.cm.core.config.ConfigurationSerializer"</w:t>
      </w:r>
    </w:p>
    <w:p w14:paraId="1CEE0B2F" w14:textId="77777777" w:rsidR="00C005CE" w:rsidRDefault="00C005CE" w:rsidP="001D0680">
      <w:pPr>
        <w:pStyle w:val="afc"/>
      </w:pPr>
      <w:r>
        <w:t xml:space="preserve">          p:coreConfigurationSchemaFilePath="config/configuration.xsd"</w:t>
      </w:r>
    </w:p>
    <w:p w14:paraId="732FBBD3" w14:textId="77777777" w:rsidR="00C005CE" w:rsidRDefault="00C005CE" w:rsidP="001D0680">
      <w:pPr>
        <w:pStyle w:val="afc"/>
      </w:pPr>
      <w:r>
        <w:t xml:space="preserve">          p:modulesConfigurationSchemaPath="config/modules-configuration.xsd"</w:t>
      </w:r>
    </w:p>
    <w:p w14:paraId="09457EDF" w14:textId="77777777" w:rsidR="00C005CE" w:rsidRDefault="00C005CE" w:rsidP="001D0680">
      <w:pPr>
        <w:pStyle w:val="afc"/>
      </w:pPr>
      <w:r>
        <w:t xml:space="preserve">          p:modulesConfigurationFolder="modules-configuration"</w:t>
      </w:r>
    </w:p>
    <w:p w14:paraId="4A20F62C" w14:textId="77777777" w:rsidR="00C005CE" w:rsidRDefault="00C005CE" w:rsidP="001D0680">
      <w:pPr>
        <w:pStyle w:val="afc"/>
      </w:pPr>
      <w:r>
        <w:t xml:space="preserve">          p:modulesConfigurationPath="/modules-configuration.xml"&gt;</w:t>
      </w:r>
    </w:p>
    <w:p w14:paraId="6D90C28F" w14:textId="77777777" w:rsidR="00C005CE" w:rsidRDefault="00C005CE" w:rsidP="001D0680">
      <w:pPr>
        <w:pStyle w:val="afc"/>
      </w:pPr>
      <w:r>
        <w:t xml:space="preserve">        &lt;property name="coreConfigurationFilePaths"&gt;</w:t>
      </w:r>
    </w:p>
    <w:p w14:paraId="6584DA37" w14:textId="77777777" w:rsidR="00C005CE" w:rsidRDefault="00C005CE" w:rsidP="001D0680">
      <w:pPr>
        <w:pStyle w:val="afc"/>
      </w:pPr>
      <w:r>
        <w:t xml:space="preserve">            &lt;set&gt;</w:t>
      </w:r>
    </w:p>
    <w:p w14:paraId="34B449F8" w14:textId="77777777" w:rsidR="00C005CE" w:rsidRDefault="00C005CE" w:rsidP="001D0680">
      <w:pPr>
        <w:pStyle w:val="afc"/>
      </w:pPr>
      <w:r>
        <w:t xml:space="preserve">                &lt;value&gt;config/system-domain-objects.xml&lt;/value&gt;</w:t>
      </w:r>
    </w:p>
    <w:p w14:paraId="03868EB5" w14:textId="77777777" w:rsidR="00C005CE" w:rsidRDefault="00C005CE" w:rsidP="001D0680">
      <w:pPr>
        <w:pStyle w:val="afc"/>
      </w:pPr>
      <w:r>
        <w:t xml:space="preserve">                &lt;value&gt;config/domain-objects.xml&lt;/value&gt;</w:t>
      </w:r>
    </w:p>
    <w:p w14:paraId="5C1D6089" w14:textId="77777777" w:rsidR="00C005CE" w:rsidRDefault="00C005CE" w:rsidP="001D0680">
      <w:pPr>
        <w:pStyle w:val="afc"/>
      </w:pPr>
      <w:r>
        <w:t xml:space="preserve">                &lt;value&gt;config/collections.xml&lt;/value&gt;</w:t>
      </w:r>
    </w:p>
    <w:p w14:paraId="6E0D5D1B" w14:textId="77777777" w:rsidR="00C005CE" w:rsidRDefault="00C005CE" w:rsidP="001D0680">
      <w:pPr>
        <w:pStyle w:val="afc"/>
      </w:pPr>
      <w:r>
        <w:t xml:space="preserve">                &lt;value&gt;config/access.xml&lt;/value&gt;</w:t>
      </w:r>
    </w:p>
    <w:p w14:paraId="11B9BFE2" w14:textId="77777777" w:rsidR="00C005CE" w:rsidRDefault="00C005CE" w:rsidP="001D0680">
      <w:pPr>
        <w:pStyle w:val="afc"/>
      </w:pPr>
      <w:r>
        <w:t xml:space="preserve">            &lt;/set&gt;</w:t>
      </w:r>
    </w:p>
    <w:p w14:paraId="1E030A4F" w14:textId="77777777" w:rsidR="00C005CE" w:rsidRDefault="00C005CE" w:rsidP="001D0680">
      <w:pPr>
        <w:pStyle w:val="afc"/>
      </w:pPr>
      <w:r>
        <w:t xml:space="preserve">        &lt;/property&gt;</w:t>
      </w:r>
    </w:p>
    <w:p w14:paraId="75AF3DEE" w14:textId="77777777" w:rsidR="00C005CE" w:rsidRDefault="00C005CE" w:rsidP="001D0680">
      <w:pPr>
        <w:pStyle w:val="afc"/>
      </w:pPr>
      <w:r>
        <w:t xml:space="preserve"> &lt;/bean&gt;</w:t>
      </w:r>
    </w:p>
    <w:p w14:paraId="5EE7CD5E" w14:textId="77777777" w:rsidR="00C005CE" w:rsidRDefault="00C005CE">
      <w:pPr>
        <w:spacing w:before="28" w:after="24" w:line="360" w:lineRule="atLeast"/>
      </w:pPr>
    </w:p>
    <w:p w14:paraId="7DBE7D5D" w14:textId="77777777" w:rsidR="00C005CE" w:rsidRDefault="00C005CE" w:rsidP="00860514">
      <w:pPr>
        <w:pStyle w:val="30"/>
      </w:pPr>
      <w:bookmarkStart w:id="245" w:name="__RefHeading__3037_547754936"/>
      <w:bookmarkStart w:id="246" w:name="_Toc383285463"/>
      <w:bookmarkEnd w:id="245"/>
      <w:r>
        <w:t>Файлы конфигурации ядра</w:t>
      </w:r>
      <w:bookmarkEnd w:id="246"/>
    </w:p>
    <w:p w14:paraId="0FDC6069" w14:textId="77777777" w:rsidR="00C005CE" w:rsidRDefault="00C005CE" w:rsidP="00A6161F">
      <w:r>
        <w:t xml:space="preserve">Файлы конфигурации ядра находятся в ресурсах модуля </w:t>
      </w:r>
      <w:r>
        <w:rPr>
          <w:i/>
          <w:iCs/>
          <w:lang w:val="en-US"/>
        </w:rPr>
        <w:t>configuration</w:t>
      </w:r>
      <w:r w:rsidRPr="005F593D">
        <w:rPr>
          <w:i/>
          <w:iCs/>
        </w:rPr>
        <w:t xml:space="preserve"> </w:t>
      </w:r>
      <w:r>
        <w:t xml:space="preserve">в папке </w:t>
      </w:r>
      <w:r>
        <w:rPr>
          <w:i/>
          <w:iCs/>
          <w:lang w:val="en-US"/>
        </w:rPr>
        <w:t>config</w:t>
      </w:r>
      <w:r w:rsidRPr="005F593D">
        <w:t xml:space="preserve">: </w:t>
      </w:r>
    </w:p>
    <w:p w14:paraId="146B46EE" w14:textId="77777777" w:rsidR="00C005CE" w:rsidRPr="005F593D" w:rsidRDefault="00C005CE" w:rsidP="00A6161F">
      <w:pPr>
        <w:rPr>
          <w:lang w:val="en-US"/>
        </w:rPr>
      </w:pPr>
      <w:r>
        <w:rPr>
          <w:i/>
          <w:iCs/>
          <w:lang w:val="en-US"/>
        </w:rPr>
        <w:t>cm-sochi\Core\configuration\src\main\resources\config\</w:t>
      </w:r>
    </w:p>
    <w:p w14:paraId="728CE76F" w14:textId="77777777" w:rsidR="00C005CE" w:rsidRPr="005F593D" w:rsidRDefault="00C005CE" w:rsidP="00A6161F">
      <w:pPr>
        <w:rPr>
          <w:lang w:val="en-US"/>
        </w:rPr>
      </w:pPr>
      <w:r w:rsidRPr="005F593D">
        <w:rPr>
          <w:lang w:val="en-US"/>
        </w:rPr>
        <w:t xml:space="preserve"> </w:t>
      </w:r>
      <w:r>
        <w:t>Расположение</w:t>
      </w:r>
      <w:r w:rsidRPr="005F593D">
        <w:rPr>
          <w:lang w:val="en-US"/>
        </w:rPr>
        <w:t xml:space="preserve"> </w:t>
      </w:r>
      <w:r>
        <w:t>каждого</w:t>
      </w:r>
      <w:r w:rsidRPr="005F593D">
        <w:rPr>
          <w:lang w:val="en-US"/>
        </w:rPr>
        <w:t xml:space="preserve"> </w:t>
      </w:r>
      <w:r>
        <w:t>файла</w:t>
      </w:r>
      <w:r w:rsidRPr="005F593D">
        <w:rPr>
          <w:lang w:val="en-US"/>
        </w:rPr>
        <w:t xml:space="preserve"> </w:t>
      </w:r>
      <w:r>
        <w:t>конфигурации</w:t>
      </w:r>
      <w:r w:rsidRPr="005F593D">
        <w:rPr>
          <w:lang w:val="en-US"/>
        </w:rPr>
        <w:t xml:space="preserve"> </w:t>
      </w:r>
      <w:r>
        <w:t>ядра</w:t>
      </w:r>
      <w:r w:rsidRPr="005F593D">
        <w:rPr>
          <w:lang w:val="en-US"/>
        </w:rPr>
        <w:t xml:space="preserve"> </w:t>
      </w:r>
      <w:r>
        <w:t>указывается</w:t>
      </w:r>
      <w:r w:rsidRPr="005F593D">
        <w:rPr>
          <w:lang w:val="en-US"/>
        </w:rPr>
        <w:t xml:space="preserve"> </w:t>
      </w:r>
      <w:r>
        <w:t>в</w:t>
      </w:r>
      <w:r w:rsidRPr="005F593D">
        <w:rPr>
          <w:lang w:val="en-US"/>
        </w:rPr>
        <w:t xml:space="preserve"> </w:t>
      </w:r>
      <w:r>
        <w:t>свойстве</w:t>
      </w:r>
      <w:r w:rsidRPr="005F593D">
        <w:rPr>
          <w:lang w:val="en-US"/>
        </w:rPr>
        <w:t xml:space="preserve"> </w:t>
      </w:r>
      <w:r w:rsidRPr="005F593D">
        <w:rPr>
          <w:i/>
          <w:iCs/>
          <w:lang w:val="en-US"/>
        </w:rPr>
        <w:t>coreConfigurationFilePaths</w:t>
      </w:r>
      <w:r w:rsidRPr="005F593D">
        <w:rPr>
          <w:lang w:val="en-US"/>
        </w:rPr>
        <w:t xml:space="preserve"> </w:t>
      </w:r>
      <w:r>
        <w:t>спринг</w:t>
      </w:r>
      <w:r w:rsidRPr="005F593D">
        <w:rPr>
          <w:lang w:val="en-US"/>
        </w:rPr>
        <w:t>-</w:t>
      </w:r>
      <w:r>
        <w:t>бина</w:t>
      </w:r>
      <w:r w:rsidRPr="005F593D">
        <w:rPr>
          <w:lang w:val="en-US"/>
        </w:rPr>
        <w:t xml:space="preserve"> </w:t>
      </w:r>
      <w:r w:rsidRPr="005F593D">
        <w:rPr>
          <w:i/>
          <w:iCs/>
          <w:lang w:val="en-US"/>
        </w:rPr>
        <w:t>configurationSerializer</w:t>
      </w:r>
      <w:r w:rsidRPr="005F593D">
        <w:rPr>
          <w:lang w:val="en-US"/>
        </w:rPr>
        <w:t xml:space="preserve"> </w:t>
      </w:r>
      <w:r>
        <w:t>в</w:t>
      </w:r>
      <w:r w:rsidRPr="005F593D">
        <w:rPr>
          <w:lang w:val="en-US"/>
        </w:rPr>
        <w:t xml:space="preserve"> </w:t>
      </w:r>
      <w:r>
        <w:t>виде</w:t>
      </w:r>
      <w:r w:rsidRPr="005F593D">
        <w:rPr>
          <w:lang w:val="en-US"/>
        </w:rPr>
        <w:t xml:space="preserve"> </w:t>
      </w:r>
      <w:r>
        <w:t>абсоютного</w:t>
      </w:r>
      <w:r w:rsidRPr="005F593D">
        <w:rPr>
          <w:lang w:val="en-US"/>
        </w:rPr>
        <w:t xml:space="preserve"> </w:t>
      </w:r>
      <w:r>
        <w:t>пути</w:t>
      </w:r>
      <w:r w:rsidRPr="005F593D">
        <w:rPr>
          <w:lang w:val="en-US"/>
        </w:rPr>
        <w:t xml:space="preserve"> </w:t>
      </w:r>
      <w:r>
        <w:t>к</w:t>
      </w:r>
      <w:r w:rsidRPr="005F593D">
        <w:rPr>
          <w:lang w:val="en-US"/>
        </w:rPr>
        <w:t xml:space="preserve"> </w:t>
      </w:r>
      <w:r>
        <w:t>ресурсу</w:t>
      </w:r>
      <w:r w:rsidRPr="005F593D">
        <w:rPr>
          <w:lang w:val="en-US"/>
        </w:rPr>
        <w:t xml:space="preserve"> </w:t>
      </w:r>
      <w:r>
        <w:t>относительно</w:t>
      </w:r>
      <w:r w:rsidRPr="005F593D">
        <w:rPr>
          <w:lang w:val="en-US"/>
        </w:rPr>
        <w:t xml:space="preserve"> </w:t>
      </w:r>
      <w:r>
        <w:t>модуля</w:t>
      </w:r>
      <w:r w:rsidRPr="005F593D">
        <w:rPr>
          <w:lang w:val="en-US"/>
        </w:rPr>
        <w:t xml:space="preserve"> </w:t>
      </w:r>
      <w:r>
        <w:rPr>
          <w:i/>
          <w:iCs/>
          <w:lang w:val="en-US"/>
        </w:rPr>
        <w:t>configuration</w:t>
      </w:r>
      <w:r>
        <w:rPr>
          <w:lang w:val="en-US"/>
        </w:rPr>
        <w:t>.</w:t>
      </w:r>
      <w:r w:rsidRPr="005F593D">
        <w:rPr>
          <w:lang w:val="en-US"/>
        </w:rPr>
        <w:t xml:space="preserve"> </w:t>
      </w:r>
    </w:p>
    <w:p w14:paraId="22977866" w14:textId="77777777" w:rsidR="00C005CE" w:rsidRDefault="00C005CE" w:rsidP="00A6161F">
      <w:r>
        <w:t xml:space="preserve">Т.к. все такие файлы находятся в папке </w:t>
      </w:r>
      <w:r>
        <w:rPr>
          <w:i/>
          <w:iCs/>
          <w:lang w:val="en-US"/>
        </w:rPr>
        <w:t>config</w:t>
      </w:r>
      <w:r w:rsidRPr="005F593D">
        <w:rPr>
          <w:i/>
          <w:iCs/>
        </w:rPr>
        <w:t>,</w:t>
      </w:r>
      <w:r w:rsidRPr="005F593D">
        <w:t xml:space="preserve"> н</w:t>
      </w:r>
      <w:r>
        <w:t>астройки путей к файлам конфигурации ядра выглядит следующим образом:</w:t>
      </w:r>
    </w:p>
    <w:p w14:paraId="27F2AA43" w14:textId="77777777" w:rsidR="00C005CE" w:rsidRDefault="00C005CE" w:rsidP="001D0680">
      <w:pPr>
        <w:pStyle w:val="afc"/>
      </w:pPr>
      <w:r>
        <w:t>&lt;property name="coreConfigurationFilePaths"&gt;</w:t>
      </w:r>
    </w:p>
    <w:p w14:paraId="237A9193" w14:textId="77777777" w:rsidR="00C005CE" w:rsidRDefault="00C005CE" w:rsidP="001D0680">
      <w:pPr>
        <w:pStyle w:val="afc"/>
      </w:pPr>
      <w:r>
        <w:t xml:space="preserve">    &lt;set&gt;</w:t>
      </w:r>
    </w:p>
    <w:p w14:paraId="302F87F3" w14:textId="77777777" w:rsidR="00C005CE" w:rsidRDefault="00C005CE" w:rsidP="001D0680">
      <w:pPr>
        <w:pStyle w:val="afc"/>
      </w:pPr>
      <w:r>
        <w:t xml:space="preserve">        &lt;value&gt;</w:t>
      </w:r>
      <w:r>
        <w:rPr>
          <w:b/>
          <w:bCs/>
        </w:rPr>
        <w:t>config/system-domain-objects.xml</w:t>
      </w:r>
      <w:r>
        <w:t>&lt;/value&gt;</w:t>
      </w:r>
    </w:p>
    <w:p w14:paraId="2A7F3D0F" w14:textId="77777777" w:rsidR="00C005CE" w:rsidRDefault="00C005CE" w:rsidP="001D0680">
      <w:pPr>
        <w:pStyle w:val="afc"/>
      </w:pPr>
      <w:r>
        <w:t xml:space="preserve">        &lt;value&gt;</w:t>
      </w:r>
      <w:r>
        <w:rPr>
          <w:b/>
          <w:bCs/>
        </w:rPr>
        <w:t>config/domain-objects.xml</w:t>
      </w:r>
      <w:r>
        <w:t>&lt;/value&gt;</w:t>
      </w:r>
    </w:p>
    <w:p w14:paraId="6E5642BC" w14:textId="77777777" w:rsidR="00C005CE" w:rsidRDefault="00C005CE" w:rsidP="001D0680">
      <w:pPr>
        <w:pStyle w:val="afc"/>
      </w:pPr>
      <w:r>
        <w:t xml:space="preserve">        &lt;value&gt;</w:t>
      </w:r>
      <w:r>
        <w:rPr>
          <w:b/>
          <w:bCs/>
        </w:rPr>
        <w:t>config/collections.xml</w:t>
      </w:r>
      <w:r>
        <w:t>&lt;/value&gt;</w:t>
      </w:r>
    </w:p>
    <w:p w14:paraId="7E4B21C6" w14:textId="77777777" w:rsidR="00C005CE" w:rsidRDefault="00C005CE" w:rsidP="001D0680">
      <w:pPr>
        <w:pStyle w:val="afc"/>
      </w:pPr>
      <w:r>
        <w:t xml:space="preserve">        &lt;value&gt;</w:t>
      </w:r>
      <w:r>
        <w:rPr>
          <w:b/>
          <w:bCs/>
        </w:rPr>
        <w:t>config/access.xml</w:t>
      </w:r>
      <w:r>
        <w:t>&lt;/value&gt;</w:t>
      </w:r>
    </w:p>
    <w:p w14:paraId="235BB652" w14:textId="77777777" w:rsidR="00C005CE" w:rsidRPr="005F593D" w:rsidRDefault="00C005CE" w:rsidP="001D0680">
      <w:pPr>
        <w:pStyle w:val="afc"/>
        <w:rPr>
          <w:lang w:val="ru-RU"/>
        </w:rPr>
      </w:pPr>
      <w:r>
        <w:t xml:space="preserve">    </w:t>
      </w:r>
      <w:r w:rsidRPr="005F593D">
        <w:rPr>
          <w:lang w:val="ru-RU"/>
        </w:rPr>
        <w:t>&lt;/</w:t>
      </w:r>
      <w:r>
        <w:t>set</w:t>
      </w:r>
      <w:r w:rsidRPr="005F593D">
        <w:rPr>
          <w:lang w:val="ru-RU"/>
        </w:rPr>
        <w:t>&gt;</w:t>
      </w:r>
    </w:p>
    <w:p w14:paraId="106E3857" w14:textId="77777777" w:rsidR="00C005CE" w:rsidRPr="005F593D" w:rsidRDefault="00C005CE" w:rsidP="001D0680">
      <w:pPr>
        <w:pStyle w:val="afc"/>
        <w:rPr>
          <w:lang w:val="ru-RU"/>
        </w:rPr>
      </w:pPr>
      <w:r w:rsidRPr="005F593D">
        <w:rPr>
          <w:lang w:val="ru-RU"/>
        </w:rPr>
        <w:t>&lt;/</w:t>
      </w:r>
      <w:r>
        <w:t>property</w:t>
      </w:r>
      <w:r w:rsidRPr="005F593D">
        <w:rPr>
          <w:lang w:val="ru-RU"/>
        </w:rPr>
        <w:t>&gt;</w:t>
      </w:r>
    </w:p>
    <w:p w14:paraId="6F741F32" w14:textId="77777777" w:rsidR="00C005CE" w:rsidRDefault="00C005CE" w:rsidP="00A6161F">
      <w:r>
        <w:t xml:space="preserve">При добавлении нового файла конфигурации ядра его также следует создать в папке </w:t>
      </w:r>
      <w:r>
        <w:rPr>
          <w:i/>
          <w:iCs/>
          <w:lang w:val="en-US"/>
        </w:rPr>
        <w:t>config</w:t>
      </w:r>
      <w:r w:rsidRPr="005F593D">
        <w:t xml:space="preserve"> </w:t>
      </w:r>
      <w:r>
        <w:t xml:space="preserve">и добавить соответствующее значение в множество значений свойства </w:t>
      </w:r>
      <w:r>
        <w:rPr>
          <w:i/>
          <w:iCs/>
        </w:rPr>
        <w:t>coreConfigurationFilePaths.</w:t>
      </w:r>
      <w:r>
        <w:t xml:space="preserve"> </w:t>
      </w:r>
    </w:p>
    <w:p w14:paraId="54DDA6D7" w14:textId="77777777" w:rsidR="00C005CE" w:rsidRDefault="00C005CE" w:rsidP="00860514">
      <w:pPr>
        <w:pStyle w:val="4"/>
      </w:pPr>
      <w:bookmarkStart w:id="247" w:name="__RefHeading__2152_570795157"/>
      <w:bookmarkStart w:id="248" w:name="_Toc383285464"/>
      <w:bookmarkEnd w:id="247"/>
      <w:r>
        <w:lastRenderedPageBreak/>
        <w:t xml:space="preserve">Схема </w:t>
      </w:r>
      <w:bookmarkStart w:id="249" w:name="_Toc36287027311"/>
      <w:r>
        <w:t>ф</w:t>
      </w:r>
      <w:bookmarkEnd w:id="249"/>
      <w:r>
        <w:rPr>
          <w:lang w:val="en-US"/>
        </w:rPr>
        <w:t>айл</w:t>
      </w:r>
      <w:r>
        <w:t>ов</w:t>
      </w:r>
      <w:r>
        <w:rPr>
          <w:lang w:val="en-US"/>
        </w:rPr>
        <w:t xml:space="preserve"> конфигурации ядра</w:t>
      </w:r>
      <w:bookmarkEnd w:id="248"/>
    </w:p>
    <w:p w14:paraId="565672AD" w14:textId="77777777" w:rsidR="00C005CE" w:rsidRDefault="00C005CE" w:rsidP="00A6161F">
      <w:r>
        <w:t>Все файлы конфигурации проверяются на соответветсвие схеме файлов конфигурации</w:t>
      </w:r>
      <w:r>
        <w:rPr>
          <w:i/>
          <w:iCs/>
        </w:rPr>
        <w:t xml:space="preserve">. </w:t>
      </w:r>
      <w:r>
        <w:t xml:space="preserve">Путь к схеме файлов конфигурации указывается в свойстве </w:t>
      </w:r>
      <w:r>
        <w:rPr>
          <w:i/>
          <w:iCs/>
        </w:rPr>
        <w:t>coreConfigurationSchemaFilePath</w:t>
      </w:r>
      <w:r>
        <w:t xml:space="preserve"> спринг-бина </w:t>
      </w:r>
      <w:r>
        <w:rPr>
          <w:i/>
          <w:iCs/>
        </w:rPr>
        <w:t xml:space="preserve">configurationSerializer </w:t>
      </w:r>
      <w:r>
        <w:t xml:space="preserve">в виде абсоютного пути к ресурсу относительно модуля </w:t>
      </w:r>
      <w:r>
        <w:rPr>
          <w:i/>
          <w:iCs/>
          <w:lang w:val="en-US"/>
        </w:rPr>
        <w:t>configuration</w:t>
      </w:r>
      <w:r w:rsidRPr="005F593D">
        <w:t>.</w:t>
      </w:r>
      <w:r>
        <w:t xml:space="preserve"> </w:t>
      </w:r>
    </w:p>
    <w:p w14:paraId="4D7A3841" w14:textId="77777777" w:rsidR="00C005CE" w:rsidRDefault="00C005CE" w:rsidP="00A6161F">
      <w:r>
        <w:t xml:space="preserve">В данный момент используется файл схемы </w:t>
      </w:r>
      <w:r>
        <w:rPr>
          <w:i/>
          <w:iCs/>
        </w:rPr>
        <w:t>configuration.xsd</w:t>
      </w:r>
      <w:r>
        <w:t xml:space="preserve"> расположенный в подпапке </w:t>
      </w:r>
      <w:r>
        <w:rPr>
          <w:i/>
          <w:iCs/>
          <w:lang w:val="en-US"/>
        </w:rPr>
        <w:t>config</w:t>
      </w:r>
      <w:r w:rsidRPr="005F593D">
        <w:t xml:space="preserve">. </w:t>
      </w:r>
      <w:r>
        <w:t>Соответственно конфигруция пути к схеме файлов конфигурации ядра выглядиит следующим образом:</w:t>
      </w:r>
    </w:p>
    <w:p w14:paraId="64CCF48C" w14:textId="77777777" w:rsidR="00C005CE" w:rsidRDefault="00C005CE" w:rsidP="001D0680">
      <w:pPr>
        <w:pStyle w:val="afc"/>
      </w:pPr>
      <w:r>
        <w:t>p:coreConfigurationSchemaFilePath="</w:t>
      </w:r>
      <w:r>
        <w:rPr>
          <w:b/>
          <w:bCs/>
        </w:rPr>
        <w:t>config/configuration.xsd</w:t>
      </w:r>
      <w:r>
        <w:t>"</w:t>
      </w:r>
    </w:p>
    <w:p w14:paraId="25CE7E05" w14:textId="77777777" w:rsidR="00C005CE" w:rsidRPr="005F593D" w:rsidRDefault="00C005CE" w:rsidP="001D0680">
      <w:pPr>
        <w:spacing w:before="28" w:after="24" w:line="360" w:lineRule="atLeast"/>
        <w:rPr>
          <w:lang w:val="en-US"/>
        </w:rPr>
      </w:pPr>
      <w:r w:rsidRPr="005F593D">
        <w:rPr>
          <w:rFonts w:ascii="Arial" w:hAnsi="Arial" w:cs="Arial"/>
          <w:color w:val="000000"/>
          <w:sz w:val="20"/>
          <w:szCs w:val="20"/>
          <w:lang w:val="en-US"/>
        </w:rPr>
        <w:t xml:space="preserve"> </w:t>
      </w:r>
    </w:p>
    <w:p w14:paraId="7DC55383" w14:textId="77777777" w:rsidR="00C005CE" w:rsidRPr="003969F8" w:rsidRDefault="00C005CE" w:rsidP="00860514">
      <w:pPr>
        <w:pStyle w:val="30"/>
      </w:pPr>
      <w:bookmarkStart w:id="250" w:name="__RefHeading__3039_547754936"/>
      <w:bookmarkStart w:id="251" w:name="_Toc383285465"/>
      <w:bookmarkEnd w:id="250"/>
      <w:r w:rsidRPr="003969F8">
        <w:t>Файлы конфигурации модулей расширения</w:t>
      </w:r>
      <w:bookmarkEnd w:id="251"/>
    </w:p>
    <w:p w14:paraId="1621D6A8" w14:textId="77777777" w:rsidR="00C005CE" w:rsidRDefault="00C005CE" w:rsidP="00A6161F">
      <w:r>
        <w:t xml:space="preserve">Файлы конфигурации модулей расширения расположены в ресурсах модуля </w:t>
      </w:r>
      <w:r>
        <w:rPr>
          <w:i/>
          <w:iCs/>
          <w:lang w:val="en-US"/>
        </w:rPr>
        <w:t>modules</w:t>
      </w:r>
      <w:r w:rsidRPr="005F593D">
        <w:rPr>
          <w:i/>
          <w:iCs/>
        </w:rPr>
        <w:t>-</w:t>
      </w:r>
      <w:r>
        <w:rPr>
          <w:i/>
          <w:iCs/>
          <w:lang w:val="en-US"/>
        </w:rPr>
        <w:t>configuration</w:t>
      </w:r>
      <w:r w:rsidRPr="005F593D">
        <w:t xml:space="preserve"> </w:t>
      </w:r>
      <w:r>
        <w:t xml:space="preserve">в папке </w:t>
      </w:r>
      <w:r>
        <w:rPr>
          <w:i/>
          <w:iCs/>
          <w:lang w:val="en-US"/>
        </w:rPr>
        <w:t>config</w:t>
      </w:r>
      <w:r w:rsidRPr="005F593D">
        <w:t>:</w:t>
      </w:r>
    </w:p>
    <w:p w14:paraId="2B34AD7F" w14:textId="77777777" w:rsidR="00C005CE" w:rsidRDefault="00C005CE" w:rsidP="00A6161F">
      <w:pPr>
        <w:pStyle w:val="afc"/>
      </w:pPr>
      <w:r>
        <w:t>cm-sochi\modules-onfiguration\src\main\resources\config\</w:t>
      </w:r>
    </w:p>
    <w:p w14:paraId="1EF09909" w14:textId="77777777" w:rsidR="00C005CE" w:rsidRPr="005F593D" w:rsidRDefault="00C005CE" w:rsidP="00A6161F">
      <w:pPr>
        <w:rPr>
          <w:lang w:val="en-US"/>
        </w:rPr>
      </w:pPr>
      <w:r>
        <w:t xml:space="preserve">Для каждого модуля расширения рекомендуется создавать отдельную одноименную папку в папке </w:t>
      </w:r>
      <w:r>
        <w:rPr>
          <w:i/>
          <w:iCs/>
          <w:lang w:val="en-US"/>
        </w:rPr>
        <w:t>config</w:t>
      </w:r>
      <w:r w:rsidRPr="005F593D">
        <w:rPr>
          <w:i/>
          <w:iCs/>
        </w:rPr>
        <w:t xml:space="preserve"> </w:t>
      </w:r>
      <w:r>
        <w:t>и размещать в ней файлы конфигурации данного модуля</w:t>
      </w:r>
      <w:r w:rsidRPr="005F593D">
        <w:t xml:space="preserve">. </w:t>
      </w:r>
      <w:r>
        <w:t>Например</w:t>
      </w:r>
      <w:r w:rsidRPr="005F593D">
        <w:rPr>
          <w:lang w:val="en-US"/>
        </w:rPr>
        <w:t xml:space="preserve">, </w:t>
      </w:r>
      <w:r>
        <w:t>для</w:t>
      </w:r>
      <w:r w:rsidRPr="005F593D">
        <w:rPr>
          <w:lang w:val="en-US"/>
        </w:rPr>
        <w:t xml:space="preserve"> </w:t>
      </w:r>
      <w:r>
        <w:t>модуля</w:t>
      </w:r>
      <w:r w:rsidRPr="005F593D">
        <w:rPr>
          <w:lang w:val="en-US"/>
        </w:rPr>
        <w:t xml:space="preserve"> </w:t>
      </w:r>
      <w:r>
        <w:t>расширения</w:t>
      </w:r>
      <w:r w:rsidRPr="005F593D">
        <w:rPr>
          <w:lang w:val="en-US"/>
        </w:rPr>
        <w:t xml:space="preserve"> </w:t>
      </w:r>
      <w:r>
        <w:rPr>
          <w:i/>
          <w:iCs/>
          <w:lang w:val="en-US"/>
        </w:rPr>
        <w:t>extension-module</w:t>
      </w:r>
      <w:r>
        <w:rPr>
          <w:lang w:val="en-US"/>
        </w:rPr>
        <w:t xml:space="preserve"> </w:t>
      </w:r>
      <w:r>
        <w:t>это</w:t>
      </w:r>
      <w:r w:rsidRPr="005F593D">
        <w:rPr>
          <w:lang w:val="en-US"/>
        </w:rPr>
        <w:t xml:space="preserve"> </w:t>
      </w:r>
      <w:r>
        <w:t>будет</w:t>
      </w:r>
      <w:r w:rsidRPr="005F593D">
        <w:rPr>
          <w:lang w:val="en-US"/>
        </w:rPr>
        <w:t xml:space="preserve"> </w:t>
      </w:r>
      <w:r>
        <w:t>папка</w:t>
      </w:r>
      <w:r w:rsidRPr="005F593D">
        <w:rPr>
          <w:lang w:val="en-US"/>
        </w:rPr>
        <w:t>:</w:t>
      </w:r>
    </w:p>
    <w:p w14:paraId="0F2BB514" w14:textId="77777777" w:rsidR="00C005CE" w:rsidRPr="005F593D" w:rsidRDefault="00C005CE" w:rsidP="00A6161F">
      <w:pPr>
        <w:rPr>
          <w:lang w:val="en-US"/>
        </w:rPr>
      </w:pPr>
      <w:r>
        <w:rPr>
          <w:i/>
          <w:iCs/>
          <w:lang w:val="en-US"/>
        </w:rPr>
        <w:t>cm-sochi\modules-onfiguration\src\main\resources\config\extension-module</w:t>
      </w:r>
      <w:r w:rsidRPr="005F593D">
        <w:rPr>
          <w:i/>
          <w:iCs/>
          <w:lang w:val="en-US"/>
        </w:rPr>
        <w:t>\</w:t>
      </w:r>
    </w:p>
    <w:p w14:paraId="1ACE8CB2" w14:textId="77777777" w:rsidR="00C005CE" w:rsidRDefault="00C005CE" w:rsidP="00860514">
      <w:pPr>
        <w:pStyle w:val="4"/>
      </w:pPr>
      <w:bookmarkStart w:id="252" w:name="__RefHeading__1819_547754936"/>
      <w:bookmarkStart w:id="253" w:name="_Toc383285466"/>
      <w:bookmarkEnd w:id="252"/>
      <w:r>
        <w:t xml:space="preserve">Схемы </w:t>
      </w:r>
      <w:bookmarkStart w:id="254" w:name="_Toc362870273113"/>
      <w:r>
        <w:t>ф</w:t>
      </w:r>
      <w:bookmarkEnd w:id="254"/>
      <w:r>
        <w:rPr>
          <w:lang w:val="en-US"/>
        </w:rPr>
        <w:t>айл</w:t>
      </w:r>
      <w:r>
        <w:t>ов</w:t>
      </w:r>
      <w:r>
        <w:rPr>
          <w:lang w:val="en-US"/>
        </w:rPr>
        <w:t xml:space="preserve"> конфигурации </w:t>
      </w:r>
      <w:r>
        <w:t>модулей расширения</w:t>
      </w:r>
      <w:bookmarkEnd w:id="253"/>
    </w:p>
    <w:p w14:paraId="00F846A2" w14:textId="77777777" w:rsidR="00C005CE" w:rsidRDefault="00C005CE" w:rsidP="00A6161F">
      <w:r>
        <w:t xml:space="preserve">Файлы конфигурации модулей расширения так же как и файлы конфигурации ядра проверяются на соответствие схеме. По умолчанию используется схема файлов конфигурации ядра (указывается в свойстве </w:t>
      </w:r>
      <w:r>
        <w:rPr>
          <w:i/>
          <w:iCs/>
        </w:rPr>
        <w:t>coreConfigurationSchemaFilePath</w:t>
      </w:r>
      <w:r>
        <w:t xml:space="preserve"> спринг-бина </w:t>
      </w:r>
      <w:r>
        <w:rPr>
          <w:i/>
          <w:iCs/>
        </w:rPr>
        <w:t>configurationSerializer</w:t>
      </w:r>
      <w:r>
        <w:t>), но может использоваться и собственная схема (это потребуется, если в кофигурации модуля расширения описаны собственные сущности, не описанные в конфигурации ядра). В этом случае схема файлов конфигурации модуля расширения должна импортировать схему файлов конфигурации ядра:</w:t>
      </w:r>
    </w:p>
    <w:p w14:paraId="4FBA70A5" w14:textId="77777777" w:rsidR="00C005CE" w:rsidRDefault="00C005CE" w:rsidP="001D0680">
      <w:pPr>
        <w:pStyle w:val="afc"/>
      </w:pPr>
      <w:r>
        <w:t>&lt;xs:import namespace="https://cm5.intertrust.ru/config"/&gt;</w:t>
      </w:r>
    </w:p>
    <w:p w14:paraId="3E8041D5" w14:textId="77777777" w:rsidR="00C005CE" w:rsidRDefault="00C005CE" w:rsidP="00A6161F">
      <w:r>
        <w:t xml:space="preserve">и переопределять элемент </w:t>
      </w:r>
      <w:r>
        <w:rPr>
          <w:i/>
          <w:iCs/>
        </w:rPr>
        <w:t>configuration</w:t>
      </w:r>
      <w:r>
        <w:t>, расширяя его новыми типами элементов, например:</w:t>
      </w:r>
    </w:p>
    <w:p w14:paraId="596A7027" w14:textId="77777777" w:rsidR="00C005CE" w:rsidRDefault="00C005CE" w:rsidP="001D0680">
      <w:pPr>
        <w:pStyle w:val="afc"/>
      </w:pPr>
      <w:r>
        <w:t>&lt;xs:element name="configuration" type="custom:configurationType"/&gt;</w:t>
      </w:r>
    </w:p>
    <w:p w14:paraId="635D77F6" w14:textId="77777777" w:rsidR="00C005CE" w:rsidRDefault="00C005CE" w:rsidP="001D0680">
      <w:pPr>
        <w:pStyle w:val="afc"/>
      </w:pPr>
    </w:p>
    <w:p w14:paraId="13CFF282" w14:textId="77777777" w:rsidR="00C005CE" w:rsidRDefault="00C005CE" w:rsidP="001D0680">
      <w:pPr>
        <w:pStyle w:val="afc"/>
      </w:pPr>
      <w:r>
        <w:t>&lt;xs:complexType name="configurationType"&gt;</w:t>
      </w:r>
    </w:p>
    <w:p w14:paraId="2B972C69" w14:textId="77777777" w:rsidR="00C005CE" w:rsidRDefault="00C005CE" w:rsidP="001D0680">
      <w:pPr>
        <w:pStyle w:val="afc"/>
      </w:pPr>
      <w:r>
        <w:t xml:space="preserve">    &lt;xs:complexContent&gt;</w:t>
      </w:r>
    </w:p>
    <w:p w14:paraId="618F810C" w14:textId="77777777" w:rsidR="00C005CE" w:rsidRDefault="00C005CE" w:rsidP="001D0680">
      <w:pPr>
        <w:pStyle w:val="afc"/>
      </w:pPr>
      <w:r>
        <w:t xml:space="preserve">        &lt;xs:extension base="core:configurationType"&gt;</w:t>
      </w:r>
    </w:p>
    <w:p w14:paraId="59569F72" w14:textId="77777777" w:rsidR="00C005CE" w:rsidRDefault="00C005CE" w:rsidP="001D0680">
      <w:pPr>
        <w:pStyle w:val="afc"/>
      </w:pPr>
      <w:r>
        <w:t xml:space="preserve">             &lt;xs:choice minOccurs="0" maxOccurs="unbounded"&gt;</w:t>
      </w:r>
    </w:p>
    <w:p w14:paraId="6B2FBC71" w14:textId="77777777" w:rsidR="00C005CE" w:rsidRDefault="00C005CE" w:rsidP="001D0680">
      <w:pPr>
        <w:pStyle w:val="afc"/>
      </w:pPr>
      <w:r>
        <w:t xml:space="preserve">                 &lt;xs:element name="test-type" type="custom:test-typeType" </w:t>
      </w:r>
      <w:r>
        <w:tab/>
      </w:r>
      <w:r>
        <w:tab/>
      </w:r>
      <w:r>
        <w:tab/>
        <w:t xml:space="preserve">                     minOccurs="0" maxOccurs="unbounded"/&gt;</w:t>
      </w:r>
    </w:p>
    <w:p w14:paraId="215D27B3" w14:textId="77777777" w:rsidR="00C005CE" w:rsidRDefault="00C005CE" w:rsidP="001D0680">
      <w:pPr>
        <w:pStyle w:val="afc"/>
      </w:pPr>
      <w:r>
        <w:t xml:space="preserve">             &lt;/xs:choice&gt;</w:t>
      </w:r>
    </w:p>
    <w:p w14:paraId="0DC8C031" w14:textId="77777777" w:rsidR="00C005CE" w:rsidRDefault="00C005CE" w:rsidP="001D0680">
      <w:pPr>
        <w:pStyle w:val="afc"/>
      </w:pPr>
      <w:r>
        <w:t xml:space="preserve">        &lt;/xs:extension&gt;</w:t>
      </w:r>
    </w:p>
    <w:p w14:paraId="6981DA2F" w14:textId="77777777" w:rsidR="00C005CE" w:rsidRDefault="00C005CE" w:rsidP="001D0680">
      <w:pPr>
        <w:pStyle w:val="afc"/>
      </w:pPr>
      <w:r>
        <w:t xml:space="preserve">    &lt;/xs:complexContent&gt;</w:t>
      </w:r>
    </w:p>
    <w:p w14:paraId="359C3ABB" w14:textId="77777777" w:rsidR="00C005CE" w:rsidRPr="005F593D" w:rsidRDefault="00C005CE" w:rsidP="001D0680">
      <w:pPr>
        <w:pStyle w:val="afc"/>
        <w:rPr>
          <w:lang w:val="ru-RU"/>
        </w:rPr>
      </w:pPr>
      <w:r w:rsidRPr="005F593D">
        <w:rPr>
          <w:lang w:val="ru-RU"/>
        </w:rPr>
        <w:t>&lt;/</w:t>
      </w:r>
      <w:r>
        <w:t>xs</w:t>
      </w:r>
      <w:r w:rsidRPr="005F593D">
        <w:rPr>
          <w:lang w:val="ru-RU"/>
        </w:rPr>
        <w:t>:</w:t>
      </w:r>
      <w:r>
        <w:t>complexType</w:t>
      </w:r>
      <w:r w:rsidRPr="005F593D">
        <w:rPr>
          <w:lang w:val="ru-RU"/>
        </w:rPr>
        <w:t>&gt;</w:t>
      </w:r>
    </w:p>
    <w:p w14:paraId="4585E2DD" w14:textId="77777777" w:rsidR="00C005CE" w:rsidRDefault="00C005CE">
      <w:pPr>
        <w:spacing w:before="28" w:after="24" w:line="360" w:lineRule="atLeast"/>
      </w:pPr>
    </w:p>
    <w:p w14:paraId="3C5D0457" w14:textId="77777777" w:rsidR="00C005CE" w:rsidRDefault="00C005CE" w:rsidP="00A6161F">
      <w:r>
        <w:lastRenderedPageBreak/>
        <w:t xml:space="preserve">Полный пример схемы файлов конфигурации модуля расширения, расширяющей схему файлов конфигурации ядра, и соответствующего файла конфигурации можно найти в папке </w:t>
      </w:r>
      <w:r>
        <w:rPr>
          <w:i/>
          <w:iCs/>
          <w:lang w:val="en-US"/>
        </w:rPr>
        <w:t>test</w:t>
      </w:r>
      <w:r w:rsidRPr="005F593D">
        <w:rPr>
          <w:i/>
          <w:iCs/>
        </w:rPr>
        <w:t>-</w:t>
      </w:r>
      <w:r>
        <w:rPr>
          <w:i/>
          <w:iCs/>
          <w:lang w:val="en-US"/>
        </w:rPr>
        <w:t>module</w:t>
      </w:r>
      <w:r w:rsidRPr="005F593D">
        <w:t>:</w:t>
      </w:r>
    </w:p>
    <w:p w14:paraId="577C3F17" w14:textId="77777777" w:rsidR="00C005CE" w:rsidRPr="005F593D" w:rsidRDefault="00C005CE">
      <w:pPr>
        <w:spacing w:before="28" w:after="24" w:line="360" w:lineRule="atLeast"/>
        <w:ind w:left="727"/>
        <w:rPr>
          <w:lang w:val="en-US"/>
        </w:rPr>
      </w:pPr>
      <w:r>
        <w:rPr>
          <w:rFonts w:ascii="Arial" w:hAnsi="Arial" w:cs="Arial"/>
          <w:i/>
          <w:iCs/>
          <w:color w:val="000000"/>
          <w:sz w:val="20"/>
          <w:szCs w:val="20"/>
          <w:lang w:val="en-US"/>
        </w:rPr>
        <w:t>cm-sochi\modules-configuration\src\main\resources\config\test-module</w:t>
      </w:r>
      <w:r w:rsidRPr="005F593D">
        <w:rPr>
          <w:rFonts w:ascii="Arial" w:hAnsi="Arial" w:cs="Arial"/>
          <w:i/>
          <w:iCs/>
          <w:color w:val="000000"/>
          <w:sz w:val="20"/>
          <w:szCs w:val="20"/>
          <w:lang w:val="en-US"/>
        </w:rPr>
        <w:t>\</w:t>
      </w:r>
      <w:r>
        <w:rPr>
          <w:rFonts w:ascii="Arial" w:hAnsi="Arial" w:cs="Arial"/>
          <w:i/>
          <w:iCs/>
          <w:color w:val="000000"/>
          <w:sz w:val="20"/>
          <w:szCs w:val="20"/>
          <w:lang w:val="en-US"/>
        </w:rPr>
        <w:t>custom-configuration.xsd</w:t>
      </w:r>
    </w:p>
    <w:p w14:paraId="548D4C1E" w14:textId="77777777" w:rsidR="00C005CE" w:rsidRPr="005F593D" w:rsidRDefault="00C005CE">
      <w:pPr>
        <w:spacing w:before="28" w:after="24" w:line="360" w:lineRule="atLeast"/>
        <w:ind w:left="727"/>
        <w:rPr>
          <w:lang w:val="en-US"/>
        </w:rPr>
      </w:pPr>
      <w:r>
        <w:rPr>
          <w:rFonts w:ascii="Arial" w:hAnsi="Arial" w:cs="Arial"/>
          <w:i/>
          <w:iCs/>
          <w:color w:val="000000"/>
          <w:sz w:val="20"/>
          <w:szCs w:val="20"/>
          <w:lang w:val="en-US"/>
        </w:rPr>
        <w:t>cm-sochi\modules-configuration\src\main\resources\config\test-module</w:t>
      </w:r>
      <w:r w:rsidRPr="005F593D">
        <w:rPr>
          <w:rFonts w:ascii="Arial" w:hAnsi="Arial" w:cs="Arial"/>
          <w:i/>
          <w:iCs/>
          <w:color w:val="000000"/>
          <w:sz w:val="20"/>
          <w:szCs w:val="20"/>
          <w:lang w:val="en-US"/>
        </w:rPr>
        <w:t>\</w:t>
      </w:r>
      <w:r>
        <w:rPr>
          <w:rFonts w:ascii="Arial" w:hAnsi="Arial" w:cs="Arial"/>
          <w:i/>
          <w:iCs/>
          <w:color w:val="000000"/>
          <w:sz w:val="20"/>
          <w:szCs w:val="20"/>
          <w:lang w:val="en-US"/>
        </w:rPr>
        <w:t>custom-config</w:t>
      </w:r>
      <w:r w:rsidRPr="005F593D">
        <w:rPr>
          <w:rFonts w:ascii="Arial" w:hAnsi="Arial" w:cs="Arial"/>
          <w:i/>
          <w:iCs/>
          <w:color w:val="000000"/>
          <w:sz w:val="20"/>
          <w:szCs w:val="20"/>
          <w:lang w:val="en-US"/>
        </w:rPr>
        <w:t>.</w:t>
      </w:r>
      <w:r>
        <w:rPr>
          <w:rFonts w:ascii="Arial" w:hAnsi="Arial" w:cs="Arial"/>
          <w:i/>
          <w:iCs/>
          <w:color w:val="000000"/>
          <w:sz w:val="20"/>
          <w:szCs w:val="20"/>
          <w:lang w:val="en-US"/>
        </w:rPr>
        <w:t>xml</w:t>
      </w:r>
      <w:r w:rsidRPr="005F593D">
        <w:rPr>
          <w:rFonts w:ascii="Arial" w:hAnsi="Arial" w:cs="Arial"/>
          <w:i/>
          <w:iCs/>
          <w:color w:val="000000"/>
          <w:sz w:val="20"/>
          <w:szCs w:val="20"/>
          <w:lang w:val="en-US"/>
        </w:rPr>
        <w:t xml:space="preserve"> </w:t>
      </w:r>
      <w:r w:rsidRPr="005F593D">
        <w:rPr>
          <w:rFonts w:ascii="Arial" w:hAnsi="Arial" w:cs="Arial"/>
          <w:color w:val="000000"/>
          <w:sz w:val="20"/>
          <w:szCs w:val="20"/>
          <w:lang w:val="en-US"/>
        </w:rPr>
        <w:t xml:space="preserve"> </w:t>
      </w:r>
    </w:p>
    <w:p w14:paraId="4BADF0EA" w14:textId="77777777" w:rsidR="00C005CE" w:rsidRDefault="00C005CE" w:rsidP="00860514">
      <w:pPr>
        <w:pStyle w:val="4"/>
      </w:pPr>
      <w:bookmarkStart w:id="255" w:name="__RefHeading__1821_547754936"/>
      <w:bookmarkStart w:id="256" w:name="_Toc383285467"/>
      <w:bookmarkEnd w:id="255"/>
      <w:r>
        <w:t xml:space="preserve">Регистрация </w:t>
      </w:r>
      <w:bookmarkStart w:id="257" w:name="_Toc36287027311111"/>
      <w:r>
        <w:t>ф</w:t>
      </w:r>
      <w:bookmarkEnd w:id="257"/>
      <w:r w:rsidRPr="005F593D">
        <w:t>айл</w:t>
      </w:r>
      <w:r>
        <w:t>ов</w:t>
      </w:r>
      <w:r w:rsidRPr="005F593D">
        <w:t xml:space="preserve"> конфигурации </w:t>
      </w:r>
      <w:r>
        <w:t>модулей расширения для загрузки ядром</w:t>
      </w:r>
      <w:bookmarkEnd w:id="256"/>
      <w:r>
        <w:t xml:space="preserve"> </w:t>
      </w:r>
    </w:p>
    <w:p w14:paraId="6B002EED" w14:textId="77777777" w:rsidR="00C005CE" w:rsidRDefault="00C005CE" w:rsidP="00A6161F">
      <w:r>
        <w:t xml:space="preserve">Для того, чтобы файлы конфигурации модуля расширения были загружены ядром их необходимо зарегистривать в файле </w:t>
      </w:r>
      <w:r>
        <w:rPr>
          <w:i/>
          <w:iCs/>
          <w:lang w:val="en-US"/>
        </w:rPr>
        <w:t>modules</w:t>
      </w:r>
      <w:r w:rsidRPr="005F593D">
        <w:rPr>
          <w:i/>
          <w:iCs/>
        </w:rPr>
        <w:t>-</w:t>
      </w:r>
      <w:r>
        <w:rPr>
          <w:i/>
          <w:iCs/>
          <w:lang w:val="en-US"/>
        </w:rPr>
        <w:t>configuration</w:t>
      </w:r>
      <w:r w:rsidRPr="005F593D">
        <w:rPr>
          <w:i/>
          <w:iCs/>
        </w:rPr>
        <w:t>.</w:t>
      </w:r>
      <w:r>
        <w:rPr>
          <w:i/>
          <w:iCs/>
          <w:lang w:val="en-US"/>
        </w:rPr>
        <w:t>xml</w:t>
      </w:r>
      <w:r w:rsidRPr="005F593D">
        <w:t>:</w:t>
      </w:r>
    </w:p>
    <w:p w14:paraId="011525D9" w14:textId="77777777" w:rsidR="00C005CE" w:rsidRPr="005F593D" w:rsidRDefault="00C005CE">
      <w:pPr>
        <w:spacing w:before="28" w:after="24" w:line="360" w:lineRule="atLeast"/>
        <w:ind w:left="686"/>
        <w:rPr>
          <w:lang w:val="en-US"/>
        </w:rPr>
      </w:pPr>
      <w:r>
        <w:rPr>
          <w:rFonts w:ascii="Arial" w:hAnsi="Arial" w:cs="Arial"/>
          <w:i/>
          <w:iCs/>
          <w:color w:val="000000"/>
          <w:sz w:val="20"/>
          <w:szCs w:val="20"/>
          <w:lang w:val="en-US"/>
        </w:rPr>
        <w:t>cm-sochi\modules-configuration\src\main\resources\config\modules-configuration.xml</w:t>
      </w:r>
    </w:p>
    <w:p w14:paraId="2359B11A" w14:textId="77777777" w:rsidR="00C005CE" w:rsidRDefault="00C005CE" w:rsidP="00A6161F">
      <w:r>
        <w:t xml:space="preserve">Данный путь (и имя файла) также является настраиваемым и указывается в свойстве </w:t>
      </w:r>
      <w:r>
        <w:rPr>
          <w:i/>
          <w:iCs/>
          <w:lang w:val="en-US"/>
        </w:rPr>
        <w:t>modulesConfigurationPath</w:t>
      </w:r>
      <w:r w:rsidRPr="005F593D">
        <w:t xml:space="preserve"> </w:t>
      </w:r>
      <w:r>
        <w:t xml:space="preserve">спринг-бина </w:t>
      </w:r>
      <w:r>
        <w:rPr>
          <w:i/>
          <w:iCs/>
          <w:lang w:val="en-US"/>
        </w:rPr>
        <w:t>configurationSerializer</w:t>
      </w:r>
      <w:r w:rsidRPr="005F593D">
        <w:t>:</w:t>
      </w:r>
    </w:p>
    <w:p w14:paraId="42EBFFEC" w14:textId="77777777" w:rsidR="00C005CE" w:rsidRDefault="00C005CE" w:rsidP="001D0680">
      <w:pPr>
        <w:pStyle w:val="afc"/>
      </w:pPr>
      <w:r>
        <w:t>p:modulesConfigurationPath="</w:t>
      </w:r>
      <w:r>
        <w:rPr>
          <w:b/>
          <w:bCs/>
        </w:rPr>
        <w:t>/modules-configuration.xml</w:t>
      </w:r>
      <w:r>
        <w:t>"</w:t>
      </w:r>
    </w:p>
    <w:p w14:paraId="72C5DF07" w14:textId="77777777" w:rsidR="00C005CE" w:rsidRPr="005F593D" w:rsidRDefault="00C005CE" w:rsidP="00A6161F">
      <w:pPr>
        <w:rPr>
          <w:lang w:val="en-US"/>
        </w:rPr>
      </w:pPr>
      <w:r>
        <w:t>Путь</w:t>
      </w:r>
      <w:r w:rsidRPr="005F593D">
        <w:rPr>
          <w:lang w:val="en-US"/>
        </w:rPr>
        <w:t xml:space="preserve"> </w:t>
      </w:r>
      <w:r>
        <w:t>указывается</w:t>
      </w:r>
      <w:r w:rsidRPr="005F593D">
        <w:rPr>
          <w:lang w:val="en-US"/>
        </w:rPr>
        <w:t xml:space="preserve"> </w:t>
      </w:r>
      <w:r>
        <w:t>относительно</w:t>
      </w:r>
      <w:r w:rsidRPr="005F593D">
        <w:rPr>
          <w:lang w:val="en-US"/>
        </w:rPr>
        <w:t xml:space="preserve"> </w:t>
      </w:r>
      <w:r>
        <w:t>папки</w:t>
      </w:r>
      <w:r w:rsidRPr="005F593D">
        <w:rPr>
          <w:lang w:val="en-US"/>
        </w:rPr>
        <w:t xml:space="preserve">  </w:t>
      </w:r>
      <w:r>
        <w:rPr>
          <w:lang w:val="en-US"/>
        </w:rPr>
        <w:t>cm-sochi\modules-configuration\src\main\resources\config</w:t>
      </w:r>
      <w:r w:rsidRPr="005F593D">
        <w:rPr>
          <w:lang w:val="en-US"/>
        </w:rPr>
        <w:t>.</w:t>
      </w:r>
    </w:p>
    <w:p w14:paraId="2C0A136B" w14:textId="77777777" w:rsidR="00C005CE" w:rsidRDefault="00C005CE" w:rsidP="00A6161F">
      <w:r>
        <w:t>Ниже приведен пример регистрации файлов конфигурации модуля расширения:</w:t>
      </w:r>
    </w:p>
    <w:p w14:paraId="1997BDB9" w14:textId="77777777" w:rsidR="00C005CE" w:rsidRDefault="00C005CE" w:rsidP="001D0680">
      <w:pPr>
        <w:pStyle w:val="afc"/>
      </w:pPr>
      <w:r>
        <w:t>&lt;?xml version="1.0" encoding="UTF-8" standalone="yes"?&gt;</w:t>
      </w:r>
    </w:p>
    <w:p w14:paraId="6D56317B" w14:textId="77777777" w:rsidR="00C005CE" w:rsidRDefault="00C005CE" w:rsidP="001D0680">
      <w:pPr>
        <w:pStyle w:val="afc"/>
      </w:pPr>
      <w:r>
        <w:t>&lt;modules-configuration xmlns="https://cm5.intertrust.ru/modules-configuration"&gt;</w:t>
      </w:r>
    </w:p>
    <w:p w14:paraId="1EB51C45" w14:textId="77777777" w:rsidR="00C005CE" w:rsidRDefault="00C005CE" w:rsidP="001D0680">
      <w:pPr>
        <w:pStyle w:val="afc"/>
      </w:pPr>
    </w:p>
    <w:p w14:paraId="250A3BCA" w14:textId="77777777" w:rsidR="00C005CE" w:rsidRDefault="00C005CE" w:rsidP="001D0680">
      <w:pPr>
        <w:pStyle w:val="afc"/>
      </w:pPr>
      <w:r>
        <w:t xml:space="preserve">    &lt;module-configuration&gt;</w:t>
      </w:r>
    </w:p>
    <w:p w14:paraId="14A47B1E" w14:textId="77777777" w:rsidR="00C005CE" w:rsidRDefault="00C005CE" w:rsidP="001D0680">
      <w:pPr>
        <w:pStyle w:val="afc"/>
      </w:pPr>
      <w:r>
        <w:t xml:space="preserve">        &lt;path&gt;/test-module/custom-config.xml&lt;/path&gt;</w:t>
      </w:r>
    </w:p>
    <w:p w14:paraId="0513F35C" w14:textId="77777777" w:rsidR="00C005CE" w:rsidRDefault="00C005CE" w:rsidP="001D0680">
      <w:pPr>
        <w:pStyle w:val="afc"/>
      </w:pPr>
      <w:r>
        <w:t xml:space="preserve">        &lt;schema-path&gt;/test-module/custom-configuration.xsd&lt;/schema-path&gt;</w:t>
      </w:r>
    </w:p>
    <w:p w14:paraId="696BD282" w14:textId="77777777" w:rsidR="00C005CE" w:rsidRDefault="00C005CE" w:rsidP="001D0680">
      <w:pPr>
        <w:pStyle w:val="afc"/>
      </w:pPr>
      <w:r>
        <w:t xml:space="preserve">    &lt;/module-configuration&gt;</w:t>
      </w:r>
    </w:p>
    <w:p w14:paraId="6877A701" w14:textId="77777777" w:rsidR="00C005CE" w:rsidRDefault="00C005CE" w:rsidP="001D0680">
      <w:pPr>
        <w:pStyle w:val="afc"/>
      </w:pPr>
    </w:p>
    <w:p w14:paraId="514ED323" w14:textId="77777777" w:rsidR="00C005CE" w:rsidRDefault="00C005CE" w:rsidP="001D0680">
      <w:pPr>
        <w:pStyle w:val="afc"/>
      </w:pPr>
      <w:r>
        <w:t xml:space="preserve">    &lt;module-configuration&gt;</w:t>
      </w:r>
    </w:p>
    <w:p w14:paraId="5806D6A1" w14:textId="77777777" w:rsidR="00C005CE" w:rsidRDefault="00C005CE" w:rsidP="001D0680">
      <w:pPr>
        <w:pStyle w:val="afc"/>
      </w:pPr>
      <w:r>
        <w:t xml:space="preserve">        &lt;path&gt;/test-module/domain-objects.xml&lt;/path&gt;</w:t>
      </w:r>
    </w:p>
    <w:p w14:paraId="1964D46E" w14:textId="77777777" w:rsidR="00C005CE" w:rsidRDefault="00C005CE" w:rsidP="001D0680">
      <w:pPr>
        <w:pStyle w:val="afc"/>
      </w:pPr>
      <w:r>
        <w:t xml:space="preserve">    &lt;/module-configuration&gt;</w:t>
      </w:r>
    </w:p>
    <w:p w14:paraId="4C362FB1" w14:textId="77777777" w:rsidR="00C005CE" w:rsidRDefault="00C005CE" w:rsidP="001D0680">
      <w:pPr>
        <w:pStyle w:val="afc"/>
      </w:pPr>
    </w:p>
    <w:p w14:paraId="55D067D3" w14:textId="77777777" w:rsidR="00C005CE" w:rsidRDefault="00C005CE" w:rsidP="001D0680">
      <w:pPr>
        <w:pStyle w:val="afc"/>
      </w:pPr>
      <w:r>
        <w:t>&lt;/modules-configuration&gt;</w:t>
      </w:r>
    </w:p>
    <w:p w14:paraId="372BF147" w14:textId="77777777" w:rsidR="00C005CE" w:rsidRDefault="00C005CE" w:rsidP="00A6161F">
      <w:r>
        <w:t>В</w:t>
      </w:r>
      <w:r w:rsidRPr="005F593D">
        <w:rPr>
          <w:lang w:val="en-US"/>
        </w:rPr>
        <w:t xml:space="preserve"> </w:t>
      </w:r>
      <w:r>
        <w:t>элементе</w:t>
      </w:r>
      <w:r w:rsidRPr="005F593D">
        <w:rPr>
          <w:lang w:val="en-US"/>
        </w:rPr>
        <w:t xml:space="preserve"> </w:t>
      </w:r>
      <w:r>
        <w:rPr>
          <w:i/>
          <w:iCs/>
          <w:lang w:val="en-US"/>
        </w:rPr>
        <w:t>path</w:t>
      </w:r>
      <w:r>
        <w:rPr>
          <w:lang w:val="en-US"/>
        </w:rPr>
        <w:t xml:space="preserve"> </w:t>
      </w:r>
      <w:r>
        <w:t>указывается</w:t>
      </w:r>
      <w:r w:rsidRPr="005F593D">
        <w:rPr>
          <w:lang w:val="en-US"/>
        </w:rPr>
        <w:t xml:space="preserve"> </w:t>
      </w:r>
      <w:r>
        <w:t>путь</w:t>
      </w:r>
      <w:r w:rsidRPr="005F593D">
        <w:rPr>
          <w:lang w:val="en-US"/>
        </w:rPr>
        <w:t xml:space="preserve"> </w:t>
      </w:r>
      <w:r>
        <w:t>к</w:t>
      </w:r>
      <w:r w:rsidRPr="005F593D">
        <w:rPr>
          <w:lang w:val="en-US"/>
        </w:rPr>
        <w:t xml:space="preserve"> </w:t>
      </w:r>
      <w:r>
        <w:t>файлу</w:t>
      </w:r>
      <w:r w:rsidRPr="005F593D">
        <w:rPr>
          <w:lang w:val="en-US"/>
        </w:rPr>
        <w:t xml:space="preserve"> </w:t>
      </w:r>
      <w:r>
        <w:t>конфигурации</w:t>
      </w:r>
      <w:r w:rsidRPr="005F593D">
        <w:rPr>
          <w:lang w:val="en-US"/>
        </w:rPr>
        <w:t xml:space="preserve"> (</w:t>
      </w:r>
      <w:r>
        <w:t>относительно</w:t>
      </w:r>
      <w:r w:rsidRPr="005F593D">
        <w:rPr>
          <w:lang w:val="en-US"/>
        </w:rPr>
        <w:t xml:space="preserve"> </w:t>
      </w:r>
      <w:r>
        <w:t>папки</w:t>
      </w:r>
      <w:r w:rsidRPr="005F593D">
        <w:rPr>
          <w:lang w:val="en-US"/>
        </w:rPr>
        <w:t xml:space="preserve"> </w:t>
      </w:r>
      <w:r>
        <w:rPr>
          <w:i/>
          <w:iCs/>
          <w:lang w:val="en-US"/>
        </w:rPr>
        <w:t>cm-sochi\modules-configuration\src\main\resources\config</w:t>
      </w:r>
      <w:r w:rsidRPr="005F593D">
        <w:rPr>
          <w:lang w:val="en-US"/>
        </w:rPr>
        <w:t xml:space="preserve">). </w:t>
      </w:r>
      <w:r>
        <w:t xml:space="preserve">В элементе </w:t>
      </w:r>
      <w:r>
        <w:rPr>
          <w:lang w:val="en-US"/>
        </w:rPr>
        <w:t>schema</w:t>
      </w:r>
      <w:r w:rsidRPr="005F593D">
        <w:t>-</w:t>
      </w:r>
      <w:r>
        <w:rPr>
          <w:lang w:val="en-US"/>
        </w:rPr>
        <w:t>path</w:t>
      </w:r>
      <w:r w:rsidRPr="005F593D">
        <w:t xml:space="preserve"> </w:t>
      </w:r>
      <w:r>
        <w:t>указывается (опционально) схема для валидации этого файла конфигурации. Если путь к схеме не указан, используется схема файлов конфигурации ядра.</w:t>
      </w:r>
    </w:p>
    <w:p w14:paraId="2BD412A7" w14:textId="77777777" w:rsidR="00C005CE" w:rsidRDefault="00C005CE" w:rsidP="00860514">
      <w:pPr>
        <w:pStyle w:val="4"/>
      </w:pPr>
      <w:bookmarkStart w:id="258" w:name="__RefHeading__1823_547754936"/>
      <w:bookmarkStart w:id="259" w:name="_Toc383285468"/>
      <w:bookmarkEnd w:id="258"/>
      <w:r>
        <w:t>Некоторые детали реализации загрузки ядром файлов конфигурации модулей расширения</w:t>
      </w:r>
      <w:bookmarkEnd w:id="259"/>
    </w:p>
    <w:p w14:paraId="01DC4CB1" w14:textId="77777777" w:rsidR="00C005CE" w:rsidRDefault="00C005CE" w:rsidP="00A6161F">
      <w:r>
        <w:t xml:space="preserve">Для того, чтобы файлы конфигурации модулей расширения были доступны для загрузки загрузчиком классов ядра, они копируются во время сборки модуля </w:t>
      </w:r>
      <w:r>
        <w:rPr>
          <w:i/>
          <w:iCs/>
          <w:lang w:val="en-US"/>
        </w:rPr>
        <w:t>web</w:t>
      </w:r>
      <w:r w:rsidRPr="005F593D">
        <w:rPr>
          <w:i/>
          <w:iCs/>
        </w:rPr>
        <w:t>-</w:t>
      </w:r>
      <w:r>
        <w:rPr>
          <w:i/>
          <w:iCs/>
          <w:lang w:val="en-US"/>
        </w:rPr>
        <w:t>app</w:t>
      </w:r>
      <w:r>
        <w:t xml:space="preserve"> из модуля </w:t>
      </w:r>
      <w:r>
        <w:rPr>
          <w:i/>
          <w:iCs/>
          <w:lang w:val="en-US"/>
        </w:rPr>
        <w:t>modules</w:t>
      </w:r>
      <w:r w:rsidRPr="005F593D">
        <w:rPr>
          <w:i/>
          <w:iCs/>
        </w:rPr>
        <w:t>-</w:t>
      </w:r>
      <w:r>
        <w:rPr>
          <w:i/>
          <w:iCs/>
          <w:lang w:val="en-US"/>
        </w:rPr>
        <w:t>configuration</w:t>
      </w:r>
      <w:r w:rsidRPr="005F593D">
        <w:t xml:space="preserve"> </w:t>
      </w:r>
      <w:r>
        <w:t xml:space="preserve">в папку </w:t>
      </w:r>
      <w:r>
        <w:rPr>
          <w:i/>
          <w:iCs/>
        </w:rPr>
        <w:t>/WEB-INF/classes/modules-configuration</w:t>
      </w:r>
      <w:r>
        <w:t xml:space="preserve">. Для этого в </w:t>
      </w:r>
      <w:r>
        <w:rPr>
          <w:i/>
          <w:iCs/>
          <w:lang w:val="en-US"/>
        </w:rPr>
        <w:t>pom</w:t>
      </w:r>
      <w:r w:rsidRPr="005F593D">
        <w:rPr>
          <w:i/>
          <w:iCs/>
        </w:rPr>
        <w:t>.</w:t>
      </w:r>
      <w:r>
        <w:rPr>
          <w:i/>
          <w:iCs/>
          <w:lang w:val="en-US"/>
        </w:rPr>
        <w:t>xml</w:t>
      </w:r>
      <w:r w:rsidRPr="005F593D">
        <w:rPr>
          <w:i/>
          <w:iCs/>
        </w:rPr>
        <w:t xml:space="preserve"> </w:t>
      </w:r>
      <w:r>
        <w:t xml:space="preserve">модуля </w:t>
      </w:r>
      <w:r>
        <w:rPr>
          <w:i/>
          <w:iCs/>
          <w:lang w:val="en-US"/>
        </w:rPr>
        <w:t>web</w:t>
      </w:r>
      <w:r w:rsidRPr="005F593D">
        <w:rPr>
          <w:i/>
          <w:iCs/>
        </w:rPr>
        <w:t>-</w:t>
      </w:r>
      <w:r>
        <w:rPr>
          <w:i/>
          <w:iCs/>
          <w:lang w:val="en-US"/>
        </w:rPr>
        <w:t>app</w:t>
      </w:r>
      <w:r w:rsidRPr="005F593D">
        <w:rPr>
          <w:i/>
          <w:iCs/>
        </w:rPr>
        <w:t xml:space="preserve"> </w:t>
      </w:r>
      <w:r>
        <w:t xml:space="preserve">настроен соответствующий плагин. Далее для спринг-бина </w:t>
      </w:r>
      <w:r>
        <w:rPr>
          <w:i/>
          <w:iCs/>
          <w:lang w:val="en-US"/>
        </w:rPr>
        <w:t>configurationSerializer</w:t>
      </w:r>
      <w:r w:rsidRPr="005F593D">
        <w:t xml:space="preserve"> </w:t>
      </w:r>
      <w:r>
        <w:t xml:space="preserve">в свойстве </w:t>
      </w:r>
      <w:r>
        <w:rPr>
          <w:i/>
          <w:iCs/>
        </w:rPr>
        <w:t>modulesConfigurationFolder</w:t>
      </w:r>
      <w:r>
        <w:t xml:space="preserve"> указывается абсолютный путь (относительно модуля </w:t>
      </w:r>
      <w:r>
        <w:rPr>
          <w:i/>
          <w:iCs/>
          <w:lang w:val="en-US"/>
        </w:rPr>
        <w:t>web</w:t>
      </w:r>
      <w:r w:rsidRPr="005F593D">
        <w:rPr>
          <w:i/>
          <w:iCs/>
        </w:rPr>
        <w:t>-</w:t>
      </w:r>
      <w:r>
        <w:rPr>
          <w:i/>
          <w:iCs/>
          <w:lang w:val="en-US"/>
        </w:rPr>
        <w:t>app</w:t>
      </w:r>
      <w:r>
        <w:t xml:space="preserve">) к папке, где лежат файлы конфигурации модулей расширения, т. е. к папке </w:t>
      </w:r>
      <w:r>
        <w:rPr>
          <w:i/>
          <w:iCs/>
        </w:rPr>
        <w:t>WEB-INF/classes/modules-configuration</w:t>
      </w:r>
      <w:r>
        <w:t>:</w:t>
      </w:r>
    </w:p>
    <w:p w14:paraId="7B76C25E" w14:textId="77777777" w:rsidR="00C005CE" w:rsidRPr="005F593D" w:rsidRDefault="00C005CE" w:rsidP="001D0680">
      <w:pPr>
        <w:pStyle w:val="afc"/>
        <w:rPr>
          <w:lang w:val="ru-RU"/>
        </w:rPr>
      </w:pPr>
      <w:r>
        <w:t>p</w:t>
      </w:r>
      <w:r w:rsidRPr="005F593D">
        <w:rPr>
          <w:lang w:val="ru-RU"/>
        </w:rPr>
        <w:t>:</w:t>
      </w:r>
      <w:r>
        <w:t>modulesConfigurationFolder</w:t>
      </w:r>
      <w:r w:rsidRPr="005F593D">
        <w:rPr>
          <w:lang w:val="ru-RU"/>
        </w:rPr>
        <w:t>="</w:t>
      </w:r>
      <w:r>
        <w:rPr>
          <w:b/>
          <w:bCs/>
        </w:rPr>
        <w:t>modules</w:t>
      </w:r>
      <w:r w:rsidRPr="005F593D">
        <w:rPr>
          <w:b/>
          <w:bCs/>
          <w:lang w:val="ru-RU"/>
        </w:rPr>
        <w:t>-</w:t>
      </w:r>
      <w:r>
        <w:rPr>
          <w:b/>
          <w:bCs/>
        </w:rPr>
        <w:t>configuration</w:t>
      </w:r>
      <w:r w:rsidRPr="005F593D">
        <w:rPr>
          <w:lang w:val="ru-RU"/>
        </w:rPr>
        <w:t>"</w:t>
      </w:r>
      <w:r>
        <w:rPr>
          <w:lang w:val="ru-RU"/>
        </w:rPr>
        <w:t xml:space="preserve">  </w:t>
      </w:r>
    </w:p>
    <w:p w14:paraId="160B8677" w14:textId="77777777" w:rsidR="00C005CE" w:rsidRDefault="00C005CE" w:rsidP="00A6161F">
      <w:r>
        <w:lastRenderedPageBreak/>
        <w:t xml:space="preserve">Для валидации файла регистрации файлов конфигурации модулей расширения </w:t>
      </w:r>
      <w:r>
        <w:rPr>
          <w:i/>
          <w:iCs/>
        </w:rPr>
        <w:t>modules-configuration.x</w:t>
      </w:r>
      <w:r>
        <w:rPr>
          <w:i/>
          <w:iCs/>
          <w:lang w:val="en-US"/>
        </w:rPr>
        <w:t>ml</w:t>
      </w:r>
      <w:r w:rsidRPr="005F593D">
        <w:t xml:space="preserve"> </w:t>
      </w:r>
      <w:r>
        <w:t xml:space="preserve">используется схема </w:t>
      </w:r>
      <w:r>
        <w:rPr>
          <w:i/>
          <w:iCs/>
        </w:rPr>
        <w:t>modules-configuration.xsd</w:t>
      </w:r>
      <w:r>
        <w:t xml:space="preserve">. Путь к данной схеме также является настраиваемым и указывается как абсолютный путь </w:t>
      </w:r>
      <w:r w:rsidRPr="005F593D">
        <w:t>(</w:t>
      </w:r>
      <w:r>
        <w:t xml:space="preserve">в модуле </w:t>
      </w:r>
      <w:r>
        <w:rPr>
          <w:i/>
          <w:iCs/>
          <w:lang w:val="en-US"/>
        </w:rPr>
        <w:t>configuration</w:t>
      </w:r>
      <w:r w:rsidRPr="005F593D">
        <w:t xml:space="preserve">) </w:t>
      </w:r>
      <w:r>
        <w:t xml:space="preserve">в свойстве </w:t>
      </w:r>
      <w:r>
        <w:rPr>
          <w:i/>
          <w:iCs/>
        </w:rPr>
        <w:t>modulesConfigurationSchemaPath</w:t>
      </w:r>
      <w:r>
        <w:t xml:space="preserve"> спринг-бина </w:t>
      </w:r>
      <w:r>
        <w:rPr>
          <w:i/>
          <w:iCs/>
          <w:lang w:val="en-US"/>
        </w:rPr>
        <w:t>configurationSerializer</w:t>
      </w:r>
      <w:r w:rsidRPr="005F593D">
        <w:t>:</w:t>
      </w:r>
      <w:r>
        <w:t xml:space="preserve"> </w:t>
      </w:r>
    </w:p>
    <w:p w14:paraId="53324671" w14:textId="77777777" w:rsidR="00C005CE" w:rsidRDefault="00C005CE" w:rsidP="001D0680">
      <w:pPr>
        <w:pStyle w:val="afc"/>
      </w:pPr>
      <w:r>
        <w:t>p:modulesConfigurationSchemaPath="</w:t>
      </w:r>
      <w:r>
        <w:rPr>
          <w:b/>
          <w:bCs/>
        </w:rPr>
        <w:t>config/modules-configuration.xsd</w:t>
      </w:r>
      <w:r>
        <w:t>"</w:t>
      </w:r>
    </w:p>
    <w:p w14:paraId="4AC53444" w14:textId="77777777" w:rsidR="00C005CE" w:rsidRDefault="00C005CE" w:rsidP="0030006A">
      <w:pPr>
        <w:pStyle w:val="2"/>
        <w:numPr>
          <w:ilvl w:val="1"/>
          <w:numId w:val="1"/>
        </w:numPr>
      </w:pPr>
      <w:bookmarkStart w:id="260" w:name="_Toc383285469"/>
      <w:r>
        <w:t>Точки расширения</w:t>
      </w:r>
      <w:bookmarkEnd w:id="260"/>
    </w:p>
    <w:p w14:paraId="0A72FF08" w14:textId="77777777" w:rsidR="00C005CE" w:rsidRDefault="00C005CE" w:rsidP="00A6161F">
      <w:r>
        <w:t>Точки расширения предназначены для обеспечение модернизации логики работы ядра</w:t>
      </w:r>
      <w:r w:rsidRPr="005F30A0">
        <w:t xml:space="preserve"> </w:t>
      </w:r>
      <w:r w:rsidRPr="00AB01A6">
        <w:t>системы</w:t>
      </w:r>
      <w:r>
        <w:t xml:space="preserve"> и встраивания дополнительного функционала, который должен отрабатывать в те или иные моменты работы системы.</w:t>
      </w:r>
    </w:p>
    <w:p w14:paraId="78AE7FB7" w14:textId="77777777" w:rsidR="00C005CE" w:rsidRDefault="00C005CE" w:rsidP="00860514">
      <w:pPr>
        <w:pStyle w:val="30"/>
      </w:pPr>
      <w:bookmarkStart w:id="261" w:name="_Toc383285470"/>
      <w:r>
        <w:t>Создание точки расширения</w:t>
      </w:r>
      <w:bookmarkEnd w:id="261"/>
    </w:p>
    <w:p w14:paraId="596676F5" w14:textId="77777777" w:rsidR="00C005CE" w:rsidRDefault="00C005CE" w:rsidP="00A6161F">
      <w:pPr>
        <w:rPr>
          <w:rFonts w:ascii="Consolas" w:hAnsi="Consolas" w:cs="Consolas"/>
          <w:color w:val="000000"/>
          <w:sz w:val="20"/>
          <w:szCs w:val="20"/>
        </w:rPr>
      </w:pPr>
      <w:r>
        <w:t xml:space="preserve">Для создания точки расширения необходимо создать интерфейс  точки расширения, расширяющий интерфейс </w:t>
      </w:r>
      <w:r w:rsidRPr="00EC2AA5">
        <w:t>ru.intertrust.cm.core.dao.api.extension</w:t>
      </w:r>
      <w:r>
        <w:rPr>
          <w:rFonts w:ascii="Consolas" w:hAnsi="Consolas" w:cs="Consolas"/>
          <w:color w:val="000000"/>
          <w:sz w:val="20"/>
          <w:szCs w:val="20"/>
        </w:rPr>
        <w:t>.</w:t>
      </w:r>
      <w:r w:rsidRPr="00EC2AA5">
        <w:rPr>
          <w:rFonts w:ascii="Consolas" w:hAnsi="Consolas" w:cs="Consolas"/>
          <w:color w:val="000000"/>
          <w:sz w:val="20"/>
          <w:szCs w:val="20"/>
        </w:rPr>
        <w:t>ExtensionPointHandler</w:t>
      </w:r>
      <w:r>
        <w:rPr>
          <w:rFonts w:ascii="Consolas" w:hAnsi="Consolas" w:cs="Consolas"/>
          <w:color w:val="000000"/>
          <w:sz w:val="20"/>
          <w:szCs w:val="20"/>
        </w:rPr>
        <w:t>. В данном интерфейсе объявить метод точки расширения. Например, интерфейс точки расширения, вызывающейся после сохранения доменного объекта выглядит следующим образом:</w:t>
      </w:r>
    </w:p>
    <w:p w14:paraId="4AEE6900" w14:textId="77777777" w:rsidR="00C005CE" w:rsidRPr="00A35415" w:rsidRDefault="00C005CE" w:rsidP="001D0680">
      <w:pPr>
        <w:pStyle w:val="afc"/>
      </w:pPr>
      <w:r w:rsidRPr="00A35415">
        <w:t>package ru.intertrust.cm.core.dao.api.extension;</w:t>
      </w:r>
    </w:p>
    <w:p w14:paraId="373EF03B" w14:textId="77777777" w:rsidR="00C005CE" w:rsidRPr="00A35415" w:rsidRDefault="00C005CE" w:rsidP="001D0680">
      <w:pPr>
        <w:pStyle w:val="afc"/>
      </w:pPr>
      <w:r w:rsidRPr="00A35415">
        <w:t>import ru.intertrust.cm.core.business.api.dto.DomainObject;</w:t>
      </w:r>
    </w:p>
    <w:p w14:paraId="0492C900" w14:textId="77777777" w:rsidR="00C005CE" w:rsidRPr="00A35415" w:rsidRDefault="00C005CE" w:rsidP="001D0680">
      <w:pPr>
        <w:pStyle w:val="afc"/>
      </w:pPr>
    </w:p>
    <w:p w14:paraId="0E35B602" w14:textId="77777777" w:rsidR="00C005CE" w:rsidRPr="00A35415" w:rsidRDefault="00C005CE" w:rsidP="001D0680">
      <w:pPr>
        <w:pStyle w:val="afc"/>
      </w:pPr>
      <w:r w:rsidRPr="00A35415">
        <w:t xml:space="preserve">public interface AfterSaveExtensionHandler extends </w:t>
      </w:r>
      <w:r w:rsidRPr="00A35415">
        <w:rPr>
          <w:highlight w:val="lightGray"/>
        </w:rPr>
        <w:t>ExtensionPointHandler</w:t>
      </w:r>
      <w:r w:rsidRPr="00A35415">
        <w:t xml:space="preserve"> {</w:t>
      </w:r>
    </w:p>
    <w:p w14:paraId="3D941643" w14:textId="77777777" w:rsidR="00C005CE" w:rsidRPr="005F593D" w:rsidRDefault="00C005CE" w:rsidP="001D0680">
      <w:pPr>
        <w:pStyle w:val="afc"/>
        <w:rPr>
          <w:lang w:val="ru-RU"/>
        </w:rPr>
      </w:pPr>
      <w:r w:rsidRPr="00A35415">
        <w:tab/>
        <w:t>void</w:t>
      </w:r>
      <w:r w:rsidRPr="005F593D">
        <w:rPr>
          <w:lang w:val="ru-RU"/>
        </w:rPr>
        <w:t xml:space="preserve"> </w:t>
      </w:r>
      <w:r w:rsidRPr="00A35415">
        <w:t>onAfterSave</w:t>
      </w:r>
      <w:r w:rsidRPr="005F593D">
        <w:rPr>
          <w:lang w:val="ru-RU"/>
        </w:rPr>
        <w:t>(</w:t>
      </w:r>
      <w:r w:rsidRPr="00A35415">
        <w:t>DomainObject</w:t>
      </w:r>
      <w:r w:rsidRPr="005F593D">
        <w:rPr>
          <w:lang w:val="ru-RU"/>
        </w:rPr>
        <w:t xml:space="preserve"> </w:t>
      </w:r>
      <w:r w:rsidRPr="00A35415">
        <w:t>domainObject</w:t>
      </w:r>
      <w:r w:rsidRPr="005F593D">
        <w:rPr>
          <w:lang w:val="ru-RU"/>
        </w:rPr>
        <w:t>);</w:t>
      </w:r>
    </w:p>
    <w:p w14:paraId="7526D045" w14:textId="77777777" w:rsidR="00C005CE" w:rsidRPr="005F593D" w:rsidRDefault="00C005CE" w:rsidP="001D0680">
      <w:pPr>
        <w:pStyle w:val="afc"/>
        <w:rPr>
          <w:lang w:val="ru-RU"/>
        </w:rPr>
      </w:pPr>
      <w:r w:rsidRPr="005F593D">
        <w:rPr>
          <w:lang w:val="ru-RU"/>
        </w:rPr>
        <w:t>}</w:t>
      </w:r>
    </w:p>
    <w:p w14:paraId="6D10CF4A" w14:textId="77777777" w:rsidR="00C005CE" w:rsidRDefault="00C005CE" w:rsidP="00A6161F">
      <w:r>
        <w:t xml:space="preserve">Далее, в том месте где необходимо вызвать все обработчики данной точки расширения необходимо вставить код получающий обработчики точки расширения с помощью </w:t>
      </w:r>
      <w:r>
        <w:rPr>
          <w:lang w:val="en-US"/>
        </w:rPr>
        <w:t>spring</w:t>
      </w:r>
      <w:r w:rsidRPr="00A35415">
        <w:t xml:space="preserve"> </w:t>
      </w:r>
      <w:r>
        <w:t xml:space="preserve">сервиса </w:t>
      </w:r>
      <w:r w:rsidRPr="00A35415">
        <w:t>ru.intertrust.cm.core.dao.api.ExtensionService</w:t>
      </w:r>
      <w:r>
        <w:t xml:space="preserve">  и вызвать их исполнение. Например, код вызывающий обработчик точки расширения </w:t>
      </w:r>
      <w:r w:rsidRPr="00EC2AA5">
        <w:t>AfterSaveExtensionHandler</w:t>
      </w:r>
      <w:r>
        <w:t xml:space="preserve"> выглядит следующим образом:</w:t>
      </w:r>
    </w:p>
    <w:p w14:paraId="38ED3D33" w14:textId="77777777" w:rsidR="00C005CE" w:rsidRPr="00A35415" w:rsidRDefault="00C005CE" w:rsidP="001D0680">
      <w:pPr>
        <w:pStyle w:val="afc"/>
      </w:pPr>
      <w:r w:rsidRPr="00A35415">
        <w:t>@Autowired</w:t>
      </w:r>
    </w:p>
    <w:p w14:paraId="005195FD" w14:textId="77777777" w:rsidR="00C005CE" w:rsidRPr="00A35415" w:rsidRDefault="00C005CE" w:rsidP="001D0680">
      <w:pPr>
        <w:pStyle w:val="afc"/>
      </w:pPr>
      <w:r w:rsidRPr="00A35415">
        <w:t xml:space="preserve">    private ExtensionService extensionService;</w:t>
      </w:r>
    </w:p>
    <w:p w14:paraId="54F3B0D3" w14:textId="77777777" w:rsidR="00C005CE" w:rsidRPr="00A35415" w:rsidRDefault="00C005CE" w:rsidP="001D0680">
      <w:pPr>
        <w:pStyle w:val="afc"/>
      </w:pPr>
      <w:r w:rsidRPr="00A35415">
        <w:t>…</w:t>
      </w:r>
    </w:p>
    <w:p w14:paraId="23D3650C" w14:textId="77777777" w:rsidR="00C005CE" w:rsidRPr="00A35415" w:rsidRDefault="00C005CE" w:rsidP="001D0680">
      <w:pPr>
        <w:pStyle w:val="afc"/>
      </w:pPr>
      <w:r w:rsidRPr="00A35415">
        <w:t>// Вызов точки расширения после сохранения</w:t>
      </w:r>
    </w:p>
    <w:p w14:paraId="7FD84FC7" w14:textId="77777777" w:rsidR="00C005CE" w:rsidRPr="00A35415" w:rsidRDefault="00C005CE" w:rsidP="001D0680">
      <w:pPr>
        <w:pStyle w:val="afc"/>
      </w:pPr>
      <w:r w:rsidRPr="00A35415">
        <w:t xml:space="preserve">        AfterSaveExtensionHandler afterSaveExtension = (AfterSaveExtensionHandler) extensionService</w:t>
      </w:r>
    </w:p>
    <w:p w14:paraId="28797E01" w14:textId="77777777" w:rsidR="00C005CE" w:rsidRPr="00A35415" w:rsidRDefault="00C005CE" w:rsidP="001D0680">
      <w:pPr>
        <w:pStyle w:val="afc"/>
      </w:pPr>
      <w:r w:rsidRPr="00A35415">
        <w:t xml:space="preserve">                .getExtentionPoint(AfterSaveExtensionHandler.class,</w:t>
      </w:r>
    </w:p>
    <w:p w14:paraId="57E3B7D1" w14:textId="77777777" w:rsidR="00C005CE" w:rsidRPr="00A35415" w:rsidRDefault="00C005CE" w:rsidP="001D0680">
      <w:pPr>
        <w:pStyle w:val="afc"/>
      </w:pPr>
      <w:r w:rsidRPr="00A35415">
        <w:t xml:space="preserve">                        domainObject.getTypeName());</w:t>
      </w:r>
    </w:p>
    <w:p w14:paraId="560FA364" w14:textId="77777777" w:rsidR="00C005CE" w:rsidRPr="005F593D" w:rsidRDefault="00C005CE" w:rsidP="001D0680">
      <w:pPr>
        <w:pStyle w:val="afc"/>
      </w:pPr>
      <w:r w:rsidRPr="00A35415">
        <w:t xml:space="preserve">        afterSaveExtension.onAfterSave(domainObject);</w:t>
      </w:r>
    </w:p>
    <w:p w14:paraId="30FC24B2" w14:textId="77777777" w:rsidR="00C005CE" w:rsidRDefault="00C005CE" w:rsidP="00A6161F">
      <w:r>
        <w:t>В качестве параметров метода возвращающего обработчики точек расширения передается интерфейс точки расширения и фильтр. Фильтр предназначен для оптимизации данного механизма по скорости. Оптимизация заключается в том что вызываться будут не все точки расширения, которые имплементят интерфейс, переданный в первом параметре, а только те у которых совпадает значение фильтра с тем, который указан при объявлении обработчика точки расширения.</w:t>
      </w:r>
    </w:p>
    <w:p w14:paraId="541893AF" w14:textId="77777777" w:rsidR="00C005CE" w:rsidRDefault="00C005CE" w:rsidP="00860514">
      <w:pPr>
        <w:pStyle w:val="30"/>
      </w:pPr>
      <w:bookmarkStart w:id="262" w:name="_Toc383285471"/>
      <w:r>
        <w:t>Создание обработчика точки расширения</w:t>
      </w:r>
      <w:bookmarkEnd w:id="262"/>
    </w:p>
    <w:p w14:paraId="4DE6844E" w14:textId="77777777" w:rsidR="00C005CE" w:rsidRDefault="00C005CE" w:rsidP="00A6161F">
      <w:r>
        <w:t xml:space="preserve">Для создания обработчика точки расширения необходимо создать класс, имплементяший интерфейс нужной точки расширения и аннотировать его аннотацией </w:t>
      </w:r>
      <w:r w:rsidRPr="005F30A0">
        <w:t>ru.intertrust.cm.core.dao.api.extension</w:t>
      </w:r>
      <w:r>
        <w:t>.</w:t>
      </w:r>
      <w:r w:rsidRPr="005F30A0">
        <w:t xml:space="preserve"> ExtensionPoint</w:t>
      </w:r>
      <w:r>
        <w:t xml:space="preserve">. В аннотации можно указать фильтр, </w:t>
      </w:r>
      <w:r>
        <w:lastRenderedPageBreak/>
        <w:t>когда вызывать данный обработчик. Если фильтр не указан данный обработчик будет вызываться всегда, когда вызываются обработчики данного типа. Например</w:t>
      </w:r>
      <w:r w:rsidRPr="005F30A0">
        <w:t xml:space="preserve">, </w:t>
      </w:r>
      <w:r>
        <w:t xml:space="preserve"> реализация обработчика точки расширения, вызывающейся после сохранения доменного объекта может выглядеть следующим образом:</w:t>
      </w:r>
    </w:p>
    <w:p w14:paraId="1F6E751C" w14:textId="77777777" w:rsidR="00C005CE" w:rsidRPr="005F30A0" w:rsidRDefault="00C005CE" w:rsidP="001D0680">
      <w:pPr>
        <w:pStyle w:val="afc"/>
      </w:pPr>
      <w:r w:rsidRPr="005F30A0">
        <w:rPr>
          <w:b/>
          <w:bCs/>
          <w:color w:val="7F0055"/>
        </w:rPr>
        <w:t>package</w:t>
      </w:r>
      <w:r w:rsidRPr="005F30A0">
        <w:t xml:space="preserve"> ru.intertrust.cm.core.dao.impl.personmanager;</w:t>
      </w:r>
    </w:p>
    <w:p w14:paraId="6B8F85AA" w14:textId="77777777" w:rsidR="00C005CE" w:rsidRPr="005F30A0" w:rsidRDefault="00C005CE" w:rsidP="001D0680">
      <w:pPr>
        <w:pStyle w:val="afc"/>
      </w:pPr>
    </w:p>
    <w:p w14:paraId="7C07CA6F" w14:textId="77777777" w:rsidR="00C005CE" w:rsidRPr="005F30A0" w:rsidRDefault="00C005CE" w:rsidP="001D0680">
      <w:pPr>
        <w:pStyle w:val="afc"/>
      </w:pPr>
      <w:r w:rsidRPr="005F30A0">
        <w:rPr>
          <w:b/>
          <w:bCs/>
          <w:color w:val="7F0055"/>
        </w:rPr>
        <w:t>import</w:t>
      </w:r>
      <w:r w:rsidRPr="005F30A0">
        <w:t xml:space="preserve"> ru.intertrust.cm.core.business.api.dto.DomainObject;</w:t>
      </w:r>
    </w:p>
    <w:p w14:paraId="51EDF1F2" w14:textId="77777777" w:rsidR="00C005CE" w:rsidRPr="005F30A0" w:rsidRDefault="00C005CE" w:rsidP="001D0680">
      <w:pPr>
        <w:pStyle w:val="afc"/>
      </w:pPr>
      <w:r w:rsidRPr="005F30A0">
        <w:rPr>
          <w:b/>
          <w:bCs/>
          <w:color w:val="7F0055"/>
        </w:rPr>
        <w:t>import</w:t>
      </w:r>
      <w:r w:rsidRPr="005F30A0">
        <w:t xml:space="preserve"> ru.intertrust.cm.core.dao.api.extension.AfterSaveExtensionHandler;</w:t>
      </w:r>
    </w:p>
    <w:p w14:paraId="3067A0DD" w14:textId="77777777" w:rsidR="00C005CE" w:rsidRPr="005F30A0" w:rsidRDefault="00C005CE" w:rsidP="001D0680">
      <w:pPr>
        <w:pStyle w:val="afc"/>
      </w:pPr>
      <w:r w:rsidRPr="005F30A0">
        <w:rPr>
          <w:b/>
          <w:bCs/>
          <w:color w:val="7F0055"/>
        </w:rPr>
        <w:t>import</w:t>
      </w:r>
      <w:r w:rsidRPr="005F30A0">
        <w:t xml:space="preserve"> ru.intertrust.cm.core.dao.api.extension.ExtensionPoint;</w:t>
      </w:r>
    </w:p>
    <w:p w14:paraId="129310DC" w14:textId="77777777" w:rsidR="00C005CE" w:rsidRPr="005F30A0" w:rsidRDefault="00C005CE" w:rsidP="001D0680">
      <w:pPr>
        <w:pStyle w:val="afc"/>
      </w:pPr>
    </w:p>
    <w:p w14:paraId="2EFA81D8" w14:textId="77777777" w:rsidR="00C005CE" w:rsidRPr="005F30A0" w:rsidRDefault="00C005CE" w:rsidP="001D0680">
      <w:pPr>
        <w:pStyle w:val="afc"/>
      </w:pPr>
      <w:r w:rsidRPr="005F30A0">
        <w:rPr>
          <w:color w:val="646464"/>
        </w:rPr>
        <w:t>@ExtensionPoint</w:t>
      </w:r>
      <w:r w:rsidRPr="005F30A0">
        <w:t>(filter=</w:t>
      </w:r>
      <w:r w:rsidRPr="005F30A0">
        <w:rPr>
          <w:color w:val="2A00FF"/>
        </w:rPr>
        <w:t>"</w:t>
      </w:r>
      <w:r w:rsidRPr="005F593D">
        <w:rPr>
          <w:color w:val="2A00FF"/>
        </w:rPr>
        <w:t>Person</w:t>
      </w:r>
      <w:r w:rsidRPr="005F30A0">
        <w:rPr>
          <w:color w:val="2A00FF"/>
        </w:rPr>
        <w:t>"</w:t>
      </w:r>
      <w:r w:rsidRPr="005F30A0">
        <w:t>)</w:t>
      </w:r>
    </w:p>
    <w:p w14:paraId="5B53FE9A" w14:textId="77777777" w:rsidR="00C005CE" w:rsidRPr="005F30A0" w:rsidRDefault="00C005CE" w:rsidP="001D0680">
      <w:pPr>
        <w:pStyle w:val="afc"/>
      </w:pPr>
      <w:r w:rsidRPr="005F30A0">
        <w:rPr>
          <w:b/>
          <w:bCs/>
          <w:color w:val="7F0055"/>
        </w:rPr>
        <w:t>public</w:t>
      </w:r>
      <w:r w:rsidRPr="005F30A0">
        <w:t xml:space="preserve"> </w:t>
      </w:r>
      <w:r w:rsidRPr="005F30A0">
        <w:rPr>
          <w:b/>
          <w:bCs/>
          <w:color w:val="7F0055"/>
        </w:rPr>
        <w:t>class</w:t>
      </w:r>
      <w:r w:rsidRPr="005F30A0">
        <w:t xml:space="preserve"> OnSavePersonExtensionPointHandler </w:t>
      </w:r>
      <w:r w:rsidRPr="005F30A0">
        <w:rPr>
          <w:b/>
          <w:bCs/>
          <w:color w:val="7F0055"/>
        </w:rPr>
        <w:t>implements</w:t>
      </w:r>
      <w:r w:rsidRPr="005F30A0">
        <w:t xml:space="preserve"> AfterSaveExtensionHandler{</w:t>
      </w:r>
    </w:p>
    <w:p w14:paraId="405B508F" w14:textId="77777777" w:rsidR="00C005CE" w:rsidRPr="005F30A0" w:rsidRDefault="00C005CE" w:rsidP="001D0680">
      <w:pPr>
        <w:pStyle w:val="afc"/>
      </w:pPr>
    </w:p>
    <w:p w14:paraId="0A2E4609" w14:textId="77777777" w:rsidR="00C005CE" w:rsidRPr="005F30A0" w:rsidRDefault="00C005CE" w:rsidP="001D0680">
      <w:pPr>
        <w:pStyle w:val="afc"/>
      </w:pPr>
      <w:r w:rsidRPr="005F30A0">
        <w:tab/>
      </w:r>
      <w:r w:rsidRPr="005F30A0">
        <w:rPr>
          <w:color w:val="646464"/>
        </w:rPr>
        <w:t>@Override</w:t>
      </w:r>
    </w:p>
    <w:p w14:paraId="2C4170B5" w14:textId="77777777" w:rsidR="00C005CE" w:rsidRPr="005F30A0" w:rsidRDefault="00C005CE" w:rsidP="001D0680">
      <w:pPr>
        <w:pStyle w:val="afc"/>
      </w:pPr>
      <w:r w:rsidRPr="005F30A0">
        <w:tab/>
      </w:r>
      <w:r w:rsidRPr="005F30A0">
        <w:rPr>
          <w:b/>
          <w:bCs/>
          <w:color w:val="7F0055"/>
        </w:rPr>
        <w:t>public</w:t>
      </w:r>
      <w:r w:rsidRPr="005F30A0">
        <w:t xml:space="preserve"> </w:t>
      </w:r>
      <w:r w:rsidRPr="005F30A0">
        <w:rPr>
          <w:b/>
          <w:bCs/>
          <w:color w:val="7F0055"/>
        </w:rPr>
        <w:t>void</w:t>
      </w:r>
      <w:r w:rsidRPr="005F30A0">
        <w:t xml:space="preserve"> onAfterSave(DomainObject domainObject) {</w:t>
      </w:r>
    </w:p>
    <w:p w14:paraId="658D9463" w14:textId="77777777" w:rsidR="00C005CE" w:rsidRPr="005F30A0" w:rsidRDefault="00C005CE" w:rsidP="001D0680">
      <w:pPr>
        <w:pStyle w:val="afc"/>
      </w:pPr>
      <w:r w:rsidRPr="005F30A0">
        <w:tab/>
      </w:r>
      <w:r w:rsidRPr="005F30A0">
        <w:tab/>
        <w:t>System.</w:t>
      </w:r>
      <w:r w:rsidRPr="005F30A0">
        <w:rPr>
          <w:i/>
          <w:iCs/>
          <w:color w:val="0000C0"/>
        </w:rPr>
        <w:t>out</w:t>
      </w:r>
      <w:r w:rsidRPr="005F30A0">
        <w:t>.println(</w:t>
      </w:r>
      <w:r w:rsidRPr="005F30A0">
        <w:rPr>
          <w:color w:val="2A00FF"/>
        </w:rPr>
        <w:t xml:space="preserve">"On after save for </w:t>
      </w:r>
      <w:r>
        <w:rPr>
          <w:color w:val="2A00FF"/>
        </w:rPr>
        <w:t>person</w:t>
      </w:r>
      <w:r w:rsidRPr="005F30A0">
        <w:rPr>
          <w:color w:val="2A00FF"/>
        </w:rPr>
        <w:t xml:space="preserve"> "</w:t>
      </w:r>
      <w:r w:rsidRPr="005F30A0">
        <w:t xml:space="preserve"> + domainObject.getTypeName() + </w:t>
      </w:r>
      <w:r w:rsidRPr="005F30A0">
        <w:rPr>
          <w:color w:val="2A00FF"/>
        </w:rPr>
        <w:t>":"</w:t>
      </w:r>
      <w:r w:rsidRPr="005F30A0">
        <w:t xml:space="preserve"> + domainObject.getId());</w:t>
      </w:r>
      <w:r w:rsidRPr="005F30A0">
        <w:tab/>
      </w:r>
      <w:r w:rsidRPr="005F30A0">
        <w:tab/>
      </w:r>
    </w:p>
    <w:p w14:paraId="0382827E" w14:textId="77777777" w:rsidR="00C005CE" w:rsidRPr="005F593D" w:rsidRDefault="00C005CE" w:rsidP="001D0680">
      <w:pPr>
        <w:pStyle w:val="afc"/>
        <w:rPr>
          <w:lang w:val="ru-RU"/>
        </w:rPr>
      </w:pPr>
      <w:r w:rsidRPr="005F30A0">
        <w:tab/>
      </w:r>
      <w:r w:rsidRPr="005F593D">
        <w:rPr>
          <w:lang w:val="ru-RU"/>
        </w:rPr>
        <w:t>}</w:t>
      </w:r>
    </w:p>
    <w:p w14:paraId="40D4DE29" w14:textId="77777777" w:rsidR="00C005CE" w:rsidRPr="005F593D" w:rsidRDefault="00C005CE" w:rsidP="001D0680">
      <w:pPr>
        <w:pStyle w:val="afc"/>
        <w:rPr>
          <w:lang w:val="ru-RU"/>
        </w:rPr>
      </w:pPr>
      <w:r w:rsidRPr="005F593D">
        <w:rPr>
          <w:lang w:val="ru-RU"/>
        </w:rPr>
        <w:t>}</w:t>
      </w:r>
    </w:p>
    <w:p w14:paraId="415BA230" w14:textId="77777777" w:rsidR="00C005CE" w:rsidRPr="005F30A0" w:rsidRDefault="00C005CE" w:rsidP="001D0680">
      <w:r>
        <w:t xml:space="preserve">Обработчиков точек расширения может быть неограниченное множество, все они вызовутся. Порядок вызова точек расширения не декларируются. Точки расширения должны лежать в пакетах, являющимися дочерними к тому пакету, который указан в конфигурации </w:t>
      </w:r>
      <w:r>
        <w:rPr>
          <w:lang w:val="en-US"/>
        </w:rPr>
        <w:t>spring</w:t>
      </w:r>
      <w:r w:rsidRPr="005F30A0">
        <w:t xml:space="preserve"> </w:t>
      </w:r>
      <w:r>
        <w:t xml:space="preserve">бина </w:t>
      </w:r>
      <w:r w:rsidRPr="005F30A0">
        <w:t>ru.intertrust.cm.core.dao.impl.ExtensionServiceImpl</w:t>
      </w:r>
      <w:r>
        <w:t xml:space="preserve"> в атрибуте </w:t>
      </w:r>
      <w:r w:rsidRPr="005F30A0">
        <w:t>basePackage</w:t>
      </w:r>
      <w:r>
        <w:t xml:space="preserve">. Вот так выглядит конфигурация на текущий момент в файле </w:t>
      </w:r>
      <w:r w:rsidRPr="005F30A0">
        <w:t xml:space="preserve">bean.xml проекта </w:t>
      </w:r>
      <w:r w:rsidRPr="005F30A0">
        <w:rPr>
          <w:lang w:val="en-US"/>
        </w:rPr>
        <w:t>dao</w:t>
      </w:r>
      <w:r w:rsidRPr="005F30A0">
        <w:t>-</w:t>
      </w:r>
      <w:r w:rsidRPr="005F30A0">
        <w:rPr>
          <w:lang w:val="en-US"/>
        </w:rPr>
        <w:t>impl</w:t>
      </w:r>
      <w:r w:rsidRPr="005F30A0">
        <w:t>.</w:t>
      </w:r>
    </w:p>
    <w:p w14:paraId="7369D65D" w14:textId="77777777" w:rsidR="00C005CE" w:rsidRPr="005F30A0" w:rsidRDefault="00C005CE" w:rsidP="001D0680">
      <w:pPr>
        <w:pStyle w:val="afc"/>
      </w:pPr>
      <w:r w:rsidRPr="005F30A0">
        <w:rPr>
          <w:lang w:val="ru-RU"/>
        </w:rPr>
        <w:t xml:space="preserve">    </w:t>
      </w:r>
      <w:r w:rsidRPr="005F30A0">
        <w:rPr>
          <w:color w:val="008080"/>
        </w:rPr>
        <w:t>&lt;</w:t>
      </w:r>
      <w:r w:rsidRPr="005F30A0">
        <w:rPr>
          <w:color w:val="3F7F7F"/>
        </w:rPr>
        <w:t>bean</w:t>
      </w:r>
      <w:r w:rsidRPr="005F30A0">
        <w:t xml:space="preserve"> </w:t>
      </w:r>
      <w:r w:rsidRPr="005F30A0">
        <w:rPr>
          <w:color w:val="7F007F"/>
        </w:rPr>
        <w:t>id</w:t>
      </w:r>
      <w:r w:rsidRPr="005F30A0">
        <w:t xml:space="preserve">="extensionService" </w:t>
      </w:r>
      <w:r w:rsidRPr="005F30A0">
        <w:rPr>
          <w:color w:val="7F007F"/>
        </w:rPr>
        <w:t>class</w:t>
      </w:r>
      <w:r w:rsidRPr="005F30A0">
        <w:t>="ru.intertrust.cm.core.dao.impl.ExtensionServiceImpl"</w:t>
      </w:r>
      <w:r w:rsidRPr="005F30A0">
        <w:rPr>
          <w:color w:val="008080"/>
        </w:rPr>
        <w:t>&gt;</w:t>
      </w:r>
    </w:p>
    <w:p w14:paraId="3E51A033" w14:textId="77777777" w:rsidR="00C005CE" w:rsidRPr="005F30A0" w:rsidRDefault="00C005CE" w:rsidP="001D0680">
      <w:pPr>
        <w:pStyle w:val="afc"/>
      </w:pPr>
      <w:r w:rsidRPr="005F30A0">
        <w:t xml:space="preserve">        </w:t>
      </w:r>
      <w:r w:rsidRPr="005F30A0">
        <w:rPr>
          <w:color w:val="008080"/>
        </w:rPr>
        <w:t>&lt;</w:t>
      </w:r>
      <w:r w:rsidRPr="005F30A0">
        <w:rPr>
          <w:color w:val="3F7F7F"/>
        </w:rPr>
        <w:t>property</w:t>
      </w:r>
      <w:r w:rsidRPr="005F30A0">
        <w:t xml:space="preserve"> </w:t>
      </w:r>
      <w:r w:rsidRPr="005F30A0">
        <w:rPr>
          <w:color w:val="7F007F"/>
        </w:rPr>
        <w:t>name</w:t>
      </w:r>
      <w:r w:rsidRPr="005F30A0">
        <w:t xml:space="preserve">="basePackage" </w:t>
      </w:r>
      <w:r w:rsidRPr="005F30A0">
        <w:rPr>
          <w:color w:val="7F007F"/>
        </w:rPr>
        <w:t>value</w:t>
      </w:r>
      <w:r w:rsidRPr="005F30A0">
        <w:t xml:space="preserve">="ru/intertrust/cm" </w:t>
      </w:r>
      <w:r w:rsidRPr="005F30A0">
        <w:rPr>
          <w:color w:val="008080"/>
        </w:rPr>
        <w:t>/&gt;</w:t>
      </w:r>
    </w:p>
    <w:p w14:paraId="5C7BAC74" w14:textId="77777777" w:rsidR="00C005CE" w:rsidRDefault="00C005CE" w:rsidP="001D0680">
      <w:pPr>
        <w:pStyle w:val="afc"/>
        <w:rPr>
          <w:color w:val="008080"/>
        </w:rPr>
      </w:pPr>
      <w:r w:rsidRPr="005F30A0">
        <w:t xml:space="preserve">    </w:t>
      </w:r>
      <w:r>
        <w:rPr>
          <w:color w:val="008080"/>
        </w:rPr>
        <w:t>&lt;/</w:t>
      </w:r>
      <w:r>
        <w:rPr>
          <w:color w:val="3F7F7F"/>
        </w:rPr>
        <w:t>bean</w:t>
      </w:r>
      <w:r>
        <w:rPr>
          <w:color w:val="008080"/>
        </w:rPr>
        <w:t>&gt;</w:t>
      </w:r>
    </w:p>
    <w:p w14:paraId="0F93B583" w14:textId="77777777" w:rsidR="00C005CE" w:rsidRDefault="00C005CE" w:rsidP="001816A3">
      <w:pPr>
        <w:pStyle w:val="a2"/>
        <w:rPr>
          <w:lang w:val="en-US"/>
        </w:rPr>
      </w:pPr>
    </w:p>
    <w:p w14:paraId="30A70E20" w14:textId="77777777" w:rsidR="007F0CBB" w:rsidRDefault="007F0CBB" w:rsidP="007F0CBB">
      <w:pPr>
        <w:pStyle w:val="2"/>
        <w:numPr>
          <w:ilvl w:val="1"/>
          <w:numId w:val="1"/>
        </w:numPr>
      </w:pPr>
      <w:bookmarkStart w:id="263" w:name="_Toc383285472"/>
      <w:r>
        <w:rPr>
          <w:rStyle w:val="14"/>
          <w:sz w:val="28"/>
          <w:szCs w:val="28"/>
        </w:rPr>
        <w:t>Validation API</w:t>
      </w:r>
      <w:bookmarkEnd w:id="263"/>
    </w:p>
    <w:p w14:paraId="13D5A98F" w14:textId="77777777" w:rsidR="007F0CBB" w:rsidRDefault="007F0CBB" w:rsidP="007F0CBB">
      <w:pPr>
        <w:pStyle w:val="30"/>
        <w:numPr>
          <w:ilvl w:val="2"/>
          <w:numId w:val="1"/>
        </w:numPr>
      </w:pPr>
      <w:bookmarkStart w:id="264" w:name="_Toc383285473"/>
      <w:r>
        <w:t>Назначение</w:t>
      </w:r>
      <w:bookmarkEnd w:id="264"/>
    </w:p>
    <w:p w14:paraId="06D694D1" w14:textId="77777777" w:rsidR="007F0CBB" w:rsidRDefault="007F0CBB" w:rsidP="007F0CBB">
      <w:r>
        <w:t>Validation API предназначено для проверки корректности данных вводимых пользователем. Проверка данных осуществляется в 2 этапа:</w:t>
      </w:r>
    </w:p>
    <w:p w14:paraId="7117BC70" w14:textId="77777777" w:rsidR="007F0CBB" w:rsidRDefault="007F0CBB" w:rsidP="007F0CBB">
      <w:pPr>
        <w:numPr>
          <w:ilvl w:val="1"/>
          <w:numId w:val="64"/>
        </w:numPr>
        <w:tabs>
          <w:tab w:val="left" w:pos="0"/>
        </w:tabs>
      </w:pPr>
      <w:r>
        <w:t>на клиентской стороне — проверка на соответствие доменной модели (напр. «not empty», «max/min width», «max/min value» etc. Правила проверки данных на уровне клиента описываются на уровне доменной модели и являются едиными для всех визуальных представлений атрибутов доменной модели.</w:t>
      </w:r>
    </w:p>
    <w:p w14:paraId="36A4FC77" w14:textId="77777777" w:rsidR="007F0CBB" w:rsidRDefault="007F0CBB" w:rsidP="007F0CBB">
      <w:pPr>
        <w:numPr>
          <w:ilvl w:val="1"/>
          <w:numId w:val="64"/>
        </w:numPr>
        <w:tabs>
          <w:tab w:val="left" w:pos="0"/>
        </w:tabs>
      </w:pPr>
      <w:r>
        <w:t xml:space="preserve"> на серверной стороне — проверка на соответствие бизнес процессам и бизнес логики (напр. «данные доменной модели не противоречат друг другу» etc). Включает в себя простую и сложную (кастомную) валидацию.</w:t>
      </w:r>
    </w:p>
    <w:p w14:paraId="72762ABB" w14:textId="77777777" w:rsidR="007F0CBB" w:rsidRDefault="007F0CBB" w:rsidP="007F0CBB">
      <w:pPr>
        <w:pStyle w:val="30"/>
        <w:numPr>
          <w:ilvl w:val="2"/>
          <w:numId w:val="1"/>
        </w:numPr>
      </w:pPr>
      <w:bookmarkStart w:id="265" w:name="_Toc383285474"/>
      <w:r>
        <w:t>Client validation api</w:t>
      </w:r>
      <w:bookmarkEnd w:id="265"/>
    </w:p>
    <w:p w14:paraId="3A524F68" w14:textId="77777777" w:rsidR="007F0CBB" w:rsidRDefault="007F0CBB" w:rsidP="007F0CBB">
      <w:pPr>
        <w:pStyle w:val="4"/>
        <w:numPr>
          <w:ilvl w:val="3"/>
          <w:numId w:val="1"/>
        </w:numPr>
      </w:pPr>
      <w:bookmarkStart w:id="266" w:name="_Toc383285475"/>
      <w:r>
        <w:t>Базовые компоненты</w:t>
      </w:r>
      <w:bookmarkEnd w:id="266"/>
    </w:p>
    <w:p w14:paraId="02BD0BD9" w14:textId="77777777" w:rsidR="007F0CBB" w:rsidRDefault="007F0CBB" w:rsidP="007F0CBB">
      <w:r>
        <w:t>Основные интерфейсы и классы клиентской части приведены на рис.1 и 2.</w:t>
      </w:r>
    </w:p>
    <w:p w14:paraId="297C26C0" w14:textId="77777777" w:rsidR="007F0CBB" w:rsidRPr="005F593D" w:rsidRDefault="001B19AE" w:rsidP="007F0CBB">
      <w:pPr>
        <w:pStyle w:val="a2"/>
        <w:rPr>
          <w:rStyle w:val="14"/>
        </w:rPr>
      </w:pPr>
      <w:r>
        <w:lastRenderedPageBreak/>
        <w:pict w14:anchorId="1FCA6180">
          <v:shapetype id="_x0000_t202" coordsize="21600,21600" o:spt="202" path="m,l,21600r21600,l21600,xe">
            <v:stroke joinstyle="miter"/>
            <v:path gradientshapeok="t" o:connecttype="rect"/>
          </v:shapetype>
          <v:shape id="_x0000_s1028" type="#_x0000_t202" style="position:absolute;margin-left:0;margin-top:0;width:481.75pt;height:245.1pt;z-index:251660288;mso-wrap-distance-left:0;mso-wrap-distance-right:0;mso-position-horizontal:center" stroked="f">
            <v:fill color2="black"/>
            <v:textbox inset="0,0,0,0">
              <w:txbxContent>
                <w:p w14:paraId="66C298FC" w14:textId="77777777" w:rsidR="001B19AE" w:rsidRDefault="001B19AE" w:rsidP="007F0CBB">
                  <w:pPr>
                    <w:pStyle w:val="affe"/>
                  </w:pPr>
                  <w:r>
                    <w:t>Рис. 1: Основные интерфейсы и класы client validation api</w:t>
                  </w:r>
                </w:p>
                <w:p w14:paraId="5273ECB0" w14:textId="77777777" w:rsidR="001B19AE" w:rsidRDefault="001B19AE" w:rsidP="007F0CBB">
                  <w:pPr>
                    <w:pStyle w:val="affe"/>
                  </w:pPr>
                  <w:r>
                    <w:rPr>
                      <w:noProof/>
                    </w:rPr>
                    <w:drawing>
                      <wp:inline distT="0" distB="0" distL="0" distR="0" wp14:anchorId="074E6490" wp14:editId="6574993D">
                        <wp:extent cx="5920740" cy="2674620"/>
                        <wp:effectExtent l="19050" t="0" r="381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920740" cy="2674620"/>
                                </a:xfrm>
                                <a:prstGeom prst="rect">
                                  <a:avLst/>
                                </a:prstGeom>
                                <a:solidFill>
                                  <a:srgbClr val="FFFFFF"/>
                                </a:solidFill>
                                <a:ln w="9525">
                                  <a:noFill/>
                                  <a:miter lim="800000"/>
                                  <a:headEnd/>
                                  <a:tailEnd/>
                                </a:ln>
                              </pic:spPr>
                            </pic:pic>
                          </a:graphicData>
                        </a:graphic>
                      </wp:inline>
                    </w:drawing>
                  </w:r>
                </w:p>
                <w:p w14:paraId="444C006B" w14:textId="77777777" w:rsidR="001B19AE" w:rsidRDefault="001B19AE" w:rsidP="007F0CBB">
                  <w:pPr>
                    <w:pStyle w:val="affe"/>
                  </w:pPr>
                </w:p>
                <w:p w14:paraId="32B8D29A" w14:textId="77777777" w:rsidR="001B19AE" w:rsidRDefault="001B19AE" w:rsidP="007F0CBB">
                  <w:pPr>
                    <w:pStyle w:val="affe"/>
                  </w:pPr>
                </w:p>
              </w:txbxContent>
            </v:textbox>
            <w10:wrap type="topAndBottom"/>
          </v:shape>
        </w:pict>
      </w:r>
      <w:r w:rsidR="007F0CBB">
        <w:rPr>
          <w:rStyle w:val="14"/>
          <w:lang w:val="en-US"/>
        </w:rPr>
        <w:t>Dto</w:t>
      </w:r>
      <w:r w:rsidR="007F0CBB" w:rsidRPr="005F593D">
        <w:rPr>
          <w:rStyle w:val="14"/>
        </w:rPr>
        <w:t xml:space="preserve"> – интерфейс, определяющий тип данных передаваемых на сервер </w:t>
      </w:r>
      <w:r w:rsidR="007F0CBB">
        <w:rPr>
          <w:rStyle w:val="14"/>
        </w:rPr>
        <w:t>(уже существующий)</w:t>
      </w:r>
      <w:r w:rsidR="007F0CBB" w:rsidRPr="005F593D">
        <w:rPr>
          <w:rStyle w:val="14"/>
        </w:rPr>
        <w:t>.</w:t>
      </w:r>
    </w:p>
    <w:p w14:paraId="1AE75FF5" w14:textId="77777777" w:rsidR="007F0CBB" w:rsidRPr="005F593D" w:rsidRDefault="007F0CBB" w:rsidP="007F0CBB">
      <w:r>
        <w:rPr>
          <w:rStyle w:val="14"/>
          <w:lang w:val="en-US"/>
        </w:rPr>
        <w:t>Constraint</w:t>
      </w:r>
      <w:r w:rsidRPr="005F593D">
        <w:rPr>
          <w:rStyle w:val="14"/>
        </w:rPr>
        <w:t xml:space="preserve"> – </w:t>
      </w:r>
      <w:r>
        <w:rPr>
          <w:rStyle w:val="14"/>
        </w:rPr>
        <w:t>описывает ограничения (правила валидации), налагаемые на поле доменного объекта. Состоит из типа валидации (simple, length, range etc) и параметров(например, начало и конец диапазона).</w:t>
      </w:r>
    </w:p>
    <w:p w14:paraId="3958FA11" w14:textId="77777777" w:rsidR="007F0CBB" w:rsidRPr="005F593D" w:rsidRDefault="007F0CBB" w:rsidP="007F0CBB">
      <w:r>
        <w:rPr>
          <w:lang w:val="en-US"/>
        </w:rPr>
        <w:t>CanBeValidated</w:t>
      </w:r>
      <w:r w:rsidRPr="005F593D">
        <w:t xml:space="preserve"> – интерфейс </w:t>
      </w:r>
      <w:r>
        <w:t>объекта, подлежащего валидации</w:t>
      </w:r>
      <w:r w:rsidRPr="005F593D">
        <w:t xml:space="preserve">. </w:t>
      </w:r>
      <w:r>
        <w:t>Все виджеты реализуют этот интерфейс.</w:t>
      </w:r>
      <w:r w:rsidRPr="005F593D">
        <w:t xml:space="preserve"> </w:t>
      </w:r>
      <w:r>
        <w:t xml:space="preserve">Содержит методы: </w:t>
      </w:r>
      <w:r>
        <w:rPr>
          <w:lang w:val="en-US"/>
        </w:rPr>
        <w:t>getValue</w:t>
      </w:r>
      <w:r w:rsidRPr="005F593D">
        <w:t xml:space="preserve">() </w:t>
      </w:r>
      <w:r>
        <w:t xml:space="preserve">- возвращает значения для валидации (например, строка введенная пользователем в </w:t>
      </w:r>
      <w:r>
        <w:rPr>
          <w:lang w:val="en-US"/>
        </w:rPr>
        <w:t>TextBox</w:t>
      </w:r>
      <w:r w:rsidRPr="005F593D">
        <w:t xml:space="preserve">): </w:t>
      </w:r>
      <w:r>
        <w:rPr>
          <w:lang w:val="en-US"/>
        </w:rPr>
        <w:t>getValidators</w:t>
      </w:r>
      <w:r w:rsidRPr="005F593D">
        <w:t xml:space="preserve">() </w:t>
      </w:r>
      <w:r>
        <w:t>- возвращает список валидаторов, применимых к данному объекту;</w:t>
      </w:r>
      <w:r w:rsidRPr="005F593D">
        <w:t xml:space="preserve"> </w:t>
      </w:r>
      <w:r>
        <w:rPr>
          <w:lang w:val="en-US"/>
        </w:rPr>
        <w:t>showErrors</w:t>
      </w:r>
      <w:r w:rsidRPr="005F593D">
        <w:t>(</w:t>
      </w:r>
      <w:r>
        <w:rPr>
          <w:lang w:val="en-US"/>
        </w:rPr>
        <w:t>ValidationResult</w:t>
      </w:r>
      <w:r w:rsidRPr="005F593D">
        <w:t xml:space="preserve"> ) </w:t>
      </w:r>
      <w:r>
        <w:t xml:space="preserve">и </w:t>
      </w:r>
      <w:r>
        <w:rPr>
          <w:lang w:val="en-US"/>
        </w:rPr>
        <w:t>clearErrors</w:t>
      </w:r>
      <w:r w:rsidRPr="005F593D">
        <w:t xml:space="preserve">() </w:t>
      </w:r>
      <w:r>
        <w:t>- используются  для визуального отображения результатов валидации</w:t>
      </w:r>
      <w:r w:rsidRPr="005F593D">
        <w:t>.</w:t>
      </w:r>
    </w:p>
    <w:p w14:paraId="257E43A1" w14:textId="77777777" w:rsidR="007F0CBB" w:rsidRDefault="007F0CBB" w:rsidP="007F0CBB">
      <w:r>
        <w:rPr>
          <w:lang w:val="en-US"/>
        </w:rPr>
        <w:t>Validator</w:t>
      </w:r>
      <w:r>
        <w:t xml:space="preserve"> – определяет тип валидаторов данных клиента. Определяется в виде компонента (@Component), что позволяет создавать экземпляр прямо на клиенте. Содержит метод validate, на вход которого подаются экземпляр класса, реализующий </w:t>
      </w:r>
      <w:r>
        <w:rPr>
          <w:lang w:val="en-US"/>
        </w:rPr>
        <w:t>CanBeValidated</w:t>
      </w:r>
      <w:r>
        <w:t xml:space="preserve">  (в частности, widget) и дополнительные данные, которые могут понадобиться для проверки. Валидатор позволяет изменить внешний вид widget, вызвав метод </w:t>
      </w:r>
      <w:r>
        <w:rPr>
          <w:lang w:val="en-US"/>
        </w:rPr>
        <w:t>showErrors</w:t>
      </w:r>
      <w:r w:rsidRPr="005F593D">
        <w:t xml:space="preserve"> </w:t>
      </w:r>
      <w:r>
        <w:t xml:space="preserve">или </w:t>
      </w:r>
      <w:r>
        <w:rPr>
          <w:lang w:val="en-US"/>
        </w:rPr>
        <w:t>clearErrors</w:t>
      </w:r>
      <w:r>
        <w:t xml:space="preserve"> в зависимости от результата проверки.</w:t>
      </w:r>
    </w:p>
    <w:p w14:paraId="77F54F14" w14:textId="77777777" w:rsidR="007F0CBB" w:rsidRPr="005F593D" w:rsidRDefault="007F0CBB" w:rsidP="007F0CBB">
      <w:r>
        <w:t>Simple</w:t>
      </w:r>
      <w:r>
        <w:rPr>
          <w:lang w:val="en-US"/>
        </w:rPr>
        <w:t>Validator</w:t>
      </w:r>
      <w:r>
        <w:t xml:space="preserve"> – простейшая реализация интерфейса </w:t>
      </w:r>
      <w:r>
        <w:rPr>
          <w:lang w:val="en-US"/>
        </w:rPr>
        <w:t>Validator</w:t>
      </w:r>
      <w:r>
        <w:t>, позволяющая проводить валидацию данных по заранее предопределенным словам ("not-empty", "integer", "positive-int" etc) или по регулярному выражению.</w:t>
      </w:r>
    </w:p>
    <w:p w14:paraId="18E79912" w14:textId="77777777" w:rsidR="007F0CBB" w:rsidRPr="005F593D" w:rsidRDefault="007F0CBB" w:rsidP="007F0CBB">
      <w:r>
        <w:rPr>
          <w:lang w:val="en-US"/>
        </w:rPr>
        <w:t>RangeValidator</w:t>
      </w:r>
      <w:r w:rsidRPr="005F593D">
        <w:t xml:space="preserve"> – </w:t>
      </w:r>
      <w:r>
        <w:t xml:space="preserve">валидатор диапазона значений. </w:t>
      </w:r>
    </w:p>
    <w:p w14:paraId="07E8031C" w14:textId="77777777" w:rsidR="007F0CBB" w:rsidRPr="005F593D" w:rsidRDefault="007F0CBB" w:rsidP="007F0CBB">
      <w:r>
        <w:rPr>
          <w:lang w:val="en-US"/>
        </w:rPr>
        <w:t>LengthValidator</w:t>
      </w:r>
      <w:r w:rsidRPr="005F593D">
        <w:t xml:space="preserve"> – </w:t>
      </w:r>
      <w:r>
        <w:t>валидатор длины. Длина может проверяться на точное совпадение с  заданным значением, либо на соответствие минимальному и/или максимальному значению.</w:t>
      </w:r>
    </w:p>
    <w:p w14:paraId="6ACC0C28" w14:textId="77777777" w:rsidR="007F0CBB" w:rsidRPr="005F593D" w:rsidRDefault="007F0CBB" w:rsidP="007F0CBB">
      <w:r>
        <w:rPr>
          <w:lang w:val="en-US"/>
        </w:rPr>
        <w:t>ScakeAndPresionValidator</w:t>
      </w:r>
      <w:r w:rsidRPr="005F593D">
        <w:t xml:space="preserve"> - </w:t>
      </w:r>
      <w:r>
        <w:t>в</w:t>
      </w:r>
      <w:r w:rsidRPr="005F593D">
        <w:t xml:space="preserve">алидатор масштаба и точности </w:t>
      </w:r>
      <w:r>
        <w:t>для</w:t>
      </w:r>
      <w:r w:rsidRPr="005F593D">
        <w:t xml:space="preserve"> числа с плавающей запятой.</w:t>
      </w:r>
    </w:p>
    <w:p w14:paraId="30FB4335" w14:textId="77777777" w:rsidR="007F0CBB" w:rsidRPr="005F593D" w:rsidRDefault="007F0CBB" w:rsidP="007F0CBB">
      <w:r>
        <w:t xml:space="preserve">Всем реализациям валидатора в конструктор передается объект </w:t>
      </w:r>
      <w:r>
        <w:rPr>
          <w:lang w:val="en-US"/>
        </w:rPr>
        <w:t>Constraint</w:t>
      </w:r>
      <w:r w:rsidRPr="005F593D">
        <w:t xml:space="preserve">, </w:t>
      </w:r>
      <w:r>
        <w:t>из которого они извлекают необходимые параметры проверки.</w:t>
      </w:r>
    </w:p>
    <w:p w14:paraId="324E18A7" w14:textId="77777777" w:rsidR="007F0CBB" w:rsidRDefault="007F0CBB" w:rsidP="007F0CBB">
      <w:r>
        <w:t xml:space="preserve">Иногда возникает неоходимость осуществлять валидацию посредством асинхронного вызова сервера  </w:t>
      </w:r>
      <w:r>
        <w:rPr>
          <w:rFonts w:ascii="Segoe UI" w:eastAsia="Segoe UI" w:hAnsi="Segoe UI" w:cs="Segoe UI"/>
        </w:rPr>
        <w:t xml:space="preserve"> (</w:t>
      </w:r>
      <w:r>
        <w:rPr>
          <w:rFonts w:eastAsia="Segoe UI" w:cs="Segoe UI"/>
        </w:rPr>
        <w:t>например</w:t>
      </w:r>
      <w:r>
        <w:rPr>
          <w:rFonts w:ascii="Segoe UI" w:eastAsia="Segoe UI" w:hAnsi="Segoe UI" w:cs="Segoe UI"/>
        </w:rPr>
        <w:t xml:space="preserve">, </w:t>
      </w:r>
      <w:r>
        <w:rPr>
          <w:rFonts w:eastAsia="Segoe UI" w:cs="Segoe UI"/>
        </w:rPr>
        <w:t xml:space="preserve">даты в часовых поясах Олсона). В таких случаях класс валидатора также реализует общий интерфейс </w:t>
      </w:r>
      <w:r>
        <w:rPr>
          <w:rFonts w:eastAsia="Segoe UI" w:cs="Segoe UI"/>
          <w:lang w:val="en-US"/>
        </w:rPr>
        <w:t>Validator</w:t>
      </w:r>
      <w:r w:rsidRPr="005F593D">
        <w:rPr>
          <w:rFonts w:eastAsia="Segoe UI" w:cs="Segoe UI"/>
        </w:rPr>
        <w:t xml:space="preserve">. </w:t>
      </w:r>
      <w:r>
        <w:rPr>
          <w:rFonts w:eastAsia="Segoe UI" w:cs="Segoe UI"/>
        </w:rPr>
        <w:t xml:space="preserve">В методе </w:t>
      </w:r>
      <w:r>
        <w:rPr>
          <w:rFonts w:eastAsia="Segoe UI" w:cs="Segoe UI"/>
          <w:lang w:val="en-US"/>
        </w:rPr>
        <w:t>validate</w:t>
      </w:r>
      <w:r w:rsidRPr="005F593D">
        <w:rPr>
          <w:rFonts w:eastAsia="Segoe UI" w:cs="Segoe UI"/>
        </w:rPr>
        <w:t xml:space="preserve">() </w:t>
      </w:r>
      <w:r>
        <w:rPr>
          <w:rFonts w:eastAsia="Segoe UI" w:cs="Segoe UI"/>
        </w:rPr>
        <w:t xml:space="preserve">необходимо </w:t>
      </w:r>
      <w:r>
        <w:rPr>
          <w:rFonts w:eastAsia="Segoe UI" w:cs="Segoe UI"/>
        </w:rPr>
        <w:lastRenderedPageBreak/>
        <w:t xml:space="preserve">вызвать нужную серверную команду и определить  </w:t>
      </w:r>
      <w:r>
        <w:rPr>
          <w:rFonts w:eastAsia="Segoe UI" w:cs="Segoe UI"/>
          <w:lang w:val="en-US"/>
        </w:rPr>
        <w:t>AsyncCallback</w:t>
      </w:r>
      <w:r w:rsidRPr="005F593D">
        <w:rPr>
          <w:rFonts w:eastAsia="Segoe UI" w:cs="Segoe UI"/>
        </w:rPr>
        <w:t xml:space="preserve">. </w:t>
      </w:r>
      <w:r>
        <w:rPr>
          <w:rFonts w:eastAsia="Segoe UI" w:cs="Segoe UI"/>
        </w:rPr>
        <w:t xml:space="preserve">Необходимо реализовать </w:t>
      </w:r>
      <w:r>
        <w:rPr>
          <w:rFonts w:eastAsia="Segoe UI" w:cs="Segoe UI"/>
          <w:lang w:val="en-US"/>
        </w:rPr>
        <w:t>validationRequest</w:t>
      </w:r>
      <w:r w:rsidRPr="005F593D">
        <w:rPr>
          <w:rFonts w:eastAsia="Segoe UI" w:cs="Segoe UI"/>
        </w:rPr>
        <w:t xml:space="preserve"> (</w:t>
      </w:r>
      <w:r>
        <w:rPr>
          <w:rFonts w:eastAsia="Segoe UI" w:cs="Segoe UI"/>
          <w:lang w:val="en-US"/>
        </w:rPr>
        <w:t>Dto</w:t>
      </w:r>
      <w:r w:rsidRPr="005F593D">
        <w:rPr>
          <w:rFonts w:eastAsia="Segoe UI" w:cs="Segoe UI"/>
        </w:rPr>
        <w:t>)</w:t>
      </w:r>
      <w:r>
        <w:rPr>
          <w:rFonts w:eastAsia="Segoe UI" w:cs="Segoe UI"/>
        </w:rPr>
        <w:t xml:space="preserve"> и </w:t>
      </w:r>
      <w:r>
        <w:rPr>
          <w:rFonts w:eastAsia="Segoe UI" w:cs="Segoe UI"/>
          <w:lang w:val="en-US"/>
        </w:rPr>
        <w:t>Handler</w:t>
      </w:r>
      <w:r>
        <w:rPr>
          <w:rFonts w:eastAsia="Segoe UI" w:cs="Segoe UI"/>
        </w:rPr>
        <w:t>, специфический для данной валидации.</w:t>
      </w:r>
    </w:p>
    <w:p w14:paraId="791494AF" w14:textId="77777777" w:rsidR="007F0CBB" w:rsidRDefault="007F0CBB" w:rsidP="007F0CBB">
      <w:r>
        <w:rPr>
          <w:noProof/>
        </w:rPr>
        <w:drawing>
          <wp:anchor distT="0" distB="179705" distL="0" distR="0" simplePos="0" relativeHeight="251662336" behindDoc="0" locked="0" layoutInCell="1" allowOverlap="1" wp14:anchorId="320B2DAA" wp14:editId="71E39524">
            <wp:simplePos x="0" y="0"/>
            <wp:positionH relativeFrom="column">
              <wp:posOffset>57150</wp:posOffset>
            </wp:positionH>
            <wp:positionV relativeFrom="paragraph">
              <wp:posOffset>0</wp:posOffset>
            </wp:positionV>
            <wp:extent cx="6002655" cy="3369945"/>
            <wp:effectExtent l="19050" t="0" r="0" b="0"/>
            <wp:wrapSquare wrapText="bothSides"/>
            <wp:docPr id="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6002655" cy="3369945"/>
                    </a:xfrm>
                    <a:prstGeom prst="rect">
                      <a:avLst/>
                    </a:prstGeom>
                    <a:solidFill>
                      <a:srgbClr val="FFFFFF"/>
                    </a:solidFill>
                    <a:ln w="9525">
                      <a:noFill/>
                      <a:miter lim="800000"/>
                      <a:headEnd/>
                      <a:tailEnd/>
                    </a:ln>
                  </pic:spPr>
                </pic:pic>
              </a:graphicData>
            </a:graphic>
          </wp:anchor>
        </w:drawing>
      </w:r>
      <w:r>
        <w:t xml:space="preserve">Рис. </w:t>
      </w:r>
      <w:r w:rsidRPr="005F593D">
        <w:t>2</w:t>
      </w:r>
      <w:r>
        <w:t xml:space="preserve">: Основные интерфейсы и класы client validation api </w:t>
      </w:r>
      <w:r w:rsidRPr="005F593D">
        <w:t xml:space="preserve"> (</w:t>
      </w:r>
      <w:r>
        <w:t>продолжение</w:t>
      </w:r>
      <w:r w:rsidRPr="005F593D">
        <w:t>)</w:t>
      </w:r>
    </w:p>
    <w:p w14:paraId="2598EB7F" w14:textId="77777777" w:rsidR="007F0CBB" w:rsidRDefault="007F0CBB" w:rsidP="007F0CBB">
      <w:r>
        <w:t xml:space="preserve">ValidationResult – содержит информацию о результатах проверки (список объектов ValidationMessage), и имеет ряд вспомогательных методов (addError, addWarning, hasError, isEmpty etc). </w:t>
      </w:r>
    </w:p>
    <w:p w14:paraId="768F2C98" w14:textId="77777777" w:rsidR="007F0CBB" w:rsidRPr="005F593D" w:rsidRDefault="007F0CBB" w:rsidP="007F0CBB">
      <w:r>
        <w:t xml:space="preserve">ValidationMessage – сообщение результата проверки. Содержит непосредственно текст сообщения и уровень ошибки (SEVERITY, WARNING, </w:t>
      </w:r>
      <w:r>
        <w:rPr>
          <w:lang w:val="en-US"/>
        </w:rPr>
        <w:t>INFO</w:t>
      </w:r>
      <w:r>
        <w:t>).</w:t>
      </w:r>
    </w:p>
    <w:p w14:paraId="6DAEABAB" w14:textId="77777777" w:rsidR="007F0CBB" w:rsidRDefault="007F0CBB" w:rsidP="007F0CBB">
      <w:r>
        <w:rPr>
          <w:lang w:val="en-US"/>
        </w:rPr>
        <w:t>Severity</w:t>
      </w:r>
      <w:r>
        <w:t xml:space="preserve"> –  внутренний </w:t>
      </w:r>
      <w:r>
        <w:rPr>
          <w:lang w:val="en-US"/>
        </w:rPr>
        <w:t>enum</w:t>
      </w:r>
      <w:r w:rsidRPr="005F593D">
        <w:t xml:space="preserve">, </w:t>
      </w:r>
      <w:r>
        <w:t>определяет уровень сообщения: ошибка, предупреждение etc.</w:t>
      </w:r>
    </w:p>
    <w:p w14:paraId="60FCA10D" w14:textId="77777777" w:rsidR="007F0CBB" w:rsidRDefault="007F0CBB" w:rsidP="007F0CBB">
      <w:pPr>
        <w:pStyle w:val="4"/>
        <w:numPr>
          <w:ilvl w:val="3"/>
          <w:numId w:val="1"/>
        </w:numPr>
      </w:pPr>
      <w:bookmarkStart w:id="267" w:name="_Toc383285476"/>
      <w:r>
        <w:t>Требования к другим компонентам приложения</w:t>
      </w:r>
      <w:bookmarkEnd w:id="267"/>
    </w:p>
    <w:p w14:paraId="56BB5925" w14:textId="77777777" w:rsidR="007F0CBB" w:rsidRDefault="007F0CBB" w:rsidP="007F0CBB">
      <w:r>
        <w:t>Б</w:t>
      </w:r>
      <w:r>
        <w:rPr>
          <w:b/>
          <w:bCs/>
        </w:rPr>
        <w:t>о</w:t>
      </w:r>
      <w:r>
        <w:t xml:space="preserve">льшую часть необходимых проверок можно определить из конфигурации полей доменного объекта. В эту группу входят: проверка на обязательное заполнения  поля, проверка максимальной длины для текстового поля, проверка числового формата для </w:t>
      </w:r>
      <w:r>
        <w:rPr>
          <w:lang w:val="en-US"/>
        </w:rPr>
        <w:t>LongField</w:t>
      </w:r>
      <w:r w:rsidRPr="005F593D">
        <w:t xml:space="preserve"> </w:t>
      </w:r>
      <w:r>
        <w:t>и</w:t>
      </w:r>
      <w:r w:rsidRPr="005F593D">
        <w:t xml:space="preserve"> </w:t>
      </w:r>
      <w:r>
        <w:rPr>
          <w:lang w:val="en-US"/>
        </w:rPr>
        <w:t>DecimalField</w:t>
      </w:r>
      <w:r w:rsidRPr="005F593D">
        <w:t xml:space="preserve">, </w:t>
      </w:r>
      <w:r>
        <w:t xml:space="preserve">проверка масштаба и точности для </w:t>
      </w:r>
      <w:r>
        <w:rPr>
          <w:lang w:val="en-US"/>
        </w:rPr>
        <w:t>DecimalField</w:t>
      </w:r>
      <w:r w:rsidRPr="005F593D">
        <w:t>.</w:t>
      </w:r>
    </w:p>
    <w:p w14:paraId="6C57D015" w14:textId="77777777" w:rsidR="007F0CBB" w:rsidRDefault="007F0CBB" w:rsidP="007F0CBB">
      <w:r>
        <w:t>Для более сложных проверок при описании доменной модели, для ее полей, необходимо добавить тэг constraints, в котором перечислить все дополнительные правила проверки для атрибута, например:</w:t>
      </w:r>
    </w:p>
    <w:p w14:paraId="7FD6A831" w14:textId="77777777" w:rsidR="007F0CBB" w:rsidRDefault="007F0CBB" w:rsidP="007F0CBB">
      <w:pPr>
        <w:pStyle w:val="afc"/>
      </w:pPr>
      <w:r w:rsidRPr="005F593D">
        <w:rPr>
          <w:lang w:val="ru-RU"/>
        </w:rPr>
        <w:t xml:space="preserve">     </w:t>
      </w:r>
      <w:r>
        <w:t>&lt;domain-object-type name="country" initial-status="Active"&gt;</w:t>
      </w:r>
    </w:p>
    <w:p w14:paraId="68FF55A9" w14:textId="77777777" w:rsidR="007F0CBB" w:rsidRDefault="007F0CBB" w:rsidP="007F0CBB">
      <w:pPr>
        <w:pStyle w:val="afc"/>
      </w:pPr>
      <w:r>
        <w:t xml:space="preserve">        &lt;fields&gt;</w:t>
      </w:r>
    </w:p>
    <w:p w14:paraId="268629F5" w14:textId="77777777" w:rsidR="007F0CBB" w:rsidRDefault="007F0CBB" w:rsidP="007F0CBB">
      <w:pPr>
        <w:pStyle w:val="afc"/>
      </w:pPr>
      <w:r>
        <w:t xml:space="preserve">            &lt;string name="name" length="128"&gt;</w:t>
      </w:r>
    </w:p>
    <w:p w14:paraId="0404759F" w14:textId="77777777" w:rsidR="007F0CBB" w:rsidRDefault="007F0CBB" w:rsidP="007F0CBB">
      <w:pPr>
        <w:pStyle w:val="afc"/>
      </w:pPr>
      <w:r>
        <w:t xml:space="preserve">            </w:t>
      </w:r>
      <w:r>
        <w:tab/>
        <w:t>&lt;constraints&gt;</w:t>
      </w:r>
    </w:p>
    <w:p w14:paraId="3A211187" w14:textId="77777777" w:rsidR="007F0CBB" w:rsidRDefault="007F0CBB" w:rsidP="007F0CBB">
      <w:pPr>
        <w:pStyle w:val="afc"/>
      </w:pPr>
      <w:r>
        <w:tab/>
      </w:r>
      <w:r>
        <w:tab/>
      </w:r>
      <w:r>
        <w:tab/>
      </w:r>
      <w:r>
        <w:tab/>
        <w:t>&lt;simple-constraint value="not-empty"/&gt;</w:t>
      </w:r>
    </w:p>
    <w:p w14:paraId="21AA4DCC" w14:textId="77777777" w:rsidR="007F0CBB" w:rsidRDefault="007F0CBB" w:rsidP="007F0CBB">
      <w:pPr>
        <w:pStyle w:val="afc"/>
      </w:pPr>
      <w:r>
        <w:t xml:space="preserve">                  </w:t>
      </w:r>
      <w:r>
        <w:tab/>
        <w:t>&lt;simple-constraint value="^[^0-9]*$"/&gt;</w:t>
      </w:r>
    </w:p>
    <w:p w14:paraId="1D775837" w14:textId="77777777" w:rsidR="007F0CBB" w:rsidRDefault="007F0CBB" w:rsidP="007F0CBB">
      <w:pPr>
        <w:pStyle w:val="afc"/>
      </w:pPr>
      <w:r>
        <w:t xml:space="preserve">            </w:t>
      </w:r>
      <w:r>
        <w:tab/>
        <w:t>&lt;/constraints&gt;</w:t>
      </w:r>
    </w:p>
    <w:p w14:paraId="067FE5F0" w14:textId="77777777" w:rsidR="007F0CBB" w:rsidRDefault="007F0CBB" w:rsidP="007F0CBB">
      <w:pPr>
        <w:pStyle w:val="afc"/>
      </w:pPr>
      <w:r>
        <w:t xml:space="preserve">            &lt;/string&gt;</w:t>
      </w:r>
    </w:p>
    <w:p w14:paraId="73A4E540" w14:textId="77777777" w:rsidR="007F0CBB" w:rsidRDefault="007F0CBB" w:rsidP="007F0CBB">
      <w:pPr>
        <w:pStyle w:val="afc"/>
      </w:pPr>
      <w:r>
        <w:t xml:space="preserve">            &lt;date-time name="independence_day"&gt;</w:t>
      </w:r>
    </w:p>
    <w:p w14:paraId="17FBC9E1" w14:textId="77777777" w:rsidR="007F0CBB" w:rsidRDefault="007F0CBB" w:rsidP="007F0CBB">
      <w:pPr>
        <w:pStyle w:val="afc"/>
      </w:pPr>
      <w:r>
        <w:t xml:space="preserve">            </w:t>
      </w:r>
      <w:r>
        <w:tab/>
        <w:t>&lt;constraints&gt;</w:t>
      </w:r>
    </w:p>
    <w:p w14:paraId="317C7982" w14:textId="77777777" w:rsidR="007F0CBB" w:rsidRDefault="007F0CBB" w:rsidP="007F0CBB">
      <w:pPr>
        <w:pStyle w:val="afc"/>
      </w:pPr>
      <w:r>
        <w:t xml:space="preserve">                  </w:t>
      </w:r>
      <w:r>
        <w:tab/>
        <w:t>&lt;date-range start="01.01.1990" end="31.12.2014"/&gt;</w:t>
      </w:r>
    </w:p>
    <w:p w14:paraId="0F4E2F9F" w14:textId="77777777" w:rsidR="007F0CBB" w:rsidRDefault="007F0CBB" w:rsidP="007F0CBB">
      <w:pPr>
        <w:pStyle w:val="afc"/>
      </w:pPr>
      <w:r>
        <w:lastRenderedPageBreak/>
        <w:t xml:space="preserve">            </w:t>
      </w:r>
      <w:r>
        <w:tab/>
        <w:t>&lt;/constraints&gt;</w:t>
      </w:r>
    </w:p>
    <w:p w14:paraId="45858D80" w14:textId="77777777" w:rsidR="007F0CBB" w:rsidRDefault="007F0CBB" w:rsidP="007F0CBB">
      <w:pPr>
        <w:pStyle w:val="afc"/>
      </w:pPr>
      <w:r>
        <w:t xml:space="preserve">            &lt;/date-time&gt;</w:t>
      </w:r>
    </w:p>
    <w:p w14:paraId="2F923DD2" w14:textId="77777777" w:rsidR="007F0CBB" w:rsidRDefault="007F0CBB" w:rsidP="007F0CBB">
      <w:pPr>
        <w:pStyle w:val="afc"/>
      </w:pPr>
      <w:r>
        <w:t xml:space="preserve">            &lt;long name="population"&gt;</w:t>
      </w:r>
    </w:p>
    <w:p w14:paraId="185A5E5C" w14:textId="77777777" w:rsidR="007F0CBB" w:rsidRDefault="007F0CBB" w:rsidP="007F0CBB">
      <w:pPr>
        <w:pStyle w:val="afc"/>
      </w:pPr>
      <w:r>
        <w:t xml:space="preserve">            </w:t>
      </w:r>
      <w:r>
        <w:tab/>
        <w:t>&lt;constraints&gt;</w:t>
      </w:r>
    </w:p>
    <w:p w14:paraId="5DE2A452" w14:textId="77777777" w:rsidR="007F0CBB" w:rsidRDefault="007F0CBB" w:rsidP="007F0CBB">
      <w:pPr>
        <w:pStyle w:val="afc"/>
      </w:pPr>
      <w:r>
        <w:t xml:space="preserve">                  </w:t>
      </w:r>
      <w:r>
        <w:tab/>
        <w:t>&lt;int-range start="1000"/&gt;</w:t>
      </w:r>
    </w:p>
    <w:p w14:paraId="5AC6C0C5" w14:textId="77777777" w:rsidR="007F0CBB" w:rsidRDefault="007F0CBB" w:rsidP="007F0CBB">
      <w:pPr>
        <w:pStyle w:val="afc"/>
      </w:pPr>
      <w:r>
        <w:t xml:space="preserve">            </w:t>
      </w:r>
      <w:r>
        <w:tab/>
        <w:t>&lt;/constraints&gt;</w:t>
      </w:r>
    </w:p>
    <w:p w14:paraId="15DE1D63" w14:textId="77777777" w:rsidR="007F0CBB" w:rsidRDefault="007F0CBB" w:rsidP="007F0CBB">
      <w:pPr>
        <w:pStyle w:val="afc"/>
      </w:pPr>
      <w:r>
        <w:t xml:space="preserve">            &lt;/long&gt;           </w:t>
      </w:r>
    </w:p>
    <w:p w14:paraId="051A0DF3" w14:textId="77777777" w:rsidR="007F0CBB" w:rsidRDefault="007F0CBB" w:rsidP="007F0CBB">
      <w:pPr>
        <w:pStyle w:val="afc"/>
      </w:pPr>
      <w:r>
        <w:tab/>
      </w:r>
      <w:r>
        <w:tab/>
        <w:t>&lt;string name="description" length="1024"&gt;</w:t>
      </w:r>
      <w:r>
        <w:tab/>
      </w:r>
      <w:r>
        <w:tab/>
      </w:r>
    </w:p>
    <w:p w14:paraId="5395D27B" w14:textId="77777777" w:rsidR="007F0CBB" w:rsidRDefault="007F0CBB" w:rsidP="007F0CBB">
      <w:pPr>
        <w:pStyle w:val="afc"/>
      </w:pPr>
      <w:r>
        <w:tab/>
      </w:r>
      <w:r>
        <w:tab/>
      </w:r>
      <w:r>
        <w:tab/>
        <w:t>&lt;constraints&gt;</w:t>
      </w:r>
    </w:p>
    <w:p w14:paraId="35B8A328" w14:textId="77777777" w:rsidR="007F0CBB" w:rsidRDefault="007F0CBB" w:rsidP="007F0CBB">
      <w:pPr>
        <w:pStyle w:val="afc"/>
      </w:pPr>
      <w:r>
        <w:tab/>
      </w:r>
      <w:r>
        <w:tab/>
      </w:r>
      <w:r>
        <w:tab/>
      </w:r>
      <w:r>
        <w:tab/>
        <w:t>&lt;length min-value="10"/&gt;</w:t>
      </w:r>
      <w:r>
        <w:tab/>
      </w:r>
      <w:r>
        <w:tab/>
      </w:r>
      <w:r>
        <w:tab/>
      </w:r>
      <w:r>
        <w:tab/>
      </w:r>
      <w:r>
        <w:tab/>
      </w:r>
    </w:p>
    <w:p w14:paraId="075813A5" w14:textId="77777777" w:rsidR="007F0CBB" w:rsidRDefault="007F0CBB" w:rsidP="007F0CBB">
      <w:pPr>
        <w:pStyle w:val="afc"/>
      </w:pPr>
      <w:r>
        <w:t xml:space="preserve">                </w:t>
      </w:r>
      <w:r>
        <w:tab/>
        <w:t>&lt;/constraints&gt;</w:t>
      </w:r>
    </w:p>
    <w:p w14:paraId="58F659D0" w14:textId="77777777" w:rsidR="007F0CBB" w:rsidRDefault="007F0CBB" w:rsidP="007F0CBB">
      <w:pPr>
        <w:pStyle w:val="afc"/>
      </w:pPr>
      <w:r>
        <w:tab/>
      </w:r>
      <w:r>
        <w:tab/>
        <w:t>&lt;/string&gt;</w:t>
      </w:r>
    </w:p>
    <w:p w14:paraId="7DE0553A" w14:textId="77777777" w:rsidR="007F0CBB" w:rsidRDefault="007F0CBB" w:rsidP="007F0CBB">
      <w:pPr>
        <w:pStyle w:val="afc"/>
      </w:pPr>
      <w:r>
        <w:t xml:space="preserve">            &lt;!-- остальные поля --&gt;</w:t>
      </w:r>
    </w:p>
    <w:p w14:paraId="22329C04" w14:textId="77777777" w:rsidR="007F0CBB" w:rsidRDefault="007F0CBB" w:rsidP="007F0CBB">
      <w:pPr>
        <w:pStyle w:val="afc"/>
      </w:pPr>
      <w:r>
        <w:t xml:space="preserve">        &lt;/fields&gt;</w:t>
      </w:r>
    </w:p>
    <w:p w14:paraId="0A98085E" w14:textId="77777777" w:rsidR="007F0CBB" w:rsidRDefault="007F0CBB" w:rsidP="007F0CBB">
      <w:pPr>
        <w:pStyle w:val="afc"/>
      </w:pPr>
      <w:r>
        <w:tab/>
      </w:r>
      <w:r>
        <w:tab/>
        <w:t>...</w:t>
      </w:r>
    </w:p>
    <w:p w14:paraId="0585B97F" w14:textId="77777777" w:rsidR="007F0CBB" w:rsidRDefault="007F0CBB" w:rsidP="007F0CBB">
      <w:pPr>
        <w:pStyle w:val="afc"/>
      </w:pPr>
      <w:r>
        <w:tab/>
        <w:t>&lt;/domain-object-type&gt;</w:t>
      </w:r>
    </w:p>
    <w:p w14:paraId="7629EB37" w14:textId="77777777" w:rsidR="007F0CBB" w:rsidRDefault="007F0CBB" w:rsidP="007F0CBB">
      <w:r>
        <w:t>Для</w:t>
      </w:r>
      <w:r w:rsidRPr="005F593D">
        <w:rPr>
          <w:lang w:val="en-US"/>
        </w:rPr>
        <w:t xml:space="preserve"> </w:t>
      </w:r>
      <w:r>
        <w:t>поддержки</w:t>
      </w:r>
      <w:r w:rsidRPr="005F593D">
        <w:rPr>
          <w:lang w:val="en-US"/>
        </w:rPr>
        <w:t xml:space="preserve"> </w:t>
      </w:r>
      <w:r>
        <w:t>новых</w:t>
      </w:r>
      <w:r w:rsidRPr="005F593D">
        <w:rPr>
          <w:lang w:val="en-US"/>
        </w:rPr>
        <w:t xml:space="preserve"> </w:t>
      </w:r>
      <w:r>
        <w:t>тэгов</w:t>
      </w:r>
      <w:r w:rsidRPr="005F593D">
        <w:rPr>
          <w:lang w:val="en-US"/>
        </w:rPr>
        <w:t xml:space="preserve"> </w:t>
      </w:r>
      <w:r>
        <w:t>испоользуются</w:t>
      </w:r>
      <w:r w:rsidRPr="005F593D">
        <w:rPr>
          <w:lang w:val="en-US"/>
        </w:rPr>
        <w:t xml:space="preserve"> </w:t>
      </w:r>
      <w:r>
        <w:t>классы</w:t>
      </w:r>
      <w:r w:rsidRPr="005F593D">
        <w:rPr>
          <w:lang w:val="en-US"/>
        </w:rPr>
        <w:t xml:space="preserve"> ConstraintsConfig, ConstraintConfig (</w:t>
      </w:r>
      <w:r>
        <w:t>абстрактный</w:t>
      </w:r>
      <w:r w:rsidRPr="005F593D">
        <w:rPr>
          <w:lang w:val="en-US"/>
        </w:rPr>
        <w:t xml:space="preserve">) </w:t>
      </w:r>
      <w:r>
        <w:t>и</w:t>
      </w:r>
      <w:r w:rsidRPr="005F593D">
        <w:rPr>
          <w:lang w:val="en-US"/>
        </w:rPr>
        <w:t xml:space="preserve"> </w:t>
      </w:r>
      <w:r>
        <w:t>классы</w:t>
      </w:r>
      <w:r w:rsidRPr="005F593D">
        <w:rPr>
          <w:lang w:val="en-US"/>
        </w:rPr>
        <w:t xml:space="preserve"> </w:t>
      </w:r>
      <w:r>
        <w:t>для</w:t>
      </w:r>
      <w:r w:rsidRPr="005F593D">
        <w:rPr>
          <w:lang w:val="en-US"/>
        </w:rPr>
        <w:t xml:space="preserve"> </w:t>
      </w:r>
      <w:r>
        <w:t>конфигов</w:t>
      </w:r>
      <w:r w:rsidRPr="005F593D">
        <w:rPr>
          <w:lang w:val="en-US"/>
        </w:rPr>
        <w:t xml:space="preserve"> </w:t>
      </w:r>
      <w:r>
        <w:t>разных</w:t>
      </w:r>
      <w:r w:rsidRPr="005F593D">
        <w:rPr>
          <w:lang w:val="en-US"/>
        </w:rPr>
        <w:t xml:space="preserve"> </w:t>
      </w:r>
      <w:r>
        <w:t>типов</w:t>
      </w:r>
      <w:r w:rsidRPr="005F593D">
        <w:rPr>
          <w:lang w:val="en-US"/>
        </w:rPr>
        <w:t xml:space="preserve"> </w:t>
      </w:r>
      <w:r>
        <w:t>валидации</w:t>
      </w:r>
      <w:r w:rsidRPr="005F593D">
        <w:rPr>
          <w:lang w:val="en-US"/>
        </w:rPr>
        <w:t xml:space="preserve">, </w:t>
      </w:r>
      <w:r>
        <w:t>которые</w:t>
      </w:r>
      <w:r w:rsidRPr="005F593D">
        <w:rPr>
          <w:lang w:val="en-US"/>
        </w:rPr>
        <w:t xml:space="preserve"> </w:t>
      </w:r>
      <w:r>
        <w:t>наследуются</w:t>
      </w:r>
      <w:r w:rsidRPr="005F593D">
        <w:rPr>
          <w:lang w:val="en-US"/>
        </w:rPr>
        <w:t xml:space="preserve"> </w:t>
      </w:r>
      <w:r>
        <w:t>от</w:t>
      </w:r>
      <w:r w:rsidRPr="005F593D">
        <w:rPr>
          <w:lang w:val="en-US"/>
        </w:rPr>
        <w:t xml:space="preserve"> ConstraintConfig.  </w:t>
      </w:r>
      <w:r>
        <w:t xml:space="preserve">Каждый такой конфиг </w:t>
      </w:r>
      <w:r>
        <w:rPr>
          <w:lang w:val="uk-UA"/>
        </w:rPr>
        <w:t>определяет список</w:t>
      </w:r>
      <w:r>
        <w:t xml:space="preserve"> сonstraint</w:t>
      </w:r>
      <w:r>
        <w:rPr>
          <w:lang w:val="en-US"/>
        </w:rPr>
        <w:t>s</w:t>
      </w:r>
      <w:r w:rsidRPr="005F593D">
        <w:t xml:space="preserve">. </w:t>
      </w:r>
      <w:r>
        <w:t xml:space="preserve">В класс </w:t>
      </w:r>
      <w:r>
        <w:rPr>
          <w:lang w:val="en-US"/>
        </w:rPr>
        <w:t>FieldConfig</w:t>
      </w:r>
      <w:r w:rsidRPr="005F593D">
        <w:t xml:space="preserve"> </w:t>
      </w:r>
      <w:r>
        <w:t xml:space="preserve">и  некоторые его подклассы также добвлен метод </w:t>
      </w:r>
      <w:r>
        <w:rPr>
          <w:lang w:val="en-US"/>
        </w:rPr>
        <w:t>getConstraints</w:t>
      </w:r>
      <w:r w:rsidRPr="005F593D">
        <w:t xml:space="preserve">(), </w:t>
      </w:r>
      <w:r>
        <w:t xml:space="preserve">который возвращает объединенный список  ограничений неявно заданных типом поля  и ограничений заданных пользователем в аттрибутах поля и в тэгах </w:t>
      </w:r>
      <w:r>
        <w:rPr>
          <w:rFonts w:ascii="Courier New" w:hAnsi="Courier New"/>
          <w:sz w:val="20"/>
          <w:szCs w:val="20"/>
        </w:rPr>
        <w:t>&lt;constraints&gt;</w:t>
      </w:r>
      <w:r>
        <w:t xml:space="preserve">  Это позволяет получить список необходимых  валидаторов на этапе инициализации виджетов .</w:t>
      </w:r>
    </w:p>
    <w:p w14:paraId="41319205" w14:textId="77777777" w:rsidR="007F0CBB" w:rsidRDefault="007F0CBB" w:rsidP="007F0CBB">
      <w:pPr>
        <w:rPr>
          <w:rStyle w:val="14"/>
        </w:rPr>
      </w:pPr>
      <w:r>
        <w:rPr>
          <w:rStyle w:val="14"/>
        </w:rPr>
        <w:t xml:space="preserve">Каждый widget для поддержки валидации данных на стороне клиента должен реализовать интерфейс </w:t>
      </w:r>
      <w:r>
        <w:t xml:space="preserve"> CanBeValidated </w:t>
      </w:r>
      <w:r>
        <w:rPr>
          <w:rStyle w:val="14"/>
        </w:rPr>
        <w:t>и содержать метод get</w:t>
      </w:r>
      <w:r>
        <w:rPr>
          <w:rStyle w:val="14"/>
          <w:lang w:val="en-US"/>
        </w:rPr>
        <w:t>Validators</w:t>
      </w:r>
      <w:r>
        <w:rPr>
          <w:rStyle w:val="14"/>
        </w:rPr>
        <w:t xml:space="preserve">, который возвращает коллекцию валидаторов, применимых к данному виджету в соответствии с заданными </w:t>
      </w:r>
      <w:r>
        <w:rPr>
          <w:rStyle w:val="14"/>
          <w:lang w:val="uk-UA"/>
        </w:rPr>
        <w:t xml:space="preserve">ограничениями </w:t>
      </w:r>
      <w:r w:rsidRPr="005F593D">
        <w:rPr>
          <w:rStyle w:val="14"/>
        </w:rPr>
        <w:t>(</w:t>
      </w:r>
      <w:r>
        <w:rPr>
          <w:rStyle w:val="14"/>
          <w:lang w:val="en-US"/>
        </w:rPr>
        <w:t>constraints</w:t>
      </w:r>
      <w:r w:rsidRPr="005F593D">
        <w:rPr>
          <w:rStyle w:val="14"/>
        </w:rPr>
        <w:t>).</w:t>
      </w:r>
    </w:p>
    <w:p w14:paraId="25BB992B" w14:textId="77777777" w:rsidR="007F0CBB" w:rsidRDefault="007F0CBB" w:rsidP="007F0CBB">
      <w:pPr>
        <w:pStyle w:val="a2"/>
      </w:pPr>
      <w:r>
        <w:rPr>
          <w:rStyle w:val="14"/>
        </w:rPr>
        <w:t>В виджеты также добавлены методы showErrors (выводит сообщение и/или каким-либо способом изменяет вид виджета сигнализируя об ошибке) и clearErrors (возвращает виджет к обычному виду).</w:t>
      </w:r>
    </w:p>
    <w:p w14:paraId="28EFC7CF" w14:textId="77777777" w:rsidR="007F0CBB" w:rsidRDefault="007F0CBB" w:rsidP="007F0CBB">
      <w:pPr>
        <w:pStyle w:val="4"/>
        <w:numPr>
          <w:ilvl w:val="3"/>
          <w:numId w:val="1"/>
        </w:numPr>
        <w:rPr>
          <w:i/>
        </w:rPr>
      </w:pPr>
      <w:bookmarkStart w:id="268" w:name="_Toc383285477"/>
      <w:r>
        <w:t>Последовательность выполнения проверки</w:t>
      </w:r>
      <w:bookmarkEnd w:id="268"/>
    </w:p>
    <w:p w14:paraId="11D12B17" w14:textId="77777777" w:rsidR="007F0CBB" w:rsidRDefault="007F0CBB" w:rsidP="007F0CBB">
      <w:pPr>
        <w:pStyle w:val="a2"/>
      </w:pPr>
      <w:r>
        <w:rPr>
          <w:i/>
        </w:rPr>
        <w:t>На уровне виджетов</w:t>
      </w:r>
    </w:p>
    <w:p w14:paraId="206ED17F" w14:textId="77777777" w:rsidR="007F0CBB" w:rsidRDefault="007F0CBB" w:rsidP="007F0CBB">
      <w:pPr>
        <w:pStyle w:val="a2"/>
      </w:pPr>
      <w:r>
        <w:t>В обработчике определенного события (например, потеря фокуса) выполняется проверка всех constraint, и если обнаружатся ошибки, изменяется вид виджета. Если введенное значение корректно, виджет отображается в нормальном виде.</w:t>
      </w:r>
    </w:p>
    <w:p w14:paraId="5667BB32" w14:textId="77777777" w:rsidR="007F0CBB" w:rsidRDefault="007F0CBB" w:rsidP="007F0CBB">
      <w:pPr>
        <w:pStyle w:val="a2"/>
        <w:rPr>
          <w:rStyle w:val="14"/>
        </w:rPr>
      </w:pPr>
      <w:r>
        <w:rPr>
          <w:i/>
        </w:rPr>
        <w:t>На уровне  Действий</w:t>
      </w:r>
    </w:p>
    <w:p w14:paraId="648540A2" w14:textId="77777777" w:rsidR="007F0CBB" w:rsidRDefault="007F0CBB" w:rsidP="007F0CBB">
      <w:pPr>
        <w:pStyle w:val="a2"/>
      </w:pPr>
      <w:r>
        <w:rPr>
          <w:rStyle w:val="14"/>
        </w:rPr>
        <w:t xml:space="preserve">По умолчанию считается, что все Action в приложении подлежат немедленному исполнению, без валидации данных. Флажок-признак необходимости валидации задается в конфигурации </w:t>
      </w:r>
      <w:r>
        <w:rPr>
          <w:rStyle w:val="14"/>
          <w:lang w:val="en-US"/>
        </w:rPr>
        <w:t>action</w:t>
      </w:r>
      <w:r w:rsidRPr="005F593D">
        <w:rPr>
          <w:rStyle w:val="14"/>
        </w:rPr>
        <w:t xml:space="preserve"> </w:t>
      </w:r>
      <w:r>
        <w:rPr>
          <w:rStyle w:val="14"/>
          <w:lang w:val="uk-UA"/>
        </w:rPr>
        <w:t xml:space="preserve">с помшощью атрибута </w:t>
      </w:r>
      <w:r>
        <w:rPr>
          <w:rStyle w:val="14"/>
          <w:lang w:val="en-US"/>
        </w:rPr>
        <w:t>validate</w:t>
      </w:r>
      <w:r w:rsidRPr="005F593D">
        <w:rPr>
          <w:rStyle w:val="14"/>
        </w:rPr>
        <w:t xml:space="preserve"> (</w:t>
      </w:r>
      <w:r>
        <w:rPr>
          <w:rStyle w:val="14"/>
          <w:lang w:val="uk-UA"/>
        </w:rPr>
        <w:t xml:space="preserve">по умолчанию </w:t>
      </w:r>
      <w:r>
        <w:rPr>
          <w:rStyle w:val="14"/>
          <w:lang w:val="en-US"/>
        </w:rPr>
        <w:t>false</w:t>
      </w:r>
      <w:r>
        <w:rPr>
          <w:rStyle w:val="14"/>
          <w:lang w:val="uk-UA"/>
        </w:rPr>
        <w:t>), либо устанавливается в ActionConfigBuilder-е.</w:t>
      </w:r>
      <w:r>
        <w:rPr>
          <w:rStyle w:val="14"/>
        </w:rPr>
        <w:t xml:space="preserve"> Если для Action необходима валидация данных, он вызывает утилитный метод вспомогательного класса, на вход которого передается плагин, которому принадлежит данный Action. Метод перебирает все widget, которые содержит плагин, с учетом вложенности</w:t>
      </w:r>
    </w:p>
    <w:p w14:paraId="670D6E07" w14:textId="77777777" w:rsidR="007F0CBB" w:rsidRDefault="007F0CBB" w:rsidP="007F0CBB">
      <w:pPr>
        <w:pStyle w:val="a2"/>
      </w:pPr>
    </w:p>
    <w:p w14:paraId="0942E0F5" w14:textId="77777777" w:rsidR="007F0CBB" w:rsidRDefault="007F0CBB" w:rsidP="007F0CBB">
      <w:pPr>
        <w:pStyle w:val="a2"/>
      </w:pPr>
      <w:r>
        <w:t>Для каждого виджета вызывается метод get</w:t>
      </w:r>
      <w:r>
        <w:rPr>
          <w:lang w:val="en-US"/>
        </w:rPr>
        <w:t>Validator</w:t>
      </w:r>
      <w:r>
        <w:t>s(). Для каждого возвращенного валидатора  вызывается мето validate(), который осуществляет проверку данных и, при необходимости, изменяет визуальное представления widget и формирует сообщения, дружественные пользователю.</w:t>
      </w:r>
    </w:p>
    <w:p w14:paraId="65BCC562" w14:textId="77777777" w:rsidR="007F0CBB" w:rsidRDefault="007F0CBB" w:rsidP="007F0CBB">
      <w:pPr>
        <w:pStyle w:val="30"/>
        <w:numPr>
          <w:ilvl w:val="2"/>
          <w:numId w:val="1"/>
        </w:numPr>
      </w:pPr>
      <w:bookmarkStart w:id="269" w:name="_Toc383285478"/>
      <w:r>
        <w:lastRenderedPageBreak/>
        <w:t>Server validation api</w:t>
      </w:r>
      <w:bookmarkEnd w:id="269"/>
    </w:p>
    <w:p w14:paraId="15ED2B27" w14:textId="77777777" w:rsidR="007F0CBB" w:rsidRDefault="007F0CBB" w:rsidP="007F0CBB">
      <w:pPr>
        <w:pStyle w:val="4"/>
        <w:numPr>
          <w:ilvl w:val="3"/>
          <w:numId w:val="1"/>
        </w:numPr>
      </w:pPr>
      <w:bookmarkStart w:id="270" w:name="_Toc383285479"/>
      <w:r>
        <w:t>Базовые компоненты</w:t>
      </w:r>
      <w:bookmarkEnd w:id="270"/>
    </w:p>
    <w:p w14:paraId="469D35E2" w14:textId="77777777" w:rsidR="007F0CBB" w:rsidRDefault="007F0CBB" w:rsidP="007F0CBB">
      <w:pPr>
        <w:pStyle w:val="a2"/>
      </w:pPr>
      <w:r>
        <w:t>Основные интерфейсы и классы server validation api приведены на рис.3</w:t>
      </w:r>
    </w:p>
    <w:p w14:paraId="1828FA38" w14:textId="77777777" w:rsidR="007F0CBB" w:rsidRDefault="001B19AE" w:rsidP="007F0CBB">
      <w:pPr>
        <w:pStyle w:val="affe"/>
      </w:pPr>
      <w:r>
        <w:pict w14:anchorId="42DD83BC">
          <v:shape id="_x0000_s1029" type="#_x0000_t202" style="position:absolute;margin-left:0;margin-top:6pt;width:480.9pt;height:287pt;z-index:251661312;mso-wrap-distance-left:0;mso-wrap-distance-right:0;mso-position-horizontal:center" stroked="f">
            <v:fill color2="black"/>
            <v:textbox inset="0,0,0,0">
              <w:txbxContent>
                <w:p w14:paraId="3F05FD48" w14:textId="77777777" w:rsidR="001B19AE" w:rsidRDefault="001B19AE" w:rsidP="007F0CBB">
                  <w:pPr>
                    <w:pStyle w:val="affe"/>
                  </w:pPr>
                  <w:r>
                    <w:rPr>
                      <w:noProof/>
                    </w:rPr>
                    <w:drawing>
                      <wp:inline distT="0" distB="0" distL="0" distR="0" wp14:anchorId="4527AA74" wp14:editId="1DC2F032">
                        <wp:extent cx="5676900" cy="3642360"/>
                        <wp:effectExtent l="1905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5676900" cy="3642360"/>
                                </a:xfrm>
                                <a:prstGeom prst="rect">
                                  <a:avLst/>
                                </a:prstGeom>
                                <a:solidFill>
                                  <a:srgbClr val="FFFFFF"/>
                                </a:solidFill>
                                <a:ln w="9525">
                                  <a:noFill/>
                                  <a:miter lim="800000"/>
                                  <a:headEnd/>
                                  <a:tailEnd/>
                                </a:ln>
                              </pic:spPr>
                            </pic:pic>
                          </a:graphicData>
                        </a:graphic>
                      </wp:inline>
                    </w:drawing>
                  </w:r>
                </w:p>
                <w:p w14:paraId="63D27DB5" w14:textId="77777777" w:rsidR="001B19AE" w:rsidRDefault="001B19AE" w:rsidP="007F0CBB">
                  <w:pPr>
                    <w:pStyle w:val="affe"/>
                  </w:pPr>
                </w:p>
                <w:p w14:paraId="1D2D7EB2" w14:textId="77777777" w:rsidR="001B19AE" w:rsidRDefault="001B19AE" w:rsidP="007F0CBB">
                  <w:pPr>
                    <w:pStyle w:val="affe"/>
                  </w:pPr>
                </w:p>
                <w:p w14:paraId="75622264" w14:textId="77777777" w:rsidR="001B19AE" w:rsidRDefault="001B19AE" w:rsidP="007F0CBB">
                  <w:pPr>
                    <w:pStyle w:val="affe"/>
                  </w:pPr>
                </w:p>
                <w:p w14:paraId="50CE4B37" w14:textId="77777777" w:rsidR="001B19AE" w:rsidRDefault="001B19AE" w:rsidP="007F0CBB">
                  <w:pPr>
                    <w:pStyle w:val="affe"/>
                  </w:pPr>
                </w:p>
                <w:p w14:paraId="1528649C" w14:textId="77777777" w:rsidR="001B19AE" w:rsidRDefault="001B19AE" w:rsidP="007F0CBB">
                  <w:pPr>
                    <w:pStyle w:val="affe"/>
                  </w:pPr>
                </w:p>
                <w:p w14:paraId="49A8702A" w14:textId="77777777" w:rsidR="001B19AE" w:rsidRDefault="001B19AE" w:rsidP="007F0CBB">
                  <w:pPr>
                    <w:pStyle w:val="affe"/>
                  </w:pPr>
                </w:p>
                <w:p w14:paraId="5DE3DDA3" w14:textId="77777777" w:rsidR="001B19AE" w:rsidRDefault="001B19AE" w:rsidP="007F0CBB">
                  <w:pPr>
                    <w:pStyle w:val="affe"/>
                  </w:pPr>
                </w:p>
                <w:p w14:paraId="09BAA304" w14:textId="77777777" w:rsidR="001B19AE" w:rsidRDefault="001B19AE" w:rsidP="007F0CBB">
                  <w:pPr>
                    <w:pStyle w:val="affe"/>
                  </w:pPr>
                </w:p>
                <w:p w14:paraId="580C7A0A" w14:textId="77777777" w:rsidR="001B19AE" w:rsidRDefault="001B19AE" w:rsidP="007F0CBB">
                  <w:pPr>
                    <w:pStyle w:val="affe"/>
                  </w:pPr>
                </w:p>
              </w:txbxContent>
            </v:textbox>
            <w10:wrap type="topAndBottom"/>
          </v:shape>
        </w:pict>
      </w:r>
      <w:r w:rsidR="007F0CBB">
        <w:rPr>
          <w:rStyle w:val="14"/>
        </w:rPr>
        <w:t>Рис. 3: Основные интерфейсы и классы server validation api</w:t>
      </w:r>
    </w:p>
    <w:p w14:paraId="7713E505" w14:textId="77777777" w:rsidR="007F0CBB" w:rsidRPr="005F593D" w:rsidRDefault="007F0CBB" w:rsidP="007F0CBB">
      <w:pPr>
        <w:pStyle w:val="a2"/>
      </w:pPr>
      <w:r>
        <w:t>Здесь описываем только новые сущности</w:t>
      </w:r>
    </w:p>
    <w:p w14:paraId="5145F73D" w14:textId="77777777" w:rsidR="007F0CBB" w:rsidRDefault="007F0CBB" w:rsidP="007F0CBB">
      <w:pPr>
        <w:pStyle w:val="a2"/>
      </w:pPr>
      <w:r>
        <w:rPr>
          <w:lang w:val="en-US"/>
        </w:rPr>
        <w:t>ValidationException</w:t>
      </w:r>
      <w:r w:rsidRPr="005F593D">
        <w:t xml:space="preserve"> – </w:t>
      </w:r>
      <w:r>
        <w:rPr>
          <w:lang w:val="en-US"/>
        </w:rPr>
        <w:t>exception</w:t>
      </w:r>
      <w:r w:rsidRPr="005F593D">
        <w:t xml:space="preserve">, </w:t>
      </w:r>
      <w:r>
        <w:rPr>
          <w:lang w:val="uk-UA"/>
        </w:rPr>
        <w:t>котор</w:t>
      </w:r>
      <w:r>
        <w:t xml:space="preserve">ый выбрасывается при обнаружении ошибок валидации. </w:t>
      </w:r>
    </w:p>
    <w:p w14:paraId="042AB3E8" w14:textId="77777777" w:rsidR="007F0CBB" w:rsidRPr="005F593D" w:rsidRDefault="007F0CBB" w:rsidP="007F0CBB">
      <w:pPr>
        <w:pStyle w:val="a2"/>
      </w:pPr>
      <w:r>
        <w:t xml:space="preserve">ServerValidator – интерфейс определяющий тип валидатора данных на соответствие бизнес процессам и бизнес логике. Включает метод </w:t>
      </w:r>
      <w:r>
        <w:rPr>
          <w:lang w:val="en-US"/>
        </w:rPr>
        <w:t>init</w:t>
      </w:r>
      <w:r w:rsidRPr="005F593D">
        <w:t>(</w:t>
      </w:r>
      <w:r>
        <w:rPr>
          <w:lang w:val="en-US"/>
        </w:rPr>
        <w:t>ActionContext</w:t>
      </w:r>
      <w:r w:rsidRPr="005F593D">
        <w:t xml:space="preserve"> </w:t>
      </w:r>
      <w:r>
        <w:rPr>
          <w:lang w:val="en-US"/>
        </w:rPr>
        <w:t>context</w:t>
      </w:r>
      <w:r w:rsidRPr="005F593D">
        <w:t xml:space="preserve">) </w:t>
      </w:r>
      <w:r>
        <w:t xml:space="preserve">и </w:t>
      </w:r>
      <w:r>
        <w:rPr>
          <w:lang w:val="en-US"/>
        </w:rPr>
        <w:t>validate</w:t>
      </w:r>
      <w:r w:rsidRPr="005F593D">
        <w:t>(</w:t>
      </w:r>
      <w:r>
        <w:rPr>
          <w:lang w:val="en-US"/>
        </w:rPr>
        <w:t>Dto</w:t>
      </w:r>
      <w:r w:rsidRPr="005F593D">
        <w:t xml:space="preserve"> </w:t>
      </w:r>
      <w:r>
        <w:rPr>
          <w:lang w:val="en-US"/>
        </w:rPr>
        <w:t>dto</w:t>
      </w:r>
      <w:r w:rsidRPr="005F593D">
        <w:t>).</w:t>
      </w:r>
    </w:p>
    <w:p w14:paraId="75448F77" w14:textId="77777777" w:rsidR="007F0CBB" w:rsidRDefault="007F0CBB" w:rsidP="007F0CBB">
      <w:pPr>
        <w:pStyle w:val="a2"/>
        <w:rPr>
          <w:rStyle w:val="14"/>
        </w:rPr>
      </w:pPr>
      <w:r>
        <w:rPr>
          <w:lang w:val="en-US"/>
        </w:rPr>
        <w:t>SimpleValidator</w:t>
      </w:r>
      <w:r w:rsidRPr="005F593D">
        <w:t xml:space="preserve">, </w:t>
      </w:r>
      <w:r>
        <w:rPr>
          <w:lang w:val="en-US"/>
        </w:rPr>
        <w:t>RangeValidator</w:t>
      </w:r>
      <w:r w:rsidRPr="005F593D">
        <w:t xml:space="preserve">, </w:t>
      </w:r>
      <w:r>
        <w:rPr>
          <w:lang w:val="en-US"/>
        </w:rPr>
        <w:t>LengthValidator</w:t>
      </w:r>
      <w:r w:rsidRPr="005F593D">
        <w:t xml:space="preserve">, </w:t>
      </w:r>
      <w:r>
        <w:rPr>
          <w:lang w:val="en-US"/>
        </w:rPr>
        <w:t>ScaleAndPrecisionValidator</w:t>
      </w:r>
      <w:r w:rsidRPr="005F593D">
        <w:t xml:space="preserve"> – </w:t>
      </w:r>
      <w:r>
        <w:t>простые реализации серверного валидатора.</w:t>
      </w:r>
    </w:p>
    <w:p w14:paraId="6240AD4F" w14:textId="77777777" w:rsidR="007F0CBB" w:rsidRPr="005F593D" w:rsidRDefault="007F0CBB" w:rsidP="007F0CBB">
      <w:pPr>
        <w:pStyle w:val="a2"/>
        <w:rPr>
          <w:rFonts w:ascii="Courier New" w:hAnsi="Courier New"/>
          <w:sz w:val="20"/>
          <w:szCs w:val="20"/>
        </w:rPr>
      </w:pPr>
      <w:r>
        <w:rPr>
          <w:rStyle w:val="14"/>
        </w:rPr>
        <w:t>Кастомные валидаторы, предоставляемые пользователем для сложной серверной валидации,  должны реализовать интерфейс ServerValidator так же, как и обычные валидаторы,. Информация о классах кастомных валидаторов предоставляется в конфигурационном файле</w:t>
      </w:r>
      <w:r w:rsidRPr="005F593D">
        <w:rPr>
          <w:rStyle w:val="14"/>
        </w:rPr>
        <w:t>.</w:t>
      </w:r>
    </w:p>
    <w:p w14:paraId="66458AE3" w14:textId="77777777" w:rsidR="007F0CBB" w:rsidRPr="005F593D" w:rsidRDefault="007F0CBB" w:rsidP="007F0CBB">
      <w:pPr>
        <w:pStyle w:val="afc"/>
        <w:rPr>
          <w:lang w:val="ru-RU"/>
        </w:rPr>
      </w:pPr>
      <w:r w:rsidRPr="005F593D">
        <w:rPr>
          <w:lang w:val="ru-RU"/>
        </w:rPr>
        <w:t>&lt;</w:t>
      </w:r>
      <w:r>
        <w:t>validators</w:t>
      </w:r>
      <w:r w:rsidRPr="005F593D">
        <w:rPr>
          <w:lang w:val="ru-RU"/>
        </w:rPr>
        <w:t>&gt;</w:t>
      </w:r>
    </w:p>
    <w:p w14:paraId="14EE027B" w14:textId="77777777" w:rsidR="007F0CBB" w:rsidRDefault="007F0CBB" w:rsidP="007F0CBB">
      <w:pPr>
        <w:pStyle w:val="afc"/>
        <w:rPr>
          <w:rStyle w:val="14"/>
          <w:szCs w:val="20"/>
        </w:rPr>
      </w:pPr>
      <w:r>
        <w:t>&lt;validator class=”fully-qualified class name” widget-id=”widget-id” /&gt;</w:t>
      </w:r>
    </w:p>
    <w:p w14:paraId="09E1DE43" w14:textId="77777777" w:rsidR="007F0CBB" w:rsidRDefault="007F0CBB" w:rsidP="007F0CBB">
      <w:pPr>
        <w:pStyle w:val="afc"/>
        <w:rPr>
          <w:rStyle w:val="14"/>
          <w:lang w:val="ru-RU"/>
        </w:rPr>
      </w:pPr>
      <w:r w:rsidRPr="005F593D">
        <w:rPr>
          <w:rStyle w:val="14"/>
          <w:szCs w:val="20"/>
          <w:lang w:val="ru-RU"/>
        </w:rPr>
        <w:t>&lt;/</w:t>
      </w:r>
      <w:r>
        <w:rPr>
          <w:rStyle w:val="14"/>
          <w:szCs w:val="20"/>
        </w:rPr>
        <w:t>validators</w:t>
      </w:r>
      <w:r w:rsidRPr="005F593D">
        <w:rPr>
          <w:rStyle w:val="14"/>
          <w:szCs w:val="20"/>
          <w:lang w:val="ru-RU"/>
        </w:rPr>
        <w:t>&gt;</w:t>
      </w:r>
    </w:p>
    <w:p w14:paraId="39185EF2" w14:textId="77777777" w:rsidR="007F0CBB" w:rsidRDefault="007F0CBB" w:rsidP="007F0CBB">
      <w:pPr>
        <w:pStyle w:val="a2"/>
        <w:rPr>
          <w:rStyle w:val="14"/>
        </w:rPr>
      </w:pPr>
      <w:r>
        <w:rPr>
          <w:rStyle w:val="14"/>
        </w:rPr>
        <w:t xml:space="preserve">Тэги валидаторов объявляются внутри тэгов </w:t>
      </w:r>
      <w:r w:rsidRPr="005F593D">
        <w:rPr>
          <w:rStyle w:val="14"/>
        </w:rPr>
        <w:t>&lt;</w:t>
      </w:r>
      <w:r>
        <w:rPr>
          <w:rStyle w:val="14"/>
          <w:lang w:val="en-US"/>
        </w:rPr>
        <w:t>action</w:t>
      </w:r>
      <w:r w:rsidRPr="005F593D">
        <w:rPr>
          <w:rStyle w:val="14"/>
        </w:rPr>
        <w:t>&gt;.</w:t>
      </w:r>
    </w:p>
    <w:p w14:paraId="76FF4300" w14:textId="77777777" w:rsidR="007F0CBB" w:rsidRPr="005F593D" w:rsidRDefault="007F0CBB" w:rsidP="007F0CBB">
      <w:pPr>
        <w:pStyle w:val="a2"/>
      </w:pPr>
      <w:r>
        <w:rPr>
          <w:rStyle w:val="14"/>
        </w:rPr>
        <w:t xml:space="preserve">Интерфейс ServerValidator применим к любым Dto, но на начальном этапе будем валидировать только </w:t>
      </w:r>
      <w:r>
        <w:rPr>
          <w:rStyle w:val="14"/>
          <w:lang w:val="en-US"/>
        </w:rPr>
        <w:t>WidgetState</w:t>
      </w:r>
      <w:r>
        <w:rPr>
          <w:rStyle w:val="14"/>
          <w:lang w:val="uk-UA"/>
        </w:rPr>
        <w:t>.</w:t>
      </w:r>
    </w:p>
    <w:p w14:paraId="39BA5614" w14:textId="77777777" w:rsidR="007F0CBB" w:rsidRPr="005F593D" w:rsidRDefault="007F0CBB" w:rsidP="007F0CBB">
      <w:pPr>
        <w:pStyle w:val="a2"/>
      </w:pPr>
    </w:p>
    <w:p w14:paraId="3C851981" w14:textId="77777777" w:rsidR="007F0CBB" w:rsidRDefault="007F0CBB" w:rsidP="007F0CBB">
      <w:pPr>
        <w:pStyle w:val="4"/>
        <w:numPr>
          <w:ilvl w:val="3"/>
          <w:numId w:val="1"/>
        </w:numPr>
      </w:pPr>
      <w:bookmarkStart w:id="271" w:name="_Toc383285480"/>
      <w:r>
        <w:lastRenderedPageBreak/>
        <w:t>Требование к другим компонентам приложения</w:t>
      </w:r>
      <w:bookmarkEnd w:id="271"/>
    </w:p>
    <w:p w14:paraId="59303457" w14:textId="77777777" w:rsidR="007F0CBB" w:rsidRPr="005F593D" w:rsidRDefault="007F0CBB" w:rsidP="007F0CBB">
      <w:pPr>
        <w:pStyle w:val="a2"/>
      </w:pPr>
      <w:r>
        <w:t>ActionConfig — содержит перечень конфигураций валидаторов, которые должны быть вызваны при обработке данных на сервере.</w:t>
      </w:r>
    </w:p>
    <w:p w14:paraId="2954DC93" w14:textId="77777777" w:rsidR="007F0CBB" w:rsidRDefault="007F0CBB" w:rsidP="007F0CBB">
      <w:pPr>
        <w:pStyle w:val="a2"/>
      </w:pPr>
      <w:r>
        <w:rPr>
          <w:lang w:val="en-US"/>
        </w:rPr>
        <w:t>WidgetState —</w:t>
      </w:r>
      <w:r>
        <w:t xml:space="preserve"> содержит список </w:t>
      </w:r>
      <w:r>
        <w:rPr>
          <w:lang w:val="en-US"/>
        </w:rPr>
        <w:t xml:space="preserve">constraints. </w:t>
      </w:r>
    </w:p>
    <w:p w14:paraId="379ECD9E" w14:textId="77777777" w:rsidR="007F0CBB" w:rsidRDefault="007F0CBB" w:rsidP="007F0CBB">
      <w:pPr>
        <w:pStyle w:val="4"/>
        <w:numPr>
          <w:ilvl w:val="3"/>
          <w:numId w:val="1"/>
        </w:numPr>
      </w:pPr>
      <w:bookmarkStart w:id="272" w:name="_Toc383285481"/>
      <w:r>
        <w:t>Последовательность выполнения проверки</w:t>
      </w:r>
      <w:bookmarkEnd w:id="272"/>
    </w:p>
    <w:p w14:paraId="6242F48C" w14:textId="77777777" w:rsidR="007F0CBB" w:rsidRDefault="007F0CBB" w:rsidP="007F0CBB">
      <w:pPr>
        <w:pStyle w:val="a2"/>
      </w:pPr>
      <w:r>
        <w:t xml:space="preserve">При обработке Action на сервере последовательно вызываются все зарегистрированные валидаторы (как обычные, так и кастомные), и результаты проверки накапливаются в ValidationResult. </w:t>
      </w:r>
    </w:p>
    <w:p w14:paraId="3DAC8A02" w14:textId="77777777" w:rsidR="007F0CBB" w:rsidRDefault="007F0CBB" w:rsidP="007F0CBB">
      <w:pPr>
        <w:pStyle w:val="a2"/>
      </w:pPr>
      <w:r>
        <w:t xml:space="preserve">Получение простых валидаторов: итерируем по всем </w:t>
      </w:r>
      <w:r>
        <w:rPr>
          <w:lang w:val="uk-UA"/>
        </w:rPr>
        <w:t>об</w:t>
      </w:r>
      <w:r>
        <w:t xml:space="preserve">ъектам </w:t>
      </w:r>
      <w:r>
        <w:rPr>
          <w:lang w:val="en-US"/>
        </w:rPr>
        <w:t>WidgetState</w:t>
      </w:r>
      <w:r w:rsidRPr="005F593D">
        <w:t xml:space="preserve">, </w:t>
      </w:r>
      <w:r>
        <w:rPr>
          <w:lang w:val="uk-UA"/>
        </w:rPr>
        <w:t>полу</w:t>
      </w:r>
      <w:r>
        <w:t xml:space="preserve">чаем список  </w:t>
      </w:r>
      <w:r>
        <w:rPr>
          <w:lang w:val="en-US"/>
        </w:rPr>
        <w:t>constraints</w:t>
      </w:r>
      <w:r w:rsidRPr="005F593D">
        <w:t xml:space="preserve"> </w:t>
      </w:r>
      <w:r>
        <w:t xml:space="preserve">и создаем на их базе валидаторы. Получение сложных валидаторов: берем список </w:t>
      </w:r>
      <w:r>
        <w:rPr>
          <w:lang w:val="en-US"/>
        </w:rPr>
        <w:t>ValidatorConfig</w:t>
      </w:r>
      <w:r w:rsidRPr="005F593D">
        <w:t xml:space="preserve"> </w:t>
      </w:r>
      <w:r>
        <w:t xml:space="preserve">из </w:t>
      </w:r>
      <w:r>
        <w:rPr>
          <w:lang w:val="en-US"/>
        </w:rPr>
        <w:t>ActionConfig</w:t>
      </w:r>
      <w:r w:rsidRPr="005F593D">
        <w:t xml:space="preserve"> </w:t>
      </w:r>
      <w:r>
        <w:t>и создаем экземпляры валидаторов по указанным именам классов.</w:t>
      </w:r>
    </w:p>
    <w:p w14:paraId="1F373ED4" w14:textId="77777777" w:rsidR="007F0CBB" w:rsidRDefault="007F0CBB" w:rsidP="007F0CBB">
      <w:pPr>
        <w:pStyle w:val="a2"/>
        <w:rPr>
          <w:i/>
          <w:iCs/>
        </w:rPr>
      </w:pPr>
      <w:r>
        <w:t>После окончания всех проверок, в зависимости от состояния ValidationResult продолжается выполнение Action на сервере, или формируются дружественные для пользователя сообщения и отправляются на клиент, где они выводятся в отдельном модальном окне ошибок.</w:t>
      </w:r>
    </w:p>
    <w:p w14:paraId="25720529" w14:textId="77777777" w:rsidR="007F0CBB" w:rsidRDefault="007F0CBB" w:rsidP="007F0CBB">
      <w:pPr>
        <w:pStyle w:val="a2"/>
      </w:pPr>
      <w:r>
        <w:rPr>
          <w:i/>
          <w:iCs/>
        </w:rPr>
        <w:t>Изменение внешнего вида индивидуальных виджетов в принципе возможно, но на данном этапе слишком трудоемко и не целесообразно до полноценной реализации Action API.</w:t>
      </w:r>
    </w:p>
    <w:p w14:paraId="223CCDF0" w14:textId="77777777" w:rsidR="007F0CBB" w:rsidRDefault="007F0CBB" w:rsidP="007F0CBB">
      <w:pPr>
        <w:pStyle w:val="30"/>
        <w:numPr>
          <w:ilvl w:val="2"/>
          <w:numId w:val="1"/>
        </w:numPr>
      </w:pPr>
      <w:bookmarkStart w:id="273" w:name="_Toc383285482"/>
      <w:r>
        <w:t>Определение зависимости валидаторов от бизнес логики</w:t>
      </w:r>
      <w:bookmarkEnd w:id="273"/>
    </w:p>
    <w:p w14:paraId="11B53413" w14:textId="77777777" w:rsidR="007F0CBB" w:rsidRPr="005F593D" w:rsidRDefault="007F0CBB" w:rsidP="007F0CBB">
      <w:pPr>
        <w:pStyle w:val="a2"/>
        <w:rPr>
          <w:lang w:val="en-US"/>
        </w:rPr>
      </w:pPr>
      <w:r>
        <w:t>В зависимости от бизнес состояния документа, часть валидаторов, как на серверной, так и на клиентской части, могут быть пропущены. Для этого при декларировании валидаторов предлагается добавить внутренний тег use, в котором перечислить условия использования валидатора. Например</w:t>
      </w:r>
      <w:r w:rsidRPr="005F593D">
        <w:rPr>
          <w:lang w:val="en-US"/>
        </w:rPr>
        <w:t>:</w:t>
      </w:r>
    </w:p>
    <w:p w14:paraId="6F9B861B" w14:textId="77777777" w:rsidR="007F0CBB" w:rsidRDefault="007F0CBB" w:rsidP="007F0CBB">
      <w:pPr>
        <w:pStyle w:val="afc"/>
      </w:pPr>
      <w:r>
        <w:t>&lt;constraints&gt;</w:t>
      </w:r>
    </w:p>
    <w:p w14:paraId="3C74A568" w14:textId="77777777" w:rsidR="007F0CBB" w:rsidRPr="005F593D" w:rsidRDefault="007F0CBB" w:rsidP="007F0CBB">
      <w:pPr>
        <w:pStyle w:val="afc"/>
        <w:rPr>
          <w:rStyle w:val="14"/>
        </w:rPr>
      </w:pPr>
      <w:r>
        <w:tab/>
        <w:t>&lt;constraint component-name=”number.range” minValue=0 maxVal=1000&gt;</w:t>
      </w:r>
    </w:p>
    <w:p w14:paraId="61FA5A53" w14:textId="77777777" w:rsidR="007F0CBB" w:rsidRDefault="007F0CBB" w:rsidP="007F0CBB">
      <w:pPr>
        <w:pStyle w:val="afc"/>
      </w:pPr>
      <w:r w:rsidRPr="005F593D">
        <w:rPr>
          <w:rStyle w:val="14"/>
        </w:rPr>
        <w:tab/>
      </w:r>
      <w:r w:rsidRPr="005F593D">
        <w:rPr>
          <w:rStyle w:val="14"/>
        </w:rPr>
        <w:tab/>
        <w:t xml:space="preserve">&lt;use </w:t>
      </w:r>
      <w:r>
        <w:rPr>
          <w:rStyle w:val="14"/>
        </w:rPr>
        <w:t>field</w:t>
      </w:r>
      <w:r w:rsidRPr="005F593D">
        <w:rPr>
          <w:rStyle w:val="14"/>
        </w:rPr>
        <w:t>=”status” in=”DRAFT, APPROVED”/&gt;</w:t>
      </w:r>
    </w:p>
    <w:p w14:paraId="5C68104C" w14:textId="77777777" w:rsidR="007F0CBB" w:rsidRDefault="007F0CBB" w:rsidP="007F0CBB">
      <w:pPr>
        <w:pStyle w:val="afc"/>
      </w:pPr>
      <w:r>
        <w:tab/>
        <w:t>&lt;/constraint&gt;</w:t>
      </w:r>
    </w:p>
    <w:p w14:paraId="1F460DE6" w14:textId="77777777" w:rsidR="007F0CBB" w:rsidRPr="005F593D" w:rsidRDefault="007F0CBB" w:rsidP="007F0CBB">
      <w:pPr>
        <w:pStyle w:val="afc"/>
        <w:rPr>
          <w:rStyle w:val="14"/>
        </w:rPr>
      </w:pPr>
      <w:r>
        <w:tab/>
        <w:t>&lt;constraint component-name=”simple.constraint” reg-exp=”[/d]+”/&gt;</w:t>
      </w:r>
    </w:p>
    <w:p w14:paraId="5D9005AC" w14:textId="77777777" w:rsidR="007F0CBB" w:rsidRPr="005F593D" w:rsidRDefault="007F0CBB" w:rsidP="007F0CBB">
      <w:pPr>
        <w:pStyle w:val="afc"/>
        <w:rPr>
          <w:i/>
          <w:lang w:val="ru-RU"/>
        </w:rPr>
      </w:pPr>
      <w:r>
        <w:rPr>
          <w:rStyle w:val="14"/>
          <w:lang w:val="ru-RU"/>
        </w:rPr>
        <w:t>&lt;/constraints&gt;</w:t>
      </w:r>
    </w:p>
    <w:p w14:paraId="79367E82" w14:textId="77777777" w:rsidR="007F0CBB" w:rsidRDefault="007F0CBB" w:rsidP="007F0CBB">
      <w:pPr>
        <w:pStyle w:val="a2"/>
      </w:pPr>
      <w:r>
        <w:rPr>
          <w:i/>
        </w:rPr>
        <w:t>В первом варианте эта функциональность не предусматривается, но, возможно, понадобится в будущем, т.к. валидаторы (особенно кастомные) могут быть как угодно сложными.</w:t>
      </w:r>
    </w:p>
    <w:p w14:paraId="3AA03810" w14:textId="77777777" w:rsidR="007F0CBB" w:rsidRDefault="007F0CBB" w:rsidP="007F0CBB">
      <w:pPr>
        <w:pStyle w:val="30"/>
        <w:numPr>
          <w:ilvl w:val="2"/>
          <w:numId w:val="1"/>
        </w:numPr>
        <w:rPr>
          <w:rStyle w:val="14"/>
          <w:i/>
          <w:iCs/>
        </w:rPr>
      </w:pPr>
      <w:bookmarkStart w:id="274" w:name="_Toc383285483"/>
      <w:r>
        <w:t>Локализация</w:t>
      </w:r>
      <w:bookmarkEnd w:id="274"/>
    </w:p>
    <w:p w14:paraId="2F939AF3" w14:textId="77777777" w:rsidR="007F0CBB" w:rsidRDefault="007F0CBB" w:rsidP="007F0CBB">
      <w:pPr>
        <w:pStyle w:val="a2"/>
        <w:rPr>
          <w:rStyle w:val="14"/>
        </w:rPr>
      </w:pPr>
      <w:r>
        <w:rPr>
          <w:rStyle w:val="14"/>
          <w:b/>
          <w:bCs/>
          <w:i/>
          <w:iCs/>
        </w:rPr>
        <w:t>Примечание:</w:t>
      </w:r>
      <w:r>
        <w:rPr>
          <w:rStyle w:val="14"/>
          <w:i/>
          <w:iCs/>
        </w:rPr>
        <w:t xml:space="preserve"> в рамках данных требований локализация реализована лишь  в объеме необходимом для самой валидации. Весь механизм локализации подлежит дальнейшему обсуждению и уточнению.</w:t>
      </w:r>
    </w:p>
    <w:p w14:paraId="4CAC2DA6" w14:textId="77777777" w:rsidR="007F0CBB" w:rsidRDefault="007F0CBB" w:rsidP="007F0CBB">
      <w:pPr>
        <w:pStyle w:val="a2"/>
        <w:rPr>
          <w:rStyle w:val="14"/>
        </w:rPr>
      </w:pPr>
      <w:r>
        <w:rPr>
          <w:rStyle w:val="14"/>
        </w:rPr>
        <w:t>Для получения строковых ресурсов (в частности, сообщений об ошибках) используется класс MessageResourceProvider со статическими методами</w:t>
      </w:r>
    </w:p>
    <w:p w14:paraId="04601D30" w14:textId="77777777" w:rsidR="007F0CBB" w:rsidRPr="005F593D" w:rsidRDefault="007F0CBB" w:rsidP="007F0CBB">
      <w:pPr>
        <w:pStyle w:val="afc"/>
        <w:rPr>
          <w:rStyle w:val="14"/>
        </w:rPr>
      </w:pPr>
      <w:r>
        <w:rPr>
          <w:rStyle w:val="14"/>
          <w:lang w:val="ru-RU"/>
        </w:rPr>
        <w:tab/>
      </w:r>
      <w:r>
        <w:rPr>
          <w:rStyle w:val="14"/>
          <w:lang w:val="ru-RU"/>
        </w:rPr>
        <w:tab/>
      </w:r>
      <w:r w:rsidRPr="005F593D">
        <w:rPr>
          <w:rStyle w:val="14"/>
        </w:rPr>
        <w:t>public static  Map&lt;String, String&gt; getMessages(locale)</w:t>
      </w:r>
      <w:r>
        <w:rPr>
          <w:rStyle w:val="14"/>
        </w:rPr>
        <w:t>;</w:t>
      </w:r>
    </w:p>
    <w:p w14:paraId="764C72C8" w14:textId="77777777" w:rsidR="007F0CBB" w:rsidRPr="005F593D" w:rsidRDefault="007F0CBB" w:rsidP="007F0CBB">
      <w:pPr>
        <w:pStyle w:val="afc"/>
        <w:rPr>
          <w:rStyle w:val="14"/>
        </w:rPr>
      </w:pPr>
      <w:r w:rsidRPr="005F593D">
        <w:rPr>
          <w:rStyle w:val="14"/>
        </w:rPr>
        <w:tab/>
      </w:r>
      <w:r w:rsidRPr="005F593D">
        <w:rPr>
          <w:rStyle w:val="14"/>
        </w:rPr>
        <w:tab/>
        <w:t>public static  Map&lt;String, String&gt; getMessages()</w:t>
      </w:r>
      <w:r>
        <w:rPr>
          <w:rStyle w:val="14"/>
        </w:rPr>
        <w:t>;</w:t>
      </w:r>
      <w:r w:rsidRPr="005F593D">
        <w:rPr>
          <w:rStyle w:val="14"/>
        </w:rPr>
        <w:t xml:space="preserve">  // </w:t>
      </w:r>
      <w:r>
        <w:rPr>
          <w:rStyle w:val="14"/>
          <w:lang w:val="ru-RU"/>
        </w:rPr>
        <w:t>для</w:t>
      </w:r>
      <w:r w:rsidRPr="005F593D">
        <w:rPr>
          <w:rStyle w:val="14"/>
        </w:rPr>
        <w:t xml:space="preserve"> </w:t>
      </w:r>
      <w:r>
        <w:rPr>
          <w:rStyle w:val="14"/>
          <w:lang w:val="ru-RU"/>
        </w:rPr>
        <w:t>локали</w:t>
      </w:r>
      <w:r w:rsidRPr="005F593D">
        <w:rPr>
          <w:rStyle w:val="14"/>
        </w:rPr>
        <w:t xml:space="preserve"> </w:t>
      </w:r>
      <w:r>
        <w:rPr>
          <w:rStyle w:val="14"/>
          <w:lang w:val="ru-RU"/>
        </w:rPr>
        <w:t>по</w:t>
      </w:r>
      <w:r w:rsidRPr="005F593D">
        <w:rPr>
          <w:rStyle w:val="14"/>
        </w:rPr>
        <w:t xml:space="preserve"> </w:t>
      </w:r>
      <w:r>
        <w:rPr>
          <w:rStyle w:val="14"/>
          <w:lang w:val="ru-RU"/>
        </w:rPr>
        <w:t>умолчанию</w:t>
      </w:r>
    </w:p>
    <w:p w14:paraId="6DDC5345" w14:textId="77777777" w:rsidR="007F0CBB" w:rsidRDefault="007F0CBB" w:rsidP="007F0CBB">
      <w:pPr>
        <w:pStyle w:val="afc"/>
      </w:pPr>
      <w:r w:rsidRPr="005F593D">
        <w:rPr>
          <w:rStyle w:val="14"/>
        </w:rPr>
        <w:lastRenderedPageBreak/>
        <w:tab/>
      </w:r>
      <w:r w:rsidRPr="005F593D">
        <w:rPr>
          <w:rStyle w:val="14"/>
        </w:rPr>
        <w:tab/>
      </w:r>
      <w:r>
        <w:rPr>
          <w:rStyle w:val="14"/>
        </w:rPr>
        <w:t>public static String getMessage(String messageKey);</w:t>
      </w:r>
    </w:p>
    <w:p w14:paraId="38737E92" w14:textId="77777777" w:rsidR="007F0CBB" w:rsidRDefault="007F0CBB" w:rsidP="007F0CBB">
      <w:pPr>
        <w:pStyle w:val="a2"/>
      </w:pPr>
      <w:r>
        <w:t xml:space="preserve">Сообщения будут подгружаться с property-файла для указанной локали и локали по умолчанию. Значения по умолчанию также можно захардкодить. </w:t>
      </w:r>
    </w:p>
    <w:p w14:paraId="41CB6E4C" w14:textId="77777777" w:rsidR="007F0CBB" w:rsidRDefault="007F0CBB" w:rsidP="007F0CBB">
      <w:pPr>
        <w:pStyle w:val="a2"/>
      </w:pPr>
      <w:r>
        <w:t>Возможный механизм использования строковых ресурсов на стороне клиента:</w:t>
      </w:r>
    </w:p>
    <w:p w14:paraId="3453297C" w14:textId="77777777" w:rsidR="007F0CBB" w:rsidRDefault="007F0CBB" w:rsidP="007F0CBB">
      <w:pPr>
        <w:pStyle w:val="a2"/>
      </w:pPr>
      <w:r>
        <w:t>вызвать MessageResourceProvider.getMessages() в методе buildDomainObjectForm класса FormRetriever и передать результат в конструктор FormState. Там он будет доступен для FormPanel, который в свою очередь передаст его в виджеты.</w:t>
      </w:r>
    </w:p>
    <w:p w14:paraId="756B45A6" w14:textId="77777777" w:rsidR="007F0CBB" w:rsidRDefault="007F0CBB" w:rsidP="007F0CBB">
      <w:pPr>
        <w:pStyle w:val="a2"/>
      </w:pPr>
      <w:r>
        <w:t>Сообщения могут содержать поля для подстановки. Для их заполнения конкретными значениями будет использоваться утильный класс PlaceholderResolver.</w:t>
      </w:r>
    </w:p>
    <w:p w14:paraId="2F5BD5B6" w14:textId="77777777" w:rsidR="007F0CBB" w:rsidRPr="005F593D" w:rsidRDefault="007F0CBB" w:rsidP="007F0CBB">
      <w:pPr>
        <w:pStyle w:val="a2"/>
      </w:pPr>
      <w:r>
        <w:t xml:space="preserve"> </w:t>
      </w:r>
    </w:p>
    <w:p w14:paraId="712269E0" w14:textId="77777777" w:rsidR="00C005CE" w:rsidRPr="005F593D" w:rsidRDefault="00C005CE" w:rsidP="00987016">
      <w:pPr>
        <w:pStyle w:val="a2"/>
      </w:pPr>
    </w:p>
    <w:p w14:paraId="5044B082" w14:textId="77777777" w:rsidR="00C005CE" w:rsidRDefault="00C005CE" w:rsidP="005E1922">
      <w:pPr>
        <w:pStyle w:val="2"/>
      </w:pPr>
      <w:bookmarkStart w:id="275" w:name="_Toc383285484"/>
      <w:r w:rsidRPr="00C84A79">
        <w:t>Архитектурно-значимые пакеты</w:t>
      </w:r>
      <w:bookmarkEnd w:id="275"/>
    </w:p>
    <w:p w14:paraId="7634480F" w14:textId="77777777" w:rsidR="00C005CE" w:rsidRDefault="00C005CE" w:rsidP="00FF525E">
      <w:pPr>
        <w:pStyle w:val="Comments"/>
      </w:pPr>
      <w:r w:rsidRPr="00C84A79">
        <w:t>Данный подраздел описывает основные пакеты модели дизайна и их взаимосвязи</w:t>
      </w:r>
      <w:r>
        <w:t xml:space="preserve"> (с</w:t>
      </w:r>
      <w:r w:rsidRPr="00437E54">
        <w:t>труктурная декомпозиция модели дизайна</w:t>
      </w:r>
      <w:r>
        <w:t>).</w:t>
      </w:r>
    </w:p>
    <w:p w14:paraId="4EBD69AD" w14:textId="77777777" w:rsidR="00C005CE" w:rsidRPr="00C84A79" w:rsidRDefault="00C005CE" w:rsidP="00FF525E">
      <w:pPr>
        <w:pStyle w:val="Comments"/>
      </w:pPr>
      <w:r w:rsidRPr="00437E54">
        <w:t xml:space="preserve">Для каждого архитектурно-значимого пакета создается подраздел с названием данного пакета. </w:t>
      </w:r>
    </w:p>
    <w:p w14:paraId="538BDFFF" w14:textId="77777777" w:rsidR="00C005CE" w:rsidRPr="00DB64B7" w:rsidRDefault="00C005CE" w:rsidP="00FF525E">
      <w:pPr>
        <w:pStyle w:val="12"/>
      </w:pPr>
      <w:r w:rsidRPr="00DB64B7">
        <w:t>Модуль / Подсистема</w:t>
      </w:r>
    </w:p>
    <w:p w14:paraId="381D24C9" w14:textId="77777777" w:rsidR="00ED2555" w:rsidRPr="00C84A79" w:rsidRDefault="00C005CE" w:rsidP="00ED2555">
      <w:pPr>
        <w:pStyle w:val="12"/>
      </w:pPr>
      <w:r>
        <w:t>Каждый модуль в модели дизайна представляется отдельным пакетом.</w:t>
      </w:r>
    </w:p>
    <w:p w14:paraId="5119031E" w14:textId="77777777" w:rsidR="00C005CE" w:rsidRPr="00C84A79" w:rsidRDefault="00C005CE" w:rsidP="00860514">
      <w:pPr>
        <w:pStyle w:val="30"/>
      </w:pPr>
      <w:bookmarkStart w:id="276" w:name="_Toc383285485"/>
      <w:r w:rsidRPr="00C84A79">
        <w:t>&lt;Название пакета&gt;</w:t>
      </w:r>
      <w:bookmarkEnd w:id="276"/>
    </w:p>
    <w:p w14:paraId="47997668" w14:textId="77777777" w:rsidR="00C005CE" w:rsidRPr="00C84A79" w:rsidRDefault="00C005CE" w:rsidP="00FF525E">
      <w:pPr>
        <w:pStyle w:val="Comments"/>
      </w:pPr>
      <w:r w:rsidRPr="00C84A79">
        <w:t xml:space="preserve">В данном подразделе необходимо описать назначение и основные функции пакета и способы взаимодействия с остальными </w:t>
      </w:r>
      <w:r>
        <w:t>пакетами</w:t>
      </w:r>
      <w:r w:rsidRPr="00C84A79">
        <w:t>.</w:t>
      </w:r>
    </w:p>
    <w:p w14:paraId="65604BD2" w14:textId="77777777" w:rsidR="00ED2555" w:rsidRDefault="00ED2555" w:rsidP="00ED2555">
      <w:pPr>
        <w:pStyle w:val="Comments"/>
      </w:pPr>
      <w:r>
        <w:t>Назначение пакета определяется тем архитектурным механизмом, который реализуется данным пакетом.</w:t>
      </w:r>
    </w:p>
    <w:p w14:paraId="3A49A18A" w14:textId="77777777" w:rsidR="00C005CE" w:rsidRPr="00C62ACD" w:rsidRDefault="00C005CE" w:rsidP="00ED2555">
      <w:pPr>
        <w:pStyle w:val="Comments"/>
      </w:pPr>
      <w:r w:rsidRPr="00C84A79">
        <w:t xml:space="preserve">Для описания состава пакета необходимо использовать диаграмму </w:t>
      </w:r>
      <w:r>
        <w:t>классов</w:t>
      </w:r>
      <w:r w:rsidRPr="00C84A79">
        <w:t>, входящих в состав пакета.</w:t>
      </w:r>
      <w:r w:rsidRPr="00437E54">
        <w:t xml:space="preserve"> Для каждого значимого класса в пакете приводится его описание, назначение, методы и атрибуты.</w:t>
      </w:r>
    </w:p>
    <w:p w14:paraId="35C6F457" w14:textId="77777777" w:rsidR="00C005CE" w:rsidRPr="00C84A79" w:rsidRDefault="00C005CE" w:rsidP="005E1922">
      <w:pPr>
        <w:pStyle w:val="1"/>
      </w:pPr>
      <w:bookmarkStart w:id="277" w:name="_Toc383285486"/>
      <w:r w:rsidRPr="00C84A79">
        <w:t>Реализация</w:t>
      </w:r>
      <w:r>
        <w:t xml:space="preserve"> основных</w:t>
      </w:r>
      <w:r w:rsidRPr="00C84A79">
        <w:t xml:space="preserve"> вариантов использования</w:t>
      </w:r>
      <w:bookmarkEnd w:id="277"/>
    </w:p>
    <w:p w14:paraId="2C9872D7" w14:textId="77777777" w:rsidR="00C005CE" w:rsidRPr="00C84A79" w:rsidRDefault="00C005CE" w:rsidP="00D7626D">
      <w:pPr>
        <w:pStyle w:val="12"/>
      </w:pPr>
      <w:r w:rsidRPr="005F593D">
        <w:t xml:space="preserve">Раздел описывает архитектурно-значимые варианты использования </w:t>
      </w:r>
      <w:r>
        <w:t>(</w:t>
      </w:r>
      <w:r w:rsidRPr="005F593D">
        <w:t xml:space="preserve">из </w:t>
      </w:r>
      <w:r w:rsidRPr="00D7626D">
        <w:rPr>
          <w:lang w:val="en-US"/>
        </w:rPr>
        <w:t>Use</w:t>
      </w:r>
      <w:r w:rsidRPr="005F593D">
        <w:t>-</w:t>
      </w:r>
      <w:r w:rsidRPr="00D7626D">
        <w:rPr>
          <w:lang w:val="en-US"/>
        </w:rPr>
        <w:t>Case</w:t>
      </w:r>
      <w:r w:rsidRPr="005F593D">
        <w:t xml:space="preserve"> </w:t>
      </w:r>
      <w:r w:rsidRPr="00D7626D">
        <w:rPr>
          <w:lang w:val="en-US"/>
        </w:rPr>
        <w:t>Model</w:t>
      </w:r>
      <w:r>
        <w:t xml:space="preserve">) и </w:t>
      </w:r>
      <w:r w:rsidRPr="00C84A79">
        <w:t xml:space="preserve">результаты </w:t>
      </w:r>
      <w:r>
        <w:t xml:space="preserve">их </w:t>
      </w:r>
      <w:r w:rsidRPr="00C84A79">
        <w:t xml:space="preserve">архитектурного анализа с точки зрения их реализации. Описывается как классы из модели дизайна реализуют варианты использования. </w:t>
      </w:r>
    </w:p>
    <w:p w14:paraId="6F7A75A6" w14:textId="77777777" w:rsidR="00C005CE" w:rsidRPr="00C84A79" w:rsidRDefault="00C005CE" w:rsidP="005E1922">
      <w:pPr>
        <w:pStyle w:val="1"/>
      </w:pPr>
      <w:bookmarkStart w:id="278" w:name="_Toc383285487"/>
      <w:r w:rsidRPr="00C84A79">
        <w:lastRenderedPageBreak/>
        <w:t>Межпроцессное взаимодействие и многопоточность</w:t>
      </w:r>
      <w:bookmarkEnd w:id="278"/>
    </w:p>
    <w:p w14:paraId="48004F73" w14:textId="77777777" w:rsidR="00C005CE" w:rsidRPr="005F593D" w:rsidRDefault="00C005CE" w:rsidP="00FF525E">
      <w:pPr>
        <w:pStyle w:val="12"/>
      </w:pPr>
      <w:r w:rsidRPr="00C84A79">
        <w:t xml:space="preserve">Описание процессов и потоков в </w:t>
      </w:r>
      <w:r>
        <w:t>приложении</w:t>
      </w:r>
      <w:r w:rsidRPr="00C84A79">
        <w:t>, преимуществ параллелизма. В этом разделе также описываются способы взаимодействия процессов и потоков.</w:t>
      </w:r>
    </w:p>
    <w:p w14:paraId="4EF4C937" w14:textId="77777777" w:rsidR="00C005CE" w:rsidRPr="00C84A79" w:rsidRDefault="00C005CE" w:rsidP="005E1922">
      <w:pPr>
        <w:pStyle w:val="1"/>
      </w:pPr>
      <w:bookmarkStart w:id="279" w:name="_Toc383285488"/>
      <w:r w:rsidRPr="00C84A79">
        <w:t>Модель  развертывания</w:t>
      </w:r>
      <w:bookmarkEnd w:id="279"/>
    </w:p>
    <w:p w14:paraId="1FD8260A" w14:textId="77777777" w:rsidR="00C005CE" w:rsidRPr="00C84A79" w:rsidRDefault="00C005CE" w:rsidP="00FF525E">
      <w:pPr>
        <w:pStyle w:val="12"/>
      </w:pPr>
      <w:r w:rsidRPr="00C84A79">
        <w:t>Описание модели развертывания.</w:t>
      </w:r>
    </w:p>
    <w:p w14:paraId="4238060E" w14:textId="77777777" w:rsidR="00C005CE" w:rsidRPr="00C84A79" w:rsidRDefault="00C005CE" w:rsidP="005E1922">
      <w:pPr>
        <w:pStyle w:val="2"/>
      </w:pPr>
      <w:bookmarkStart w:id="280" w:name="_Toc383285489"/>
      <w:r w:rsidRPr="00C84A79">
        <w:t>Диаграмма развертывания</w:t>
      </w:r>
      <w:bookmarkEnd w:id="280"/>
    </w:p>
    <w:p w14:paraId="7A4D184E" w14:textId="77777777" w:rsidR="00C005CE" w:rsidRPr="00C84A79" w:rsidRDefault="00C005CE" w:rsidP="00FF525E">
      <w:pPr>
        <w:pStyle w:val="Comments"/>
      </w:pPr>
      <w:r w:rsidRPr="00C84A79">
        <w:t>Описание диаграммы развертывания.</w:t>
      </w:r>
    </w:p>
    <w:p w14:paraId="7AAA64A4" w14:textId="77777777" w:rsidR="00C005CE" w:rsidRPr="00C84A79" w:rsidRDefault="00C005CE" w:rsidP="00FF525E">
      <w:pPr>
        <w:pStyle w:val="a2"/>
      </w:pPr>
    </w:p>
    <w:p w14:paraId="75E3CE9A" w14:textId="77777777" w:rsidR="00C005CE" w:rsidRDefault="00C005CE" w:rsidP="005E1922">
      <w:pPr>
        <w:pStyle w:val="2"/>
      </w:pPr>
      <w:bookmarkStart w:id="281" w:name="_Toc383285490"/>
      <w:r w:rsidRPr="00C84A79">
        <w:t>Сценарии развертывания</w:t>
      </w:r>
      <w:bookmarkEnd w:id="281"/>
    </w:p>
    <w:p w14:paraId="3F79E0DB" w14:textId="77777777" w:rsidR="00C005CE" w:rsidRDefault="00C005CE" w:rsidP="00FF525E">
      <w:pPr>
        <w:pStyle w:val="12"/>
      </w:pPr>
      <w:r w:rsidRPr="00C84A79">
        <w:t xml:space="preserve">Описание различных сценариев развертывания </w:t>
      </w:r>
      <w:r>
        <w:t>приложения</w:t>
      </w:r>
      <w:r w:rsidRPr="00C84A79">
        <w:t>.</w:t>
      </w:r>
    </w:p>
    <w:p w14:paraId="41B41597" w14:textId="77777777" w:rsidR="00C005CE" w:rsidRPr="00C84A79" w:rsidRDefault="00C005CE" w:rsidP="00FF525E">
      <w:pPr>
        <w:pStyle w:val="12"/>
      </w:pPr>
    </w:p>
    <w:p w14:paraId="34AD0824" w14:textId="77777777" w:rsidR="00C005CE" w:rsidRPr="00C84A79" w:rsidRDefault="00C005CE" w:rsidP="005E1922">
      <w:pPr>
        <w:pStyle w:val="1"/>
      </w:pPr>
      <w:bookmarkStart w:id="282" w:name="_Toc383285491"/>
      <w:r w:rsidRPr="00F22908">
        <w:t>Модель реализации</w:t>
      </w:r>
      <w:bookmarkEnd w:id="282"/>
    </w:p>
    <w:p w14:paraId="6D1E0F16" w14:textId="77777777" w:rsidR="00C005CE" w:rsidRDefault="00C005CE" w:rsidP="005E1922">
      <w:pPr>
        <w:pStyle w:val="2"/>
      </w:pPr>
      <w:bookmarkStart w:id="283" w:name="_Toc383285492"/>
      <w:r w:rsidRPr="00F22908">
        <w:t>Обзор</w:t>
      </w:r>
      <w:bookmarkEnd w:id="283"/>
    </w:p>
    <w:p w14:paraId="3535C02B" w14:textId="77777777" w:rsidR="00ED2555" w:rsidRDefault="00062F09" w:rsidP="00ED2555">
      <w:r>
        <w:t xml:space="preserve">Высокоуровневая диаграмма </w:t>
      </w:r>
      <w:r w:rsidRPr="00062F09">
        <w:t xml:space="preserve">декомпозиции </w:t>
      </w:r>
      <w:r w:rsidR="00860514">
        <w:t>платформы ECMp5</w:t>
      </w:r>
      <w:r>
        <w:t xml:space="preserve"> </w:t>
      </w:r>
      <w:r w:rsidRPr="00062F09">
        <w:t xml:space="preserve">на слои </w:t>
      </w:r>
    </w:p>
    <w:p w14:paraId="6A1A1127" w14:textId="77777777" w:rsidR="00ED2555" w:rsidRDefault="002B3B1C" w:rsidP="00ED2555">
      <w:r w:rsidRPr="002B3B1C">
        <w:rPr>
          <w:noProof/>
        </w:rPr>
        <w:drawing>
          <wp:inline distT="0" distB="0" distL="0" distR="0" wp14:anchorId="47138E4D" wp14:editId="5446F2FE">
            <wp:extent cx="5939790" cy="3079098"/>
            <wp:effectExtent l="0" t="0" r="3810" b="0"/>
            <wp:docPr id="2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a:stretch>
                      <a:fillRect/>
                    </a:stretch>
                  </pic:blipFill>
                  <pic:spPr bwMode="auto">
                    <a:xfrm>
                      <a:off x="0" y="0"/>
                      <a:ext cx="5939790" cy="3079098"/>
                    </a:xfrm>
                    <a:prstGeom prst="rect">
                      <a:avLst/>
                    </a:prstGeom>
                    <a:noFill/>
                    <a:ln w="9525">
                      <a:noFill/>
                      <a:miter lim="800000"/>
                      <a:headEnd/>
                      <a:tailEnd/>
                    </a:ln>
                  </pic:spPr>
                </pic:pic>
              </a:graphicData>
            </a:graphic>
          </wp:inline>
        </w:drawing>
      </w:r>
    </w:p>
    <w:p w14:paraId="0510F5B7" w14:textId="77777777" w:rsidR="00860514" w:rsidRDefault="00860514" w:rsidP="00860514">
      <w:r>
        <w:t xml:space="preserve">Слои (логические) следующие: </w:t>
      </w:r>
    </w:p>
    <w:p w14:paraId="76AF1A36" w14:textId="77777777" w:rsidR="00860514" w:rsidRPr="00DD7604" w:rsidRDefault="00860514" w:rsidP="0030006A">
      <w:pPr>
        <w:pStyle w:val="afa"/>
        <w:numPr>
          <w:ilvl w:val="0"/>
          <w:numId w:val="47"/>
        </w:numPr>
      </w:pPr>
      <w:r w:rsidRPr="00DD7604">
        <w:lastRenderedPageBreak/>
        <w:t xml:space="preserve">Конфигурация (возможно использование Apache Commons Configuration) </w:t>
      </w:r>
    </w:p>
    <w:p w14:paraId="368D7451" w14:textId="77777777" w:rsidR="00860514" w:rsidRPr="00DD7604" w:rsidRDefault="00860514" w:rsidP="0030006A">
      <w:pPr>
        <w:pStyle w:val="afa"/>
        <w:numPr>
          <w:ilvl w:val="0"/>
          <w:numId w:val="47"/>
        </w:numPr>
      </w:pPr>
      <w:r w:rsidRPr="00DD7604">
        <w:t xml:space="preserve">Бизнес-логика (EJB + Spring). EJB - декларативная транзакционность, Spring - расширяемость бизнес-логики. Бизнес-логика интегрирована с Activiti, отвечающим за Workflow </w:t>
      </w:r>
    </w:p>
    <w:p w14:paraId="6BB41413" w14:textId="77777777" w:rsidR="00860514" w:rsidRPr="00DD7604" w:rsidRDefault="00860514" w:rsidP="0030006A">
      <w:pPr>
        <w:pStyle w:val="afa"/>
        <w:numPr>
          <w:ilvl w:val="0"/>
          <w:numId w:val="47"/>
        </w:numPr>
      </w:pPr>
      <w:r w:rsidRPr="00DD7604">
        <w:t>Подменяемый слой DAO - в том числе отвечающий за автоматическое создание мета-информа</w:t>
      </w:r>
      <w:r w:rsidR="00DD7604">
        <w:t>ции - таблиц, ключей, индексов</w:t>
      </w:r>
    </w:p>
    <w:p w14:paraId="76731622" w14:textId="77777777" w:rsidR="00860514" w:rsidRPr="00DD7604" w:rsidRDefault="00860514" w:rsidP="0030006A">
      <w:pPr>
        <w:pStyle w:val="afa"/>
        <w:numPr>
          <w:ilvl w:val="0"/>
          <w:numId w:val="47"/>
        </w:numPr>
      </w:pPr>
      <w:r w:rsidRPr="00DD7604">
        <w:t xml:space="preserve">Слой DAO интегрируется с подсистемой фильтрации по правам. Возможно, фильтарция тоже будет вынесена в отдельный слой (компонентом, модулем), но задача не первоочередная </w:t>
      </w:r>
    </w:p>
    <w:p w14:paraId="382512A9" w14:textId="77777777" w:rsidR="00860514" w:rsidRPr="00DD7604" w:rsidRDefault="00860514" w:rsidP="0030006A">
      <w:pPr>
        <w:pStyle w:val="afa"/>
        <w:numPr>
          <w:ilvl w:val="0"/>
          <w:numId w:val="47"/>
        </w:numPr>
      </w:pPr>
      <w:r w:rsidRPr="00DD7604">
        <w:t>Слой GUI</w:t>
      </w:r>
      <w:r w:rsidR="00DD7604" w:rsidRPr="00DD7604">
        <w:t>, реализующий конфигурируемый интерфейс пользователя</w:t>
      </w:r>
      <w:r w:rsidRPr="00DD7604">
        <w:t xml:space="preserve"> </w:t>
      </w:r>
      <w:r w:rsidR="00DD7604" w:rsidRPr="00DD7604">
        <w:t>разработан с использованием Google Web Toolkit (GWT) и описан в отдельном документе.</w:t>
      </w:r>
    </w:p>
    <w:p w14:paraId="01499E10" w14:textId="77777777" w:rsidR="00C005CE" w:rsidRDefault="00C005CE" w:rsidP="005E1922">
      <w:pPr>
        <w:pStyle w:val="2"/>
      </w:pPr>
      <w:bookmarkStart w:id="284" w:name="_Toc383285493"/>
      <w:r w:rsidRPr="00F22908">
        <w:t>Слои</w:t>
      </w:r>
      <w:bookmarkEnd w:id="284"/>
    </w:p>
    <w:p w14:paraId="004175ED" w14:textId="77777777" w:rsidR="00C005CE" w:rsidRPr="005F593D" w:rsidRDefault="007A4ADC" w:rsidP="007A4ADC">
      <w:r>
        <w:t xml:space="preserve">В таблице перечислены компоненты системы с указанием слоёв и подсистем, к которым они относятся. </w:t>
      </w:r>
    </w:p>
    <w:tbl>
      <w:tblPr>
        <w:tblW w:w="9832" w:type="dxa"/>
        <w:tblInd w:w="-459" w:type="dxa"/>
        <w:tblLayout w:type="fixed"/>
        <w:tblLook w:val="04A0" w:firstRow="1" w:lastRow="0" w:firstColumn="1" w:lastColumn="0" w:noHBand="0" w:noVBand="1"/>
      </w:tblPr>
      <w:tblGrid>
        <w:gridCol w:w="1701"/>
        <w:gridCol w:w="851"/>
        <w:gridCol w:w="850"/>
        <w:gridCol w:w="2835"/>
        <w:gridCol w:w="1418"/>
        <w:gridCol w:w="2177"/>
      </w:tblGrid>
      <w:tr w:rsidR="00746C48" w:rsidRPr="00746C48" w14:paraId="6A27E10E" w14:textId="77777777" w:rsidTr="007A4ADC">
        <w:trPr>
          <w:trHeight w:val="576"/>
        </w:trPr>
        <w:tc>
          <w:tcPr>
            <w:tcW w:w="1701" w:type="dxa"/>
            <w:tcBorders>
              <w:top w:val="nil"/>
              <w:left w:val="nil"/>
              <w:bottom w:val="nil"/>
              <w:right w:val="nil"/>
            </w:tcBorders>
            <w:shd w:val="clear" w:color="auto" w:fill="auto"/>
            <w:hideMark/>
          </w:tcPr>
          <w:p w14:paraId="6A55BBB8" w14:textId="77777777" w:rsidR="00746C48" w:rsidRPr="00746C48" w:rsidRDefault="00746C48" w:rsidP="00746C48">
            <w:pPr>
              <w:spacing w:after="0"/>
              <w:rPr>
                <w:b/>
                <w:bCs/>
                <w:color w:val="000000"/>
                <w:sz w:val="22"/>
                <w:szCs w:val="22"/>
              </w:rPr>
            </w:pPr>
            <w:r w:rsidRPr="00746C48">
              <w:rPr>
                <w:b/>
                <w:bCs/>
                <w:color w:val="000000"/>
                <w:sz w:val="22"/>
                <w:szCs w:val="22"/>
              </w:rPr>
              <w:t>Компонент</w:t>
            </w:r>
          </w:p>
        </w:tc>
        <w:tc>
          <w:tcPr>
            <w:tcW w:w="851" w:type="dxa"/>
            <w:tcBorders>
              <w:top w:val="nil"/>
              <w:left w:val="nil"/>
              <w:bottom w:val="nil"/>
              <w:right w:val="nil"/>
            </w:tcBorders>
            <w:shd w:val="clear" w:color="auto" w:fill="auto"/>
            <w:hideMark/>
          </w:tcPr>
          <w:p w14:paraId="760F7724" w14:textId="77777777" w:rsidR="00746C48" w:rsidRPr="00746C48" w:rsidRDefault="00746C48" w:rsidP="00746C48">
            <w:pPr>
              <w:spacing w:after="0"/>
              <w:rPr>
                <w:b/>
                <w:bCs/>
                <w:color w:val="000000"/>
                <w:sz w:val="22"/>
                <w:szCs w:val="22"/>
              </w:rPr>
            </w:pPr>
            <w:r w:rsidRPr="00746C48">
              <w:rPr>
                <w:b/>
                <w:bCs/>
                <w:color w:val="000000"/>
                <w:sz w:val="22"/>
                <w:szCs w:val="22"/>
              </w:rPr>
              <w:t>Слой</w:t>
            </w:r>
          </w:p>
        </w:tc>
        <w:tc>
          <w:tcPr>
            <w:tcW w:w="850" w:type="dxa"/>
            <w:tcBorders>
              <w:top w:val="nil"/>
              <w:left w:val="nil"/>
              <w:bottom w:val="nil"/>
              <w:right w:val="nil"/>
            </w:tcBorders>
            <w:shd w:val="clear" w:color="auto" w:fill="auto"/>
            <w:hideMark/>
          </w:tcPr>
          <w:p w14:paraId="4A5A86BB" w14:textId="77777777" w:rsidR="00746C48" w:rsidRPr="00746C48" w:rsidRDefault="007A4ADC" w:rsidP="00746C48">
            <w:pPr>
              <w:spacing w:after="0"/>
              <w:rPr>
                <w:b/>
                <w:bCs/>
                <w:color w:val="000000"/>
                <w:sz w:val="22"/>
                <w:szCs w:val="22"/>
              </w:rPr>
            </w:pPr>
            <w:r w:rsidRPr="007A4ADC">
              <w:rPr>
                <w:b/>
                <w:bCs/>
                <w:color w:val="000000"/>
                <w:sz w:val="22"/>
                <w:szCs w:val="22"/>
              </w:rPr>
              <w:t>Важн.</w:t>
            </w:r>
          </w:p>
        </w:tc>
        <w:tc>
          <w:tcPr>
            <w:tcW w:w="2835" w:type="dxa"/>
            <w:tcBorders>
              <w:top w:val="nil"/>
              <w:left w:val="nil"/>
              <w:bottom w:val="nil"/>
              <w:right w:val="nil"/>
            </w:tcBorders>
            <w:shd w:val="clear" w:color="auto" w:fill="auto"/>
            <w:hideMark/>
          </w:tcPr>
          <w:p w14:paraId="0DEF8815" w14:textId="77777777" w:rsidR="00746C48" w:rsidRPr="00746C48" w:rsidRDefault="00746C48" w:rsidP="00746C48">
            <w:pPr>
              <w:spacing w:after="0"/>
              <w:rPr>
                <w:b/>
                <w:bCs/>
                <w:color w:val="000000"/>
                <w:sz w:val="22"/>
                <w:szCs w:val="22"/>
              </w:rPr>
            </w:pPr>
            <w:r w:rsidRPr="00746C48">
              <w:rPr>
                <w:b/>
                <w:bCs/>
                <w:color w:val="000000"/>
                <w:sz w:val="22"/>
                <w:szCs w:val="22"/>
              </w:rPr>
              <w:t xml:space="preserve">Описание </w:t>
            </w:r>
            <w:r w:rsidR="007A4ADC">
              <w:rPr>
                <w:b/>
                <w:bCs/>
                <w:color w:val="000000"/>
                <w:sz w:val="22"/>
                <w:szCs w:val="22"/>
              </w:rPr>
              <w:br/>
            </w:r>
            <w:r w:rsidRPr="00746C48">
              <w:rPr>
                <w:b/>
                <w:bCs/>
                <w:color w:val="000000"/>
                <w:sz w:val="22"/>
                <w:szCs w:val="22"/>
              </w:rPr>
              <w:t>(с примечаниями)</w:t>
            </w:r>
          </w:p>
        </w:tc>
        <w:tc>
          <w:tcPr>
            <w:tcW w:w="1418" w:type="dxa"/>
            <w:tcBorders>
              <w:top w:val="nil"/>
              <w:left w:val="nil"/>
              <w:bottom w:val="nil"/>
              <w:right w:val="nil"/>
            </w:tcBorders>
            <w:shd w:val="clear" w:color="auto" w:fill="auto"/>
            <w:hideMark/>
          </w:tcPr>
          <w:p w14:paraId="3944406E" w14:textId="77777777" w:rsidR="00746C48" w:rsidRPr="00746C48" w:rsidRDefault="00746C48" w:rsidP="00746C48">
            <w:pPr>
              <w:spacing w:after="0"/>
              <w:rPr>
                <w:b/>
                <w:bCs/>
                <w:color w:val="000000"/>
                <w:sz w:val="22"/>
                <w:szCs w:val="22"/>
              </w:rPr>
            </w:pPr>
            <w:r w:rsidRPr="00746C48">
              <w:rPr>
                <w:b/>
                <w:bCs/>
                <w:color w:val="000000"/>
                <w:sz w:val="22"/>
                <w:szCs w:val="22"/>
              </w:rPr>
              <w:t>Подсистема</w:t>
            </w:r>
          </w:p>
        </w:tc>
        <w:tc>
          <w:tcPr>
            <w:tcW w:w="2177" w:type="dxa"/>
            <w:tcBorders>
              <w:top w:val="nil"/>
              <w:left w:val="nil"/>
              <w:bottom w:val="nil"/>
              <w:right w:val="nil"/>
            </w:tcBorders>
            <w:shd w:val="clear" w:color="auto" w:fill="auto"/>
            <w:hideMark/>
          </w:tcPr>
          <w:p w14:paraId="0A689BA6" w14:textId="77777777" w:rsidR="00746C48" w:rsidRPr="00746C48" w:rsidRDefault="00746C48" w:rsidP="00746C48">
            <w:pPr>
              <w:spacing w:after="0"/>
              <w:rPr>
                <w:b/>
                <w:bCs/>
                <w:color w:val="000000"/>
                <w:sz w:val="22"/>
                <w:szCs w:val="22"/>
              </w:rPr>
            </w:pPr>
            <w:r w:rsidRPr="00746C48">
              <w:rPr>
                <w:b/>
                <w:bCs/>
                <w:color w:val="000000"/>
                <w:sz w:val="22"/>
                <w:szCs w:val="22"/>
              </w:rPr>
              <w:t>Используется</w:t>
            </w:r>
          </w:p>
        </w:tc>
      </w:tr>
      <w:tr w:rsidR="00746C48" w:rsidRPr="00746C48" w14:paraId="0BC8F696" w14:textId="77777777" w:rsidTr="007A4ADC">
        <w:trPr>
          <w:trHeight w:val="576"/>
        </w:trPr>
        <w:tc>
          <w:tcPr>
            <w:tcW w:w="1701" w:type="dxa"/>
            <w:tcBorders>
              <w:top w:val="nil"/>
              <w:left w:val="nil"/>
              <w:bottom w:val="nil"/>
              <w:right w:val="nil"/>
            </w:tcBorders>
            <w:shd w:val="clear" w:color="auto" w:fill="auto"/>
            <w:hideMark/>
          </w:tcPr>
          <w:p w14:paraId="16F1C74E" w14:textId="77777777" w:rsidR="00746C48" w:rsidRPr="00746C48" w:rsidRDefault="00746C48" w:rsidP="00746C48">
            <w:pPr>
              <w:spacing w:after="0"/>
              <w:rPr>
                <w:color w:val="000000"/>
                <w:sz w:val="22"/>
                <w:szCs w:val="22"/>
              </w:rPr>
            </w:pPr>
            <w:r w:rsidRPr="00746C48">
              <w:rPr>
                <w:color w:val="000000"/>
                <w:sz w:val="22"/>
                <w:szCs w:val="22"/>
              </w:rPr>
              <w:t>AttachmentContentDao</w:t>
            </w:r>
          </w:p>
        </w:tc>
        <w:tc>
          <w:tcPr>
            <w:tcW w:w="851" w:type="dxa"/>
            <w:tcBorders>
              <w:top w:val="nil"/>
              <w:left w:val="nil"/>
              <w:bottom w:val="nil"/>
              <w:right w:val="nil"/>
            </w:tcBorders>
            <w:shd w:val="clear" w:color="auto" w:fill="auto"/>
            <w:hideMark/>
          </w:tcPr>
          <w:p w14:paraId="5477C06B"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111DB4D9"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3BAF927E" w14:textId="77777777" w:rsidR="00746C48" w:rsidRPr="00746C48" w:rsidRDefault="00746C48" w:rsidP="00746C48">
            <w:pPr>
              <w:spacing w:after="0"/>
              <w:rPr>
                <w:color w:val="000000"/>
                <w:sz w:val="22"/>
                <w:szCs w:val="22"/>
              </w:rPr>
            </w:pPr>
            <w:r w:rsidRPr="00746C48">
              <w:rPr>
                <w:color w:val="000000"/>
                <w:sz w:val="22"/>
                <w:szCs w:val="22"/>
              </w:rPr>
              <w:t>Хранение вложений (2 реализации - для файловой системы и для IBM FileNet)</w:t>
            </w:r>
          </w:p>
        </w:tc>
        <w:tc>
          <w:tcPr>
            <w:tcW w:w="1418" w:type="dxa"/>
            <w:tcBorders>
              <w:top w:val="nil"/>
              <w:left w:val="nil"/>
              <w:bottom w:val="nil"/>
              <w:right w:val="nil"/>
            </w:tcBorders>
            <w:shd w:val="clear" w:color="auto" w:fill="auto"/>
            <w:hideMark/>
          </w:tcPr>
          <w:p w14:paraId="5993C550" w14:textId="77777777"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14:paraId="15056A3A" w14:textId="77777777" w:rsidR="00746C48" w:rsidRPr="00746C48" w:rsidRDefault="00746C48" w:rsidP="00746C48">
            <w:pPr>
              <w:spacing w:after="0"/>
              <w:rPr>
                <w:color w:val="000000"/>
                <w:sz w:val="22"/>
                <w:szCs w:val="22"/>
              </w:rPr>
            </w:pPr>
            <w:r w:rsidRPr="00746C48">
              <w:rPr>
                <w:color w:val="000000"/>
                <w:sz w:val="22"/>
                <w:szCs w:val="22"/>
              </w:rPr>
              <w:t>AttachmentService, ImportDataService</w:t>
            </w:r>
          </w:p>
        </w:tc>
      </w:tr>
      <w:tr w:rsidR="00746C48" w:rsidRPr="00746C48" w14:paraId="41AAD86F" w14:textId="77777777" w:rsidTr="007A4ADC">
        <w:trPr>
          <w:trHeight w:val="288"/>
        </w:trPr>
        <w:tc>
          <w:tcPr>
            <w:tcW w:w="1701" w:type="dxa"/>
            <w:tcBorders>
              <w:top w:val="nil"/>
              <w:left w:val="nil"/>
              <w:bottom w:val="nil"/>
              <w:right w:val="nil"/>
            </w:tcBorders>
            <w:shd w:val="clear" w:color="auto" w:fill="auto"/>
            <w:hideMark/>
          </w:tcPr>
          <w:p w14:paraId="37A87EDB" w14:textId="77777777" w:rsidR="00746C48" w:rsidRPr="00746C48" w:rsidRDefault="00746C48" w:rsidP="00746C48">
            <w:pPr>
              <w:spacing w:after="0"/>
              <w:rPr>
                <w:color w:val="000000"/>
                <w:sz w:val="22"/>
                <w:szCs w:val="22"/>
              </w:rPr>
            </w:pPr>
            <w:r w:rsidRPr="00746C48">
              <w:rPr>
                <w:color w:val="000000"/>
                <w:sz w:val="22"/>
                <w:szCs w:val="22"/>
              </w:rPr>
              <w:t>AuditLogServiceDao</w:t>
            </w:r>
          </w:p>
        </w:tc>
        <w:tc>
          <w:tcPr>
            <w:tcW w:w="851" w:type="dxa"/>
            <w:tcBorders>
              <w:top w:val="nil"/>
              <w:left w:val="nil"/>
              <w:bottom w:val="nil"/>
              <w:right w:val="nil"/>
            </w:tcBorders>
            <w:shd w:val="clear" w:color="auto" w:fill="auto"/>
            <w:hideMark/>
          </w:tcPr>
          <w:p w14:paraId="56177166"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C6627BA"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560EE3F5" w14:textId="77777777" w:rsidR="00746C48" w:rsidRPr="00746C48" w:rsidRDefault="00746C48" w:rsidP="00746C48">
            <w:pPr>
              <w:spacing w:after="0"/>
              <w:rPr>
                <w:color w:val="000000"/>
                <w:sz w:val="22"/>
                <w:szCs w:val="22"/>
              </w:rPr>
            </w:pPr>
            <w:r w:rsidRPr="00746C48">
              <w:rPr>
                <w:color w:val="000000"/>
                <w:sz w:val="22"/>
                <w:szCs w:val="22"/>
              </w:rPr>
              <w:t>Доступ к истории изменений ДО</w:t>
            </w:r>
          </w:p>
        </w:tc>
        <w:tc>
          <w:tcPr>
            <w:tcW w:w="1418" w:type="dxa"/>
            <w:tcBorders>
              <w:top w:val="nil"/>
              <w:left w:val="nil"/>
              <w:bottom w:val="nil"/>
              <w:right w:val="nil"/>
            </w:tcBorders>
            <w:shd w:val="clear" w:color="auto" w:fill="auto"/>
            <w:hideMark/>
          </w:tcPr>
          <w:p w14:paraId="144C2298" w14:textId="77777777"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14:paraId="47D7ECF9" w14:textId="77777777" w:rsidR="00746C48" w:rsidRPr="00746C48" w:rsidRDefault="00746C48" w:rsidP="00746C48">
            <w:pPr>
              <w:spacing w:after="0"/>
              <w:rPr>
                <w:color w:val="000000"/>
                <w:sz w:val="22"/>
                <w:szCs w:val="22"/>
              </w:rPr>
            </w:pPr>
            <w:r w:rsidRPr="00746C48">
              <w:rPr>
                <w:color w:val="000000"/>
                <w:sz w:val="22"/>
                <w:szCs w:val="22"/>
              </w:rPr>
              <w:t>AuditService</w:t>
            </w:r>
          </w:p>
        </w:tc>
      </w:tr>
      <w:tr w:rsidR="00746C48" w:rsidRPr="00746C48" w14:paraId="0DB28EDF" w14:textId="77777777" w:rsidTr="007A4ADC">
        <w:trPr>
          <w:trHeight w:val="288"/>
        </w:trPr>
        <w:tc>
          <w:tcPr>
            <w:tcW w:w="1701" w:type="dxa"/>
            <w:tcBorders>
              <w:top w:val="nil"/>
              <w:left w:val="nil"/>
              <w:bottom w:val="nil"/>
              <w:right w:val="nil"/>
            </w:tcBorders>
            <w:shd w:val="clear" w:color="auto" w:fill="auto"/>
            <w:hideMark/>
          </w:tcPr>
          <w:p w14:paraId="523DFB35" w14:textId="77777777" w:rsidR="00746C48" w:rsidRPr="00746C48" w:rsidRDefault="00746C48" w:rsidP="00746C48">
            <w:pPr>
              <w:spacing w:after="0"/>
              <w:rPr>
                <w:color w:val="000000"/>
                <w:sz w:val="22"/>
                <w:szCs w:val="22"/>
              </w:rPr>
            </w:pPr>
            <w:r w:rsidRPr="00746C48">
              <w:rPr>
                <w:color w:val="000000"/>
                <w:sz w:val="22"/>
                <w:szCs w:val="22"/>
              </w:rPr>
              <w:t>AuthenticationDao</w:t>
            </w:r>
          </w:p>
        </w:tc>
        <w:tc>
          <w:tcPr>
            <w:tcW w:w="851" w:type="dxa"/>
            <w:tcBorders>
              <w:top w:val="nil"/>
              <w:left w:val="nil"/>
              <w:bottom w:val="nil"/>
              <w:right w:val="nil"/>
            </w:tcBorders>
            <w:shd w:val="clear" w:color="auto" w:fill="auto"/>
            <w:hideMark/>
          </w:tcPr>
          <w:p w14:paraId="2EDAF4C6"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20ED2593"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44C7437B" w14:textId="77777777" w:rsidR="00746C48" w:rsidRPr="00746C48" w:rsidRDefault="00746C48" w:rsidP="00746C48">
            <w:pPr>
              <w:spacing w:after="0"/>
              <w:rPr>
                <w:color w:val="000000"/>
                <w:sz w:val="22"/>
                <w:szCs w:val="22"/>
              </w:rPr>
            </w:pPr>
            <w:r w:rsidRPr="00746C48">
              <w:rPr>
                <w:color w:val="000000"/>
                <w:sz w:val="22"/>
                <w:szCs w:val="22"/>
              </w:rPr>
              <w:t>Управление объектами аутентификации</w:t>
            </w:r>
          </w:p>
        </w:tc>
        <w:tc>
          <w:tcPr>
            <w:tcW w:w="1418" w:type="dxa"/>
            <w:tcBorders>
              <w:top w:val="nil"/>
              <w:left w:val="nil"/>
              <w:bottom w:val="nil"/>
              <w:right w:val="nil"/>
            </w:tcBorders>
            <w:shd w:val="clear" w:color="auto" w:fill="auto"/>
            <w:hideMark/>
          </w:tcPr>
          <w:p w14:paraId="2B749FAD" w14:textId="77777777"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14:paraId="341E6918" w14:textId="77777777" w:rsidR="00746C48" w:rsidRPr="00746C48" w:rsidRDefault="00746C48" w:rsidP="00746C48">
            <w:pPr>
              <w:spacing w:after="0"/>
              <w:rPr>
                <w:color w:val="000000"/>
                <w:sz w:val="22"/>
                <w:szCs w:val="22"/>
              </w:rPr>
            </w:pPr>
            <w:r w:rsidRPr="00746C48">
              <w:rPr>
                <w:color w:val="000000"/>
                <w:sz w:val="22"/>
                <w:szCs w:val="22"/>
              </w:rPr>
              <w:t>AuthenticationService</w:t>
            </w:r>
          </w:p>
        </w:tc>
      </w:tr>
      <w:tr w:rsidR="00746C48" w:rsidRPr="00746C48" w14:paraId="41C1620E" w14:textId="77777777" w:rsidTr="007A4ADC">
        <w:trPr>
          <w:trHeight w:val="288"/>
        </w:trPr>
        <w:tc>
          <w:tcPr>
            <w:tcW w:w="1701" w:type="dxa"/>
            <w:tcBorders>
              <w:top w:val="nil"/>
              <w:left w:val="nil"/>
              <w:bottom w:val="nil"/>
              <w:right w:val="nil"/>
            </w:tcBorders>
            <w:shd w:val="clear" w:color="auto" w:fill="auto"/>
            <w:hideMark/>
          </w:tcPr>
          <w:p w14:paraId="161FA9A0" w14:textId="77777777" w:rsidR="00746C48" w:rsidRPr="00746C48" w:rsidRDefault="00746C48" w:rsidP="00746C48">
            <w:pPr>
              <w:spacing w:after="0"/>
              <w:rPr>
                <w:color w:val="000000"/>
                <w:sz w:val="22"/>
                <w:szCs w:val="22"/>
              </w:rPr>
            </w:pPr>
            <w:r w:rsidRPr="00746C48">
              <w:rPr>
                <w:color w:val="000000"/>
                <w:sz w:val="22"/>
                <w:szCs w:val="22"/>
              </w:rPr>
              <w:t>CollectionsDao</w:t>
            </w:r>
          </w:p>
        </w:tc>
        <w:tc>
          <w:tcPr>
            <w:tcW w:w="851" w:type="dxa"/>
            <w:tcBorders>
              <w:top w:val="nil"/>
              <w:left w:val="nil"/>
              <w:bottom w:val="nil"/>
              <w:right w:val="nil"/>
            </w:tcBorders>
            <w:shd w:val="clear" w:color="auto" w:fill="auto"/>
            <w:hideMark/>
          </w:tcPr>
          <w:p w14:paraId="57BB23D5"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415A91DF"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4A9AFCA4" w14:textId="77777777" w:rsidR="00746C48" w:rsidRPr="00746C48" w:rsidRDefault="00746C48" w:rsidP="00746C48">
            <w:pPr>
              <w:spacing w:after="0"/>
              <w:rPr>
                <w:color w:val="000000"/>
                <w:sz w:val="22"/>
                <w:szCs w:val="22"/>
              </w:rPr>
            </w:pPr>
            <w:r w:rsidRPr="00746C48">
              <w:rPr>
                <w:color w:val="000000"/>
                <w:sz w:val="22"/>
                <w:szCs w:val="22"/>
              </w:rPr>
              <w:t>Получение коллекций ДО</w:t>
            </w:r>
          </w:p>
        </w:tc>
        <w:tc>
          <w:tcPr>
            <w:tcW w:w="1418" w:type="dxa"/>
            <w:tcBorders>
              <w:top w:val="nil"/>
              <w:left w:val="nil"/>
              <w:bottom w:val="nil"/>
              <w:right w:val="nil"/>
            </w:tcBorders>
            <w:shd w:val="clear" w:color="auto" w:fill="auto"/>
            <w:hideMark/>
          </w:tcPr>
          <w:p w14:paraId="36DAF73F" w14:textId="77777777"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14:paraId="094BF34C" w14:textId="77777777" w:rsidR="00746C48" w:rsidRPr="00746C48" w:rsidRDefault="00746C48" w:rsidP="00746C48">
            <w:pPr>
              <w:spacing w:after="0"/>
              <w:rPr>
                <w:color w:val="000000"/>
                <w:sz w:val="22"/>
                <w:szCs w:val="22"/>
              </w:rPr>
            </w:pPr>
            <w:r w:rsidRPr="00746C48">
              <w:rPr>
                <w:color w:val="000000"/>
                <w:sz w:val="22"/>
                <w:szCs w:val="22"/>
              </w:rPr>
              <w:t>CollectionsService</w:t>
            </w:r>
          </w:p>
        </w:tc>
      </w:tr>
      <w:tr w:rsidR="00746C48" w:rsidRPr="00746C48" w14:paraId="06147C24" w14:textId="77777777" w:rsidTr="007A4ADC">
        <w:trPr>
          <w:trHeight w:val="288"/>
        </w:trPr>
        <w:tc>
          <w:tcPr>
            <w:tcW w:w="1701" w:type="dxa"/>
            <w:tcBorders>
              <w:top w:val="nil"/>
              <w:left w:val="nil"/>
              <w:bottom w:val="nil"/>
              <w:right w:val="nil"/>
            </w:tcBorders>
            <w:shd w:val="clear" w:color="auto" w:fill="auto"/>
            <w:hideMark/>
          </w:tcPr>
          <w:p w14:paraId="32DB9CD0" w14:textId="77777777" w:rsidR="00746C48" w:rsidRPr="00746C48" w:rsidRDefault="00746C48" w:rsidP="00746C48">
            <w:pPr>
              <w:spacing w:after="0"/>
              <w:rPr>
                <w:color w:val="000000"/>
                <w:sz w:val="22"/>
                <w:szCs w:val="22"/>
              </w:rPr>
            </w:pPr>
            <w:r w:rsidRPr="00746C48">
              <w:rPr>
                <w:color w:val="000000"/>
                <w:sz w:val="22"/>
                <w:szCs w:val="22"/>
              </w:rPr>
              <w:t>ConfigurationDao</w:t>
            </w:r>
          </w:p>
        </w:tc>
        <w:tc>
          <w:tcPr>
            <w:tcW w:w="851" w:type="dxa"/>
            <w:tcBorders>
              <w:top w:val="nil"/>
              <w:left w:val="nil"/>
              <w:bottom w:val="nil"/>
              <w:right w:val="nil"/>
            </w:tcBorders>
            <w:shd w:val="clear" w:color="auto" w:fill="auto"/>
            <w:hideMark/>
          </w:tcPr>
          <w:p w14:paraId="2E1B965B"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7363DCC6"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59198F37" w14:textId="77777777" w:rsidR="00746C48" w:rsidRPr="00746C48" w:rsidRDefault="00746C48" w:rsidP="00746C48">
            <w:pPr>
              <w:spacing w:after="0"/>
              <w:rPr>
                <w:color w:val="000000"/>
                <w:sz w:val="22"/>
                <w:szCs w:val="22"/>
              </w:rPr>
            </w:pPr>
            <w:r w:rsidRPr="00746C48">
              <w:rPr>
                <w:color w:val="000000"/>
                <w:sz w:val="22"/>
                <w:szCs w:val="22"/>
              </w:rPr>
              <w:t>Управление конфигурацией</w:t>
            </w:r>
          </w:p>
        </w:tc>
        <w:tc>
          <w:tcPr>
            <w:tcW w:w="1418" w:type="dxa"/>
            <w:tcBorders>
              <w:top w:val="nil"/>
              <w:left w:val="nil"/>
              <w:bottom w:val="nil"/>
              <w:right w:val="nil"/>
            </w:tcBorders>
            <w:shd w:val="clear" w:color="auto" w:fill="auto"/>
            <w:hideMark/>
          </w:tcPr>
          <w:p w14:paraId="4498116A" w14:textId="77777777"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14:paraId="18E0E095" w14:textId="77777777" w:rsidR="00746C48" w:rsidRPr="00746C48" w:rsidRDefault="00746C48" w:rsidP="00746C48">
            <w:pPr>
              <w:spacing w:after="0"/>
              <w:rPr>
                <w:color w:val="000000"/>
                <w:sz w:val="22"/>
                <w:szCs w:val="22"/>
              </w:rPr>
            </w:pPr>
            <w:r w:rsidRPr="00746C48">
              <w:rPr>
                <w:color w:val="000000"/>
                <w:sz w:val="22"/>
                <w:szCs w:val="22"/>
              </w:rPr>
              <w:t>ConfigurationControlService</w:t>
            </w:r>
          </w:p>
        </w:tc>
      </w:tr>
      <w:tr w:rsidR="00746C48" w:rsidRPr="00746C48" w14:paraId="1CDC970E" w14:textId="77777777" w:rsidTr="007A4ADC">
        <w:trPr>
          <w:trHeight w:val="288"/>
        </w:trPr>
        <w:tc>
          <w:tcPr>
            <w:tcW w:w="1701" w:type="dxa"/>
            <w:tcBorders>
              <w:top w:val="nil"/>
              <w:left w:val="nil"/>
              <w:bottom w:val="nil"/>
              <w:right w:val="nil"/>
            </w:tcBorders>
            <w:shd w:val="clear" w:color="auto" w:fill="auto"/>
            <w:hideMark/>
          </w:tcPr>
          <w:p w14:paraId="5AEB138B" w14:textId="77777777" w:rsidR="00746C48" w:rsidRPr="00746C48" w:rsidRDefault="00746C48" w:rsidP="00746C48">
            <w:pPr>
              <w:spacing w:after="0"/>
              <w:rPr>
                <w:color w:val="000000"/>
                <w:sz w:val="22"/>
                <w:szCs w:val="22"/>
              </w:rPr>
            </w:pPr>
            <w:r w:rsidRPr="00746C48">
              <w:rPr>
                <w:color w:val="000000"/>
                <w:sz w:val="22"/>
                <w:szCs w:val="22"/>
              </w:rPr>
              <w:t>DataStructureDao</w:t>
            </w:r>
          </w:p>
        </w:tc>
        <w:tc>
          <w:tcPr>
            <w:tcW w:w="851" w:type="dxa"/>
            <w:tcBorders>
              <w:top w:val="nil"/>
              <w:left w:val="nil"/>
              <w:bottom w:val="nil"/>
              <w:right w:val="nil"/>
            </w:tcBorders>
            <w:shd w:val="clear" w:color="auto" w:fill="auto"/>
            <w:hideMark/>
          </w:tcPr>
          <w:p w14:paraId="0759AA9E"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15F33130"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2DB2C459" w14:textId="77777777" w:rsidR="00746C48" w:rsidRPr="00746C48" w:rsidRDefault="00746C48" w:rsidP="00746C48">
            <w:pPr>
              <w:spacing w:after="0"/>
              <w:rPr>
                <w:color w:val="000000"/>
                <w:sz w:val="22"/>
                <w:szCs w:val="22"/>
              </w:rPr>
            </w:pPr>
            <w:r w:rsidRPr="00746C48">
              <w:rPr>
                <w:color w:val="000000"/>
                <w:sz w:val="22"/>
                <w:szCs w:val="22"/>
              </w:rPr>
              <w:t>Управление структурами данных в хранилище (БД)</w:t>
            </w:r>
          </w:p>
        </w:tc>
        <w:tc>
          <w:tcPr>
            <w:tcW w:w="1418" w:type="dxa"/>
            <w:tcBorders>
              <w:top w:val="nil"/>
              <w:left w:val="nil"/>
              <w:bottom w:val="nil"/>
              <w:right w:val="nil"/>
            </w:tcBorders>
            <w:shd w:val="clear" w:color="auto" w:fill="auto"/>
            <w:hideMark/>
          </w:tcPr>
          <w:p w14:paraId="3E234FDE"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6BBBC0B4" w14:textId="77777777"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14:paraId="444069A2" w14:textId="77777777" w:rsidTr="007A4ADC">
        <w:trPr>
          <w:trHeight w:val="864"/>
        </w:trPr>
        <w:tc>
          <w:tcPr>
            <w:tcW w:w="1701" w:type="dxa"/>
            <w:tcBorders>
              <w:top w:val="nil"/>
              <w:left w:val="nil"/>
              <w:bottom w:val="nil"/>
              <w:right w:val="nil"/>
            </w:tcBorders>
            <w:shd w:val="clear" w:color="auto" w:fill="auto"/>
            <w:hideMark/>
          </w:tcPr>
          <w:p w14:paraId="559BA9A9" w14:textId="77777777" w:rsidR="00746C48" w:rsidRPr="00746C48" w:rsidRDefault="00746C48" w:rsidP="00746C48">
            <w:pPr>
              <w:spacing w:after="0"/>
              <w:rPr>
                <w:color w:val="000000"/>
                <w:sz w:val="22"/>
                <w:szCs w:val="22"/>
              </w:rPr>
            </w:pPr>
            <w:r w:rsidRPr="00746C48">
              <w:rPr>
                <w:color w:val="000000"/>
                <w:sz w:val="22"/>
                <w:szCs w:val="22"/>
              </w:rPr>
              <w:t>DoelEvaluator</w:t>
            </w:r>
          </w:p>
        </w:tc>
        <w:tc>
          <w:tcPr>
            <w:tcW w:w="851" w:type="dxa"/>
            <w:tcBorders>
              <w:top w:val="nil"/>
              <w:left w:val="nil"/>
              <w:bottom w:val="nil"/>
              <w:right w:val="nil"/>
            </w:tcBorders>
            <w:shd w:val="clear" w:color="auto" w:fill="auto"/>
            <w:hideMark/>
          </w:tcPr>
          <w:p w14:paraId="4FC88D5D"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BE401E0"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5528C717" w14:textId="77777777" w:rsidR="00746C48" w:rsidRPr="00746C48" w:rsidRDefault="00746C48" w:rsidP="00746C48">
            <w:pPr>
              <w:spacing w:after="0"/>
              <w:rPr>
                <w:color w:val="000000"/>
                <w:sz w:val="22"/>
                <w:szCs w:val="22"/>
              </w:rPr>
            </w:pPr>
            <w:r w:rsidRPr="00746C48">
              <w:rPr>
                <w:color w:val="000000"/>
                <w:sz w:val="22"/>
                <w:szCs w:val="22"/>
              </w:rPr>
              <w:t>Вычисление DOEL-выражений (DOEL-выражения используются в конфигурации, шаблонах уведомлений…)</w:t>
            </w:r>
          </w:p>
        </w:tc>
        <w:tc>
          <w:tcPr>
            <w:tcW w:w="1418" w:type="dxa"/>
            <w:tcBorders>
              <w:top w:val="nil"/>
              <w:left w:val="nil"/>
              <w:bottom w:val="nil"/>
              <w:right w:val="nil"/>
            </w:tcBorders>
            <w:shd w:val="clear" w:color="auto" w:fill="auto"/>
            <w:hideMark/>
          </w:tcPr>
          <w:p w14:paraId="186A9998" w14:textId="77777777"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14:paraId="4C9326B2" w14:textId="77777777"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14:paraId="70024E9D" w14:textId="77777777" w:rsidTr="007A4ADC">
        <w:trPr>
          <w:trHeight w:val="288"/>
        </w:trPr>
        <w:tc>
          <w:tcPr>
            <w:tcW w:w="1701" w:type="dxa"/>
            <w:tcBorders>
              <w:top w:val="nil"/>
              <w:left w:val="nil"/>
              <w:bottom w:val="nil"/>
              <w:right w:val="nil"/>
            </w:tcBorders>
            <w:shd w:val="clear" w:color="auto" w:fill="auto"/>
            <w:hideMark/>
          </w:tcPr>
          <w:p w14:paraId="76214610" w14:textId="77777777" w:rsidR="00746C48" w:rsidRPr="00746C48" w:rsidRDefault="00746C48" w:rsidP="00746C48">
            <w:pPr>
              <w:spacing w:after="0"/>
              <w:rPr>
                <w:color w:val="000000"/>
                <w:sz w:val="22"/>
                <w:szCs w:val="22"/>
              </w:rPr>
            </w:pPr>
            <w:r w:rsidRPr="00746C48">
              <w:rPr>
                <w:color w:val="000000"/>
                <w:sz w:val="22"/>
                <w:szCs w:val="22"/>
              </w:rPr>
              <w:t>DomainObjectCacheService</w:t>
            </w:r>
          </w:p>
        </w:tc>
        <w:tc>
          <w:tcPr>
            <w:tcW w:w="851" w:type="dxa"/>
            <w:tcBorders>
              <w:top w:val="nil"/>
              <w:left w:val="nil"/>
              <w:bottom w:val="nil"/>
              <w:right w:val="nil"/>
            </w:tcBorders>
            <w:shd w:val="clear" w:color="auto" w:fill="auto"/>
            <w:hideMark/>
          </w:tcPr>
          <w:p w14:paraId="7589C853"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41D70360"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70A95104" w14:textId="77777777" w:rsidR="00746C48" w:rsidRPr="00746C48" w:rsidRDefault="00746C48" w:rsidP="00746C48">
            <w:pPr>
              <w:spacing w:after="0"/>
              <w:rPr>
                <w:color w:val="000000"/>
                <w:sz w:val="22"/>
                <w:szCs w:val="22"/>
              </w:rPr>
            </w:pPr>
            <w:r w:rsidRPr="00746C48">
              <w:rPr>
                <w:color w:val="000000"/>
                <w:sz w:val="22"/>
                <w:szCs w:val="22"/>
              </w:rPr>
              <w:t>Транзакционный кэш ДО</w:t>
            </w:r>
          </w:p>
        </w:tc>
        <w:tc>
          <w:tcPr>
            <w:tcW w:w="1418" w:type="dxa"/>
            <w:tcBorders>
              <w:top w:val="nil"/>
              <w:left w:val="nil"/>
              <w:bottom w:val="nil"/>
              <w:right w:val="nil"/>
            </w:tcBorders>
            <w:shd w:val="clear" w:color="auto" w:fill="auto"/>
            <w:hideMark/>
          </w:tcPr>
          <w:p w14:paraId="2A95E9CF"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54377EA4" w14:textId="77777777" w:rsidR="00746C48" w:rsidRPr="00746C48" w:rsidRDefault="00746C48" w:rsidP="00746C48">
            <w:pPr>
              <w:spacing w:after="0"/>
              <w:rPr>
                <w:color w:val="000000"/>
                <w:sz w:val="22"/>
                <w:szCs w:val="22"/>
              </w:rPr>
            </w:pPr>
            <w:r w:rsidRPr="00746C48">
              <w:rPr>
                <w:color w:val="000000"/>
                <w:sz w:val="22"/>
                <w:szCs w:val="22"/>
              </w:rPr>
              <w:t>DomainObjectDao</w:t>
            </w:r>
          </w:p>
        </w:tc>
      </w:tr>
      <w:tr w:rsidR="00746C48" w:rsidRPr="00746C48" w14:paraId="48229FFE" w14:textId="77777777" w:rsidTr="007A4ADC">
        <w:trPr>
          <w:trHeight w:val="288"/>
        </w:trPr>
        <w:tc>
          <w:tcPr>
            <w:tcW w:w="1701" w:type="dxa"/>
            <w:tcBorders>
              <w:top w:val="nil"/>
              <w:left w:val="nil"/>
              <w:bottom w:val="nil"/>
              <w:right w:val="nil"/>
            </w:tcBorders>
            <w:shd w:val="clear" w:color="auto" w:fill="auto"/>
            <w:hideMark/>
          </w:tcPr>
          <w:p w14:paraId="238ED29A" w14:textId="77777777" w:rsidR="00746C48" w:rsidRPr="00746C48" w:rsidRDefault="00746C48" w:rsidP="00746C48">
            <w:pPr>
              <w:spacing w:after="0"/>
              <w:rPr>
                <w:color w:val="000000"/>
                <w:sz w:val="22"/>
                <w:szCs w:val="22"/>
              </w:rPr>
            </w:pPr>
            <w:r w:rsidRPr="00746C48">
              <w:rPr>
                <w:color w:val="000000"/>
                <w:sz w:val="22"/>
                <w:szCs w:val="22"/>
              </w:rPr>
              <w:t>DomainObjectDao</w:t>
            </w:r>
          </w:p>
        </w:tc>
        <w:tc>
          <w:tcPr>
            <w:tcW w:w="851" w:type="dxa"/>
            <w:tcBorders>
              <w:top w:val="nil"/>
              <w:left w:val="nil"/>
              <w:bottom w:val="nil"/>
              <w:right w:val="nil"/>
            </w:tcBorders>
            <w:shd w:val="clear" w:color="auto" w:fill="auto"/>
            <w:hideMark/>
          </w:tcPr>
          <w:p w14:paraId="39321146"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0CD6E2A"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740822E3" w14:textId="77777777" w:rsidR="00746C48" w:rsidRPr="00746C48" w:rsidRDefault="00746C48" w:rsidP="00746C48">
            <w:pPr>
              <w:spacing w:after="0"/>
              <w:rPr>
                <w:color w:val="000000"/>
                <w:sz w:val="22"/>
                <w:szCs w:val="22"/>
              </w:rPr>
            </w:pPr>
            <w:r w:rsidRPr="00746C48">
              <w:rPr>
                <w:color w:val="000000"/>
                <w:sz w:val="22"/>
                <w:szCs w:val="22"/>
              </w:rPr>
              <w:t>Основные операции с ДО</w:t>
            </w:r>
          </w:p>
        </w:tc>
        <w:tc>
          <w:tcPr>
            <w:tcW w:w="1418" w:type="dxa"/>
            <w:tcBorders>
              <w:top w:val="nil"/>
              <w:left w:val="nil"/>
              <w:bottom w:val="nil"/>
              <w:right w:val="nil"/>
            </w:tcBorders>
            <w:shd w:val="clear" w:color="auto" w:fill="auto"/>
            <w:hideMark/>
          </w:tcPr>
          <w:p w14:paraId="772F524D"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6D754D47" w14:textId="77777777" w:rsidR="00746C48" w:rsidRPr="00746C48" w:rsidRDefault="00746C48" w:rsidP="00746C48">
            <w:pPr>
              <w:spacing w:after="0"/>
              <w:rPr>
                <w:color w:val="000000"/>
                <w:sz w:val="22"/>
                <w:szCs w:val="22"/>
              </w:rPr>
            </w:pPr>
            <w:r w:rsidRPr="00746C48">
              <w:rPr>
                <w:color w:val="000000"/>
                <w:sz w:val="22"/>
                <w:szCs w:val="22"/>
              </w:rPr>
              <w:t>CrudService и другие</w:t>
            </w:r>
          </w:p>
        </w:tc>
      </w:tr>
      <w:tr w:rsidR="00746C48" w:rsidRPr="00746C48" w14:paraId="0C833325" w14:textId="77777777" w:rsidTr="007A4ADC">
        <w:trPr>
          <w:trHeight w:val="288"/>
        </w:trPr>
        <w:tc>
          <w:tcPr>
            <w:tcW w:w="1701" w:type="dxa"/>
            <w:tcBorders>
              <w:top w:val="nil"/>
              <w:left w:val="nil"/>
              <w:bottom w:val="nil"/>
              <w:right w:val="nil"/>
            </w:tcBorders>
            <w:shd w:val="clear" w:color="auto" w:fill="auto"/>
            <w:hideMark/>
          </w:tcPr>
          <w:p w14:paraId="7360AF35" w14:textId="77777777" w:rsidR="00746C48" w:rsidRPr="00746C48" w:rsidRDefault="00746C48" w:rsidP="00746C48">
            <w:pPr>
              <w:spacing w:after="0"/>
              <w:rPr>
                <w:color w:val="000000"/>
                <w:sz w:val="22"/>
                <w:szCs w:val="22"/>
              </w:rPr>
            </w:pPr>
            <w:r w:rsidRPr="00746C48">
              <w:rPr>
                <w:color w:val="000000"/>
                <w:sz w:val="22"/>
                <w:szCs w:val="22"/>
              </w:rPr>
              <w:t>DomainObjectFinderService</w:t>
            </w:r>
          </w:p>
        </w:tc>
        <w:tc>
          <w:tcPr>
            <w:tcW w:w="851" w:type="dxa"/>
            <w:tcBorders>
              <w:top w:val="nil"/>
              <w:left w:val="nil"/>
              <w:bottom w:val="nil"/>
              <w:right w:val="nil"/>
            </w:tcBorders>
            <w:shd w:val="clear" w:color="auto" w:fill="auto"/>
            <w:hideMark/>
          </w:tcPr>
          <w:p w14:paraId="5F2E7F96"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15E176BC"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0594CA97" w14:textId="77777777" w:rsidR="00746C48" w:rsidRPr="00746C48" w:rsidRDefault="00746C48" w:rsidP="00746C48">
            <w:pPr>
              <w:spacing w:after="0"/>
              <w:rPr>
                <w:color w:val="000000"/>
                <w:sz w:val="22"/>
                <w:szCs w:val="22"/>
              </w:rPr>
            </w:pPr>
            <w:r w:rsidRPr="00746C48">
              <w:rPr>
                <w:color w:val="000000"/>
                <w:sz w:val="22"/>
                <w:szCs w:val="22"/>
              </w:rPr>
              <w:t>Поиск ДО различными способами</w:t>
            </w:r>
          </w:p>
        </w:tc>
        <w:tc>
          <w:tcPr>
            <w:tcW w:w="1418" w:type="dxa"/>
            <w:tcBorders>
              <w:top w:val="nil"/>
              <w:left w:val="nil"/>
              <w:bottom w:val="nil"/>
              <w:right w:val="nil"/>
            </w:tcBorders>
            <w:shd w:val="clear" w:color="auto" w:fill="auto"/>
            <w:hideMark/>
          </w:tcPr>
          <w:p w14:paraId="382CB07D" w14:textId="77777777"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14:paraId="257B76A4" w14:textId="77777777" w:rsidR="00746C48" w:rsidRPr="00746C48" w:rsidRDefault="00746C48" w:rsidP="00746C48">
            <w:pPr>
              <w:spacing w:after="0"/>
              <w:rPr>
                <w:color w:val="000000"/>
                <w:sz w:val="22"/>
                <w:szCs w:val="22"/>
              </w:rPr>
            </w:pPr>
            <w:r w:rsidRPr="00746C48">
              <w:rPr>
                <w:color w:val="000000"/>
                <w:sz w:val="22"/>
                <w:szCs w:val="22"/>
              </w:rPr>
              <w:t>NotificationService…</w:t>
            </w:r>
          </w:p>
        </w:tc>
      </w:tr>
      <w:tr w:rsidR="00746C48" w:rsidRPr="00746C48" w14:paraId="3DAA46D7" w14:textId="77777777" w:rsidTr="007A4ADC">
        <w:trPr>
          <w:trHeight w:val="288"/>
        </w:trPr>
        <w:tc>
          <w:tcPr>
            <w:tcW w:w="1701" w:type="dxa"/>
            <w:tcBorders>
              <w:top w:val="nil"/>
              <w:left w:val="nil"/>
              <w:bottom w:val="nil"/>
              <w:right w:val="nil"/>
            </w:tcBorders>
            <w:shd w:val="clear" w:color="auto" w:fill="auto"/>
            <w:hideMark/>
          </w:tcPr>
          <w:p w14:paraId="204DC372" w14:textId="77777777" w:rsidR="00746C48" w:rsidRPr="00746C48" w:rsidRDefault="00746C48" w:rsidP="00746C48">
            <w:pPr>
              <w:spacing w:after="0"/>
              <w:rPr>
                <w:color w:val="000000"/>
                <w:sz w:val="22"/>
                <w:szCs w:val="22"/>
              </w:rPr>
            </w:pPr>
            <w:r w:rsidRPr="00746C48">
              <w:rPr>
                <w:color w:val="000000"/>
                <w:sz w:val="22"/>
                <w:szCs w:val="22"/>
              </w:rPr>
              <w:t>DomainObjectTypeIdCache</w:t>
            </w:r>
          </w:p>
        </w:tc>
        <w:tc>
          <w:tcPr>
            <w:tcW w:w="851" w:type="dxa"/>
            <w:tcBorders>
              <w:top w:val="nil"/>
              <w:left w:val="nil"/>
              <w:bottom w:val="nil"/>
              <w:right w:val="nil"/>
            </w:tcBorders>
            <w:shd w:val="clear" w:color="auto" w:fill="auto"/>
            <w:hideMark/>
          </w:tcPr>
          <w:p w14:paraId="624FBE4F"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2844CAFF"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722C5A7F" w14:textId="77777777" w:rsidR="00746C48" w:rsidRPr="00746C48" w:rsidRDefault="00746C48" w:rsidP="00746C48">
            <w:pPr>
              <w:spacing w:after="0"/>
              <w:rPr>
                <w:color w:val="000000"/>
                <w:sz w:val="22"/>
                <w:szCs w:val="22"/>
              </w:rPr>
            </w:pPr>
            <w:r w:rsidRPr="00746C48">
              <w:rPr>
                <w:color w:val="000000"/>
                <w:sz w:val="22"/>
                <w:szCs w:val="22"/>
              </w:rPr>
              <w:t>Кэш типов ДО</w:t>
            </w:r>
          </w:p>
        </w:tc>
        <w:tc>
          <w:tcPr>
            <w:tcW w:w="1418" w:type="dxa"/>
            <w:tcBorders>
              <w:top w:val="nil"/>
              <w:left w:val="nil"/>
              <w:bottom w:val="nil"/>
              <w:right w:val="nil"/>
            </w:tcBorders>
            <w:shd w:val="clear" w:color="auto" w:fill="auto"/>
            <w:hideMark/>
          </w:tcPr>
          <w:p w14:paraId="2A98AD61"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3E4023CD" w14:textId="77777777"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14:paraId="40857660" w14:textId="77777777" w:rsidTr="007A4ADC">
        <w:trPr>
          <w:trHeight w:val="576"/>
        </w:trPr>
        <w:tc>
          <w:tcPr>
            <w:tcW w:w="1701" w:type="dxa"/>
            <w:tcBorders>
              <w:top w:val="nil"/>
              <w:left w:val="nil"/>
              <w:bottom w:val="nil"/>
              <w:right w:val="nil"/>
            </w:tcBorders>
            <w:shd w:val="clear" w:color="auto" w:fill="auto"/>
            <w:hideMark/>
          </w:tcPr>
          <w:p w14:paraId="486C7800" w14:textId="77777777" w:rsidR="00746C48" w:rsidRPr="00746C48" w:rsidRDefault="00746C48" w:rsidP="00746C48">
            <w:pPr>
              <w:spacing w:after="0"/>
              <w:rPr>
                <w:color w:val="000000"/>
                <w:sz w:val="22"/>
                <w:szCs w:val="22"/>
              </w:rPr>
            </w:pPr>
            <w:r w:rsidRPr="00746C48">
              <w:rPr>
                <w:color w:val="000000"/>
                <w:sz w:val="22"/>
                <w:szCs w:val="22"/>
              </w:rPr>
              <w:t>DomainObjectTypeIdDao</w:t>
            </w:r>
          </w:p>
        </w:tc>
        <w:tc>
          <w:tcPr>
            <w:tcW w:w="851" w:type="dxa"/>
            <w:tcBorders>
              <w:top w:val="nil"/>
              <w:left w:val="nil"/>
              <w:bottom w:val="nil"/>
              <w:right w:val="nil"/>
            </w:tcBorders>
            <w:shd w:val="clear" w:color="auto" w:fill="auto"/>
            <w:hideMark/>
          </w:tcPr>
          <w:p w14:paraId="0444864C"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3E0D378"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731D95D5" w14:textId="77777777"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типов ДО именам</w:t>
            </w:r>
          </w:p>
        </w:tc>
        <w:tc>
          <w:tcPr>
            <w:tcW w:w="1418" w:type="dxa"/>
            <w:tcBorders>
              <w:top w:val="nil"/>
              <w:left w:val="nil"/>
              <w:bottom w:val="nil"/>
              <w:right w:val="nil"/>
            </w:tcBorders>
            <w:shd w:val="clear" w:color="auto" w:fill="auto"/>
            <w:hideMark/>
          </w:tcPr>
          <w:p w14:paraId="5109F427"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05E86C0A" w14:textId="77777777"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14:paraId="4D1C743E" w14:textId="77777777" w:rsidTr="007A4ADC">
        <w:trPr>
          <w:trHeight w:val="864"/>
        </w:trPr>
        <w:tc>
          <w:tcPr>
            <w:tcW w:w="1701" w:type="dxa"/>
            <w:tcBorders>
              <w:top w:val="nil"/>
              <w:left w:val="nil"/>
              <w:bottom w:val="nil"/>
              <w:right w:val="nil"/>
            </w:tcBorders>
            <w:shd w:val="clear" w:color="auto" w:fill="auto"/>
            <w:hideMark/>
          </w:tcPr>
          <w:p w14:paraId="5B1B2A4C" w14:textId="77777777" w:rsidR="00746C48" w:rsidRPr="00746C48" w:rsidRDefault="00746C48" w:rsidP="00746C48">
            <w:pPr>
              <w:spacing w:after="0"/>
              <w:rPr>
                <w:color w:val="000000"/>
                <w:sz w:val="22"/>
                <w:szCs w:val="22"/>
              </w:rPr>
            </w:pPr>
            <w:r w:rsidRPr="00746C48">
              <w:rPr>
                <w:color w:val="000000"/>
                <w:sz w:val="22"/>
                <w:szCs w:val="22"/>
              </w:rPr>
              <w:t>ExtensionService</w:t>
            </w:r>
          </w:p>
        </w:tc>
        <w:tc>
          <w:tcPr>
            <w:tcW w:w="851" w:type="dxa"/>
            <w:tcBorders>
              <w:top w:val="nil"/>
              <w:left w:val="nil"/>
              <w:bottom w:val="nil"/>
              <w:right w:val="nil"/>
            </w:tcBorders>
            <w:shd w:val="clear" w:color="auto" w:fill="auto"/>
            <w:hideMark/>
          </w:tcPr>
          <w:p w14:paraId="3C329541"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7B94AAD0"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1169E35A" w14:textId="77777777" w:rsidR="00746C48" w:rsidRPr="00746C48" w:rsidRDefault="00746C48" w:rsidP="00746C48">
            <w:pPr>
              <w:spacing w:after="0"/>
              <w:rPr>
                <w:color w:val="000000"/>
                <w:sz w:val="22"/>
                <w:szCs w:val="22"/>
              </w:rPr>
            </w:pPr>
            <w:r w:rsidRPr="00746C48">
              <w:rPr>
                <w:color w:val="000000"/>
                <w:sz w:val="22"/>
                <w:szCs w:val="22"/>
              </w:rPr>
              <w:t>Сервис точек расширения</w:t>
            </w:r>
          </w:p>
        </w:tc>
        <w:tc>
          <w:tcPr>
            <w:tcW w:w="1418" w:type="dxa"/>
            <w:tcBorders>
              <w:top w:val="nil"/>
              <w:left w:val="nil"/>
              <w:bottom w:val="nil"/>
              <w:right w:val="nil"/>
            </w:tcBorders>
            <w:shd w:val="clear" w:color="auto" w:fill="auto"/>
            <w:hideMark/>
          </w:tcPr>
          <w:p w14:paraId="2643BBDA" w14:textId="77777777"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14:paraId="0F8A70F7" w14:textId="77777777" w:rsidR="00746C48" w:rsidRPr="00746C48" w:rsidRDefault="00746C48" w:rsidP="00746C48">
            <w:pPr>
              <w:spacing w:after="0"/>
              <w:rPr>
                <w:color w:val="000000"/>
                <w:sz w:val="22"/>
                <w:szCs w:val="22"/>
              </w:rPr>
            </w:pPr>
            <w:r w:rsidRPr="00746C48">
              <w:rPr>
                <w:color w:val="000000"/>
                <w:sz w:val="22"/>
                <w:szCs w:val="22"/>
              </w:rPr>
              <w:t>DomainObjectDao, AttachmentContentDao, потенциально - другие</w:t>
            </w:r>
          </w:p>
        </w:tc>
      </w:tr>
      <w:tr w:rsidR="00746C48" w:rsidRPr="00746C48" w14:paraId="0D458874" w14:textId="77777777" w:rsidTr="007A4ADC">
        <w:trPr>
          <w:trHeight w:val="288"/>
        </w:trPr>
        <w:tc>
          <w:tcPr>
            <w:tcW w:w="1701" w:type="dxa"/>
            <w:tcBorders>
              <w:top w:val="nil"/>
              <w:left w:val="nil"/>
              <w:bottom w:val="nil"/>
              <w:right w:val="nil"/>
            </w:tcBorders>
            <w:shd w:val="clear" w:color="auto" w:fill="auto"/>
            <w:hideMark/>
          </w:tcPr>
          <w:p w14:paraId="57A4576C" w14:textId="77777777" w:rsidR="00746C48" w:rsidRPr="00746C48" w:rsidRDefault="00746C48" w:rsidP="00746C48">
            <w:pPr>
              <w:spacing w:after="0"/>
              <w:rPr>
                <w:color w:val="000000"/>
                <w:sz w:val="22"/>
                <w:szCs w:val="22"/>
              </w:rPr>
            </w:pPr>
            <w:r w:rsidRPr="00746C48">
              <w:rPr>
                <w:color w:val="000000"/>
                <w:sz w:val="22"/>
                <w:szCs w:val="22"/>
              </w:rPr>
              <w:t>IdGenerator</w:t>
            </w:r>
          </w:p>
        </w:tc>
        <w:tc>
          <w:tcPr>
            <w:tcW w:w="851" w:type="dxa"/>
            <w:tcBorders>
              <w:top w:val="nil"/>
              <w:left w:val="nil"/>
              <w:bottom w:val="nil"/>
              <w:right w:val="nil"/>
            </w:tcBorders>
            <w:shd w:val="clear" w:color="auto" w:fill="auto"/>
            <w:hideMark/>
          </w:tcPr>
          <w:p w14:paraId="56BAAF76"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2EA2AEA"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7C7D462B" w14:textId="77777777" w:rsidR="00746C48" w:rsidRPr="00746C48" w:rsidRDefault="00746C48" w:rsidP="00746C48">
            <w:pPr>
              <w:spacing w:after="0"/>
              <w:rPr>
                <w:color w:val="000000"/>
                <w:sz w:val="22"/>
                <w:szCs w:val="22"/>
              </w:rPr>
            </w:pPr>
            <w:r w:rsidRPr="00746C48">
              <w:rPr>
                <w:color w:val="000000"/>
                <w:sz w:val="22"/>
                <w:szCs w:val="22"/>
              </w:rPr>
              <w:t>Создание уникальных идентификаторов</w:t>
            </w:r>
          </w:p>
        </w:tc>
        <w:tc>
          <w:tcPr>
            <w:tcW w:w="1418" w:type="dxa"/>
            <w:tcBorders>
              <w:top w:val="nil"/>
              <w:left w:val="nil"/>
              <w:bottom w:val="nil"/>
              <w:right w:val="nil"/>
            </w:tcBorders>
            <w:shd w:val="clear" w:color="auto" w:fill="auto"/>
            <w:hideMark/>
          </w:tcPr>
          <w:p w14:paraId="6CF9E6CA"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4A17C74C" w14:textId="77777777" w:rsidR="00746C48" w:rsidRPr="00746C48" w:rsidRDefault="00746C48" w:rsidP="00746C48">
            <w:pPr>
              <w:spacing w:after="0"/>
              <w:rPr>
                <w:color w:val="000000"/>
                <w:sz w:val="22"/>
                <w:szCs w:val="22"/>
              </w:rPr>
            </w:pPr>
            <w:r w:rsidRPr="00746C48">
              <w:rPr>
                <w:color w:val="000000"/>
                <w:sz w:val="22"/>
                <w:szCs w:val="22"/>
              </w:rPr>
              <w:t>компоненты DAO</w:t>
            </w:r>
          </w:p>
        </w:tc>
      </w:tr>
      <w:tr w:rsidR="00746C48" w:rsidRPr="00746C48" w14:paraId="0A459B96" w14:textId="77777777" w:rsidTr="007A4ADC">
        <w:trPr>
          <w:trHeight w:val="576"/>
        </w:trPr>
        <w:tc>
          <w:tcPr>
            <w:tcW w:w="1701" w:type="dxa"/>
            <w:tcBorders>
              <w:top w:val="nil"/>
              <w:left w:val="nil"/>
              <w:bottom w:val="nil"/>
              <w:right w:val="nil"/>
            </w:tcBorders>
            <w:shd w:val="clear" w:color="auto" w:fill="auto"/>
            <w:hideMark/>
          </w:tcPr>
          <w:p w14:paraId="3F907573" w14:textId="77777777" w:rsidR="00746C48" w:rsidRPr="00746C48" w:rsidRDefault="00746C48" w:rsidP="00746C48">
            <w:pPr>
              <w:spacing w:after="0"/>
              <w:rPr>
                <w:color w:val="000000"/>
                <w:sz w:val="22"/>
                <w:szCs w:val="22"/>
              </w:rPr>
            </w:pPr>
            <w:r w:rsidRPr="00746C48">
              <w:rPr>
                <w:color w:val="000000"/>
                <w:sz w:val="22"/>
                <w:szCs w:val="22"/>
              </w:rPr>
              <w:lastRenderedPageBreak/>
              <w:t>PersonManagementServiceDao</w:t>
            </w:r>
          </w:p>
        </w:tc>
        <w:tc>
          <w:tcPr>
            <w:tcW w:w="851" w:type="dxa"/>
            <w:tcBorders>
              <w:top w:val="nil"/>
              <w:left w:val="nil"/>
              <w:bottom w:val="nil"/>
              <w:right w:val="nil"/>
            </w:tcBorders>
            <w:shd w:val="clear" w:color="auto" w:fill="auto"/>
            <w:hideMark/>
          </w:tcPr>
          <w:p w14:paraId="23F6962B"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45EBBDD9"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7FDEF995" w14:textId="77777777" w:rsidR="00746C48" w:rsidRPr="00746C48" w:rsidRDefault="00746C48" w:rsidP="00746C48">
            <w:pPr>
              <w:spacing w:after="0"/>
              <w:rPr>
                <w:color w:val="000000"/>
                <w:sz w:val="22"/>
                <w:szCs w:val="22"/>
              </w:rPr>
            </w:pPr>
            <w:r w:rsidRPr="00746C48">
              <w:rPr>
                <w:color w:val="000000"/>
                <w:sz w:val="22"/>
                <w:szCs w:val="22"/>
              </w:rPr>
              <w:t>Управление пользователями и группами</w:t>
            </w:r>
          </w:p>
        </w:tc>
        <w:tc>
          <w:tcPr>
            <w:tcW w:w="1418" w:type="dxa"/>
            <w:tcBorders>
              <w:top w:val="nil"/>
              <w:left w:val="nil"/>
              <w:bottom w:val="nil"/>
              <w:right w:val="nil"/>
            </w:tcBorders>
            <w:shd w:val="clear" w:color="auto" w:fill="auto"/>
            <w:hideMark/>
          </w:tcPr>
          <w:p w14:paraId="2819BB79" w14:textId="77777777"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14:paraId="7E39CB9F" w14:textId="77777777" w:rsidR="00746C48" w:rsidRPr="00746C48" w:rsidRDefault="00746C48" w:rsidP="00746C48">
            <w:pPr>
              <w:spacing w:after="0"/>
              <w:rPr>
                <w:color w:val="000000"/>
                <w:sz w:val="22"/>
                <w:szCs w:val="22"/>
              </w:rPr>
            </w:pPr>
            <w:r w:rsidRPr="00746C48">
              <w:rPr>
                <w:color w:val="000000"/>
                <w:sz w:val="22"/>
                <w:szCs w:val="22"/>
              </w:rPr>
              <w:t>PersonManagementService</w:t>
            </w:r>
          </w:p>
        </w:tc>
      </w:tr>
      <w:tr w:rsidR="00746C48" w:rsidRPr="00746C48" w14:paraId="62B3A322" w14:textId="77777777" w:rsidTr="007A4ADC">
        <w:trPr>
          <w:trHeight w:val="576"/>
        </w:trPr>
        <w:tc>
          <w:tcPr>
            <w:tcW w:w="1701" w:type="dxa"/>
            <w:tcBorders>
              <w:top w:val="nil"/>
              <w:left w:val="nil"/>
              <w:bottom w:val="nil"/>
              <w:right w:val="nil"/>
            </w:tcBorders>
            <w:shd w:val="clear" w:color="auto" w:fill="auto"/>
            <w:hideMark/>
          </w:tcPr>
          <w:p w14:paraId="2B6E70AE" w14:textId="77777777" w:rsidR="00746C48" w:rsidRPr="00746C48" w:rsidRDefault="00746C48" w:rsidP="00746C48">
            <w:pPr>
              <w:spacing w:after="0"/>
              <w:rPr>
                <w:color w:val="000000"/>
                <w:sz w:val="22"/>
                <w:szCs w:val="22"/>
              </w:rPr>
            </w:pPr>
            <w:r w:rsidRPr="00746C48">
              <w:rPr>
                <w:color w:val="000000"/>
                <w:sz w:val="22"/>
                <w:szCs w:val="22"/>
              </w:rPr>
              <w:t>PersonServiceDao</w:t>
            </w:r>
          </w:p>
        </w:tc>
        <w:tc>
          <w:tcPr>
            <w:tcW w:w="851" w:type="dxa"/>
            <w:tcBorders>
              <w:top w:val="nil"/>
              <w:left w:val="nil"/>
              <w:bottom w:val="nil"/>
              <w:right w:val="nil"/>
            </w:tcBorders>
            <w:shd w:val="clear" w:color="auto" w:fill="auto"/>
            <w:hideMark/>
          </w:tcPr>
          <w:p w14:paraId="46E59CFA"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71C3ED85"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047C0B32" w14:textId="77777777" w:rsidR="00746C48" w:rsidRPr="00746C48" w:rsidRDefault="00746C48" w:rsidP="00746C48">
            <w:pPr>
              <w:spacing w:after="0"/>
              <w:rPr>
                <w:color w:val="000000"/>
                <w:sz w:val="22"/>
                <w:szCs w:val="22"/>
              </w:rPr>
            </w:pPr>
            <w:r w:rsidRPr="00746C48">
              <w:rPr>
                <w:color w:val="000000"/>
                <w:sz w:val="22"/>
                <w:szCs w:val="22"/>
              </w:rPr>
              <w:t>Кэш пользователей</w:t>
            </w:r>
          </w:p>
        </w:tc>
        <w:tc>
          <w:tcPr>
            <w:tcW w:w="1418" w:type="dxa"/>
            <w:tcBorders>
              <w:top w:val="nil"/>
              <w:left w:val="nil"/>
              <w:bottom w:val="nil"/>
              <w:right w:val="nil"/>
            </w:tcBorders>
            <w:shd w:val="clear" w:color="auto" w:fill="auto"/>
            <w:hideMark/>
          </w:tcPr>
          <w:p w14:paraId="25C624A7" w14:textId="77777777"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14:paraId="3D78E9F1" w14:textId="77777777" w:rsidR="00746C48" w:rsidRPr="00746C48" w:rsidRDefault="00746C48" w:rsidP="00746C48">
            <w:pPr>
              <w:spacing w:after="0"/>
              <w:rPr>
                <w:color w:val="000000"/>
                <w:sz w:val="22"/>
                <w:szCs w:val="22"/>
              </w:rPr>
            </w:pPr>
            <w:r w:rsidRPr="00746C48">
              <w:rPr>
                <w:color w:val="000000"/>
                <w:sz w:val="22"/>
                <w:szCs w:val="22"/>
              </w:rPr>
              <w:t>PersonService</w:t>
            </w:r>
          </w:p>
        </w:tc>
      </w:tr>
      <w:tr w:rsidR="00746C48" w:rsidRPr="00746C48" w14:paraId="7971A8AF" w14:textId="77777777" w:rsidTr="007A4ADC">
        <w:trPr>
          <w:trHeight w:val="576"/>
        </w:trPr>
        <w:tc>
          <w:tcPr>
            <w:tcW w:w="1701" w:type="dxa"/>
            <w:tcBorders>
              <w:top w:val="nil"/>
              <w:left w:val="nil"/>
              <w:bottom w:val="nil"/>
              <w:right w:val="nil"/>
            </w:tcBorders>
            <w:shd w:val="clear" w:color="auto" w:fill="auto"/>
            <w:hideMark/>
          </w:tcPr>
          <w:p w14:paraId="20862E5D" w14:textId="77777777" w:rsidR="00746C48" w:rsidRPr="00746C48" w:rsidRDefault="00746C48" w:rsidP="00746C48">
            <w:pPr>
              <w:spacing w:after="0"/>
              <w:rPr>
                <w:color w:val="000000"/>
                <w:sz w:val="22"/>
                <w:szCs w:val="22"/>
              </w:rPr>
            </w:pPr>
            <w:r w:rsidRPr="00746C48">
              <w:rPr>
                <w:color w:val="000000"/>
                <w:sz w:val="22"/>
                <w:szCs w:val="22"/>
              </w:rPr>
              <w:t>StatusDao</w:t>
            </w:r>
          </w:p>
        </w:tc>
        <w:tc>
          <w:tcPr>
            <w:tcW w:w="851" w:type="dxa"/>
            <w:tcBorders>
              <w:top w:val="nil"/>
              <w:left w:val="nil"/>
              <w:bottom w:val="nil"/>
              <w:right w:val="nil"/>
            </w:tcBorders>
            <w:shd w:val="clear" w:color="auto" w:fill="auto"/>
            <w:hideMark/>
          </w:tcPr>
          <w:p w14:paraId="56AD658C"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51D9BCD"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6BEEEF8C" w14:textId="77777777" w:rsidR="00746C48" w:rsidRPr="00746C48" w:rsidRDefault="00746C48" w:rsidP="00746C48">
            <w:pPr>
              <w:spacing w:after="0"/>
              <w:rPr>
                <w:color w:val="000000"/>
                <w:sz w:val="22"/>
                <w:szCs w:val="22"/>
              </w:rPr>
            </w:pPr>
            <w:r w:rsidRPr="00746C48">
              <w:rPr>
                <w:color w:val="000000"/>
                <w:sz w:val="22"/>
                <w:szCs w:val="22"/>
              </w:rPr>
              <w:t>Сопоставление числовых идентификаторов статусов именам</w:t>
            </w:r>
          </w:p>
        </w:tc>
        <w:tc>
          <w:tcPr>
            <w:tcW w:w="1418" w:type="dxa"/>
            <w:tcBorders>
              <w:top w:val="nil"/>
              <w:left w:val="nil"/>
              <w:bottom w:val="nil"/>
              <w:right w:val="nil"/>
            </w:tcBorders>
            <w:shd w:val="clear" w:color="auto" w:fill="auto"/>
            <w:hideMark/>
          </w:tcPr>
          <w:p w14:paraId="4868B32A" w14:textId="77777777"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14:paraId="73AE1BE9" w14:textId="77777777" w:rsidR="00746C48" w:rsidRPr="00746C48" w:rsidRDefault="00746C48" w:rsidP="00746C48">
            <w:pPr>
              <w:spacing w:after="0"/>
              <w:rPr>
                <w:color w:val="000000"/>
                <w:sz w:val="22"/>
                <w:szCs w:val="22"/>
              </w:rPr>
            </w:pPr>
          </w:p>
        </w:tc>
      </w:tr>
      <w:tr w:rsidR="00746C48" w:rsidRPr="00746C48" w14:paraId="2FA87708" w14:textId="77777777" w:rsidTr="007A4ADC">
        <w:trPr>
          <w:trHeight w:val="864"/>
        </w:trPr>
        <w:tc>
          <w:tcPr>
            <w:tcW w:w="1701" w:type="dxa"/>
            <w:tcBorders>
              <w:top w:val="nil"/>
              <w:left w:val="nil"/>
              <w:bottom w:val="nil"/>
              <w:right w:val="nil"/>
            </w:tcBorders>
            <w:shd w:val="clear" w:color="auto" w:fill="auto"/>
            <w:hideMark/>
          </w:tcPr>
          <w:p w14:paraId="18614946" w14:textId="77777777" w:rsidR="00746C48" w:rsidRPr="00746C48" w:rsidRDefault="00746C48" w:rsidP="00746C48">
            <w:pPr>
              <w:spacing w:after="0"/>
              <w:rPr>
                <w:color w:val="000000"/>
                <w:sz w:val="22"/>
                <w:szCs w:val="22"/>
              </w:rPr>
            </w:pPr>
            <w:r w:rsidRPr="00746C48">
              <w:rPr>
                <w:color w:val="000000"/>
                <w:sz w:val="22"/>
                <w:szCs w:val="22"/>
              </w:rPr>
              <w:t>UserTransactionService</w:t>
            </w:r>
          </w:p>
        </w:tc>
        <w:tc>
          <w:tcPr>
            <w:tcW w:w="851" w:type="dxa"/>
            <w:tcBorders>
              <w:top w:val="nil"/>
              <w:left w:val="nil"/>
              <w:bottom w:val="nil"/>
              <w:right w:val="nil"/>
            </w:tcBorders>
            <w:shd w:val="clear" w:color="auto" w:fill="auto"/>
            <w:hideMark/>
          </w:tcPr>
          <w:p w14:paraId="6744B41B"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1BE5A0E"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0E91BAA8" w14:textId="77777777" w:rsidR="00746C48" w:rsidRPr="00746C48" w:rsidRDefault="00746C48" w:rsidP="00746C48">
            <w:pPr>
              <w:spacing w:after="0"/>
              <w:rPr>
                <w:color w:val="000000"/>
                <w:sz w:val="22"/>
                <w:szCs w:val="22"/>
              </w:rPr>
            </w:pPr>
            <w:r w:rsidRPr="00746C48">
              <w:rPr>
                <w:color w:val="000000"/>
                <w:sz w:val="22"/>
                <w:szCs w:val="22"/>
              </w:rPr>
              <w:t>Выполнение действий при завершении транзакции</w:t>
            </w:r>
          </w:p>
        </w:tc>
        <w:tc>
          <w:tcPr>
            <w:tcW w:w="1418" w:type="dxa"/>
            <w:tcBorders>
              <w:top w:val="nil"/>
              <w:left w:val="nil"/>
              <w:bottom w:val="nil"/>
              <w:right w:val="nil"/>
            </w:tcBorders>
            <w:shd w:val="clear" w:color="auto" w:fill="auto"/>
            <w:hideMark/>
          </w:tcPr>
          <w:p w14:paraId="07B28445" w14:textId="77777777" w:rsidR="00746C48" w:rsidRPr="00746C48" w:rsidRDefault="00746C48" w:rsidP="00746C48">
            <w:pPr>
              <w:spacing w:after="0"/>
              <w:rPr>
                <w:color w:val="000000"/>
                <w:sz w:val="22"/>
                <w:szCs w:val="22"/>
              </w:rPr>
            </w:pPr>
            <w:r w:rsidRPr="00746C48">
              <w:rPr>
                <w:color w:val="000000"/>
                <w:sz w:val="22"/>
                <w:szCs w:val="22"/>
              </w:rPr>
              <w:t>Ядро</w:t>
            </w:r>
          </w:p>
        </w:tc>
        <w:tc>
          <w:tcPr>
            <w:tcW w:w="2177" w:type="dxa"/>
            <w:tcBorders>
              <w:top w:val="nil"/>
              <w:left w:val="nil"/>
              <w:bottom w:val="nil"/>
              <w:right w:val="nil"/>
            </w:tcBorders>
            <w:shd w:val="clear" w:color="auto" w:fill="auto"/>
            <w:hideMark/>
          </w:tcPr>
          <w:p w14:paraId="6688F83F" w14:textId="77777777" w:rsidR="00746C48" w:rsidRPr="00746C48" w:rsidRDefault="00746C48" w:rsidP="00746C48">
            <w:pPr>
              <w:spacing w:after="0"/>
              <w:rPr>
                <w:color w:val="000000"/>
                <w:sz w:val="22"/>
                <w:szCs w:val="22"/>
              </w:rPr>
            </w:pPr>
            <w:r w:rsidRPr="00746C48">
              <w:rPr>
                <w:color w:val="000000"/>
                <w:sz w:val="22"/>
                <w:szCs w:val="22"/>
              </w:rPr>
              <w:t>DynamicGroupService и др. компоненты подсистемы прав; AttachmentContentDao и др.</w:t>
            </w:r>
          </w:p>
        </w:tc>
      </w:tr>
      <w:tr w:rsidR="00746C48" w:rsidRPr="00746C48" w14:paraId="55D29AB2" w14:textId="77777777" w:rsidTr="007A4ADC">
        <w:trPr>
          <w:trHeight w:val="864"/>
        </w:trPr>
        <w:tc>
          <w:tcPr>
            <w:tcW w:w="1701" w:type="dxa"/>
            <w:tcBorders>
              <w:top w:val="nil"/>
              <w:left w:val="nil"/>
              <w:bottom w:val="nil"/>
              <w:right w:val="nil"/>
            </w:tcBorders>
            <w:shd w:val="clear" w:color="auto" w:fill="auto"/>
            <w:hideMark/>
          </w:tcPr>
          <w:p w14:paraId="6CEB4831" w14:textId="77777777" w:rsidR="00746C48" w:rsidRPr="00746C48" w:rsidRDefault="00746C48" w:rsidP="00746C48">
            <w:pPr>
              <w:spacing w:after="0"/>
              <w:rPr>
                <w:color w:val="000000"/>
                <w:sz w:val="22"/>
                <w:szCs w:val="22"/>
              </w:rPr>
            </w:pPr>
            <w:r w:rsidRPr="00746C48">
              <w:rPr>
                <w:color w:val="000000"/>
                <w:sz w:val="22"/>
                <w:szCs w:val="22"/>
              </w:rPr>
              <w:t>AccessControlService</w:t>
            </w:r>
          </w:p>
        </w:tc>
        <w:tc>
          <w:tcPr>
            <w:tcW w:w="851" w:type="dxa"/>
            <w:tcBorders>
              <w:top w:val="nil"/>
              <w:left w:val="nil"/>
              <w:bottom w:val="nil"/>
              <w:right w:val="nil"/>
            </w:tcBorders>
            <w:shd w:val="clear" w:color="auto" w:fill="auto"/>
            <w:hideMark/>
          </w:tcPr>
          <w:p w14:paraId="193D7B49"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66AF602E"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7109BB8B" w14:textId="77777777" w:rsidR="00746C48" w:rsidRPr="00746C48" w:rsidRDefault="00746C48" w:rsidP="00746C48">
            <w:pPr>
              <w:spacing w:after="0"/>
              <w:rPr>
                <w:color w:val="000000"/>
                <w:sz w:val="22"/>
                <w:szCs w:val="22"/>
              </w:rPr>
            </w:pPr>
            <w:r w:rsidRPr="00746C48">
              <w:rPr>
                <w:color w:val="000000"/>
                <w:sz w:val="22"/>
                <w:szCs w:val="22"/>
              </w:rPr>
              <w:t>Служба контроля доступа</w:t>
            </w:r>
          </w:p>
        </w:tc>
        <w:tc>
          <w:tcPr>
            <w:tcW w:w="1418" w:type="dxa"/>
            <w:tcBorders>
              <w:top w:val="nil"/>
              <w:left w:val="nil"/>
              <w:bottom w:val="nil"/>
              <w:right w:val="nil"/>
            </w:tcBorders>
            <w:shd w:val="clear" w:color="auto" w:fill="auto"/>
            <w:hideMark/>
          </w:tcPr>
          <w:p w14:paraId="1D6CC6D9"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71153657" w14:textId="77777777" w:rsidR="00746C48" w:rsidRPr="00746C48" w:rsidRDefault="00746C48" w:rsidP="00746C48">
            <w:pPr>
              <w:spacing w:after="0"/>
              <w:rPr>
                <w:color w:val="000000"/>
                <w:sz w:val="22"/>
                <w:szCs w:val="22"/>
              </w:rPr>
            </w:pPr>
            <w:r w:rsidRPr="00746C48">
              <w:rPr>
                <w:color w:val="000000"/>
                <w:sz w:val="22"/>
                <w:szCs w:val="22"/>
              </w:rPr>
              <w:t>DomainObjectDao, CollectionsDao, а также все компоненты, взаимодействующие с ними</w:t>
            </w:r>
          </w:p>
        </w:tc>
      </w:tr>
      <w:tr w:rsidR="00746C48" w:rsidRPr="00746C48" w14:paraId="24C99CD8" w14:textId="77777777" w:rsidTr="007A4ADC">
        <w:trPr>
          <w:trHeight w:val="288"/>
        </w:trPr>
        <w:tc>
          <w:tcPr>
            <w:tcW w:w="1701" w:type="dxa"/>
            <w:tcBorders>
              <w:top w:val="nil"/>
              <w:left w:val="nil"/>
              <w:bottom w:val="nil"/>
              <w:right w:val="nil"/>
            </w:tcBorders>
            <w:shd w:val="clear" w:color="auto" w:fill="auto"/>
            <w:hideMark/>
          </w:tcPr>
          <w:p w14:paraId="0B857882" w14:textId="77777777" w:rsidR="00746C48" w:rsidRPr="00746C48" w:rsidRDefault="00746C48" w:rsidP="00746C48">
            <w:pPr>
              <w:spacing w:after="0"/>
              <w:rPr>
                <w:color w:val="000000"/>
                <w:sz w:val="22"/>
                <w:szCs w:val="22"/>
              </w:rPr>
            </w:pPr>
            <w:r w:rsidRPr="00746C48">
              <w:rPr>
                <w:color w:val="000000"/>
                <w:sz w:val="22"/>
                <w:szCs w:val="22"/>
              </w:rPr>
              <w:t>ContextRoleCollector</w:t>
            </w:r>
          </w:p>
        </w:tc>
        <w:tc>
          <w:tcPr>
            <w:tcW w:w="851" w:type="dxa"/>
            <w:tcBorders>
              <w:top w:val="nil"/>
              <w:left w:val="nil"/>
              <w:bottom w:val="nil"/>
              <w:right w:val="nil"/>
            </w:tcBorders>
            <w:shd w:val="clear" w:color="auto" w:fill="auto"/>
            <w:hideMark/>
          </w:tcPr>
          <w:p w14:paraId="1A6CBE8A"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8D66728"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34405E1F" w14:textId="77777777" w:rsidR="00746C48" w:rsidRPr="00746C48" w:rsidRDefault="00746C48" w:rsidP="00746C48">
            <w:pPr>
              <w:spacing w:after="0"/>
              <w:rPr>
                <w:color w:val="000000"/>
                <w:sz w:val="22"/>
                <w:szCs w:val="22"/>
              </w:rPr>
            </w:pPr>
            <w:r w:rsidRPr="00746C48">
              <w:rPr>
                <w:color w:val="000000"/>
                <w:sz w:val="22"/>
                <w:szCs w:val="22"/>
              </w:rPr>
              <w:t>Вычисление контекстных ролей</w:t>
            </w:r>
          </w:p>
        </w:tc>
        <w:tc>
          <w:tcPr>
            <w:tcW w:w="1418" w:type="dxa"/>
            <w:tcBorders>
              <w:top w:val="nil"/>
              <w:left w:val="nil"/>
              <w:bottom w:val="nil"/>
              <w:right w:val="nil"/>
            </w:tcBorders>
            <w:shd w:val="clear" w:color="auto" w:fill="auto"/>
            <w:hideMark/>
          </w:tcPr>
          <w:p w14:paraId="24679704"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3519406E" w14:textId="77777777" w:rsidR="00746C48" w:rsidRPr="00746C48" w:rsidRDefault="00746C48" w:rsidP="00746C48">
            <w:pPr>
              <w:spacing w:after="0"/>
              <w:rPr>
                <w:color w:val="000000"/>
                <w:sz w:val="22"/>
                <w:szCs w:val="22"/>
              </w:rPr>
            </w:pPr>
          </w:p>
        </w:tc>
      </w:tr>
      <w:tr w:rsidR="00746C48" w:rsidRPr="00746C48" w14:paraId="5EF538FE" w14:textId="77777777" w:rsidTr="007A4ADC">
        <w:trPr>
          <w:trHeight w:val="288"/>
        </w:trPr>
        <w:tc>
          <w:tcPr>
            <w:tcW w:w="1701" w:type="dxa"/>
            <w:tcBorders>
              <w:top w:val="nil"/>
              <w:left w:val="nil"/>
              <w:bottom w:val="nil"/>
              <w:right w:val="nil"/>
            </w:tcBorders>
            <w:shd w:val="clear" w:color="auto" w:fill="auto"/>
            <w:hideMark/>
          </w:tcPr>
          <w:p w14:paraId="6592DEFC" w14:textId="77777777" w:rsidR="00746C48" w:rsidRPr="00746C48" w:rsidRDefault="00746C48" w:rsidP="00746C48">
            <w:pPr>
              <w:spacing w:after="0"/>
              <w:rPr>
                <w:color w:val="000000"/>
                <w:sz w:val="22"/>
                <w:szCs w:val="22"/>
              </w:rPr>
            </w:pPr>
            <w:r w:rsidRPr="00746C48">
              <w:rPr>
                <w:color w:val="000000"/>
                <w:sz w:val="22"/>
                <w:szCs w:val="22"/>
              </w:rPr>
              <w:t>DynamicGroupCollector</w:t>
            </w:r>
          </w:p>
        </w:tc>
        <w:tc>
          <w:tcPr>
            <w:tcW w:w="851" w:type="dxa"/>
            <w:tcBorders>
              <w:top w:val="nil"/>
              <w:left w:val="nil"/>
              <w:bottom w:val="nil"/>
              <w:right w:val="nil"/>
            </w:tcBorders>
            <w:shd w:val="clear" w:color="auto" w:fill="auto"/>
            <w:hideMark/>
          </w:tcPr>
          <w:p w14:paraId="4E81658D"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521C3AA"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0B5C2AC0" w14:textId="77777777" w:rsidR="00746C48" w:rsidRPr="00746C48" w:rsidRDefault="00746C48" w:rsidP="00746C48">
            <w:pPr>
              <w:spacing w:after="0"/>
              <w:rPr>
                <w:color w:val="000000"/>
                <w:sz w:val="22"/>
                <w:szCs w:val="22"/>
              </w:rPr>
            </w:pPr>
            <w:r w:rsidRPr="00746C48">
              <w:rPr>
                <w:color w:val="000000"/>
                <w:sz w:val="22"/>
                <w:szCs w:val="22"/>
              </w:rPr>
              <w:t>Вычисление динамических групп</w:t>
            </w:r>
          </w:p>
        </w:tc>
        <w:tc>
          <w:tcPr>
            <w:tcW w:w="1418" w:type="dxa"/>
            <w:tcBorders>
              <w:top w:val="nil"/>
              <w:left w:val="nil"/>
              <w:bottom w:val="nil"/>
              <w:right w:val="nil"/>
            </w:tcBorders>
            <w:shd w:val="clear" w:color="auto" w:fill="auto"/>
            <w:hideMark/>
          </w:tcPr>
          <w:p w14:paraId="69E0C0FE"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6E58C7C8" w14:textId="77777777" w:rsidR="00746C48" w:rsidRPr="00746C48" w:rsidRDefault="00746C48" w:rsidP="00746C48">
            <w:pPr>
              <w:spacing w:after="0"/>
              <w:rPr>
                <w:color w:val="000000"/>
                <w:sz w:val="22"/>
                <w:szCs w:val="22"/>
              </w:rPr>
            </w:pPr>
          </w:p>
        </w:tc>
      </w:tr>
      <w:tr w:rsidR="00746C48" w:rsidRPr="00746C48" w14:paraId="6F7CC06A" w14:textId="77777777" w:rsidTr="007A4ADC">
        <w:trPr>
          <w:trHeight w:val="288"/>
        </w:trPr>
        <w:tc>
          <w:tcPr>
            <w:tcW w:w="1701" w:type="dxa"/>
            <w:tcBorders>
              <w:top w:val="nil"/>
              <w:left w:val="nil"/>
              <w:bottom w:val="nil"/>
              <w:right w:val="nil"/>
            </w:tcBorders>
            <w:shd w:val="clear" w:color="auto" w:fill="auto"/>
            <w:hideMark/>
          </w:tcPr>
          <w:p w14:paraId="00985380" w14:textId="77777777" w:rsidR="00746C48" w:rsidRPr="00746C48" w:rsidRDefault="00746C48" w:rsidP="00746C48">
            <w:pPr>
              <w:spacing w:after="0"/>
              <w:rPr>
                <w:color w:val="000000"/>
                <w:sz w:val="22"/>
                <w:szCs w:val="22"/>
              </w:rPr>
            </w:pPr>
            <w:r w:rsidRPr="00746C48">
              <w:rPr>
                <w:color w:val="000000"/>
                <w:sz w:val="22"/>
                <w:szCs w:val="22"/>
              </w:rPr>
              <w:t>DynamicGroupService</w:t>
            </w:r>
          </w:p>
        </w:tc>
        <w:tc>
          <w:tcPr>
            <w:tcW w:w="851" w:type="dxa"/>
            <w:tcBorders>
              <w:top w:val="nil"/>
              <w:left w:val="nil"/>
              <w:bottom w:val="nil"/>
              <w:right w:val="nil"/>
            </w:tcBorders>
            <w:shd w:val="clear" w:color="auto" w:fill="auto"/>
            <w:hideMark/>
          </w:tcPr>
          <w:p w14:paraId="6EC80633"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0AA2D548"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23DCE8D3" w14:textId="77777777" w:rsidR="00746C48" w:rsidRPr="00746C48" w:rsidRDefault="00746C48" w:rsidP="00746C48">
            <w:pPr>
              <w:spacing w:after="0"/>
              <w:rPr>
                <w:color w:val="000000"/>
                <w:sz w:val="22"/>
                <w:szCs w:val="22"/>
              </w:rPr>
            </w:pPr>
            <w:r w:rsidRPr="00746C48">
              <w:rPr>
                <w:color w:val="000000"/>
                <w:sz w:val="22"/>
                <w:szCs w:val="22"/>
              </w:rPr>
              <w:t>Пересчёт динамических групп</w:t>
            </w:r>
          </w:p>
        </w:tc>
        <w:tc>
          <w:tcPr>
            <w:tcW w:w="1418" w:type="dxa"/>
            <w:tcBorders>
              <w:top w:val="nil"/>
              <w:left w:val="nil"/>
              <w:bottom w:val="nil"/>
              <w:right w:val="nil"/>
            </w:tcBorders>
            <w:shd w:val="clear" w:color="auto" w:fill="auto"/>
            <w:hideMark/>
          </w:tcPr>
          <w:p w14:paraId="6CDCACEF"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68E33532" w14:textId="77777777" w:rsidR="00746C48" w:rsidRPr="00746C48" w:rsidRDefault="00746C48" w:rsidP="00746C48">
            <w:pPr>
              <w:spacing w:after="0"/>
              <w:rPr>
                <w:color w:val="000000"/>
                <w:sz w:val="22"/>
                <w:szCs w:val="22"/>
              </w:rPr>
            </w:pPr>
          </w:p>
        </w:tc>
      </w:tr>
      <w:tr w:rsidR="00746C48" w:rsidRPr="00746C48" w14:paraId="5615570A" w14:textId="77777777" w:rsidTr="007A4ADC">
        <w:trPr>
          <w:trHeight w:val="288"/>
        </w:trPr>
        <w:tc>
          <w:tcPr>
            <w:tcW w:w="1701" w:type="dxa"/>
            <w:tcBorders>
              <w:top w:val="nil"/>
              <w:left w:val="nil"/>
              <w:bottom w:val="nil"/>
              <w:right w:val="nil"/>
            </w:tcBorders>
            <w:shd w:val="clear" w:color="auto" w:fill="auto"/>
            <w:hideMark/>
          </w:tcPr>
          <w:p w14:paraId="1FEE8903" w14:textId="77777777" w:rsidR="00746C48" w:rsidRPr="00746C48" w:rsidRDefault="00746C48" w:rsidP="00746C48">
            <w:pPr>
              <w:spacing w:after="0"/>
              <w:rPr>
                <w:color w:val="000000"/>
                <w:sz w:val="22"/>
                <w:szCs w:val="22"/>
              </w:rPr>
            </w:pPr>
            <w:r w:rsidRPr="00746C48">
              <w:rPr>
                <w:color w:val="000000"/>
                <w:sz w:val="22"/>
                <w:szCs w:val="22"/>
              </w:rPr>
              <w:t>PermissionServiceDao</w:t>
            </w:r>
          </w:p>
        </w:tc>
        <w:tc>
          <w:tcPr>
            <w:tcW w:w="851" w:type="dxa"/>
            <w:tcBorders>
              <w:top w:val="nil"/>
              <w:left w:val="nil"/>
              <w:bottom w:val="nil"/>
              <w:right w:val="nil"/>
            </w:tcBorders>
            <w:shd w:val="clear" w:color="auto" w:fill="auto"/>
            <w:hideMark/>
          </w:tcPr>
          <w:p w14:paraId="1D0AFE26"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49C4CB46"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1DB7239C" w14:textId="77777777" w:rsidR="00746C48" w:rsidRPr="00746C48" w:rsidRDefault="00746C48" w:rsidP="00746C48">
            <w:pPr>
              <w:spacing w:after="0"/>
              <w:rPr>
                <w:color w:val="000000"/>
                <w:sz w:val="22"/>
                <w:szCs w:val="22"/>
              </w:rPr>
            </w:pPr>
            <w:r w:rsidRPr="00746C48">
              <w:rPr>
                <w:color w:val="000000"/>
                <w:sz w:val="22"/>
                <w:szCs w:val="22"/>
              </w:rPr>
              <w:t>Сервис обновления списков доступа</w:t>
            </w:r>
          </w:p>
        </w:tc>
        <w:tc>
          <w:tcPr>
            <w:tcW w:w="1418" w:type="dxa"/>
            <w:tcBorders>
              <w:top w:val="nil"/>
              <w:left w:val="nil"/>
              <w:bottom w:val="nil"/>
              <w:right w:val="nil"/>
            </w:tcBorders>
            <w:shd w:val="clear" w:color="auto" w:fill="auto"/>
            <w:hideMark/>
          </w:tcPr>
          <w:p w14:paraId="15DDCFB9"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79769A96" w14:textId="77777777" w:rsidR="00746C48" w:rsidRPr="00746C48" w:rsidRDefault="00746C48" w:rsidP="00746C48">
            <w:pPr>
              <w:spacing w:after="0"/>
              <w:rPr>
                <w:color w:val="000000"/>
                <w:sz w:val="22"/>
                <w:szCs w:val="22"/>
              </w:rPr>
            </w:pPr>
          </w:p>
        </w:tc>
      </w:tr>
      <w:tr w:rsidR="00746C48" w:rsidRPr="00746C48" w14:paraId="1AB44F8B" w14:textId="77777777" w:rsidTr="007A4ADC">
        <w:trPr>
          <w:trHeight w:val="288"/>
        </w:trPr>
        <w:tc>
          <w:tcPr>
            <w:tcW w:w="1701" w:type="dxa"/>
            <w:tcBorders>
              <w:top w:val="nil"/>
              <w:left w:val="nil"/>
              <w:bottom w:val="nil"/>
              <w:right w:val="nil"/>
            </w:tcBorders>
            <w:shd w:val="clear" w:color="auto" w:fill="auto"/>
            <w:hideMark/>
          </w:tcPr>
          <w:p w14:paraId="0BB8FFDD" w14:textId="77777777" w:rsidR="00746C48" w:rsidRPr="00746C48" w:rsidRDefault="00746C48" w:rsidP="00746C48">
            <w:pPr>
              <w:spacing w:after="0"/>
              <w:rPr>
                <w:color w:val="000000"/>
                <w:sz w:val="22"/>
                <w:szCs w:val="22"/>
              </w:rPr>
            </w:pPr>
            <w:r w:rsidRPr="00746C48">
              <w:rPr>
                <w:color w:val="000000"/>
                <w:sz w:val="22"/>
                <w:szCs w:val="22"/>
              </w:rPr>
              <w:t>UserGroupGlobalCache</w:t>
            </w:r>
          </w:p>
        </w:tc>
        <w:tc>
          <w:tcPr>
            <w:tcW w:w="851" w:type="dxa"/>
            <w:tcBorders>
              <w:top w:val="nil"/>
              <w:left w:val="nil"/>
              <w:bottom w:val="nil"/>
              <w:right w:val="nil"/>
            </w:tcBorders>
            <w:shd w:val="clear" w:color="auto" w:fill="auto"/>
            <w:hideMark/>
          </w:tcPr>
          <w:p w14:paraId="533C83F8" w14:textId="77777777" w:rsidR="00746C48" w:rsidRPr="00746C48" w:rsidRDefault="00746C48" w:rsidP="00746C48">
            <w:pPr>
              <w:spacing w:after="0"/>
              <w:rPr>
                <w:color w:val="000000"/>
                <w:sz w:val="22"/>
                <w:szCs w:val="22"/>
              </w:rPr>
            </w:pPr>
            <w:r w:rsidRPr="00746C48">
              <w:rPr>
                <w:color w:val="000000"/>
                <w:sz w:val="22"/>
                <w:szCs w:val="22"/>
              </w:rPr>
              <w:t>DAO</w:t>
            </w:r>
          </w:p>
        </w:tc>
        <w:tc>
          <w:tcPr>
            <w:tcW w:w="850" w:type="dxa"/>
            <w:tcBorders>
              <w:top w:val="nil"/>
              <w:left w:val="nil"/>
              <w:bottom w:val="nil"/>
              <w:right w:val="nil"/>
            </w:tcBorders>
            <w:shd w:val="clear" w:color="auto" w:fill="auto"/>
            <w:hideMark/>
          </w:tcPr>
          <w:p w14:paraId="539FB442"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30D328C9" w14:textId="77777777" w:rsidR="00746C48" w:rsidRPr="00746C48" w:rsidRDefault="00746C48" w:rsidP="00746C48">
            <w:pPr>
              <w:spacing w:after="0"/>
              <w:rPr>
                <w:color w:val="000000"/>
                <w:sz w:val="22"/>
                <w:szCs w:val="22"/>
              </w:rPr>
            </w:pPr>
            <w:r w:rsidRPr="00746C48">
              <w:rPr>
                <w:color w:val="000000"/>
                <w:sz w:val="22"/>
                <w:szCs w:val="22"/>
              </w:rPr>
              <w:t>Кэш групп пользователей</w:t>
            </w:r>
          </w:p>
        </w:tc>
        <w:tc>
          <w:tcPr>
            <w:tcW w:w="1418" w:type="dxa"/>
            <w:tcBorders>
              <w:top w:val="nil"/>
              <w:left w:val="nil"/>
              <w:bottom w:val="nil"/>
              <w:right w:val="nil"/>
            </w:tcBorders>
            <w:shd w:val="clear" w:color="auto" w:fill="auto"/>
            <w:hideMark/>
          </w:tcPr>
          <w:p w14:paraId="2FD07492"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6B14DECD" w14:textId="77777777" w:rsidR="00746C48" w:rsidRPr="00746C48" w:rsidRDefault="00746C48" w:rsidP="00746C48">
            <w:pPr>
              <w:spacing w:after="0"/>
              <w:rPr>
                <w:color w:val="000000"/>
                <w:sz w:val="22"/>
                <w:szCs w:val="22"/>
              </w:rPr>
            </w:pPr>
          </w:p>
        </w:tc>
      </w:tr>
      <w:tr w:rsidR="00746C48" w:rsidRPr="00746C48" w14:paraId="0375F27E" w14:textId="77777777" w:rsidTr="007A4ADC">
        <w:trPr>
          <w:trHeight w:val="288"/>
        </w:trPr>
        <w:tc>
          <w:tcPr>
            <w:tcW w:w="1701" w:type="dxa"/>
            <w:tcBorders>
              <w:top w:val="nil"/>
              <w:left w:val="nil"/>
              <w:bottom w:val="nil"/>
              <w:right w:val="nil"/>
            </w:tcBorders>
            <w:shd w:val="clear" w:color="auto" w:fill="auto"/>
            <w:hideMark/>
          </w:tcPr>
          <w:p w14:paraId="125C3EB9" w14:textId="77777777" w:rsidR="00746C48" w:rsidRPr="00746C48" w:rsidRDefault="00746C48" w:rsidP="00746C48">
            <w:pPr>
              <w:spacing w:after="0"/>
              <w:rPr>
                <w:color w:val="000000"/>
                <w:sz w:val="22"/>
                <w:szCs w:val="22"/>
              </w:rPr>
            </w:pPr>
            <w:r w:rsidRPr="00746C48">
              <w:rPr>
                <w:color w:val="000000"/>
                <w:sz w:val="22"/>
                <w:szCs w:val="22"/>
              </w:rPr>
              <w:t>ConfigurationExplorer</w:t>
            </w:r>
          </w:p>
        </w:tc>
        <w:tc>
          <w:tcPr>
            <w:tcW w:w="851" w:type="dxa"/>
            <w:tcBorders>
              <w:top w:val="nil"/>
              <w:left w:val="nil"/>
              <w:bottom w:val="nil"/>
              <w:right w:val="nil"/>
            </w:tcBorders>
            <w:shd w:val="clear" w:color="auto" w:fill="auto"/>
            <w:hideMark/>
          </w:tcPr>
          <w:p w14:paraId="77DEEDA9" w14:textId="77777777"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14:paraId="3E505DE9"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2C2F94AE" w14:textId="77777777" w:rsidR="00746C48" w:rsidRPr="00746C48" w:rsidRDefault="00746C48" w:rsidP="00746C48">
            <w:pPr>
              <w:spacing w:after="0"/>
              <w:rPr>
                <w:color w:val="000000"/>
                <w:sz w:val="22"/>
                <w:szCs w:val="22"/>
              </w:rPr>
            </w:pPr>
            <w:r w:rsidRPr="00746C48">
              <w:rPr>
                <w:color w:val="000000"/>
                <w:sz w:val="22"/>
                <w:szCs w:val="22"/>
              </w:rPr>
              <w:t>Чтение конфигурации</w:t>
            </w:r>
          </w:p>
        </w:tc>
        <w:tc>
          <w:tcPr>
            <w:tcW w:w="1418" w:type="dxa"/>
            <w:tcBorders>
              <w:top w:val="nil"/>
              <w:left w:val="nil"/>
              <w:bottom w:val="nil"/>
              <w:right w:val="nil"/>
            </w:tcBorders>
            <w:shd w:val="clear" w:color="auto" w:fill="auto"/>
            <w:hideMark/>
          </w:tcPr>
          <w:p w14:paraId="3867934E" w14:textId="77777777"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14:paraId="788AE4BC" w14:textId="77777777" w:rsidR="00746C48" w:rsidRPr="00746C48" w:rsidRDefault="00746C48" w:rsidP="00746C48">
            <w:pPr>
              <w:spacing w:after="0"/>
              <w:rPr>
                <w:color w:val="000000"/>
                <w:sz w:val="22"/>
                <w:szCs w:val="22"/>
              </w:rPr>
            </w:pPr>
            <w:r w:rsidRPr="00746C48">
              <w:rPr>
                <w:color w:val="000000"/>
                <w:sz w:val="22"/>
                <w:szCs w:val="22"/>
              </w:rPr>
              <w:t>многие компоненты</w:t>
            </w:r>
          </w:p>
        </w:tc>
      </w:tr>
      <w:tr w:rsidR="00746C48" w:rsidRPr="00746C48" w14:paraId="7B9EB77C" w14:textId="77777777" w:rsidTr="007A4ADC">
        <w:trPr>
          <w:trHeight w:val="576"/>
        </w:trPr>
        <w:tc>
          <w:tcPr>
            <w:tcW w:w="1701" w:type="dxa"/>
            <w:tcBorders>
              <w:top w:val="nil"/>
              <w:left w:val="nil"/>
              <w:bottom w:val="nil"/>
              <w:right w:val="nil"/>
            </w:tcBorders>
            <w:shd w:val="clear" w:color="auto" w:fill="auto"/>
            <w:hideMark/>
          </w:tcPr>
          <w:p w14:paraId="5EE4785B" w14:textId="77777777" w:rsidR="00746C48" w:rsidRPr="00746C48" w:rsidRDefault="00746C48" w:rsidP="00746C48">
            <w:pPr>
              <w:spacing w:after="0"/>
              <w:rPr>
                <w:color w:val="000000"/>
                <w:sz w:val="22"/>
                <w:szCs w:val="22"/>
              </w:rPr>
            </w:pPr>
            <w:r w:rsidRPr="00746C48">
              <w:rPr>
                <w:color w:val="000000"/>
                <w:sz w:val="22"/>
                <w:szCs w:val="22"/>
              </w:rPr>
              <w:t>ModuleService</w:t>
            </w:r>
          </w:p>
        </w:tc>
        <w:tc>
          <w:tcPr>
            <w:tcW w:w="851" w:type="dxa"/>
            <w:tcBorders>
              <w:top w:val="nil"/>
              <w:left w:val="nil"/>
              <w:bottom w:val="nil"/>
              <w:right w:val="nil"/>
            </w:tcBorders>
            <w:shd w:val="clear" w:color="auto" w:fill="auto"/>
            <w:hideMark/>
          </w:tcPr>
          <w:p w14:paraId="7DEA17D1" w14:textId="77777777" w:rsidR="00746C48" w:rsidRPr="00746C48" w:rsidRDefault="00746C48" w:rsidP="00746C48">
            <w:pPr>
              <w:spacing w:after="0"/>
              <w:rPr>
                <w:color w:val="000000"/>
                <w:sz w:val="22"/>
                <w:szCs w:val="22"/>
              </w:rPr>
            </w:pPr>
            <w:r w:rsidRPr="00746C48">
              <w:rPr>
                <w:color w:val="000000"/>
                <w:sz w:val="22"/>
                <w:szCs w:val="22"/>
              </w:rPr>
              <w:t>Conf</w:t>
            </w:r>
          </w:p>
        </w:tc>
        <w:tc>
          <w:tcPr>
            <w:tcW w:w="850" w:type="dxa"/>
            <w:tcBorders>
              <w:top w:val="nil"/>
              <w:left w:val="nil"/>
              <w:bottom w:val="nil"/>
              <w:right w:val="nil"/>
            </w:tcBorders>
            <w:shd w:val="clear" w:color="auto" w:fill="auto"/>
            <w:hideMark/>
          </w:tcPr>
          <w:p w14:paraId="18A0A830"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6660E545" w14:textId="77777777" w:rsidR="00746C48" w:rsidRPr="00746C48" w:rsidRDefault="00746C48" w:rsidP="00746C48">
            <w:pPr>
              <w:spacing w:after="0"/>
              <w:rPr>
                <w:color w:val="000000"/>
                <w:sz w:val="22"/>
                <w:szCs w:val="22"/>
              </w:rPr>
            </w:pPr>
            <w:r w:rsidRPr="00746C48">
              <w:rPr>
                <w:color w:val="000000"/>
                <w:sz w:val="22"/>
                <w:szCs w:val="22"/>
              </w:rPr>
              <w:t>Реестр модулей системы</w:t>
            </w:r>
          </w:p>
        </w:tc>
        <w:tc>
          <w:tcPr>
            <w:tcW w:w="1418" w:type="dxa"/>
            <w:tcBorders>
              <w:top w:val="nil"/>
              <w:left w:val="nil"/>
              <w:bottom w:val="nil"/>
              <w:right w:val="nil"/>
            </w:tcBorders>
            <w:shd w:val="clear" w:color="auto" w:fill="auto"/>
            <w:hideMark/>
          </w:tcPr>
          <w:p w14:paraId="2E486BDF" w14:textId="77777777"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14:paraId="2B5F21C1" w14:textId="77777777" w:rsidR="00746C48" w:rsidRPr="00746C48" w:rsidRDefault="00746C48" w:rsidP="00746C48">
            <w:pPr>
              <w:spacing w:after="0"/>
              <w:rPr>
                <w:color w:val="000000"/>
                <w:sz w:val="22"/>
                <w:szCs w:val="22"/>
              </w:rPr>
            </w:pPr>
            <w:r w:rsidRPr="00746C48">
              <w:rPr>
                <w:color w:val="000000"/>
                <w:sz w:val="22"/>
                <w:szCs w:val="22"/>
              </w:rPr>
              <w:t>ConfigurationExplorer, ExtensionService, …</w:t>
            </w:r>
          </w:p>
        </w:tc>
      </w:tr>
      <w:tr w:rsidR="00746C48" w:rsidRPr="00746C48" w14:paraId="646DCAFB" w14:textId="77777777" w:rsidTr="007A4ADC">
        <w:trPr>
          <w:trHeight w:val="288"/>
        </w:trPr>
        <w:tc>
          <w:tcPr>
            <w:tcW w:w="1701" w:type="dxa"/>
            <w:tcBorders>
              <w:top w:val="nil"/>
              <w:left w:val="nil"/>
              <w:bottom w:val="nil"/>
              <w:right w:val="nil"/>
            </w:tcBorders>
            <w:shd w:val="clear" w:color="auto" w:fill="auto"/>
            <w:hideMark/>
          </w:tcPr>
          <w:p w14:paraId="12F2101A" w14:textId="77777777" w:rsidR="00746C48" w:rsidRPr="00746C48" w:rsidRDefault="00746C48" w:rsidP="00746C48">
            <w:pPr>
              <w:spacing w:after="0"/>
              <w:rPr>
                <w:color w:val="000000"/>
                <w:sz w:val="22"/>
                <w:szCs w:val="22"/>
              </w:rPr>
            </w:pPr>
            <w:r w:rsidRPr="00746C48">
              <w:rPr>
                <w:color w:val="000000"/>
                <w:sz w:val="22"/>
                <w:szCs w:val="22"/>
              </w:rPr>
              <w:t>AttachmentService</w:t>
            </w:r>
          </w:p>
        </w:tc>
        <w:tc>
          <w:tcPr>
            <w:tcW w:w="851" w:type="dxa"/>
            <w:tcBorders>
              <w:top w:val="nil"/>
              <w:left w:val="nil"/>
              <w:bottom w:val="nil"/>
              <w:right w:val="nil"/>
            </w:tcBorders>
            <w:shd w:val="clear" w:color="auto" w:fill="auto"/>
            <w:hideMark/>
          </w:tcPr>
          <w:p w14:paraId="6B607941"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6F189B36"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1E075656" w14:textId="77777777" w:rsidR="00746C48" w:rsidRPr="00746C48" w:rsidRDefault="00746C48" w:rsidP="00746C48">
            <w:pPr>
              <w:spacing w:after="0"/>
              <w:rPr>
                <w:color w:val="000000"/>
                <w:sz w:val="22"/>
                <w:szCs w:val="22"/>
              </w:rPr>
            </w:pPr>
            <w:r w:rsidRPr="00746C48">
              <w:rPr>
                <w:color w:val="000000"/>
                <w:sz w:val="22"/>
                <w:szCs w:val="22"/>
              </w:rPr>
              <w:t>Сервис работы с вложениями</w:t>
            </w:r>
          </w:p>
        </w:tc>
        <w:tc>
          <w:tcPr>
            <w:tcW w:w="1418" w:type="dxa"/>
            <w:tcBorders>
              <w:top w:val="nil"/>
              <w:left w:val="nil"/>
              <w:bottom w:val="nil"/>
              <w:right w:val="nil"/>
            </w:tcBorders>
            <w:shd w:val="clear" w:color="auto" w:fill="auto"/>
            <w:hideMark/>
          </w:tcPr>
          <w:p w14:paraId="1A87F47D" w14:textId="77777777" w:rsidR="00746C48" w:rsidRPr="00746C48" w:rsidRDefault="00746C48" w:rsidP="00746C48">
            <w:pPr>
              <w:spacing w:after="0"/>
              <w:rPr>
                <w:color w:val="000000"/>
                <w:sz w:val="22"/>
                <w:szCs w:val="22"/>
              </w:rPr>
            </w:pPr>
            <w:r w:rsidRPr="00746C48">
              <w:rPr>
                <w:color w:val="000000"/>
                <w:sz w:val="22"/>
                <w:szCs w:val="22"/>
              </w:rPr>
              <w:t>Вложения</w:t>
            </w:r>
          </w:p>
        </w:tc>
        <w:tc>
          <w:tcPr>
            <w:tcW w:w="2177" w:type="dxa"/>
            <w:tcBorders>
              <w:top w:val="nil"/>
              <w:left w:val="nil"/>
              <w:bottom w:val="nil"/>
              <w:right w:val="nil"/>
            </w:tcBorders>
            <w:shd w:val="clear" w:color="auto" w:fill="auto"/>
            <w:hideMark/>
          </w:tcPr>
          <w:p w14:paraId="6CBB31AE"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4DC5DC3F" w14:textId="77777777" w:rsidTr="007A4ADC">
        <w:trPr>
          <w:trHeight w:val="576"/>
        </w:trPr>
        <w:tc>
          <w:tcPr>
            <w:tcW w:w="1701" w:type="dxa"/>
            <w:tcBorders>
              <w:top w:val="nil"/>
              <w:left w:val="nil"/>
              <w:bottom w:val="nil"/>
              <w:right w:val="nil"/>
            </w:tcBorders>
            <w:shd w:val="clear" w:color="auto" w:fill="auto"/>
            <w:hideMark/>
          </w:tcPr>
          <w:p w14:paraId="6310F93D" w14:textId="77777777" w:rsidR="00746C48" w:rsidRPr="00746C48" w:rsidRDefault="00746C48" w:rsidP="00746C48">
            <w:pPr>
              <w:spacing w:after="0"/>
              <w:rPr>
                <w:color w:val="000000"/>
                <w:sz w:val="22"/>
                <w:szCs w:val="22"/>
              </w:rPr>
            </w:pPr>
            <w:r w:rsidRPr="00746C48">
              <w:rPr>
                <w:color w:val="000000"/>
                <w:sz w:val="22"/>
                <w:szCs w:val="22"/>
              </w:rPr>
              <w:t>AuditService</w:t>
            </w:r>
          </w:p>
        </w:tc>
        <w:tc>
          <w:tcPr>
            <w:tcW w:w="851" w:type="dxa"/>
            <w:tcBorders>
              <w:top w:val="nil"/>
              <w:left w:val="nil"/>
              <w:bottom w:val="nil"/>
              <w:right w:val="nil"/>
            </w:tcBorders>
            <w:shd w:val="clear" w:color="auto" w:fill="auto"/>
            <w:hideMark/>
          </w:tcPr>
          <w:p w14:paraId="1D36953E"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52083D92"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212EDFE9" w14:textId="77777777" w:rsidR="00746C48" w:rsidRPr="00746C48" w:rsidRDefault="00746C48" w:rsidP="00746C48">
            <w:pPr>
              <w:spacing w:after="0"/>
              <w:rPr>
                <w:color w:val="000000"/>
                <w:sz w:val="22"/>
                <w:szCs w:val="22"/>
              </w:rPr>
            </w:pPr>
            <w:r w:rsidRPr="00746C48">
              <w:rPr>
                <w:color w:val="000000"/>
                <w:sz w:val="22"/>
                <w:szCs w:val="22"/>
              </w:rPr>
              <w:t>Сервис журнала изменений ДО (позволяет только получать исторические данные, не управлять ими)</w:t>
            </w:r>
          </w:p>
        </w:tc>
        <w:tc>
          <w:tcPr>
            <w:tcW w:w="1418" w:type="dxa"/>
            <w:tcBorders>
              <w:top w:val="nil"/>
              <w:left w:val="nil"/>
              <w:bottom w:val="nil"/>
              <w:right w:val="nil"/>
            </w:tcBorders>
            <w:shd w:val="clear" w:color="auto" w:fill="auto"/>
            <w:hideMark/>
          </w:tcPr>
          <w:p w14:paraId="1E50A744" w14:textId="77777777" w:rsidR="00746C48" w:rsidRPr="00746C48" w:rsidRDefault="00746C48" w:rsidP="00746C48">
            <w:pPr>
              <w:spacing w:after="0"/>
              <w:rPr>
                <w:color w:val="000000"/>
                <w:sz w:val="22"/>
                <w:szCs w:val="22"/>
              </w:rPr>
            </w:pPr>
            <w:r w:rsidRPr="00746C48">
              <w:rPr>
                <w:color w:val="000000"/>
                <w:sz w:val="22"/>
                <w:szCs w:val="22"/>
              </w:rPr>
              <w:t>Журналирование</w:t>
            </w:r>
          </w:p>
        </w:tc>
        <w:tc>
          <w:tcPr>
            <w:tcW w:w="2177" w:type="dxa"/>
            <w:tcBorders>
              <w:top w:val="nil"/>
              <w:left w:val="nil"/>
              <w:bottom w:val="nil"/>
              <w:right w:val="nil"/>
            </w:tcBorders>
            <w:shd w:val="clear" w:color="auto" w:fill="auto"/>
            <w:hideMark/>
          </w:tcPr>
          <w:p w14:paraId="172DA955"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0229A78B" w14:textId="77777777" w:rsidTr="007A4ADC">
        <w:trPr>
          <w:trHeight w:val="288"/>
        </w:trPr>
        <w:tc>
          <w:tcPr>
            <w:tcW w:w="1701" w:type="dxa"/>
            <w:tcBorders>
              <w:top w:val="nil"/>
              <w:left w:val="nil"/>
              <w:bottom w:val="nil"/>
              <w:right w:val="nil"/>
            </w:tcBorders>
            <w:shd w:val="clear" w:color="auto" w:fill="auto"/>
            <w:hideMark/>
          </w:tcPr>
          <w:p w14:paraId="3A9F49D5" w14:textId="77777777" w:rsidR="00746C48" w:rsidRPr="00746C48" w:rsidRDefault="00746C48" w:rsidP="00746C48">
            <w:pPr>
              <w:spacing w:after="0"/>
              <w:rPr>
                <w:color w:val="000000"/>
                <w:sz w:val="22"/>
                <w:szCs w:val="22"/>
              </w:rPr>
            </w:pPr>
            <w:r w:rsidRPr="00746C48">
              <w:rPr>
                <w:color w:val="000000"/>
                <w:sz w:val="22"/>
                <w:szCs w:val="22"/>
              </w:rPr>
              <w:t>AuthenticationService</w:t>
            </w:r>
          </w:p>
        </w:tc>
        <w:tc>
          <w:tcPr>
            <w:tcW w:w="851" w:type="dxa"/>
            <w:tcBorders>
              <w:top w:val="nil"/>
              <w:left w:val="nil"/>
              <w:bottom w:val="nil"/>
              <w:right w:val="nil"/>
            </w:tcBorders>
            <w:shd w:val="clear" w:color="auto" w:fill="auto"/>
            <w:hideMark/>
          </w:tcPr>
          <w:p w14:paraId="0BE04E44"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37275108"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7A5C80EF" w14:textId="77777777" w:rsidR="00746C48" w:rsidRPr="00746C48" w:rsidRDefault="00746C48" w:rsidP="00746C48">
            <w:pPr>
              <w:spacing w:after="0"/>
              <w:rPr>
                <w:color w:val="000000"/>
                <w:sz w:val="22"/>
                <w:szCs w:val="22"/>
              </w:rPr>
            </w:pPr>
            <w:r w:rsidRPr="00746C48">
              <w:rPr>
                <w:color w:val="000000"/>
                <w:sz w:val="22"/>
                <w:szCs w:val="22"/>
              </w:rPr>
              <w:t>Сервис управления данными аутентификации</w:t>
            </w:r>
          </w:p>
        </w:tc>
        <w:tc>
          <w:tcPr>
            <w:tcW w:w="1418" w:type="dxa"/>
            <w:tcBorders>
              <w:top w:val="nil"/>
              <w:left w:val="nil"/>
              <w:bottom w:val="nil"/>
              <w:right w:val="nil"/>
            </w:tcBorders>
            <w:shd w:val="clear" w:color="auto" w:fill="auto"/>
            <w:hideMark/>
          </w:tcPr>
          <w:p w14:paraId="49CB59A5" w14:textId="77777777" w:rsidR="00746C48" w:rsidRPr="00746C48" w:rsidRDefault="00746C48" w:rsidP="00746C48">
            <w:pPr>
              <w:spacing w:after="0"/>
              <w:rPr>
                <w:color w:val="000000"/>
                <w:sz w:val="22"/>
                <w:szCs w:val="22"/>
              </w:rPr>
            </w:pPr>
            <w:r w:rsidRPr="00746C48">
              <w:rPr>
                <w:color w:val="000000"/>
                <w:sz w:val="22"/>
                <w:szCs w:val="22"/>
              </w:rPr>
              <w:t>Аутентификация</w:t>
            </w:r>
          </w:p>
        </w:tc>
        <w:tc>
          <w:tcPr>
            <w:tcW w:w="2177" w:type="dxa"/>
            <w:tcBorders>
              <w:top w:val="nil"/>
              <w:left w:val="nil"/>
              <w:bottom w:val="nil"/>
              <w:right w:val="nil"/>
            </w:tcBorders>
            <w:shd w:val="clear" w:color="auto" w:fill="auto"/>
            <w:hideMark/>
          </w:tcPr>
          <w:p w14:paraId="193ADC7F" w14:textId="77777777" w:rsidR="00746C48" w:rsidRPr="00746C48" w:rsidRDefault="00746C48" w:rsidP="00746C48">
            <w:pPr>
              <w:spacing w:after="0"/>
              <w:rPr>
                <w:color w:val="000000"/>
                <w:sz w:val="22"/>
                <w:szCs w:val="22"/>
              </w:rPr>
            </w:pPr>
          </w:p>
        </w:tc>
      </w:tr>
      <w:tr w:rsidR="00746C48" w:rsidRPr="00746C48" w14:paraId="724603F0" w14:textId="77777777" w:rsidTr="007A4ADC">
        <w:trPr>
          <w:trHeight w:val="288"/>
        </w:trPr>
        <w:tc>
          <w:tcPr>
            <w:tcW w:w="1701" w:type="dxa"/>
            <w:tcBorders>
              <w:top w:val="nil"/>
              <w:left w:val="nil"/>
              <w:bottom w:val="nil"/>
              <w:right w:val="nil"/>
            </w:tcBorders>
            <w:shd w:val="clear" w:color="auto" w:fill="auto"/>
            <w:hideMark/>
          </w:tcPr>
          <w:p w14:paraId="130D23D7" w14:textId="77777777" w:rsidR="00746C48" w:rsidRPr="00746C48" w:rsidRDefault="00746C48" w:rsidP="00746C48">
            <w:pPr>
              <w:spacing w:after="0"/>
              <w:rPr>
                <w:color w:val="000000"/>
                <w:sz w:val="22"/>
                <w:szCs w:val="22"/>
              </w:rPr>
            </w:pPr>
            <w:r w:rsidRPr="00746C48">
              <w:rPr>
                <w:color w:val="000000"/>
                <w:sz w:val="22"/>
                <w:szCs w:val="22"/>
              </w:rPr>
              <w:t>CollectionsService</w:t>
            </w:r>
          </w:p>
        </w:tc>
        <w:tc>
          <w:tcPr>
            <w:tcW w:w="851" w:type="dxa"/>
            <w:tcBorders>
              <w:top w:val="nil"/>
              <w:left w:val="nil"/>
              <w:bottom w:val="nil"/>
              <w:right w:val="nil"/>
            </w:tcBorders>
            <w:shd w:val="clear" w:color="auto" w:fill="auto"/>
            <w:hideMark/>
          </w:tcPr>
          <w:p w14:paraId="7A24A640"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6B0AF077"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1DB7F1F4" w14:textId="77777777" w:rsidR="00746C48" w:rsidRPr="00746C48" w:rsidRDefault="00746C48" w:rsidP="00746C48">
            <w:pPr>
              <w:spacing w:after="0"/>
              <w:rPr>
                <w:color w:val="000000"/>
                <w:sz w:val="22"/>
                <w:szCs w:val="22"/>
              </w:rPr>
            </w:pPr>
            <w:r w:rsidRPr="00746C48">
              <w:rPr>
                <w:color w:val="000000"/>
                <w:sz w:val="22"/>
                <w:szCs w:val="22"/>
              </w:rPr>
              <w:t>Сервис получения коллекций ДО</w:t>
            </w:r>
          </w:p>
        </w:tc>
        <w:tc>
          <w:tcPr>
            <w:tcW w:w="1418" w:type="dxa"/>
            <w:tcBorders>
              <w:top w:val="nil"/>
              <w:left w:val="nil"/>
              <w:bottom w:val="nil"/>
              <w:right w:val="nil"/>
            </w:tcBorders>
            <w:shd w:val="clear" w:color="auto" w:fill="auto"/>
            <w:hideMark/>
          </w:tcPr>
          <w:p w14:paraId="34C9E6B2" w14:textId="77777777" w:rsidR="00746C48" w:rsidRPr="00746C48" w:rsidRDefault="00746C48" w:rsidP="00746C48">
            <w:pPr>
              <w:spacing w:after="0"/>
              <w:rPr>
                <w:color w:val="000000"/>
                <w:sz w:val="22"/>
                <w:szCs w:val="22"/>
              </w:rPr>
            </w:pPr>
            <w:r w:rsidRPr="00746C48">
              <w:rPr>
                <w:color w:val="000000"/>
                <w:sz w:val="22"/>
                <w:szCs w:val="22"/>
              </w:rPr>
              <w:t>Коллекции</w:t>
            </w:r>
          </w:p>
        </w:tc>
        <w:tc>
          <w:tcPr>
            <w:tcW w:w="2177" w:type="dxa"/>
            <w:tcBorders>
              <w:top w:val="nil"/>
              <w:left w:val="nil"/>
              <w:bottom w:val="nil"/>
              <w:right w:val="nil"/>
            </w:tcBorders>
            <w:shd w:val="clear" w:color="auto" w:fill="auto"/>
            <w:hideMark/>
          </w:tcPr>
          <w:p w14:paraId="40A41853" w14:textId="77777777"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14:paraId="1567777F" w14:textId="77777777" w:rsidTr="007A4ADC">
        <w:trPr>
          <w:trHeight w:val="288"/>
        </w:trPr>
        <w:tc>
          <w:tcPr>
            <w:tcW w:w="1701" w:type="dxa"/>
            <w:tcBorders>
              <w:top w:val="nil"/>
              <w:left w:val="nil"/>
              <w:bottom w:val="nil"/>
              <w:right w:val="nil"/>
            </w:tcBorders>
            <w:shd w:val="clear" w:color="auto" w:fill="auto"/>
            <w:hideMark/>
          </w:tcPr>
          <w:p w14:paraId="0311FB96" w14:textId="77777777" w:rsidR="00746C48" w:rsidRPr="00746C48" w:rsidRDefault="00746C48" w:rsidP="00746C48">
            <w:pPr>
              <w:spacing w:after="0"/>
              <w:rPr>
                <w:color w:val="000000"/>
                <w:sz w:val="22"/>
                <w:szCs w:val="22"/>
              </w:rPr>
            </w:pPr>
            <w:r w:rsidRPr="00746C48">
              <w:rPr>
                <w:color w:val="000000"/>
                <w:sz w:val="22"/>
                <w:szCs w:val="22"/>
              </w:rPr>
              <w:t>ConfigurationControlService</w:t>
            </w:r>
          </w:p>
        </w:tc>
        <w:tc>
          <w:tcPr>
            <w:tcW w:w="851" w:type="dxa"/>
            <w:tcBorders>
              <w:top w:val="nil"/>
              <w:left w:val="nil"/>
              <w:bottom w:val="nil"/>
              <w:right w:val="nil"/>
            </w:tcBorders>
            <w:shd w:val="clear" w:color="auto" w:fill="auto"/>
            <w:hideMark/>
          </w:tcPr>
          <w:p w14:paraId="63ED6475"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2533DAD6"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515F17A9" w14:textId="77777777" w:rsidR="00746C48" w:rsidRPr="00746C48" w:rsidRDefault="00746C48" w:rsidP="00746C48">
            <w:pPr>
              <w:spacing w:after="0"/>
              <w:rPr>
                <w:color w:val="000000"/>
                <w:sz w:val="22"/>
                <w:szCs w:val="22"/>
              </w:rPr>
            </w:pPr>
            <w:r w:rsidRPr="00746C48">
              <w:rPr>
                <w:color w:val="000000"/>
                <w:sz w:val="22"/>
                <w:szCs w:val="22"/>
              </w:rPr>
              <w:t>Сервис загрузки (изменения) конфигурации</w:t>
            </w:r>
          </w:p>
        </w:tc>
        <w:tc>
          <w:tcPr>
            <w:tcW w:w="1418" w:type="dxa"/>
            <w:tcBorders>
              <w:top w:val="nil"/>
              <w:left w:val="nil"/>
              <w:bottom w:val="nil"/>
              <w:right w:val="nil"/>
            </w:tcBorders>
            <w:shd w:val="clear" w:color="auto" w:fill="auto"/>
            <w:hideMark/>
          </w:tcPr>
          <w:p w14:paraId="481B9904" w14:textId="77777777"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14:paraId="65CA1A7F" w14:textId="77777777" w:rsidR="00746C48" w:rsidRPr="00746C48" w:rsidRDefault="00746C48" w:rsidP="00746C48">
            <w:pPr>
              <w:spacing w:after="0"/>
              <w:rPr>
                <w:color w:val="000000"/>
                <w:sz w:val="22"/>
                <w:szCs w:val="22"/>
              </w:rPr>
            </w:pPr>
          </w:p>
        </w:tc>
      </w:tr>
      <w:tr w:rsidR="00746C48" w:rsidRPr="00746C48" w14:paraId="005A6478" w14:textId="77777777" w:rsidTr="007A4ADC">
        <w:trPr>
          <w:trHeight w:val="288"/>
        </w:trPr>
        <w:tc>
          <w:tcPr>
            <w:tcW w:w="1701" w:type="dxa"/>
            <w:tcBorders>
              <w:top w:val="nil"/>
              <w:left w:val="nil"/>
              <w:bottom w:val="nil"/>
              <w:right w:val="nil"/>
            </w:tcBorders>
            <w:shd w:val="clear" w:color="auto" w:fill="auto"/>
            <w:hideMark/>
          </w:tcPr>
          <w:p w14:paraId="3D5FF231" w14:textId="77777777" w:rsidR="00746C48" w:rsidRPr="00746C48" w:rsidRDefault="00746C48" w:rsidP="00746C48">
            <w:pPr>
              <w:spacing w:after="0"/>
              <w:rPr>
                <w:color w:val="000000"/>
                <w:sz w:val="22"/>
                <w:szCs w:val="22"/>
              </w:rPr>
            </w:pPr>
            <w:r w:rsidRPr="00746C48">
              <w:rPr>
                <w:color w:val="000000"/>
                <w:sz w:val="22"/>
                <w:szCs w:val="22"/>
              </w:rPr>
              <w:t>ConfigurationService</w:t>
            </w:r>
          </w:p>
        </w:tc>
        <w:tc>
          <w:tcPr>
            <w:tcW w:w="851" w:type="dxa"/>
            <w:tcBorders>
              <w:top w:val="nil"/>
              <w:left w:val="nil"/>
              <w:bottom w:val="nil"/>
              <w:right w:val="nil"/>
            </w:tcBorders>
            <w:shd w:val="clear" w:color="auto" w:fill="auto"/>
            <w:hideMark/>
          </w:tcPr>
          <w:p w14:paraId="24DB1E57"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0527AF99"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5E8838B4" w14:textId="77777777" w:rsidR="00746C48" w:rsidRPr="00746C48" w:rsidRDefault="00746C48" w:rsidP="00746C48">
            <w:pPr>
              <w:spacing w:after="0"/>
              <w:rPr>
                <w:color w:val="000000"/>
                <w:sz w:val="22"/>
                <w:szCs w:val="22"/>
              </w:rPr>
            </w:pPr>
            <w:r w:rsidRPr="00746C48">
              <w:rPr>
                <w:color w:val="000000"/>
                <w:sz w:val="22"/>
                <w:szCs w:val="22"/>
              </w:rPr>
              <w:t>Сервис получения конфигурации</w:t>
            </w:r>
          </w:p>
        </w:tc>
        <w:tc>
          <w:tcPr>
            <w:tcW w:w="1418" w:type="dxa"/>
            <w:tcBorders>
              <w:top w:val="nil"/>
              <w:left w:val="nil"/>
              <w:bottom w:val="nil"/>
              <w:right w:val="nil"/>
            </w:tcBorders>
            <w:shd w:val="clear" w:color="auto" w:fill="auto"/>
            <w:hideMark/>
          </w:tcPr>
          <w:p w14:paraId="2AF42D1B" w14:textId="77777777" w:rsidR="00746C48" w:rsidRPr="00746C48" w:rsidRDefault="00746C48" w:rsidP="00746C48">
            <w:pPr>
              <w:spacing w:after="0"/>
              <w:rPr>
                <w:color w:val="000000"/>
                <w:sz w:val="22"/>
                <w:szCs w:val="22"/>
              </w:rPr>
            </w:pPr>
            <w:r w:rsidRPr="00746C48">
              <w:rPr>
                <w:color w:val="000000"/>
                <w:sz w:val="22"/>
                <w:szCs w:val="22"/>
              </w:rPr>
              <w:t>Конфигурация</w:t>
            </w:r>
          </w:p>
        </w:tc>
        <w:tc>
          <w:tcPr>
            <w:tcW w:w="2177" w:type="dxa"/>
            <w:tcBorders>
              <w:top w:val="nil"/>
              <w:left w:val="nil"/>
              <w:bottom w:val="nil"/>
              <w:right w:val="nil"/>
            </w:tcBorders>
            <w:shd w:val="clear" w:color="auto" w:fill="auto"/>
            <w:hideMark/>
          </w:tcPr>
          <w:p w14:paraId="747324DF" w14:textId="77777777" w:rsidR="00746C48" w:rsidRPr="00746C48" w:rsidRDefault="00746C48" w:rsidP="00746C48">
            <w:pPr>
              <w:spacing w:after="0"/>
              <w:rPr>
                <w:color w:val="000000"/>
                <w:sz w:val="22"/>
                <w:szCs w:val="22"/>
              </w:rPr>
            </w:pPr>
            <w:r w:rsidRPr="00746C48">
              <w:rPr>
                <w:color w:val="000000"/>
                <w:sz w:val="22"/>
                <w:szCs w:val="22"/>
              </w:rPr>
              <w:t>клиенты, …</w:t>
            </w:r>
          </w:p>
        </w:tc>
      </w:tr>
      <w:tr w:rsidR="00746C48" w:rsidRPr="00746C48" w14:paraId="7B0D7786" w14:textId="77777777" w:rsidTr="007A4ADC">
        <w:trPr>
          <w:trHeight w:val="288"/>
        </w:trPr>
        <w:tc>
          <w:tcPr>
            <w:tcW w:w="1701" w:type="dxa"/>
            <w:tcBorders>
              <w:top w:val="nil"/>
              <w:left w:val="nil"/>
              <w:bottom w:val="nil"/>
              <w:right w:val="nil"/>
            </w:tcBorders>
            <w:shd w:val="clear" w:color="auto" w:fill="auto"/>
            <w:hideMark/>
          </w:tcPr>
          <w:p w14:paraId="26CD00F9" w14:textId="77777777" w:rsidR="00746C48" w:rsidRPr="00746C48" w:rsidRDefault="00746C48" w:rsidP="00746C48">
            <w:pPr>
              <w:spacing w:after="0"/>
              <w:rPr>
                <w:color w:val="000000"/>
                <w:sz w:val="22"/>
                <w:szCs w:val="22"/>
              </w:rPr>
            </w:pPr>
            <w:r w:rsidRPr="00746C48">
              <w:rPr>
                <w:color w:val="000000"/>
                <w:sz w:val="22"/>
                <w:szCs w:val="22"/>
              </w:rPr>
              <w:t>CrudService</w:t>
            </w:r>
          </w:p>
        </w:tc>
        <w:tc>
          <w:tcPr>
            <w:tcW w:w="851" w:type="dxa"/>
            <w:tcBorders>
              <w:top w:val="nil"/>
              <w:left w:val="nil"/>
              <w:bottom w:val="nil"/>
              <w:right w:val="nil"/>
            </w:tcBorders>
            <w:shd w:val="clear" w:color="auto" w:fill="auto"/>
            <w:hideMark/>
          </w:tcPr>
          <w:p w14:paraId="21AB1ED6"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3CCAB974"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48397C72" w14:textId="77777777" w:rsidR="00746C48" w:rsidRPr="00746C48" w:rsidRDefault="00746C48" w:rsidP="00746C48">
            <w:pPr>
              <w:spacing w:after="0"/>
              <w:rPr>
                <w:color w:val="000000"/>
                <w:sz w:val="22"/>
                <w:szCs w:val="22"/>
              </w:rPr>
            </w:pPr>
            <w:r w:rsidRPr="00746C48">
              <w:rPr>
                <w:color w:val="000000"/>
                <w:sz w:val="22"/>
                <w:szCs w:val="22"/>
              </w:rPr>
              <w:t>Сервис работы с ДО</w:t>
            </w:r>
          </w:p>
        </w:tc>
        <w:tc>
          <w:tcPr>
            <w:tcW w:w="1418" w:type="dxa"/>
            <w:tcBorders>
              <w:top w:val="nil"/>
              <w:left w:val="nil"/>
              <w:bottom w:val="nil"/>
              <w:right w:val="nil"/>
            </w:tcBorders>
            <w:shd w:val="clear" w:color="auto" w:fill="auto"/>
            <w:hideMark/>
          </w:tcPr>
          <w:p w14:paraId="6067EB11" w14:textId="77777777" w:rsidR="00746C48" w:rsidRPr="00746C48" w:rsidRDefault="00746C48" w:rsidP="00746C48">
            <w:pPr>
              <w:spacing w:after="0"/>
              <w:rPr>
                <w:color w:val="000000"/>
                <w:sz w:val="22"/>
                <w:szCs w:val="22"/>
              </w:rPr>
            </w:pPr>
            <w:r w:rsidRPr="00746C48">
              <w:rPr>
                <w:color w:val="000000"/>
                <w:sz w:val="22"/>
                <w:szCs w:val="22"/>
              </w:rPr>
              <w:t>Хранилище</w:t>
            </w:r>
          </w:p>
        </w:tc>
        <w:tc>
          <w:tcPr>
            <w:tcW w:w="2177" w:type="dxa"/>
            <w:tcBorders>
              <w:top w:val="nil"/>
              <w:left w:val="nil"/>
              <w:bottom w:val="nil"/>
              <w:right w:val="nil"/>
            </w:tcBorders>
            <w:shd w:val="clear" w:color="auto" w:fill="auto"/>
            <w:hideMark/>
          </w:tcPr>
          <w:p w14:paraId="0DB1DA39"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722914B9" w14:textId="77777777" w:rsidTr="007A4ADC">
        <w:trPr>
          <w:trHeight w:val="576"/>
        </w:trPr>
        <w:tc>
          <w:tcPr>
            <w:tcW w:w="1701" w:type="dxa"/>
            <w:tcBorders>
              <w:top w:val="nil"/>
              <w:left w:val="nil"/>
              <w:bottom w:val="nil"/>
              <w:right w:val="nil"/>
            </w:tcBorders>
            <w:shd w:val="clear" w:color="auto" w:fill="auto"/>
            <w:hideMark/>
          </w:tcPr>
          <w:p w14:paraId="4EAF4012" w14:textId="77777777" w:rsidR="00746C48" w:rsidRPr="00746C48" w:rsidRDefault="00746C48" w:rsidP="00746C48">
            <w:pPr>
              <w:spacing w:after="0"/>
              <w:rPr>
                <w:color w:val="000000"/>
                <w:sz w:val="22"/>
                <w:szCs w:val="22"/>
              </w:rPr>
            </w:pPr>
            <w:r w:rsidRPr="00746C48">
              <w:rPr>
                <w:color w:val="000000"/>
                <w:sz w:val="22"/>
                <w:szCs w:val="22"/>
              </w:rPr>
              <w:t>IdService</w:t>
            </w:r>
          </w:p>
        </w:tc>
        <w:tc>
          <w:tcPr>
            <w:tcW w:w="851" w:type="dxa"/>
            <w:tcBorders>
              <w:top w:val="nil"/>
              <w:left w:val="nil"/>
              <w:bottom w:val="nil"/>
              <w:right w:val="nil"/>
            </w:tcBorders>
            <w:shd w:val="clear" w:color="auto" w:fill="auto"/>
            <w:hideMark/>
          </w:tcPr>
          <w:p w14:paraId="3439DE10"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2B08D864" w14:textId="77777777" w:rsidR="00746C48" w:rsidRPr="00746C48" w:rsidRDefault="00746C48" w:rsidP="00746C48">
            <w:pPr>
              <w:spacing w:after="0"/>
              <w:rPr>
                <w:color w:val="000000"/>
                <w:sz w:val="22"/>
                <w:szCs w:val="22"/>
              </w:rPr>
            </w:pPr>
            <w:r w:rsidRPr="00746C48">
              <w:rPr>
                <w:color w:val="000000"/>
                <w:sz w:val="22"/>
                <w:szCs w:val="22"/>
              </w:rPr>
              <w:t>всп.</w:t>
            </w:r>
          </w:p>
        </w:tc>
        <w:tc>
          <w:tcPr>
            <w:tcW w:w="2835" w:type="dxa"/>
            <w:tcBorders>
              <w:top w:val="nil"/>
              <w:left w:val="nil"/>
              <w:bottom w:val="nil"/>
              <w:right w:val="nil"/>
            </w:tcBorders>
            <w:shd w:val="clear" w:color="auto" w:fill="auto"/>
            <w:hideMark/>
          </w:tcPr>
          <w:p w14:paraId="0D62403C" w14:textId="77777777" w:rsidR="00746C48" w:rsidRPr="00746C48" w:rsidRDefault="00746C48" w:rsidP="00746C48">
            <w:pPr>
              <w:spacing w:after="0"/>
              <w:rPr>
                <w:color w:val="000000"/>
                <w:sz w:val="22"/>
                <w:szCs w:val="22"/>
              </w:rPr>
            </w:pPr>
            <w:r w:rsidRPr="00746C48">
              <w:rPr>
                <w:color w:val="000000"/>
                <w:sz w:val="22"/>
                <w:szCs w:val="22"/>
              </w:rPr>
              <w:t>Сервис формирования идентификаторов (необходим для сокрытия реализации Id)</w:t>
            </w:r>
          </w:p>
        </w:tc>
        <w:tc>
          <w:tcPr>
            <w:tcW w:w="1418" w:type="dxa"/>
            <w:tcBorders>
              <w:top w:val="nil"/>
              <w:left w:val="nil"/>
              <w:bottom w:val="nil"/>
              <w:right w:val="nil"/>
            </w:tcBorders>
            <w:shd w:val="clear" w:color="auto" w:fill="auto"/>
            <w:hideMark/>
          </w:tcPr>
          <w:p w14:paraId="0D46F15A" w14:textId="77777777" w:rsidR="00746C48" w:rsidRPr="00746C48" w:rsidRDefault="00746C48" w:rsidP="00746C48">
            <w:pPr>
              <w:spacing w:after="0"/>
              <w:rPr>
                <w:color w:val="000000"/>
                <w:sz w:val="22"/>
                <w:szCs w:val="22"/>
              </w:rPr>
            </w:pPr>
          </w:p>
        </w:tc>
        <w:tc>
          <w:tcPr>
            <w:tcW w:w="2177" w:type="dxa"/>
            <w:tcBorders>
              <w:top w:val="nil"/>
              <w:left w:val="nil"/>
              <w:bottom w:val="nil"/>
              <w:right w:val="nil"/>
            </w:tcBorders>
            <w:shd w:val="clear" w:color="auto" w:fill="auto"/>
            <w:hideMark/>
          </w:tcPr>
          <w:p w14:paraId="75A5BBF8"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13F1438D" w14:textId="77777777" w:rsidTr="007A4ADC">
        <w:trPr>
          <w:trHeight w:val="288"/>
        </w:trPr>
        <w:tc>
          <w:tcPr>
            <w:tcW w:w="1701" w:type="dxa"/>
            <w:tcBorders>
              <w:top w:val="nil"/>
              <w:left w:val="nil"/>
              <w:bottom w:val="nil"/>
              <w:right w:val="nil"/>
            </w:tcBorders>
            <w:shd w:val="clear" w:color="auto" w:fill="auto"/>
            <w:hideMark/>
          </w:tcPr>
          <w:p w14:paraId="2D0CF252" w14:textId="77777777" w:rsidR="00746C48" w:rsidRPr="00746C48" w:rsidRDefault="00746C48" w:rsidP="00746C48">
            <w:pPr>
              <w:spacing w:after="0"/>
              <w:rPr>
                <w:color w:val="000000"/>
                <w:sz w:val="22"/>
                <w:szCs w:val="22"/>
              </w:rPr>
            </w:pPr>
            <w:r w:rsidRPr="00746C48">
              <w:rPr>
                <w:color w:val="000000"/>
                <w:sz w:val="22"/>
                <w:szCs w:val="22"/>
              </w:rPr>
              <w:t>ImportDataService</w:t>
            </w:r>
          </w:p>
        </w:tc>
        <w:tc>
          <w:tcPr>
            <w:tcW w:w="851" w:type="dxa"/>
            <w:tcBorders>
              <w:top w:val="nil"/>
              <w:left w:val="nil"/>
              <w:bottom w:val="nil"/>
              <w:right w:val="nil"/>
            </w:tcBorders>
            <w:shd w:val="clear" w:color="auto" w:fill="auto"/>
            <w:hideMark/>
          </w:tcPr>
          <w:p w14:paraId="64B90A08"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29C2B15F"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2D1B4289" w14:textId="77777777" w:rsidR="00746C48" w:rsidRPr="00746C48" w:rsidRDefault="00746C48" w:rsidP="00746C48">
            <w:pPr>
              <w:spacing w:after="0"/>
              <w:rPr>
                <w:color w:val="000000"/>
                <w:sz w:val="22"/>
                <w:szCs w:val="22"/>
              </w:rPr>
            </w:pPr>
            <w:r w:rsidRPr="00746C48">
              <w:rPr>
                <w:color w:val="000000"/>
                <w:sz w:val="22"/>
                <w:szCs w:val="22"/>
              </w:rPr>
              <w:t>Сервис пакетной загрузки данных</w:t>
            </w:r>
          </w:p>
        </w:tc>
        <w:tc>
          <w:tcPr>
            <w:tcW w:w="1418" w:type="dxa"/>
            <w:tcBorders>
              <w:top w:val="nil"/>
              <w:left w:val="nil"/>
              <w:bottom w:val="nil"/>
              <w:right w:val="nil"/>
            </w:tcBorders>
            <w:shd w:val="clear" w:color="auto" w:fill="auto"/>
            <w:hideMark/>
          </w:tcPr>
          <w:p w14:paraId="09D43E04" w14:textId="77777777" w:rsidR="00746C48" w:rsidRPr="00746C48" w:rsidRDefault="00746C48" w:rsidP="00746C48">
            <w:pPr>
              <w:spacing w:after="0"/>
              <w:rPr>
                <w:color w:val="000000"/>
                <w:sz w:val="22"/>
                <w:szCs w:val="22"/>
              </w:rPr>
            </w:pPr>
            <w:r w:rsidRPr="00746C48">
              <w:rPr>
                <w:color w:val="000000"/>
                <w:sz w:val="22"/>
                <w:szCs w:val="22"/>
              </w:rPr>
              <w:t>Импорт данных</w:t>
            </w:r>
          </w:p>
        </w:tc>
        <w:tc>
          <w:tcPr>
            <w:tcW w:w="2177" w:type="dxa"/>
            <w:tcBorders>
              <w:top w:val="nil"/>
              <w:left w:val="nil"/>
              <w:bottom w:val="nil"/>
              <w:right w:val="nil"/>
            </w:tcBorders>
            <w:shd w:val="clear" w:color="auto" w:fill="auto"/>
            <w:hideMark/>
          </w:tcPr>
          <w:p w14:paraId="2E5BD46E"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1DC33010" w14:textId="77777777" w:rsidTr="007A4ADC">
        <w:trPr>
          <w:trHeight w:val="288"/>
        </w:trPr>
        <w:tc>
          <w:tcPr>
            <w:tcW w:w="1701" w:type="dxa"/>
            <w:tcBorders>
              <w:top w:val="nil"/>
              <w:left w:val="nil"/>
              <w:bottom w:val="nil"/>
              <w:right w:val="nil"/>
            </w:tcBorders>
            <w:shd w:val="clear" w:color="auto" w:fill="auto"/>
            <w:hideMark/>
          </w:tcPr>
          <w:p w14:paraId="29B9258E" w14:textId="77777777" w:rsidR="00746C48" w:rsidRPr="00746C48" w:rsidRDefault="00746C48" w:rsidP="00746C48">
            <w:pPr>
              <w:spacing w:after="0"/>
              <w:rPr>
                <w:color w:val="000000"/>
                <w:sz w:val="22"/>
                <w:szCs w:val="22"/>
              </w:rPr>
            </w:pPr>
            <w:r w:rsidRPr="00746C48">
              <w:rPr>
                <w:color w:val="000000"/>
                <w:sz w:val="22"/>
                <w:szCs w:val="22"/>
              </w:rPr>
              <w:t>NotificationServ</w:t>
            </w:r>
            <w:r w:rsidRPr="00746C48">
              <w:rPr>
                <w:color w:val="000000"/>
                <w:sz w:val="22"/>
                <w:szCs w:val="22"/>
              </w:rPr>
              <w:lastRenderedPageBreak/>
              <w:t>ice</w:t>
            </w:r>
          </w:p>
        </w:tc>
        <w:tc>
          <w:tcPr>
            <w:tcW w:w="851" w:type="dxa"/>
            <w:tcBorders>
              <w:top w:val="nil"/>
              <w:left w:val="nil"/>
              <w:bottom w:val="nil"/>
              <w:right w:val="nil"/>
            </w:tcBorders>
            <w:shd w:val="clear" w:color="auto" w:fill="auto"/>
            <w:hideMark/>
          </w:tcPr>
          <w:p w14:paraId="3EE28E4E" w14:textId="77777777" w:rsidR="00746C48" w:rsidRPr="00746C48" w:rsidRDefault="00746C48" w:rsidP="00746C48">
            <w:pPr>
              <w:spacing w:after="0"/>
              <w:rPr>
                <w:color w:val="000000"/>
                <w:sz w:val="22"/>
                <w:szCs w:val="22"/>
              </w:rPr>
            </w:pPr>
            <w:r w:rsidRPr="00746C48">
              <w:rPr>
                <w:color w:val="000000"/>
                <w:sz w:val="22"/>
                <w:szCs w:val="22"/>
              </w:rPr>
              <w:lastRenderedPageBreak/>
              <w:t>API</w:t>
            </w:r>
          </w:p>
        </w:tc>
        <w:tc>
          <w:tcPr>
            <w:tcW w:w="850" w:type="dxa"/>
            <w:tcBorders>
              <w:top w:val="nil"/>
              <w:left w:val="nil"/>
              <w:bottom w:val="nil"/>
              <w:right w:val="nil"/>
            </w:tcBorders>
            <w:shd w:val="clear" w:color="auto" w:fill="auto"/>
            <w:hideMark/>
          </w:tcPr>
          <w:p w14:paraId="147A1863"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2B063D79" w14:textId="77777777" w:rsidR="00746C48" w:rsidRPr="00746C48" w:rsidRDefault="00746C48" w:rsidP="00746C48">
            <w:pPr>
              <w:spacing w:after="0"/>
              <w:rPr>
                <w:color w:val="000000"/>
                <w:sz w:val="22"/>
                <w:szCs w:val="22"/>
              </w:rPr>
            </w:pPr>
            <w:r w:rsidRPr="00746C48">
              <w:rPr>
                <w:color w:val="000000"/>
                <w:sz w:val="22"/>
                <w:szCs w:val="22"/>
              </w:rPr>
              <w:t xml:space="preserve">Сервис отправки </w:t>
            </w:r>
            <w:r w:rsidRPr="00746C48">
              <w:rPr>
                <w:color w:val="000000"/>
                <w:sz w:val="22"/>
                <w:szCs w:val="22"/>
              </w:rPr>
              <w:lastRenderedPageBreak/>
              <w:t>уведомлений</w:t>
            </w:r>
          </w:p>
        </w:tc>
        <w:tc>
          <w:tcPr>
            <w:tcW w:w="1418" w:type="dxa"/>
            <w:tcBorders>
              <w:top w:val="nil"/>
              <w:left w:val="nil"/>
              <w:bottom w:val="nil"/>
              <w:right w:val="nil"/>
            </w:tcBorders>
            <w:shd w:val="clear" w:color="auto" w:fill="auto"/>
            <w:hideMark/>
          </w:tcPr>
          <w:p w14:paraId="29710494" w14:textId="77777777" w:rsidR="00746C48" w:rsidRPr="00746C48" w:rsidRDefault="00746C48" w:rsidP="00746C48">
            <w:pPr>
              <w:spacing w:after="0"/>
              <w:rPr>
                <w:color w:val="000000"/>
                <w:sz w:val="22"/>
                <w:szCs w:val="22"/>
              </w:rPr>
            </w:pPr>
            <w:r w:rsidRPr="00746C48">
              <w:rPr>
                <w:color w:val="000000"/>
                <w:sz w:val="22"/>
                <w:szCs w:val="22"/>
              </w:rPr>
              <w:lastRenderedPageBreak/>
              <w:t>Уведомлени</w:t>
            </w:r>
            <w:r w:rsidRPr="00746C48">
              <w:rPr>
                <w:color w:val="000000"/>
                <w:sz w:val="22"/>
                <w:szCs w:val="22"/>
              </w:rPr>
              <w:lastRenderedPageBreak/>
              <w:t>я</w:t>
            </w:r>
          </w:p>
        </w:tc>
        <w:tc>
          <w:tcPr>
            <w:tcW w:w="2177" w:type="dxa"/>
            <w:tcBorders>
              <w:top w:val="nil"/>
              <w:left w:val="nil"/>
              <w:bottom w:val="nil"/>
              <w:right w:val="nil"/>
            </w:tcBorders>
            <w:shd w:val="clear" w:color="auto" w:fill="auto"/>
            <w:hideMark/>
          </w:tcPr>
          <w:p w14:paraId="6FC96F64" w14:textId="77777777" w:rsidR="00746C48" w:rsidRPr="00746C48" w:rsidRDefault="00746C48" w:rsidP="00746C48">
            <w:pPr>
              <w:spacing w:after="0"/>
              <w:rPr>
                <w:color w:val="000000"/>
                <w:sz w:val="22"/>
                <w:szCs w:val="22"/>
              </w:rPr>
            </w:pPr>
            <w:r w:rsidRPr="00746C48">
              <w:rPr>
                <w:color w:val="000000"/>
                <w:sz w:val="22"/>
                <w:szCs w:val="22"/>
              </w:rPr>
              <w:lastRenderedPageBreak/>
              <w:t>клиенты, …</w:t>
            </w:r>
          </w:p>
        </w:tc>
      </w:tr>
      <w:tr w:rsidR="00746C48" w:rsidRPr="00746C48" w14:paraId="6370721B" w14:textId="77777777" w:rsidTr="007A4ADC">
        <w:trPr>
          <w:trHeight w:val="288"/>
        </w:trPr>
        <w:tc>
          <w:tcPr>
            <w:tcW w:w="1701" w:type="dxa"/>
            <w:tcBorders>
              <w:top w:val="nil"/>
              <w:left w:val="nil"/>
              <w:bottom w:val="nil"/>
              <w:right w:val="nil"/>
            </w:tcBorders>
            <w:shd w:val="clear" w:color="auto" w:fill="auto"/>
            <w:hideMark/>
          </w:tcPr>
          <w:p w14:paraId="64179C78" w14:textId="77777777" w:rsidR="00746C48" w:rsidRPr="00746C48" w:rsidRDefault="00746C48" w:rsidP="00746C48">
            <w:pPr>
              <w:spacing w:after="0"/>
              <w:rPr>
                <w:color w:val="000000"/>
                <w:sz w:val="22"/>
                <w:szCs w:val="22"/>
              </w:rPr>
            </w:pPr>
            <w:r w:rsidRPr="00746C48">
              <w:rPr>
                <w:color w:val="000000"/>
                <w:sz w:val="22"/>
                <w:szCs w:val="22"/>
              </w:rPr>
              <w:lastRenderedPageBreak/>
              <w:t>NotificationTextFormer</w:t>
            </w:r>
          </w:p>
        </w:tc>
        <w:tc>
          <w:tcPr>
            <w:tcW w:w="851" w:type="dxa"/>
            <w:tcBorders>
              <w:top w:val="nil"/>
              <w:left w:val="nil"/>
              <w:bottom w:val="nil"/>
              <w:right w:val="nil"/>
            </w:tcBorders>
            <w:shd w:val="clear" w:color="auto" w:fill="auto"/>
            <w:hideMark/>
          </w:tcPr>
          <w:p w14:paraId="78DA8C72"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734ADDFB"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1A32EE08" w14:textId="77777777" w:rsidR="00746C48" w:rsidRPr="00746C48" w:rsidRDefault="00746C48" w:rsidP="00746C48">
            <w:pPr>
              <w:spacing w:after="0"/>
              <w:rPr>
                <w:color w:val="000000"/>
                <w:sz w:val="22"/>
                <w:szCs w:val="22"/>
              </w:rPr>
            </w:pPr>
            <w:r w:rsidRPr="00746C48">
              <w:rPr>
                <w:color w:val="000000"/>
                <w:sz w:val="22"/>
                <w:szCs w:val="22"/>
              </w:rPr>
              <w:t>Сервис формирования текста сообщений</w:t>
            </w:r>
          </w:p>
        </w:tc>
        <w:tc>
          <w:tcPr>
            <w:tcW w:w="1418" w:type="dxa"/>
            <w:tcBorders>
              <w:top w:val="nil"/>
              <w:left w:val="nil"/>
              <w:bottom w:val="nil"/>
              <w:right w:val="nil"/>
            </w:tcBorders>
            <w:shd w:val="clear" w:color="auto" w:fill="auto"/>
            <w:hideMark/>
          </w:tcPr>
          <w:p w14:paraId="2EE26886" w14:textId="77777777"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14:paraId="3ED09853" w14:textId="77777777" w:rsidR="00746C48" w:rsidRPr="00746C48" w:rsidRDefault="00746C48" w:rsidP="00746C48">
            <w:pPr>
              <w:spacing w:after="0"/>
              <w:rPr>
                <w:color w:val="000000"/>
                <w:sz w:val="22"/>
                <w:szCs w:val="22"/>
              </w:rPr>
            </w:pPr>
            <w:r w:rsidRPr="00746C48">
              <w:rPr>
                <w:color w:val="000000"/>
                <w:sz w:val="22"/>
                <w:szCs w:val="22"/>
              </w:rPr>
              <w:t>NotificationService, …</w:t>
            </w:r>
          </w:p>
        </w:tc>
      </w:tr>
      <w:tr w:rsidR="00746C48" w:rsidRPr="00746C48" w14:paraId="44EDDCEA" w14:textId="77777777" w:rsidTr="007A4ADC">
        <w:trPr>
          <w:trHeight w:val="864"/>
        </w:trPr>
        <w:tc>
          <w:tcPr>
            <w:tcW w:w="1701" w:type="dxa"/>
            <w:tcBorders>
              <w:top w:val="nil"/>
              <w:left w:val="nil"/>
              <w:bottom w:val="nil"/>
              <w:right w:val="nil"/>
            </w:tcBorders>
            <w:shd w:val="clear" w:color="auto" w:fill="auto"/>
            <w:hideMark/>
          </w:tcPr>
          <w:p w14:paraId="6BD65A5C" w14:textId="77777777" w:rsidR="00746C48" w:rsidRPr="00746C48" w:rsidRDefault="00746C48" w:rsidP="00746C48">
            <w:pPr>
              <w:spacing w:after="0"/>
              <w:rPr>
                <w:color w:val="000000"/>
                <w:sz w:val="22"/>
                <w:szCs w:val="22"/>
              </w:rPr>
            </w:pPr>
            <w:r w:rsidRPr="00746C48">
              <w:rPr>
                <w:color w:val="000000"/>
                <w:sz w:val="22"/>
                <w:szCs w:val="22"/>
              </w:rPr>
              <w:t>PermissionService</w:t>
            </w:r>
          </w:p>
        </w:tc>
        <w:tc>
          <w:tcPr>
            <w:tcW w:w="851" w:type="dxa"/>
            <w:tcBorders>
              <w:top w:val="nil"/>
              <w:left w:val="nil"/>
              <w:bottom w:val="nil"/>
              <w:right w:val="nil"/>
            </w:tcBorders>
            <w:shd w:val="clear" w:color="auto" w:fill="auto"/>
            <w:hideMark/>
          </w:tcPr>
          <w:p w14:paraId="1955727C"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7E15CAA5"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250C26B6" w14:textId="77777777" w:rsidR="00746C48" w:rsidRPr="00746C48" w:rsidRDefault="00746C48" w:rsidP="00746C48">
            <w:pPr>
              <w:spacing w:after="0"/>
              <w:rPr>
                <w:color w:val="000000"/>
                <w:sz w:val="22"/>
                <w:szCs w:val="22"/>
              </w:rPr>
            </w:pPr>
            <w:r w:rsidRPr="00746C48">
              <w:rPr>
                <w:color w:val="000000"/>
                <w:sz w:val="22"/>
                <w:szCs w:val="22"/>
              </w:rPr>
              <w:t>Сервис определения прав доступа (позволяет превентивно определить возможность выполнения операции)</w:t>
            </w:r>
          </w:p>
        </w:tc>
        <w:tc>
          <w:tcPr>
            <w:tcW w:w="1418" w:type="dxa"/>
            <w:tcBorders>
              <w:top w:val="nil"/>
              <w:left w:val="nil"/>
              <w:bottom w:val="nil"/>
              <w:right w:val="nil"/>
            </w:tcBorders>
            <w:shd w:val="clear" w:color="auto" w:fill="auto"/>
            <w:hideMark/>
          </w:tcPr>
          <w:p w14:paraId="5E35D6E0" w14:textId="77777777" w:rsidR="00746C48" w:rsidRPr="00746C48" w:rsidRDefault="00746C48" w:rsidP="00746C48">
            <w:pPr>
              <w:spacing w:after="0"/>
              <w:rPr>
                <w:color w:val="000000"/>
                <w:sz w:val="22"/>
                <w:szCs w:val="22"/>
              </w:rPr>
            </w:pPr>
            <w:r w:rsidRPr="00746C48">
              <w:rPr>
                <w:color w:val="000000"/>
                <w:sz w:val="22"/>
                <w:szCs w:val="22"/>
              </w:rPr>
              <w:t>Права доступа</w:t>
            </w:r>
          </w:p>
        </w:tc>
        <w:tc>
          <w:tcPr>
            <w:tcW w:w="2177" w:type="dxa"/>
            <w:tcBorders>
              <w:top w:val="nil"/>
              <w:left w:val="nil"/>
              <w:bottom w:val="nil"/>
              <w:right w:val="nil"/>
            </w:tcBorders>
            <w:shd w:val="clear" w:color="auto" w:fill="auto"/>
            <w:hideMark/>
          </w:tcPr>
          <w:p w14:paraId="52814982"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5784E231" w14:textId="77777777" w:rsidTr="007A4ADC">
        <w:trPr>
          <w:trHeight w:val="576"/>
        </w:trPr>
        <w:tc>
          <w:tcPr>
            <w:tcW w:w="1701" w:type="dxa"/>
            <w:tcBorders>
              <w:top w:val="nil"/>
              <w:left w:val="nil"/>
              <w:bottom w:val="nil"/>
              <w:right w:val="nil"/>
            </w:tcBorders>
            <w:shd w:val="clear" w:color="auto" w:fill="auto"/>
            <w:hideMark/>
          </w:tcPr>
          <w:p w14:paraId="7440CAEE" w14:textId="77777777" w:rsidR="00746C48" w:rsidRPr="00746C48" w:rsidRDefault="00746C48" w:rsidP="00746C48">
            <w:pPr>
              <w:spacing w:after="0"/>
              <w:rPr>
                <w:color w:val="000000"/>
                <w:sz w:val="22"/>
                <w:szCs w:val="22"/>
              </w:rPr>
            </w:pPr>
            <w:r w:rsidRPr="00746C48">
              <w:rPr>
                <w:color w:val="000000"/>
                <w:sz w:val="22"/>
                <w:szCs w:val="22"/>
              </w:rPr>
              <w:t>PersonManagementService</w:t>
            </w:r>
          </w:p>
        </w:tc>
        <w:tc>
          <w:tcPr>
            <w:tcW w:w="851" w:type="dxa"/>
            <w:tcBorders>
              <w:top w:val="nil"/>
              <w:left w:val="nil"/>
              <w:bottom w:val="nil"/>
              <w:right w:val="nil"/>
            </w:tcBorders>
            <w:shd w:val="clear" w:color="auto" w:fill="auto"/>
            <w:hideMark/>
          </w:tcPr>
          <w:p w14:paraId="74B60910"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0686ADB7"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77C3058B" w14:textId="77777777" w:rsidR="00746C48" w:rsidRPr="00746C48" w:rsidRDefault="00746C48" w:rsidP="00746C48">
            <w:pPr>
              <w:spacing w:after="0"/>
              <w:rPr>
                <w:color w:val="000000"/>
                <w:sz w:val="22"/>
                <w:szCs w:val="22"/>
              </w:rPr>
            </w:pPr>
            <w:r w:rsidRPr="00746C48">
              <w:rPr>
                <w:color w:val="000000"/>
                <w:sz w:val="22"/>
                <w:szCs w:val="22"/>
              </w:rPr>
              <w:t>Сервис управления пользователями и их принадлежностью к группам</w:t>
            </w:r>
          </w:p>
        </w:tc>
        <w:tc>
          <w:tcPr>
            <w:tcW w:w="1418" w:type="dxa"/>
            <w:tcBorders>
              <w:top w:val="nil"/>
              <w:left w:val="nil"/>
              <w:bottom w:val="nil"/>
              <w:right w:val="nil"/>
            </w:tcBorders>
            <w:shd w:val="clear" w:color="auto" w:fill="auto"/>
            <w:hideMark/>
          </w:tcPr>
          <w:p w14:paraId="0FB88AF4" w14:textId="77777777"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14:paraId="35B76405"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6CD02AF3" w14:textId="77777777" w:rsidTr="007A4ADC">
        <w:trPr>
          <w:trHeight w:val="576"/>
        </w:trPr>
        <w:tc>
          <w:tcPr>
            <w:tcW w:w="1701" w:type="dxa"/>
            <w:tcBorders>
              <w:top w:val="nil"/>
              <w:left w:val="nil"/>
              <w:bottom w:val="nil"/>
              <w:right w:val="nil"/>
            </w:tcBorders>
            <w:shd w:val="clear" w:color="auto" w:fill="auto"/>
            <w:hideMark/>
          </w:tcPr>
          <w:p w14:paraId="1FE64B7E" w14:textId="77777777" w:rsidR="00746C48" w:rsidRPr="00746C48" w:rsidRDefault="00746C48" w:rsidP="00746C48">
            <w:pPr>
              <w:spacing w:after="0"/>
              <w:rPr>
                <w:color w:val="000000"/>
                <w:sz w:val="22"/>
                <w:szCs w:val="22"/>
              </w:rPr>
            </w:pPr>
            <w:r w:rsidRPr="00746C48">
              <w:rPr>
                <w:color w:val="000000"/>
                <w:sz w:val="22"/>
                <w:szCs w:val="22"/>
              </w:rPr>
              <w:t>PersonService</w:t>
            </w:r>
          </w:p>
        </w:tc>
        <w:tc>
          <w:tcPr>
            <w:tcW w:w="851" w:type="dxa"/>
            <w:tcBorders>
              <w:top w:val="nil"/>
              <w:left w:val="nil"/>
              <w:bottom w:val="nil"/>
              <w:right w:val="nil"/>
            </w:tcBorders>
            <w:shd w:val="clear" w:color="auto" w:fill="auto"/>
            <w:hideMark/>
          </w:tcPr>
          <w:p w14:paraId="60EAE482"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2E4D30DC"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62583565" w14:textId="77777777" w:rsidR="00746C48" w:rsidRPr="00746C48" w:rsidRDefault="00746C48" w:rsidP="00746C48">
            <w:pPr>
              <w:spacing w:after="0"/>
              <w:rPr>
                <w:color w:val="000000"/>
                <w:sz w:val="22"/>
                <w:szCs w:val="22"/>
              </w:rPr>
            </w:pPr>
            <w:r w:rsidRPr="00746C48">
              <w:rPr>
                <w:color w:val="000000"/>
                <w:sz w:val="22"/>
                <w:szCs w:val="22"/>
              </w:rPr>
              <w:t>Сервис получения данных о пользователях</w:t>
            </w:r>
          </w:p>
        </w:tc>
        <w:tc>
          <w:tcPr>
            <w:tcW w:w="1418" w:type="dxa"/>
            <w:tcBorders>
              <w:top w:val="nil"/>
              <w:left w:val="nil"/>
              <w:bottom w:val="nil"/>
              <w:right w:val="nil"/>
            </w:tcBorders>
            <w:shd w:val="clear" w:color="auto" w:fill="auto"/>
            <w:hideMark/>
          </w:tcPr>
          <w:p w14:paraId="6D055CD9" w14:textId="77777777" w:rsidR="00746C48" w:rsidRPr="00746C48" w:rsidRDefault="00746C48" w:rsidP="00746C48">
            <w:pPr>
              <w:spacing w:after="0"/>
              <w:rPr>
                <w:color w:val="000000"/>
                <w:sz w:val="22"/>
                <w:szCs w:val="22"/>
              </w:rPr>
            </w:pPr>
            <w:r w:rsidRPr="00746C48">
              <w:rPr>
                <w:color w:val="000000"/>
                <w:sz w:val="22"/>
                <w:szCs w:val="22"/>
              </w:rPr>
              <w:t>Управление пользователями</w:t>
            </w:r>
          </w:p>
        </w:tc>
        <w:tc>
          <w:tcPr>
            <w:tcW w:w="2177" w:type="dxa"/>
            <w:tcBorders>
              <w:top w:val="nil"/>
              <w:left w:val="nil"/>
              <w:bottom w:val="nil"/>
              <w:right w:val="nil"/>
            </w:tcBorders>
            <w:shd w:val="clear" w:color="auto" w:fill="auto"/>
            <w:hideMark/>
          </w:tcPr>
          <w:p w14:paraId="01C7E606"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40FA7E10" w14:textId="77777777" w:rsidTr="007A4ADC">
        <w:trPr>
          <w:trHeight w:val="288"/>
        </w:trPr>
        <w:tc>
          <w:tcPr>
            <w:tcW w:w="1701" w:type="dxa"/>
            <w:tcBorders>
              <w:top w:val="nil"/>
              <w:left w:val="nil"/>
              <w:bottom w:val="nil"/>
              <w:right w:val="nil"/>
            </w:tcBorders>
            <w:shd w:val="clear" w:color="auto" w:fill="auto"/>
            <w:hideMark/>
          </w:tcPr>
          <w:p w14:paraId="090CA405" w14:textId="77777777" w:rsidR="00746C48" w:rsidRPr="00746C48" w:rsidRDefault="00746C48" w:rsidP="00746C48">
            <w:pPr>
              <w:spacing w:after="0"/>
              <w:rPr>
                <w:color w:val="000000"/>
                <w:sz w:val="22"/>
                <w:szCs w:val="22"/>
              </w:rPr>
            </w:pPr>
            <w:r w:rsidRPr="00746C48">
              <w:rPr>
                <w:color w:val="000000"/>
                <w:sz w:val="22"/>
                <w:szCs w:val="22"/>
              </w:rPr>
              <w:t>ProcessService</w:t>
            </w:r>
          </w:p>
        </w:tc>
        <w:tc>
          <w:tcPr>
            <w:tcW w:w="851" w:type="dxa"/>
            <w:tcBorders>
              <w:top w:val="nil"/>
              <w:left w:val="nil"/>
              <w:bottom w:val="nil"/>
              <w:right w:val="nil"/>
            </w:tcBorders>
            <w:shd w:val="clear" w:color="auto" w:fill="auto"/>
            <w:hideMark/>
          </w:tcPr>
          <w:p w14:paraId="44FD020C"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394462F9"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0F95B16B" w14:textId="77777777" w:rsidR="00746C48" w:rsidRPr="00746C48" w:rsidRDefault="00746C48" w:rsidP="00746C48">
            <w:pPr>
              <w:spacing w:after="0"/>
              <w:rPr>
                <w:color w:val="000000"/>
                <w:sz w:val="22"/>
                <w:szCs w:val="22"/>
              </w:rPr>
            </w:pPr>
            <w:r w:rsidRPr="00746C48">
              <w:rPr>
                <w:color w:val="000000"/>
                <w:sz w:val="22"/>
                <w:szCs w:val="22"/>
              </w:rPr>
              <w:t>Сервис управления процессами (Activiti)</w:t>
            </w:r>
          </w:p>
        </w:tc>
        <w:tc>
          <w:tcPr>
            <w:tcW w:w="1418" w:type="dxa"/>
            <w:tcBorders>
              <w:top w:val="nil"/>
              <w:left w:val="nil"/>
              <w:bottom w:val="nil"/>
              <w:right w:val="nil"/>
            </w:tcBorders>
            <w:shd w:val="clear" w:color="auto" w:fill="auto"/>
            <w:hideMark/>
          </w:tcPr>
          <w:p w14:paraId="7CC409DE" w14:textId="77777777" w:rsidR="00746C48" w:rsidRPr="00746C48" w:rsidRDefault="00746C48" w:rsidP="00746C48">
            <w:pPr>
              <w:spacing w:after="0"/>
              <w:rPr>
                <w:color w:val="000000"/>
                <w:sz w:val="22"/>
                <w:szCs w:val="22"/>
              </w:rPr>
            </w:pPr>
            <w:r w:rsidRPr="00746C48">
              <w:rPr>
                <w:color w:val="000000"/>
                <w:sz w:val="22"/>
                <w:szCs w:val="22"/>
              </w:rPr>
              <w:t>Процессы</w:t>
            </w:r>
          </w:p>
        </w:tc>
        <w:tc>
          <w:tcPr>
            <w:tcW w:w="2177" w:type="dxa"/>
            <w:tcBorders>
              <w:top w:val="nil"/>
              <w:left w:val="nil"/>
              <w:bottom w:val="nil"/>
              <w:right w:val="nil"/>
            </w:tcBorders>
            <w:shd w:val="clear" w:color="auto" w:fill="auto"/>
            <w:hideMark/>
          </w:tcPr>
          <w:p w14:paraId="07BB8C1A"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00090163" w14:textId="77777777" w:rsidTr="007A4ADC">
        <w:trPr>
          <w:trHeight w:val="576"/>
        </w:trPr>
        <w:tc>
          <w:tcPr>
            <w:tcW w:w="1701" w:type="dxa"/>
            <w:tcBorders>
              <w:top w:val="nil"/>
              <w:left w:val="nil"/>
              <w:bottom w:val="nil"/>
              <w:right w:val="nil"/>
            </w:tcBorders>
            <w:shd w:val="clear" w:color="auto" w:fill="auto"/>
            <w:hideMark/>
          </w:tcPr>
          <w:p w14:paraId="64C303A0" w14:textId="77777777" w:rsidR="00746C48" w:rsidRPr="00746C48" w:rsidRDefault="00746C48" w:rsidP="00746C48">
            <w:pPr>
              <w:spacing w:after="0"/>
              <w:rPr>
                <w:color w:val="000000"/>
                <w:sz w:val="22"/>
                <w:szCs w:val="22"/>
              </w:rPr>
            </w:pPr>
            <w:r w:rsidRPr="00746C48">
              <w:rPr>
                <w:color w:val="000000"/>
                <w:sz w:val="22"/>
                <w:szCs w:val="22"/>
              </w:rPr>
              <w:t>ProfileService</w:t>
            </w:r>
          </w:p>
        </w:tc>
        <w:tc>
          <w:tcPr>
            <w:tcW w:w="851" w:type="dxa"/>
            <w:tcBorders>
              <w:top w:val="nil"/>
              <w:left w:val="nil"/>
              <w:bottom w:val="nil"/>
              <w:right w:val="nil"/>
            </w:tcBorders>
            <w:shd w:val="clear" w:color="auto" w:fill="auto"/>
            <w:hideMark/>
          </w:tcPr>
          <w:p w14:paraId="286F0CD5"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474C1CF2"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4DFF5A63" w14:textId="77777777" w:rsidR="00746C48" w:rsidRPr="00746C48" w:rsidRDefault="00746C48" w:rsidP="00746C48">
            <w:pPr>
              <w:spacing w:after="0"/>
              <w:rPr>
                <w:color w:val="000000"/>
                <w:sz w:val="22"/>
                <w:szCs w:val="22"/>
              </w:rPr>
            </w:pPr>
            <w:r w:rsidRPr="00746C48">
              <w:rPr>
                <w:color w:val="000000"/>
                <w:sz w:val="22"/>
                <w:szCs w:val="22"/>
              </w:rPr>
              <w:t>Сервис профилей пользователей</w:t>
            </w:r>
          </w:p>
        </w:tc>
        <w:tc>
          <w:tcPr>
            <w:tcW w:w="1418" w:type="dxa"/>
            <w:tcBorders>
              <w:top w:val="nil"/>
              <w:left w:val="nil"/>
              <w:bottom w:val="nil"/>
              <w:right w:val="nil"/>
            </w:tcBorders>
            <w:shd w:val="clear" w:color="auto" w:fill="auto"/>
            <w:hideMark/>
          </w:tcPr>
          <w:p w14:paraId="583B6613" w14:textId="77777777" w:rsidR="00746C48" w:rsidRPr="00746C48" w:rsidRDefault="00746C48" w:rsidP="00746C48">
            <w:pPr>
              <w:spacing w:after="0"/>
              <w:rPr>
                <w:color w:val="000000"/>
                <w:sz w:val="22"/>
                <w:szCs w:val="22"/>
              </w:rPr>
            </w:pPr>
            <w:r w:rsidRPr="00746C48">
              <w:rPr>
                <w:color w:val="000000"/>
                <w:sz w:val="22"/>
                <w:szCs w:val="22"/>
              </w:rPr>
              <w:t>Профили пользователей</w:t>
            </w:r>
          </w:p>
        </w:tc>
        <w:tc>
          <w:tcPr>
            <w:tcW w:w="2177" w:type="dxa"/>
            <w:tcBorders>
              <w:top w:val="nil"/>
              <w:left w:val="nil"/>
              <w:bottom w:val="nil"/>
              <w:right w:val="nil"/>
            </w:tcBorders>
            <w:shd w:val="clear" w:color="auto" w:fill="auto"/>
            <w:hideMark/>
          </w:tcPr>
          <w:p w14:paraId="79C7C622" w14:textId="77777777" w:rsidR="00746C48" w:rsidRPr="00746C48" w:rsidRDefault="00746C48" w:rsidP="00746C48">
            <w:pPr>
              <w:spacing w:after="0"/>
              <w:rPr>
                <w:color w:val="000000"/>
                <w:sz w:val="22"/>
                <w:szCs w:val="22"/>
              </w:rPr>
            </w:pPr>
            <w:r w:rsidRPr="00746C48">
              <w:rPr>
                <w:color w:val="000000"/>
                <w:sz w:val="22"/>
                <w:szCs w:val="22"/>
              </w:rPr>
              <w:t>NotificationTextFormer, …</w:t>
            </w:r>
          </w:p>
        </w:tc>
      </w:tr>
      <w:tr w:rsidR="00746C48" w:rsidRPr="00746C48" w14:paraId="18D3D388" w14:textId="77777777" w:rsidTr="007A4ADC">
        <w:trPr>
          <w:trHeight w:val="288"/>
        </w:trPr>
        <w:tc>
          <w:tcPr>
            <w:tcW w:w="1701" w:type="dxa"/>
            <w:tcBorders>
              <w:top w:val="nil"/>
              <w:left w:val="nil"/>
              <w:bottom w:val="nil"/>
              <w:right w:val="nil"/>
            </w:tcBorders>
            <w:shd w:val="clear" w:color="auto" w:fill="auto"/>
            <w:hideMark/>
          </w:tcPr>
          <w:p w14:paraId="7486F054" w14:textId="77777777" w:rsidR="00746C48" w:rsidRPr="00746C48" w:rsidRDefault="00746C48" w:rsidP="00746C48">
            <w:pPr>
              <w:spacing w:after="0"/>
              <w:rPr>
                <w:color w:val="000000"/>
                <w:sz w:val="22"/>
                <w:szCs w:val="22"/>
              </w:rPr>
            </w:pPr>
            <w:r w:rsidRPr="00746C48">
              <w:rPr>
                <w:color w:val="000000"/>
                <w:sz w:val="22"/>
                <w:szCs w:val="22"/>
              </w:rPr>
              <w:t>ReportService</w:t>
            </w:r>
          </w:p>
        </w:tc>
        <w:tc>
          <w:tcPr>
            <w:tcW w:w="851" w:type="dxa"/>
            <w:tcBorders>
              <w:top w:val="nil"/>
              <w:left w:val="nil"/>
              <w:bottom w:val="nil"/>
              <w:right w:val="nil"/>
            </w:tcBorders>
            <w:shd w:val="clear" w:color="auto" w:fill="auto"/>
            <w:hideMark/>
          </w:tcPr>
          <w:p w14:paraId="77BEBDA6"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6B7E8FF3"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716546D9" w14:textId="77777777" w:rsidR="00746C48" w:rsidRPr="00746C48" w:rsidRDefault="00746C48" w:rsidP="00746C48">
            <w:pPr>
              <w:spacing w:after="0"/>
              <w:rPr>
                <w:color w:val="000000"/>
                <w:sz w:val="22"/>
                <w:szCs w:val="22"/>
              </w:rPr>
            </w:pPr>
            <w:r w:rsidRPr="00746C48">
              <w:rPr>
                <w:color w:val="000000"/>
                <w:sz w:val="22"/>
                <w:szCs w:val="22"/>
              </w:rPr>
              <w:t>Сервис формирования отчётов</w:t>
            </w:r>
          </w:p>
        </w:tc>
        <w:tc>
          <w:tcPr>
            <w:tcW w:w="1418" w:type="dxa"/>
            <w:tcBorders>
              <w:top w:val="nil"/>
              <w:left w:val="nil"/>
              <w:bottom w:val="nil"/>
              <w:right w:val="nil"/>
            </w:tcBorders>
            <w:shd w:val="clear" w:color="auto" w:fill="auto"/>
            <w:hideMark/>
          </w:tcPr>
          <w:p w14:paraId="555BF07C" w14:textId="77777777"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14:paraId="4325B66A"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02A015B5" w14:textId="77777777" w:rsidTr="007A4ADC">
        <w:trPr>
          <w:trHeight w:val="288"/>
        </w:trPr>
        <w:tc>
          <w:tcPr>
            <w:tcW w:w="1701" w:type="dxa"/>
            <w:tcBorders>
              <w:top w:val="nil"/>
              <w:left w:val="nil"/>
              <w:bottom w:val="nil"/>
              <w:right w:val="nil"/>
            </w:tcBorders>
            <w:shd w:val="clear" w:color="auto" w:fill="auto"/>
            <w:hideMark/>
          </w:tcPr>
          <w:p w14:paraId="1166C5C7" w14:textId="77777777" w:rsidR="00746C48" w:rsidRPr="00746C48" w:rsidRDefault="00746C48" w:rsidP="00746C48">
            <w:pPr>
              <w:spacing w:after="0"/>
              <w:rPr>
                <w:color w:val="000000"/>
                <w:sz w:val="22"/>
                <w:szCs w:val="22"/>
              </w:rPr>
            </w:pPr>
            <w:r w:rsidRPr="00746C48">
              <w:rPr>
                <w:color w:val="000000"/>
                <w:sz w:val="22"/>
                <w:szCs w:val="22"/>
              </w:rPr>
              <w:t>ReportServiceAdmin</w:t>
            </w:r>
          </w:p>
        </w:tc>
        <w:tc>
          <w:tcPr>
            <w:tcW w:w="851" w:type="dxa"/>
            <w:tcBorders>
              <w:top w:val="nil"/>
              <w:left w:val="nil"/>
              <w:bottom w:val="nil"/>
              <w:right w:val="nil"/>
            </w:tcBorders>
            <w:shd w:val="clear" w:color="auto" w:fill="auto"/>
            <w:hideMark/>
          </w:tcPr>
          <w:p w14:paraId="2EBE0DB4"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4C2084E3"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1696D1C8" w14:textId="77777777" w:rsidR="00746C48" w:rsidRPr="00746C48" w:rsidRDefault="00746C48" w:rsidP="00746C48">
            <w:pPr>
              <w:spacing w:after="0"/>
              <w:rPr>
                <w:color w:val="000000"/>
                <w:sz w:val="22"/>
                <w:szCs w:val="22"/>
              </w:rPr>
            </w:pPr>
            <w:r w:rsidRPr="00746C48">
              <w:rPr>
                <w:color w:val="000000"/>
                <w:sz w:val="22"/>
                <w:szCs w:val="22"/>
              </w:rPr>
              <w:t>Сервис управления отчётами</w:t>
            </w:r>
          </w:p>
        </w:tc>
        <w:tc>
          <w:tcPr>
            <w:tcW w:w="1418" w:type="dxa"/>
            <w:tcBorders>
              <w:top w:val="nil"/>
              <w:left w:val="nil"/>
              <w:bottom w:val="nil"/>
              <w:right w:val="nil"/>
            </w:tcBorders>
            <w:shd w:val="clear" w:color="auto" w:fill="auto"/>
            <w:hideMark/>
          </w:tcPr>
          <w:p w14:paraId="32FAACEA" w14:textId="77777777" w:rsidR="00746C48" w:rsidRPr="00746C48" w:rsidRDefault="00746C48" w:rsidP="00746C48">
            <w:pPr>
              <w:spacing w:after="0"/>
              <w:rPr>
                <w:color w:val="000000"/>
                <w:sz w:val="22"/>
                <w:szCs w:val="22"/>
              </w:rPr>
            </w:pPr>
            <w:r w:rsidRPr="00746C48">
              <w:rPr>
                <w:color w:val="000000"/>
                <w:sz w:val="22"/>
                <w:szCs w:val="22"/>
              </w:rPr>
              <w:t>Отчёты</w:t>
            </w:r>
          </w:p>
        </w:tc>
        <w:tc>
          <w:tcPr>
            <w:tcW w:w="2177" w:type="dxa"/>
            <w:tcBorders>
              <w:top w:val="nil"/>
              <w:left w:val="nil"/>
              <w:bottom w:val="nil"/>
              <w:right w:val="nil"/>
            </w:tcBorders>
            <w:shd w:val="clear" w:color="auto" w:fill="auto"/>
            <w:hideMark/>
          </w:tcPr>
          <w:p w14:paraId="55C85CE1"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4AEA6E11" w14:textId="77777777" w:rsidTr="007A4ADC">
        <w:trPr>
          <w:trHeight w:val="576"/>
        </w:trPr>
        <w:tc>
          <w:tcPr>
            <w:tcW w:w="1701" w:type="dxa"/>
            <w:tcBorders>
              <w:top w:val="nil"/>
              <w:left w:val="nil"/>
              <w:bottom w:val="nil"/>
              <w:right w:val="nil"/>
            </w:tcBorders>
            <w:shd w:val="clear" w:color="auto" w:fill="auto"/>
            <w:hideMark/>
          </w:tcPr>
          <w:p w14:paraId="526D7ECB" w14:textId="77777777" w:rsidR="00746C48" w:rsidRPr="00746C48" w:rsidRDefault="00746C48" w:rsidP="00746C48">
            <w:pPr>
              <w:spacing w:after="0"/>
              <w:rPr>
                <w:color w:val="000000"/>
                <w:sz w:val="22"/>
                <w:szCs w:val="22"/>
              </w:rPr>
            </w:pPr>
            <w:r w:rsidRPr="00746C48">
              <w:rPr>
                <w:color w:val="000000"/>
                <w:sz w:val="22"/>
                <w:szCs w:val="22"/>
              </w:rPr>
              <w:t>ScheduleService</w:t>
            </w:r>
          </w:p>
        </w:tc>
        <w:tc>
          <w:tcPr>
            <w:tcW w:w="851" w:type="dxa"/>
            <w:tcBorders>
              <w:top w:val="nil"/>
              <w:left w:val="nil"/>
              <w:bottom w:val="nil"/>
              <w:right w:val="nil"/>
            </w:tcBorders>
            <w:shd w:val="clear" w:color="auto" w:fill="auto"/>
            <w:hideMark/>
          </w:tcPr>
          <w:p w14:paraId="4DA61ADF"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7861C7C8" w14:textId="77777777" w:rsidR="00746C48" w:rsidRPr="00746C48" w:rsidRDefault="00746C48" w:rsidP="00746C48">
            <w:pPr>
              <w:spacing w:after="0"/>
              <w:rPr>
                <w:color w:val="000000"/>
                <w:sz w:val="22"/>
                <w:szCs w:val="22"/>
              </w:rPr>
            </w:pPr>
            <w:r w:rsidRPr="00746C48">
              <w:rPr>
                <w:color w:val="000000"/>
                <w:sz w:val="22"/>
                <w:szCs w:val="22"/>
              </w:rPr>
              <w:t>доп.</w:t>
            </w:r>
          </w:p>
        </w:tc>
        <w:tc>
          <w:tcPr>
            <w:tcW w:w="2835" w:type="dxa"/>
            <w:tcBorders>
              <w:top w:val="nil"/>
              <w:left w:val="nil"/>
              <w:bottom w:val="nil"/>
              <w:right w:val="nil"/>
            </w:tcBorders>
            <w:shd w:val="clear" w:color="auto" w:fill="auto"/>
            <w:hideMark/>
          </w:tcPr>
          <w:p w14:paraId="5A3A3DA3" w14:textId="77777777" w:rsidR="00746C48" w:rsidRPr="00746C48" w:rsidRDefault="00746C48" w:rsidP="00746C48">
            <w:pPr>
              <w:spacing w:after="0"/>
              <w:rPr>
                <w:color w:val="000000"/>
                <w:sz w:val="22"/>
                <w:szCs w:val="22"/>
              </w:rPr>
            </w:pPr>
            <w:r w:rsidRPr="00746C48">
              <w:rPr>
                <w:color w:val="000000"/>
                <w:sz w:val="22"/>
                <w:szCs w:val="22"/>
              </w:rPr>
              <w:t>Сервис управления периодическими задачами</w:t>
            </w:r>
          </w:p>
        </w:tc>
        <w:tc>
          <w:tcPr>
            <w:tcW w:w="1418" w:type="dxa"/>
            <w:tcBorders>
              <w:top w:val="nil"/>
              <w:left w:val="nil"/>
              <w:bottom w:val="nil"/>
              <w:right w:val="nil"/>
            </w:tcBorders>
            <w:shd w:val="clear" w:color="auto" w:fill="auto"/>
            <w:hideMark/>
          </w:tcPr>
          <w:p w14:paraId="075B8B55" w14:textId="77777777" w:rsidR="00746C48" w:rsidRPr="00746C48" w:rsidRDefault="00746C48" w:rsidP="00746C48">
            <w:pPr>
              <w:spacing w:after="0"/>
              <w:rPr>
                <w:color w:val="000000"/>
                <w:sz w:val="22"/>
                <w:szCs w:val="22"/>
              </w:rPr>
            </w:pPr>
            <w:r w:rsidRPr="00746C48">
              <w:rPr>
                <w:color w:val="000000"/>
                <w:sz w:val="22"/>
                <w:szCs w:val="22"/>
              </w:rPr>
              <w:t>Периодические задачи</w:t>
            </w:r>
          </w:p>
        </w:tc>
        <w:tc>
          <w:tcPr>
            <w:tcW w:w="2177" w:type="dxa"/>
            <w:tcBorders>
              <w:top w:val="nil"/>
              <w:left w:val="nil"/>
              <w:bottom w:val="nil"/>
              <w:right w:val="nil"/>
            </w:tcBorders>
            <w:shd w:val="clear" w:color="auto" w:fill="auto"/>
            <w:hideMark/>
          </w:tcPr>
          <w:p w14:paraId="5DFCEBAF"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74338273" w14:textId="77777777" w:rsidTr="007A4ADC">
        <w:trPr>
          <w:trHeight w:val="576"/>
        </w:trPr>
        <w:tc>
          <w:tcPr>
            <w:tcW w:w="1701" w:type="dxa"/>
            <w:tcBorders>
              <w:top w:val="nil"/>
              <w:left w:val="nil"/>
              <w:bottom w:val="nil"/>
              <w:right w:val="nil"/>
            </w:tcBorders>
            <w:shd w:val="clear" w:color="auto" w:fill="auto"/>
            <w:hideMark/>
          </w:tcPr>
          <w:p w14:paraId="1E8D65AF" w14:textId="77777777" w:rsidR="00746C48" w:rsidRPr="00746C48" w:rsidRDefault="00746C48" w:rsidP="00746C48">
            <w:pPr>
              <w:spacing w:after="0"/>
              <w:rPr>
                <w:color w:val="000000"/>
                <w:sz w:val="22"/>
                <w:szCs w:val="22"/>
              </w:rPr>
            </w:pPr>
            <w:r w:rsidRPr="00746C48">
              <w:rPr>
                <w:color w:val="000000"/>
                <w:sz w:val="22"/>
                <w:szCs w:val="22"/>
              </w:rPr>
              <w:t>ScriptService</w:t>
            </w:r>
          </w:p>
        </w:tc>
        <w:tc>
          <w:tcPr>
            <w:tcW w:w="851" w:type="dxa"/>
            <w:tcBorders>
              <w:top w:val="nil"/>
              <w:left w:val="nil"/>
              <w:bottom w:val="nil"/>
              <w:right w:val="nil"/>
            </w:tcBorders>
            <w:shd w:val="clear" w:color="auto" w:fill="auto"/>
            <w:hideMark/>
          </w:tcPr>
          <w:p w14:paraId="3182A671"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7C381BE8"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0F9391D7" w14:textId="77777777" w:rsidR="00746C48" w:rsidRPr="00746C48" w:rsidRDefault="00746C48" w:rsidP="00746C48">
            <w:pPr>
              <w:spacing w:after="0"/>
              <w:rPr>
                <w:color w:val="000000"/>
                <w:sz w:val="22"/>
                <w:szCs w:val="22"/>
              </w:rPr>
            </w:pPr>
            <w:r w:rsidRPr="00746C48">
              <w:rPr>
                <w:color w:val="000000"/>
                <w:sz w:val="22"/>
                <w:szCs w:val="22"/>
              </w:rPr>
              <w:t>Сервис выполнения скриптов</w:t>
            </w:r>
          </w:p>
        </w:tc>
        <w:tc>
          <w:tcPr>
            <w:tcW w:w="1418" w:type="dxa"/>
            <w:tcBorders>
              <w:top w:val="nil"/>
              <w:left w:val="nil"/>
              <w:bottom w:val="nil"/>
              <w:right w:val="nil"/>
            </w:tcBorders>
            <w:shd w:val="clear" w:color="auto" w:fill="auto"/>
            <w:hideMark/>
          </w:tcPr>
          <w:p w14:paraId="2B4E90A4" w14:textId="77777777" w:rsidR="00746C48" w:rsidRPr="00746C48" w:rsidRDefault="00746C48" w:rsidP="00746C48">
            <w:pPr>
              <w:spacing w:after="0"/>
              <w:rPr>
                <w:color w:val="000000"/>
                <w:sz w:val="22"/>
                <w:szCs w:val="22"/>
              </w:rPr>
            </w:pPr>
            <w:r w:rsidRPr="00746C48">
              <w:rPr>
                <w:color w:val="000000"/>
                <w:sz w:val="22"/>
                <w:szCs w:val="22"/>
              </w:rPr>
              <w:t>Вычисления над ДО</w:t>
            </w:r>
          </w:p>
        </w:tc>
        <w:tc>
          <w:tcPr>
            <w:tcW w:w="2177" w:type="dxa"/>
            <w:tcBorders>
              <w:top w:val="nil"/>
              <w:left w:val="nil"/>
              <w:bottom w:val="nil"/>
              <w:right w:val="nil"/>
            </w:tcBorders>
            <w:shd w:val="clear" w:color="auto" w:fill="auto"/>
            <w:hideMark/>
          </w:tcPr>
          <w:p w14:paraId="000FAB83" w14:textId="77777777" w:rsidR="00746C48" w:rsidRPr="00746C48" w:rsidRDefault="00746C48" w:rsidP="00746C48">
            <w:pPr>
              <w:spacing w:after="0"/>
              <w:rPr>
                <w:color w:val="000000"/>
                <w:sz w:val="22"/>
                <w:szCs w:val="22"/>
              </w:rPr>
            </w:pPr>
            <w:r w:rsidRPr="00746C48">
              <w:rPr>
                <w:color w:val="000000"/>
                <w:sz w:val="22"/>
                <w:szCs w:val="22"/>
              </w:rPr>
              <w:t>NotificationTextFormer, потенциально - другие</w:t>
            </w:r>
          </w:p>
        </w:tc>
      </w:tr>
      <w:tr w:rsidR="00746C48" w:rsidRPr="00746C48" w14:paraId="605C9130" w14:textId="77777777" w:rsidTr="007A4ADC">
        <w:trPr>
          <w:trHeight w:val="288"/>
        </w:trPr>
        <w:tc>
          <w:tcPr>
            <w:tcW w:w="1701" w:type="dxa"/>
            <w:tcBorders>
              <w:top w:val="nil"/>
              <w:left w:val="nil"/>
              <w:bottom w:val="nil"/>
              <w:right w:val="nil"/>
            </w:tcBorders>
            <w:shd w:val="clear" w:color="auto" w:fill="auto"/>
            <w:hideMark/>
          </w:tcPr>
          <w:p w14:paraId="77206904" w14:textId="77777777" w:rsidR="00746C48" w:rsidRPr="00746C48" w:rsidRDefault="00746C48" w:rsidP="00746C48">
            <w:pPr>
              <w:spacing w:after="0"/>
              <w:rPr>
                <w:color w:val="000000"/>
                <w:sz w:val="22"/>
                <w:szCs w:val="22"/>
              </w:rPr>
            </w:pPr>
            <w:r w:rsidRPr="00746C48">
              <w:rPr>
                <w:color w:val="000000"/>
                <w:sz w:val="22"/>
                <w:szCs w:val="22"/>
              </w:rPr>
              <w:t>SearchService</w:t>
            </w:r>
          </w:p>
        </w:tc>
        <w:tc>
          <w:tcPr>
            <w:tcW w:w="851" w:type="dxa"/>
            <w:tcBorders>
              <w:top w:val="nil"/>
              <w:left w:val="nil"/>
              <w:bottom w:val="nil"/>
              <w:right w:val="nil"/>
            </w:tcBorders>
            <w:shd w:val="clear" w:color="auto" w:fill="auto"/>
            <w:hideMark/>
          </w:tcPr>
          <w:p w14:paraId="3169B404"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3F2BD725" w14:textId="77777777" w:rsidR="00746C48" w:rsidRPr="00746C48" w:rsidRDefault="00746C48" w:rsidP="00746C48">
            <w:pPr>
              <w:spacing w:after="0"/>
              <w:rPr>
                <w:color w:val="000000"/>
                <w:sz w:val="22"/>
                <w:szCs w:val="22"/>
              </w:rPr>
            </w:pPr>
            <w:r w:rsidRPr="00746C48">
              <w:rPr>
                <w:color w:val="000000"/>
                <w:sz w:val="22"/>
                <w:szCs w:val="22"/>
              </w:rPr>
              <w:t>осн.</w:t>
            </w:r>
          </w:p>
        </w:tc>
        <w:tc>
          <w:tcPr>
            <w:tcW w:w="2835" w:type="dxa"/>
            <w:tcBorders>
              <w:top w:val="nil"/>
              <w:left w:val="nil"/>
              <w:bottom w:val="nil"/>
              <w:right w:val="nil"/>
            </w:tcBorders>
            <w:shd w:val="clear" w:color="auto" w:fill="auto"/>
            <w:hideMark/>
          </w:tcPr>
          <w:p w14:paraId="0FE96A2E" w14:textId="77777777" w:rsidR="00746C48" w:rsidRPr="00746C48" w:rsidRDefault="00746C48" w:rsidP="00746C48">
            <w:pPr>
              <w:spacing w:after="0"/>
              <w:rPr>
                <w:color w:val="000000"/>
                <w:sz w:val="22"/>
                <w:szCs w:val="22"/>
              </w:rPr>
            </w:pPr>
            <w:r w:rsidRPr="00746C48">
              <w:rPr>
                <w:color w:val="000000"/>
                <w:sz w:val="22"/>
                <w:szCs w:val="22"/>
              </w:rPr>
              <w:t>Сервис поиска</w:t>
            </w:r>
          </w:p>
        </w:tc>
        <w:tc>
          <w:tcPr>
            <w:tcW w:w="1418" w:type="dxa"/>
            <w:tcBorders>
              <w:top w:val="nil"/>
              <w:left w:val="nil"/>
              <w:bottom w:val="nil"/>
              <w:right w:val="nil"/>
            </w:tcBorders>
            <w:shd w:val="clear" w:color="auto" w:fill="auto"/>
            <w:hideMark/>
          </w:tcPr>
          <w:p w14:paraId="089B21FC" w14:textId="77777777" w:rsidR="00746C48" w:rsidRPr="00746C48" w:rsidRDefault="00746C48" w:rsidP="00746C48">
            <w:pPr>
              <w:spacing w:after="0"/>
              <w:rPr>
                <w:color w:val="000000"/>
                <w:sz w:val="22"/>
                <w:szCs w:val="22"/>
              </w:rPr>
            </w:pPr>
            <w:r w:rsidRPr="00746C48">
              <w:rPr>
                <w:color w:val="000000"/>
                <w:sz w:val="22"/>
                <w:szCs w:val="22"/>
              </w:rPr>
              <w:t>Поиск</w:t>
            </w:r>
          </w:p>
        </w:tc>
        <w:tc>
          <w:tcPr>
            <w:tcW w:w="2177" w:type="dxa"/>
            <w:tcBorders>
              <w:top w:val="nil"/>
              <w:left w:val="nil"/>
              <w:bottom w:val="nil"/>
              <w:right w:val="nil"/>
            </w:tcBorders>
            <w:shd w:val="clear" w:color="auto" w:fill="auto"/>
            <w:hideMark/>
          </w:tcPr>
          <w:p w14:paraId="427367A9" w14:textId="77777777" w:rsidR="00746C48" w:rsidRPr="00746C48" w:rsidRDefault="00746C48" w:rsidP="00746C48">
            <w:pPr>
              <w:spacing w:after="0"/>
              <w:rPr>
                <w:color w:val="000000"/>
                <w:sz w:val="22"/>
                <w:szCs w:val="22"/>
              </w:rPr>
            </w:pPr>
            <w:r w:rsidRPr="00746C48">
              <w:rPr>
                <w:color w:val="000000"/>
                <w:sz w:val="22"/>
                <w:szCs w:val="22"/>
              </w:rPr>
              <w:t>клиенты</w:t>
            </w:r>
          </w:p>
        </w:tc>
      </w:tr>
      <w:tr w:rsidR="00746C48" w:rsidRPr="00746C48" w14:paraId="7EC1AF8D" w14:textId="77777777" w:rsidTr="007A4ADC">
        <w:trPr>
          <w:trHeight w:val="288"/>
        </w:trPr>
        <w:tc>
          <w:tcPr>
            <w:tcW w:w="1701" w:type="dxa"/>
            <w:tcBorders>
              <w:top w:val="nil"/>
              <w:left w:val="nil"/>
              <w:bottom w:val="nil"/>
              <w:right w:val="nil"/>
            </w:tcBorders>
            <w:shd w:val="clear" w:color="auto" w:fill="auto"/>
            <w:hideMark/>
          </w:tcPr>
          <w:p w14:paraId="5A3AD3A0" w14:textId="77777777" w:rsidR="00746C48" w:rsidRPr="00746C48" w:rsidRDefault="00746C48" w:rsidP="00746C48">
            <w:pPr>
              <w:spacing w:after="0"/>
              <w:rPr>
                <w:color w:val="000000"/>
                <w:sz w:val="22"/>
                <w:szCs w:val="22"/>
              </w:rPr>
            </w:pPr>
            <w:r w:rsidRPr="00746C48">
              <w:rPr>
                <w:color w:val="000000"/>
                <w:sz w:val="22"/>
                <w:szCs w:val="22"/>
              </w:rPr>
              <w:t>TriggerService</w:t>
            </w:r>
          </w:p>
        </w:tc>
        <w:tc>
          <w:tcPr>
            <w:tcW w:w="851" w:type="dxa"/>
            <w:tcBorders>
              <w:top w:val="nil"/>
              <w:left w:val="nil"/>
              <w:bottom w:val="nil"/>
              <w:right w:val="nil"/>
            </w:tcBorders>
            <w:shd w:val="clear" w:color="auto" w:fill="auto"/>
            <w:hideMark/>
          </w:tcPr>
          <w:p w14:paraId="1DD57E43"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2259A1B7"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639DA6FF" w14:textId="77777777" w:rsidR="00746C48" w:rsidRPr="00746C48" w:rsidRDefault="00746C48" w:rsidP="00746C48">
            <w:pPr>
              <w:spacing w:after="0"/>
              <w:rPr>
                <w:color w:val="000000"/>
                <w:sz w:val="22"/>
                <w:szCs w:val="22"/>
              </w:rPr>
            </w:pPr>
            <w:r w:rsidRPr="00746C48">
              <w:rPr>
                <w:color w:val="000000"/>
                <w:sz w:val="22"/>
                <w:szCs w:val="22"/>
              </w:rPr>
              <w:t>Сервис проверки условий</w:t>
            </w:r>
          </w:p>
        </w:tc>
        <w:tc>
          <w:tcPr>
            <w:tcW w:w="1418" w:type="dxa"/>
            <w:tcBorders>
              <w:top w:val="nil"/>
              <w:left w:val="nil"/>
              <w:bottom w:val="nil"/>
              <w:right w:val="nil"/>
            </w:tcBorders>
            <w:shd w:val="clear" w:color="auto" w:fill="auto"/>
            <w:hideMark/>
          </w:tcPr>
          <w:p w14:paraId="321C6359" w14:textId="77777777" w:rsidR="00746C48" w:rsidRPr="00746C48" w:rsidRDefault="00746C48" w:rsidP="00746C48">
            <w:pPr>
              <w:spacing w:after="0"/>
              <w:rPr>
                <w:color w:val="000000"/>
                <w:sz w:val="22"/>
                <w:szCs w:val="22"/>
              </w:rPr>
            </w:pPr>
            <w:r w:rsidRPr="00746C48">
              <w:rPr>
                <w:color w:val="000000"/>
                <w:sz w:val="22"/>
                <w:szCs w:val="22"/>
              </w:rPr>
              <w:t>Расширения</w:t>
            </w:r>
          </w:p>
        </w:tc>
        <w:tc>
          <w:tcPr>
            <w:tcW w:w="2177" w:type="dxa"/>
            <w:tcBorders>
              <w:top w:val="nil"/>
              <w:left w:val="nil"/>
              <w:bottom w:val="nil"/>
              <w:right w:val="nil"/>
            </w:tcBorders>
            <w:shd w:val="clear" w:color="auto" w:fill="auto"/>
            <w:hideMark/>
          </w:tcPr>
          <w:p w14:paraId="061C1797" w14:textId="77777777" w:rsidR="00746C48" w:rsidRPr="00746C48" w:rsidRDefault="00746C48" w:rsidP="00746C48">
            <w:pPr>
              <w:spacing w:after="0"/>
              <w:rPr>
                <w:color w:val="000000"/>
                <w:sz w:val="22"/>
                <w:szCs w:val="22"/>
              </w:rPr>
            </w:pPr>
          </w:p>
        </w:tc>
      </w:tr>
      <w:tr w:rsidR="00746C48" w:rsidRPr="00746C48" w14:paraId="7604140D" w14:textId="77777777" w:rsidTr="007A4ADC">
        <w:trPr>
          <w:trHeight w:val="288"/>
        </w:trPr>
        <w:tc>
          <w:tcPr>
            <w:tcW w:w="1701" w:type="dxa"/>
            <w:tcBorders>
              <w:top w:val="nil"/>
              <w:left w:val="nil"/>
              <w:bottom w:val="nil"/>
              <w:right w:val="nil"/>
            </w:tcBorders>
            <w:shd w:val="clear" w:color="auto" w:fill="auto"/>
            <w:hideMark/>
          </w:tcPr>
          <w:p w14:paraId="6778C129" w14:textId="77777777" w:rsidR="00746C48" w:rsidRPr="00746C48" w:rsidRDefault="00746C48" w:rsidP="00746C48">
            <w:pPr>
              <w:spacing w:after="0"/>
              <w:rPr>
                <w:color w:val="000000"/>
                <w:sz w:val="22"/>
                <w:szCs w:val="22"/>
              </w:rPr>
            </w:pPr>
            <w:r w:rsidRPr="00746C48">
              <w:rPr>
                <w:color w:val="000000"/>
                <w:sz w:val="22"/>
                <w:szCs w:val="22"/>
              </w:rPr>
              <w:t>UrlFormer</w:t>
            </w:r>
          </w:p>
        </w:tc>
        <w:tc>
          <w:tcPr>
            <w:tcW w:w="851" w:type="dxa"/>
            <w:tcBorders>
              <w:top w:val="nil"/>
              <w:left w:val="nil"/>
              <w:bottom w:val="nil"/>
              <w:right w:val="nil"/>
            </w:tcBorders>
            <w:shd w:val="clear" w:color="auto" w:fill="auto"/>
            <w:hideMark/>
          </w:tcPr>
          <w:p w14:paraId="1E97355D" w14:textId="77777777" w:rsidR="00746C48" w:rsidRPr="00746C48" w:rsidRDefault="00746C48" w:rsidP="00746C48">
            <w:pPr>
              <w:spacing w:after="0"/>
              <w:rPr>
                <w:color w:val="000000"/>
                <w:sz w:val="22"/>
                <w:szCs w:val="22"/>
              </w:rPr>
            </w:pPr>
            <w:r w:rsidRPr="00746C48">
              <w:rPr>
                <w:color w:val="000000"/>
                <w:sz w:val="22"/>
                <w:szCs w:val="22"/>
              </w:rPr>
              <w:t>API</w:t>
            </w:r>
          </w:p>
        </w:tc>
        <w:tc>
          <w:tcPr>
            <w:tcW w:w="850" w:type="dxa"/>
            <w:tcBorders>
              <w:top w:val="nil"/>
              <w:left w:val="nil"/>
              <w:bottom w:val="nil"/>
              <w:right w:val="nil"/>
            </w:tcBorders>
            <w:shd w:val="clear" w:color="auto" w:fill="auto"/>
            <w:hideMark/>
          </w:tcPr>
          <w:p w14:paraId="29E6E0BE" w14:textId="77777777" w:rsidR="00746C48" w:rsidRPr="00746C48" w:rsidRDefault="00746C48" w:rsidP="00746C48">
            <w:pPr>
              <w:spacing w:after="0"/>
              <w:rPr>
                <w:color w:val="000000"/>
                <w:sz w:val="22"/>
                <w:szCs w:val="22"/>
              </w:rPr>
            </w:pPr>
            <w:r w:rsidRPr="00746C48">
              <w:rPr>
                <w:color w:val="000000"/>
                <w:sz w:val="22"/>
                <w:szCs w:val="22"/>
              </w:rPr>
              <w:t>служ.</w:t>
            </w:r>
          </w:p>
        </w:tc>
        <w:tc>
          <w:tcPr>
            <w:tcW w:w="2835" w:type="dxa"/>
            <w:tcBorders>
              <w:top w:val="nil"/>
              <w:left w:val="nil"/>
              <w:bottom w:val="nil"/>
              <w:right w:val="nil"/>
            </w:tcBorders>
            <w:shd w:val="clear" w:color="auto" w:fill="auto"/>
            <w:hideMark/>
          </w:tcPr>
          <w:p w14:paraId="19489618" w14:textId="77777777" w:rsidR="00746C48" w:rsidRPr="00746C48" w:rsidRDefault="00746C48" w:rsidP="00746C48">
            <w:pPr>
              <w:spacing w:after="0"/>
              <w:rPr>
                <w:color w:val="000000"/>
                <w:sz w:val="22"/>
                <w:szCs w:val="22"/>
              </w:rPr>
            </w:pPr>
            <w:r w:rsidRPr="00746C48">
              <w:rPr>
                <w:color w:val="000000"/>
                <w:sz w:val="22"/>
                <w:szCs w:val="22"/>
              </w:rPr>
              <w:t>Сервис формирования ссылок</w:t>
            </w:r>
          </w:p>
        </w:tc>
        <w:tc>
          <w:tcPr>
            <w:tcW w:w="1418" w:type="dxa"/>
            <w:tcBorders>
              <w:top w:val="nil"/>
              <w:left w:val="nil"/>
              <w:bottom w:val="nil"/>
              <w:right w:val="nil"/>
            </w:tcBorders>
            <w:shd w:val="clear" w:color="auto" w:fill="auto"/>
            <w:hideMark/>
          </w:tcPr>
          <w:p w14:paraId="10B2CB9F" w14:textId="77777777" w:rsidR="00746C48" w:rsidRPr="00746C48" w:rsidRDefault="00746C48" w:rsidP="00746C48">
            <w:pPr>
              <w:spacing w:after="0"/>
              <w:rPr>
                <w:color w:val="000000"/>
                <w:sz w:val="22"/>
                <w:szCs w:val="22"/>
              </w:rPr>
            </w:pPr>
            <w:r w:rsidRPr="00746C48">
              <w:rPr>
                <w:color w:val="000000"/>
                <w:sz w:val="22"/>
                <w:szCs w:val="22"/>
              </w:rPr>
              <w:t>Уведомления</w:t>
            </w:r>
          </w:p>
        </w:tc>
        <w:tc>
          <w:tcPr>
            <w:tcW w:w="2177" w:type="dxa"/>
            <w:tcBorders>
              <w:top w:val="nil"/>
              <w:left w:val="nil"/>
              <w:bottom w:val="nil"/>
              <w:right w:val="nil"/>
            </w:tcBorders>
            <w:shd w:val="clear" w:color="auto" w:fill="auto"/>
            <w:hideMark/>
          </w:tcPr>
          <w:p w14:paraId="363A4F61" w14:textId="77777777" w:rsidR="00746C48" w:rsidRPr="00746C48" w:rsidRDefault="00746C48" w:rsidP="00746C48">
            <w:pPr>
              <w:spacing w:after="0"/>
              <w:rPr>
                <w:color w:val="000000"/>
                <w:sz w:val="22"/>
                <w:szCs w:val="22"/>
              </w:rPr>
            </w:pPr>
            <w:r w:rsidRPr="00746C48">
              <w:rPr>
                <w:color w:val="000000"/>
                <w:sz w:val="22"/>
                <w:szCs w:val="22"/>
              </w:rPr>
              <w:t>NotificationTextFormer</w:t>
            </w:r>
          </w:p>
        </w:tc>
      </w:tr>
    </w:tbl>
    <w:p w14:paraId="1582326F" w14:textId="77777777" w:rsidR="00345C96" w:rsidRDefault="006173C6" w:rsidP="00345C96">
      <w:r>
        <w:br/>
      </w:r>
      <w:r w:rsidR="00345C96" w:rsidRPr="005F593D">
        <w:t>*) Важность</w:t>
      </w:r>
      <w:r w:rsidR="00345C96" w:rsidRPr="005F593D">
        <w:br/>
        <w:t>осн.</w:t>
      </w:r>
      <w:r w:rsidR="00345C96" w:rsidRPr="005F593D">
        <w:tab/>
        <w:t>Основной функционал системы</w:t>
      </w:r>
      <w:r w:rsidR="00345C96" w:rsidRPr="005F593D">
        <w:br/>
        <w:t>доп.</w:t>
      </w:r>
      <w:r w:rsidR="00345C96" w:rsidRPr="005F593D">
        <w:tab/>
        <w:t>Дополнительный функционал, доступный клиентам</w:t>
      </w:r>
      <w:r w:rsidR="00345C96" w:rsidRPr="005F593D">
        <w:br/>
        <w:t>служ.</w:t>
      </w:r>
      <w:r w:rsidR="00345C96" w:rsidRPr="005F593D">
        <w:tab/>
        <w:t>Важный служебный компонент</w:t>
      </w:r>
      <w:r w:rsidR="00345C96" w:rsidRPr="005F593D">
        <w:br/>
        <w:t>всп.</w:t>
      </w:r>
      <w:r w:rsidR="00345C96" w:rsidRPr="005F593D">
        <w:tab/>
        <w:t>Вспомогательный служебный компонент</w:t>
      </w:r>
    </w:p>
    <w:p w14:paraId="3ED57B9B" w14:textId="77777777" w:rsidR="006173C6" w:rsidRPr="005F593D" w:rsidRDefault="006173C6" w:rsidP="00345C96">
      <w:r>
        <w:t>На следующем рисунке представлена диаграмма слоёв</w:t>
      </w:r>
      <w:r w:rsidRPr="005F593D">
        <w:t xml:space="preserve">, </w:t>
      </w:r>
      <w:r>
        <w:t>подсистем</w:t>
      </w:r>
      <w:r w:rsidRPr="005F593D">
        <w:t xml:space="preserve"> и основных</w:t>
      </w:r>
      <w:r w:rsidR="007A4ADC">
        <w:t xml:space="preserve"> </w:t>
      </w:r>
      <w:r>
        <w:t xml:space="preserve">зависимостей </w:t>
      </w:r>
      <w:r w:rsidR="007A4ADC">
        <w:t xml:space="preserve">между ними </w:t>
      </w:r>
      <w:r>
        <w:t>в платформе ECMp5</w:t>
      </w:r>
    </w:p>
    <w:p w14:paraId="1EF3B464" w14:textId="77777777" w:rsidR="006173C6" w:rsidRDefault="00C372F7" w:rsidP="00345C96">
      <w:r w:rsidRPr="00C372F7">
        <w:rPr>
          <w:noProof/>
        </w:rPr>
        <w:lastRenderedPageBreak/>
        <w:drawing>
          <wp:inline distT="0" distB="0" distL="0" distR="0" wp14:anchorId="40E4DE01" wp14:editId="27259D23">
            <wp:extent cx="5939790" cy="5172867"/>
            <wp:effectExtent l="19050" t="0" r="3810"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srcRect/>
                    <a:stretch>
                      <a:fillRect/>
                    </a:stretch>
                  </pic:blipFill>
                  <pic:spPr bwMode="auto">
                    <a:xfrm>
                      <a:off x="0" y="0"/>
                      <a:ext cx="5939790" cy="5172867"/>
                    </a:xfrm>
                    <a:prstGeom prst="rect">
                      <a:avLst/>
                    </a:prstGeom>
                    <a:noFill/>
                    <a:ln w="9525">
                      <a:noFill/>
                      <a:miter lim="800000"/>
                      <a:headEnd/>
                      <a:tailEnd/>
                    </a:ln>
                  </pic:spPr>
                </pic:pic>
              </a:graphicData>
            </a:graphic>
          </wp:inline>
        </w:drawing>
      </w:r>
    </w:p>
    <w:p w14:paraId="065C13F5" w14:textId="77777777" w:rsidR="006173C6" w:rsidRPr="006173C6" w:rsidRDefault="006173C6" w:rsidP="00345C96"/>
    <w:p w14:paraId="15765741" w14:textId="77777777" w:rsidR="00C005CE" w:rsidRDefault="00C005CE" w:rsidP="005E1922">
      <w:pPr>
        <w:pStyle w:val="2"/>
      </w:pPr>
      <w:bookmarkStart w:id="285" w:name="_Toc383285494"/>
      <w:r w:rsidRPr="00F22908">
        <w:t>Описание физической структуры</w:t>
      </w:r>
      <w:bookmarkEnd w:id="285"/>
    </w:p>
    <w:p w14:paraId="77FE0365" w14:textId="77777777" w:rsidR="00C005CE" w:rsidRDefault="00C005CE" w:rsidP="00FF525E">
      <w:pPr>
        <w:pStyle w:val="12"/>
      </w:pPr>
      <w:r w:rsidRPr="00F22908">
        <w:t>Описание физической структуры приложения, расположение пакетов и классов в файлах и каталогах.</w:t>
      </w:r>
    </w:p>
    <w:p w14:paraId="66D52F07" w14:textId="77777777" w:rsidR="00C005CE" w:rsidRDefault="00C005CE" w:rsidP="005E1922">
      <w:pPr>
        <w:pStyle w:val="1"/>
      </w:pPr>
      <w:bookmarkStart w:id="286" w:name="_Toc383285495"/>
      <w:r w:rsidRPr="00F22908">
        <w:t>Компонентная модель</w:t>
      </w:r>
      <w:bookmarkEnd w:id="286"/>
    </w:p>
    <w:p w14:paraId="1B7A0AC5" w14:textId="77777777" w:rsidR="00C005CE" w:rsidRDefault="00C005CE" w:rsidP="00FF525E">
      <w:pPr>
        <w:pStyle w:val="12"/>
      </w:pPr>
      <w:r>
        <w:t>Высокоуровневое о</w:t>
      </w:r>
      <w:r w:rsidRPr="00F22908">
        <w:t xml:space="preserve">писание компонентов </w:t>
      </w:r>
      <w:r>
        <w:t>приложения</w:t>
      </w:r>
      <w:r w:rsidRPr="00F22908">
        <w:t>, их взаимодействие в виде компонентной диаграммы. Распределение компонентов по слоям.</w:t>
      </w:r>
    </w:p>
    <w:p w14:paraId="33FBD845" w14:textId="77777777" w:rsidR="00C005CE" w:rsidRDefault="00C005CE" w:rsidP="005E1922">
      <w:pPr>
        <w:pStyle w:val="1"/>
      </w:pPr>
      <w:bookmarkStart w:id="287" w:name="_Toc383285496"/>
      <w:r w:rsidRPr="00F22908">
        <w:t>Модель данных</w:t>
      </w:r>
      <w:bookmarkEnd w:id="287"/>
    </w:p>
    <w:p w14:paraId="5FA4AB74" w14:textId="77777777" w:rsidR="00C005CE" w:rsidRPr="00F22908" w:rsidRDefault="00C005CE" w:rsidP="00FF525E">
      <w:pPr>
        <w:pStyle w:val="12"/>
      </w:pPr>
      <w:r>
        <w:t>Высокоуровневое о</w:t>
      </w:r>
      <w:r w:rsidRPr="00F22908">
        <w:t xml:space="preserve">писание </w:t>
      </w:r>
      <w:r>
        <w:t>классов по</w:t>
      </w:r>
      <w:r w:rsidRPr="00F22908">
        <w:t xml:space="preserve"> работ</w:t>
      </w:r>
      <w:r>
        <w:t>е</w:t>
      </w:r>
      <w:r w:rsidRPr="00F22908">
        <w:t xml:space="preserve"> с данными, обзор модели данных в терминах tables, views, indexes, triggers</w:t>
      </w:r>
      <w:r>
        <w:t>,</w:t>
      </w:r>
      <w:r w:rsidRPr="00F22908">
        <w:t xml:space="preserve"> stored procedures</w:t>
      </w:r>
      <w:r>
        <w:t xml:space="preserve"> и </w:t>
      </w:r>
      <w:r>
        <w:rPr>
          <w:lang w:val="en-US"/>
        </w:rPr>
        <w:t>xml</w:t>
      </w:r>
      <w:r>
        <w:t>-схем</w:t>
      </w:r>
      <w:r w:rsidRPr="00F22908">
        <w:t>. Описание отображения элементов работы с данными на структуру БД</w:t>
      </w:r>
    </w:p>
    <w:p w14:paraId="4B52598E" w14:textId="77777777" w:rsidR="00C005CE" w:rsidRPr="006146E3" w:rsidRDefault="00C005CE" w:rsidP="00745627">
      <w:pPr>
        <w:rPr>
          <w:lang w:val="en-US"/>
        </w:rPr>
      </w:pPr>
    </w:p>
    <w:sectPr w:rsidR="00C005CE" w:rsidRPr="006146E3" w:rsidSect="0089102D">
      <w:headerReference w:type="default" r:id="rId78"/>
      <w:footerReference w:type="default" r:id="rId79"/>
      <w:type w:val="continuous"/>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Administrator" w:date="2014-04-17T16:40:00Z" w:initials="A">
    <w:p w14:paraId="27357498" w14:textId="77777777" w:rsidR="001B19AE" w:rsidRDefault="001B19AE">
      <w:pPr>
        <w:pStyle w:val="af6"/>
        <w:rPr>
          <w:rStyle w:val="af5"/>
        </w:rPr>
      </w:pPr>
      <w:r>
        <w:rPr>
          <w:rStyle w:val="af5"/>
        </w:rPr>
        <w:annotationRef/>
      </w:r>
      <w:r>
        <w:rPr>
          <w:rStyle w:val="af5"/>
        </w:rPr>
        <w:t>Надо разъяснить</w:t>
      </w:r>
    </w:p>
    <w:p w14:paraId="48C6ABA8" w14:textId="77777777" w:rsidR="001B19AE" w:rsidRDefault="001B19AE">
      <w:pPr>
        <w:pStyle w:val="af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C6AB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8385D0" w14:textId="77777777" w:rsidR="00614C37" w:rsidRDefault="00614C37" w:rsidP="00230DBA">
      <w:pPr>
        <w:spacing w:after="0"/>
      </w:pPr>
      <w:r>
        <w:separator/>
      </w:r>
    </w:p>
  </w:endnote>
  <w:endnote w:type="continuationSeparator" w:id="0">
    <w:p w14:paraId="7C02707D" w14:textId="77777777" w:rsidR="00614C37" w:rsidRDefault="00614C37" w:rsidP="00230DB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ndale Sans UI">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40392"/>
      <w:docPartObj>
        <w:docPartGallery w:val="Page Numbers (Bottom of Page)"/>
        <w:docPartUnique/>
      </w:docPartObj>
    </w:sdtPr>
    <w:sdtContent>
      <w:p w14:paraId="2FDC5155" w14:textId="77777777" w:rsidR="001B19AE" w:rsidRPr="001D0680" w:rsidRDefault="001B19AE" w:rsidP="001D0680">
        <w:pPr>
          <w:pStyle w:val="af"/>
          <w:jc w:val="right"/>
        </w:pPr>
        <w:r>
          <w:fldChar w:fldCharType="begin"/>
        </w:r>
        <w:r>
          <w:instrText xml:space="preserve"> PAGE   \* MERGEFORMAT </w:instrText>
        </w:r>
        <w:r>
          <w:fldChar w:fldCharType="separate"/>
        </w:r>
        <w:r w:rsidR="00AC662D">
          <w:rPr>
            <w:noProof/>
          </w:rPr>
          <w:t>12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06508" w14:textId="77777777" w:rsidR="001B19AE" w:rsidRDefault="001B19AE" w:rsidP="006B2943">
    <w:pPr>
      <w:pStyle w:val="af"/>
      <w:jc w:val="right"/>
    </w:pPr>
    <w:r>
      <w:fldChar w:fldCharType="begin"/>
    </w:r>
    <w:r>
      <w:instrText xml:space="preserve"> PAGE   \* MERGEFORMAT </w:instrText>
    </w:r>
    <w:r>
      <w:fldChar w:fldCharType="separate"/>
    </w:r>
    <w:r w:rsidR="00AC662D">
      <w:rPr>
        <w:noProof/>
      </w:rPr>
      <w:t>31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CF2D0" w14:textId="77777777" w:rsidR="00614C37" w:rsidRDefault="00614C37" w:rsidP="00230DBA">
      <w:pPr>
        <w:spacing w:after="0"/>
      </w:pPr>
      <w:r>
        <w:separator/>
      </w:r>
    </w:p>
  </w:footnote>
  <w:footnote w:type="continuationSeparator" w:id="0">
    <w:p w14:paraId="544A7998" w14:textId="77777777" w:rsidR="00614C37" w:rsidRDefault="00614C37" w:rsidP="00230DBA">
      <w:pPr>
        <w:spacing w:after="0"/>
      </w:pPr>
      <w:r>
        <w:continuationSeparator/>
      </w:r>
    </w:p>
  </w:footnote>
  <w:footnote w:id="1">
    <w:p w14:paraId="57BD0A76" w14:textId="77777777" w:rsidR="001B19AE" w:rsidRPr="00D26025" w:rsidRDefault="001B19AE" w:rsidP="0034058D">
      <w:pPr>
        <w:pStyle w:val="affb"/>
        <w:rPr>
          <w:lang w:val="en-US"/>
        </w:rPr>
      </w:pPr>
      <w:r>
        <w:rPr>
          <w:rStyle w:val="affd"/>
          <w:rFonts w:eastAsiaTheme="majorEastAsia"/>
        </w:rPr>
        <w:footnoteRef/>
      </w:r>
      <w:r>
        <w:t xml:space="preserve"> </w:t>
      </w:r>
      <w:r w:rsidRPr="00D26025">
        <w:t>REST – Representational State Transfer –стиль архитектуры программного обеспечения для распределенных информационных систем. Спецификация REST API для CompanyMedia 4 входит в состав технической документации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59A22" w14:textId="77777777" w:rsidR="001B19AE" w:rsidRDefault="001B19AE" w:rsidP="0089102D">
    <w:pPr>
      <w:pStyle w:val="ad"/>
      <w:jc w:val="right"/>
    </w:pPr>
    <w:sdt>
      <w:sdtPr>
        <w:alias w:val="Тема"/>
        <w:id w:val="109247663"/>
        <w:placeholder>
          <w:docPart w:val="2E4C84E19777409890D42012ABC8C94C"/>
        </w:placeholder>
        <w:dataBinding w:prefixMappings="xmlns:ns0='http://purl.org/dc/elements/1.1/' xmlns:ns1='http://schemas.openxmlformats.org/package/2006/metadata/core-properties' " w:xpath="/ns1:coreProperties[1]/ns0:subject[1]" w:storeItemID="{6C3C8BC8-F283-45AE-878A-BAB7291924A1}"/>
        <w:text/>
      </w:sdtPr>
      <w:sdtContent>
        <w:r>
          <w:t>Платформа ECMp5</w:t>
        </w:r>
      </w:sdtContent>
    </w:sdt>
    <w:r>
      <w:t xml:space="preserve"> </w:t>
    </w:r>
    <w:r>
      <w:rPr>
        <w:lang w:val="en-US"/>
      </w:rPr>
      <w:t>- Software Architecture Document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573F" w14:textId="77777777" w:rsidR="001B19AE" w:rsidRPr="00B903B3" w:rsidRDefault="001B19AE" w:rsidP="006B2943">
    <w:pPr>
      <w:pStyle w:val="ad"/>
      <w:jc w:val="right"/>
      <w:rPr>
        <w:szCs w:val="16"/>
        <w:lang w:val="en-US"/>
      </w:rPr>
    </w:pPr>
    <w:sdt>
      <w:sdtPr>
        <w:alias w:val="Тема"/>
        <w:id w:val="109247659"/>
        <w:dataBinding w:prefixMappings="xmlns:ns0='http://purl.org/dc/elements/1.1/' xmlns:ns1='http://schemas.openxmlformats.org/package/2006/metadata/core-properties' " w:xpath="/ns1:coreProperties[1]/ns0:subject[1]" w:storeItemID="{6C3C8BC8-F283-45AE-878A-BAB7291924A1}"/>
        <w:text/>
      </w:sdtPr>
      <w:sdtContent>
        <w:r>
          <w:t>Платформа ECMp5</w:t>
        </w:r>
      </w:sdtContent>
    </w:sdt>
    <w:r>
      <w:t xml:space="preserve"> </w:t>
    </w:r>
    <w:r>
      <w:rPr>
        <w:lang w:val="en-US"/>
      </w:rPr>
      <w:t>- Software Architecture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595A39B0"/>
    <w:lvl w:ilvl="0">
      <w:start w:val="1"/>
      <w:numFmt w:val="bullet"/>
      <w:pStyle w:val="3"/>
      <w:lvlText w:val=""/>
      <w:lvlJc w:val="left"/>
      <w:pPr>
        <w:tabs>
          <w:tab w:val="num" w:pos="926"/>
        </w:tabs>
        <w:ind w:left="926" w:hanging="360"/>
      </w:pPr>
      <w:rPr>
        <w:rFonts w:ascii="Symbol" w:hAnsi="Symbol" w:hint="default"/>
      </w:rPr>
    </w:lvl>
  </w:abstractNum>
  <w:abstractNum w:abstractNumId="1">
    <w:nsid w:val="FFFFFFFE"/>
    <w:multiLevelType w:val="singleLevel"/>
    <w:tmpl w:val="3402A34A"/>
    <w:lvl w:ilvl="0">
      <w:numFmt w:val="decimal"/>
      <w:pStyle w:val="a"/>
      <w:lvlText w:val="*"/>
      <w:lvlJc w:val="left"/>
    </w:lvl>
  </w:abstractNum>
  <w:abstractNum w:abstractNumId="2">
    <w:nsid w:val="00000002"/>
    <w:multiLevelType w:val="multilevel"/>
    <w:tmpl w:val="00000002"/>
    <w:lvl w:ilvl="0">
      <w:start w:val="1"/>
      <w:numFmt w:val="bullet"/>
      <w:suff w:val="nothing"/>
      <w:lvlText w:val=""/>
      <w:lvlJc w:val="left"/>
      <w:pPr>
        <w:tabs>
          <w:tab w:val="num" w:pos="0"/>
        </w:tabs>
        <w:ind w:left="0" w:firstLine="0"/>
      </w:pPr>
      <w:rPr>
        <w:rFonts w:ascii="Symbol" w:hAnsi="Symbol" w:cs="OpenSymbol"/>
      </w:rPr>
    </w:lvl>
    <w:lvl w:ilvl="1">
      <w:start w:val="1"/>
      <w:numFmt w:val="bullet"/>
      <w:suff w:val="nothing"/>
      <w:lvlText w:val=""/>
      <w:lvlJc w:val="left"/>
      <w:pPr>
        <w:tabs>
          <w:tab w:val="num" w:pos="0"/>
        </w:tabs>
        <w:ind w:left="0" w:firstLine="0"/>
      </w:pPr>
      <w:rPr>
        <w:rFonts w:ascii="Symbol" w:hAnsi="Symbol" w:cs="OpenSymbol"/>
      </w:rPr>
    </w:lvl>
    <w:lvl w:ilvl="2">
      <w:start w:val="1"/>
      <w:numFmt w:val="bullet"/>
      <w:suff w:val="nothing"/>
      <w:lvlText w:val=""/>
      <w:lvlJc w:val="left"/>
      <w:pPr>
        <w:tabs>
          <w:tab w:val="num" w:pos="0"/>
        </w:tabs>
        <w:ind w:left="0" w:firstLine="0"/>
      </w:pPr>
      <w:rPr>
        <w:rFonts w:ascii="Symbol" w:hAnsi="Symbol" w:cs="OpenSymbol"/>
      </w:rPr>
    </w:lvl>
    <w:lvl w:ilvl="3">
      <w:start w:val="1"/>
      <w:numFmt w:val="bullet"/>
      <w:suff w:val="nothing"/>
      <w:lvlText w:val=""/>
      <w:lvlJc w:val="left"/>
      <w:pPr>
        <w:tabs>
          <w:tab w:val="num" w:pos="0"/>
        </w:tabs>
        <w:ind w:left="0" w:firstLine="0"/>
      </w:pPr>
      <w:rPr>
        <w:rFonts w:ascii="Symbol" w:hAnsi="Symbol" w:cs="OpenSymbol"/>
      </w:rPr>
    </w:lvl>
    <w:lvl w:ilvl="4">
      <w:start w:val="1"/>
      <w:numFmt w:val="bullet"/>
      <w:suff w:val="nothing"/>
      <w:lvlText w:val=""/>
      <w:lvlJc w:val="left"/>
      <w:pPr>
        <w:tabs>
          <w:tab w:val="num" w:pos="0"/>
        </w:tabs>
        <w:ind w:left="0" w:firstLine="0"/>
      </w:pPr>
      <w:rPr>
        <w:rFonts w:ascii="Symbol" w:hAnsi="Symbol" w:cs="OpenSymbol"/>
      </w:rPr>
    </w:lvl>
    <w:lvl w:ilvl="5">
      <w:start w:val="1"/>
      <w:numFmt w:val="bullet"/>
      <w:suff w:val="nothing"/>
      <w:lvlText w:val=""/>
      <w:lvlJc w:val="left"/>
      <w:pPr>
        <w:tabs>
          <w:tab w:val="num" w:pos="0"/>
        </w:tabs>
        <w:ind w:left="0" w:firstLine="0"/>
      </w:pPr>
      <w:rPr>
        <w:rFonts w:ascii="Symbol" w:hAnsi="Symbol" w:cs="OpenSymbol"/>
      </w:rPr>
    </w:lvl>
    <w:lvl w:ilvl="6">
      <w:start w:val="1"/>
      <w:numFmt w:val="bullet"/>
      <w:suff w:val="nothing"/>
      <w:lvlText w:val=""/>
      <w:lvlJc w:val="left"/>
      <w:pPr>
        <w:tabs>
          <w:tab w:val="num" w:pos="0"/>
        </w:tabs>
        <w:ind w:left="0" w:firstLine="0"/>
      </w:pPr>
      <w:rPr>
        <w:rFonts w:ascii="Symbol" w:hAnsi="Symbol" w:cs="OpenSymbol"/>
      </w:rPr>
    </w:lvl>
    <w:lvl w:ilvl="7">
      <w:start w:val="1"/>
      <w:numFmt w:val="bullet"/>
      <w:suff w:val="nothing"/>
      <w:lvlText w:val=""/>
      <w:lvlJc w:val="left"/>
      <w:pPr>
        <w:tabs>
          <w:tab w:val="num" w:pos="0"/>
        </w:tabs>
        <w:ind w:left="0" w:firstLine="0"/>
      </w:pPr>
      <w:rPr>
        <w:rFonts w:ascii="Symbol" w:hAnsi="Symbol" w:cs="OpenSymbol"/>
      </w:rPr>
    </w:lvl>
    <w:lvl w:ilvl="8">
      <w:start w:val="1"/>
      <w:numFmt w:val="bullet"/>
      <w:suff w:val="nothing"/>
      <w:lvlText w:val=""/>
      <w:lvlJc w:val="left"/>
      <w:pPr>
        <w:tabs>
          <w:tab w:val="num" w:pos="0"/>
        </w:tabs>
        <w:ind w:left="0" w:firstLine="0"/>
      </w:pPr>
      <w:rPr>
        <w:rFonts w:ascii="Symbol" w:hAnsi="Symbol" w:cs="OpenSymbol"/>
      </w:rPr>
    </w:lvl>
  </w:abstractNum>
  <w:abstractNum w:abstractNumId="3">
    <w:nsid w:val="00C945F1"/>
    <w:multiLevelType w:val="hybridMultilevel"/>
    <w:tmpl w:val="007AC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13162DE"/>
    <w:multiLevelType w:val="hybridMultilevel"/>
    <w:tmpl w:val="66A064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3F214A2"/>
    <w:multiLevelType w:val="hybridMultilevel"/>
    <w:tmpl w:val="9FF4B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56D45FF"/>
    <w:multiLevelType w:val="hybridMultilevel"/>
    <w:tmpl w:val="15B63B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6C31799"/>
    <w:multiLevelType w:val="hybridMultilevel"/>
    <w:tmpl w:val="F46EAB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9A364AD"/>
    <w:multiLevelType w:val="hybridMultilevel"/>
    <w:tmpl w:val="1EFAC4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0A227D1E"/>
    <w:multiLevelType w:val="hybridMultilevel"/>
    <w:tmpl w:val="5E9E50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0CBC3094"/>
    <w:multiLevelType w:val="hybridMultilevel"/>
    <w:tmpl w:val="9C7233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CFE2C1B"/>
    <w:multiLevelType w:val="hybridMultilevel"/>
    <w:tmpl w:val="8A8216D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99235C"/>
    <w:multiLevelType w:val="hybridMultilevel"/>
    <w:tmpl w:val="51A6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0F4C1B6A"/>
    <w:multiLevelType w:val="hybridMultilevel"/>
    <w:tmpl w:val="E2D248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14176638"/>
    <w:multiLevelType w:val="hybridMultilevel"/>
    <w:tmpl w:val="5936F7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5DF3A2B"/>
    <w:multiLevelType w:val="hybridMultilevel"/>
    <w:tmpl w:val="05CE1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69C22D0"/>
    <w:multiLevelType w:val="hybridMultilevel"/>
    <w:tmpl w:val="876E29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1AB956C8"/>
    <w:multiLevelType w:val="hybridMultilevel"/>
    <w:tmpl w:val="137A7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1BD7307B"/>
    <w:multiLevelType w:val="hybridMultilevel"/>
    <w:tmpl w:val="25BAB7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1C5E6D81"/>
    <w:multiLevelType w:val="hybridMultilevel"/>
    <w:tmpl w:val="7C1A9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1D643AE3"/>
    <w:multiLevelType w:val="hybridMultilevel"/>
    <w:tmpl w:val="8DF45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02D10DC"/>
    <w:multiLevelType w:val="hybridMultilevel"/>
    <w:tmpl w:val="6D2A77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2846B52"/>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28D319D"/>
    <w:multiLevelType w:val="singleLevel"/>
    <w:tmpl w:val="D578F250"/>
    <w:lvl w:ilvl="0">
      <w:start w:val="1"/>
      <w:numFmt w:val="decimal"/>
      <w:pStyle w:val="a0"/>
      <w:lvlText w:val="%1."/>
      <w:lvlJc w:val="left"/>
      <w:pPr>
        <w:ind w:left="1437" w:hanging="360"/>
      </w:pPr>
      <w:rPr>
        <w:b w:val="0"/>
        <w:bCs w:val="0"/>
        <w:i w:val="0"/>
        <w:iCs w:val="0"/>
        <w:caps w:val="0"/>
        <w:smallCaps w:val="0"/>
        <w:strike w:val="0"/>
        <w:dstrike w:val="0"/>
        <w:noProof w:val="0"/>
        <w:vanish w:val="0"/>
        <w:color w:val="000000"/>
        <w:kern w:val="0"/>
        <w:position w:val="0"/>
        <w:u w:val="none"/>
        <w:vertAlign w:val="baseline"/>
        <w:em w:val="none"/>
      </w:rPr>
    </w:lvl>
  </w:abstractNum>
  <w:abstractNum w:abstractNumId="24">
    <w:nsid w:val="24446F56"/>
    <w:multiLevelType w:val="multilevel"/>
    <w:tmpl w:val="E8C0B9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25A30A2C"/>
    <w:multiLevelType w:val="hybridMultilevel"/>
    <w:tmpl w:val="BF2EC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28045C4F"/>
    <w:multiLevelType w:val="hybridMultilevel"/>
    <w:tmpl w:val="9A425C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25E7CA3"/>
    <w:multiLevelType w:val="hybridMultilevel"/>
    <w:tmpl w:val="97F8981A"/>
    <w:lvl w:ilvl="0" w:tplc="B65EDE38">
      <w:start w:val="1"/>
      <w:numFmt w:val="decimal"/>
      <w:lvlText w:val="%1."/>
      <w:lvlJc w:val="left"/>
      <w:pPr>
        <w:ind w:left="720" w:hanging="360"/>
      </w:pPr>
    </w:lvl>
    <w:lvl w:ilvl="1" w:tplc="B2CA84B2" w:tentative="1">
      <w:start w:val="1"/>
      <w:numFmt w:val="lowerLetter"/>
      <w:lvlText w:val="%2."/>
      <w:lvlJc w:val="left"/>
      <w:pPr>
        <w:ind w:left="1440" w:hanging="360"/>
      </w:pPr>
    </w:lvl>
    <w:lvl w:ilvl="2" w:tplc="146E445E" w:tentative="1">
      <w:start w:val="1"/>
      <w:numFmt w:val="lowerRoman"/>
      <w:lvlText w:val="%3."/>
      <w:lvlJc w:val="right"/>
      <w:pPr>
        <w:ind w:left="2160" w:hanging="180"/>
      </w:pPr>
    </w:lvl>
    <w:lvl w:ilvl="3" w:tplc="35963F3A" w:tentative="1">
      <w:start w:val="1"/>
      <w:numFmt w:val="decimal"/>
      <w:lvlText w:val="%4."/>
      <w:lvlJc w:val="left"/>
      <w:pPr>
        <w:ind w:left="2880" w:hanging="360"/>
      </w:pPr>
    </w:lvl>
    <w:lvl w:ilvl="4" w:tplc="E6A877E2" w:tentative="1">
      <w:start w:val="1"/>
      <w:numFmt w:val="lowerLetter"/>
      <w:lvlText w:val="%5."/>
      <w:lvlJc w:val="left"/>
      <w:pPr>
        <w:ind w:left="3600" w:hanging="360"/>
      </w:pPr>
    </w:lvl>
    <w:lvl w:ilvl="5" w:tplc="AD60D3F8" w:tentative="1">
      <w:start w:val="1"/>
      <w:numFmt w:val="lowerRoman"/>
      <w:lvlText w:val="%6."/>
      <w:lvlJc w:val="right"/>
      <w:pPr>
        <w:ind w:left="4320" w:hanging="180"/>
      </w:pPr>
    </w:lvl>
    <w:lvl w:ilvl="6" w:tplc="7B1A01E0" w:tentative="1">
      <w:start w:val="1"/>
      <w:numFmt w:val="decimal"/>
      <w:lvlText w:val="%7."/>
      <w:lvlJc w:val="left"/>
      <w:pPr>
        <w:ind w:left="5040" w:hanging="360"/>
      </w:pPr>
    </w:lvl>
    <w:lvl w:ilvl="7" w:tplc="4AF63876" w:tentative="1">
      <w:start w:val="1"/>
      <w:numFmt w:val="lowerLetter"/>
      <w:lvlText w:val="%8."/>
      <w:lvlJc w:val="left"/>
      <w:pPr>
        <w:ind w:left="5760" w:hanging="360"/>
      </w:pPr>
    </w:lvl>
    <w:lvl w:ilvl="8" w:tplc="6B38A620" w:tentative="1">
      <w:start w:val="1"/>
      <w:numFmt w:val="lowerRoman"/>
      <w:lvlText w:val="%9."/>
      <w:lvlJc w:val="right"/>
      <w:pPr>
        <w:ind w:left="6480" w:hanging="180"/>
      </w:pPr>
    </w:lvl>
  </w:abstractNum>
  <w:abstractNum w:abstractNumId="28">
    <w:nsid w:val="367A1D41"/>
    <w:multiLevelType w:val="hybridMultilevel"/>
    <w:tmpl w:val="E828DC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37D82874"/>
    <w:multiLevelType w:val="hybridMultilevel"/>
    <w:tmpl w:val="331ACD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9344C67"/>
    <w:multiLevelType w:val="hybridMultilevel"/>
    <w:tmpl w:val="92AEBC1E"/>
    <w:lvl w:ilvl="0" w:tplc="691A9306">
      <w:start w:val="1"/>
      <w:numFmt w:val="bullet"/>
      <w:lvlText w:val=""/>
      <w:lvlJc w:val="left"/>
      <w:pPr>
        <w:ind w:left="720" w:hanging="360"/>
      </w:pPr>
      <w:rPr>
        <w:rFonts w:ascii="Symbol" w:hAnsi="Symbol" w:hint="default"/>
      </w:rPr>
    </w:lvl>
    <w:lvl w:ilvl="1" w:tplc="BA2CD6A4">
      <w:start w:val="1"/>
      <w:numFmt w:val="bullet"/>
      <w:lvlText w:val="o"/>
      <w:lvlJc w:val="left"/>
      <w:pPr>
        <w:ind w:left="1440" w:hanging="360"/>
      </w:pPr>
      <w:rPr>
        <w:rFonts w:ascii="Courier New" w:hAnsi="Courier New" w:cs="Courier New" w:hint="default"/>
      </w:rPr>
    </w:lvl>
    <w:lvl w:ilvl="2" w:tplc="E5DCE670" w:tentative="1">
      <w:start w:val="1"/>
      <w:numFmt w:val="bullet"/>
      <w:lvlText w:val=""/>
      <w:lvlJc w:val="left"/>
      <w:pPr>
        <w:ind w:left="2160" w:hanging="360"/>
      </w:pPr>
      <w:rPr>
        <w:rFonts w:ascii="Wingdings" w:hAnsi="Wingdings" w:hint="default"/>
      </w:rPr>
    </w:lvl>
    <w:lvl w:ilvl="3" w:tplc="051664C0" w:tentative="1">
      <w:start w:val="1"/>
      <w:numFmt w:val="bullet"/>
      <w:lvlText w:val=""/>
      <w:lvlJc w:val="left"/>
      <w:pPr>
        <w:ind w:left="2880" w:hanging="360"/>
      </w:pPr>
      <w:rPr>
        <w:rFonts w:ascii="Symbol" w:hAnsi="Symbol" w:hint="default"/>
      </w:rPr>
    </w:lvl>
    <w:lvl w:ilvl="4" w:tplc="904A0972" w:tentative="1">
      <w:start w:val="1"/>
      <w:numFmt w:val="bullet"/>
      <w:lvlText w:val="o"/>
      <w:lvlJc w:val="left"/>
      <w:pPr>
        <w:ind w:left="3600" w:hanging="360"/>
      </w:pPr>
      <w:rPr>
        <w:rFonts w:ascii="Courier New" w:hAnsi="Courier New" w:cs="Courier New" w:hint="default"/>
      </w:rPr>
    </w:lvl>
    <w:lvl w:ilvl="5" w:tplc="D3E6C61E" w:tentative="1">
      <w:start w:val="1"/>
      <w:numFmt w:val="bullet"/>
      <w:lvlText w:val=""/>
      <w:lvlJc w:val="left"/>
      <w:pPr>
        <w:ind w:left="4320" w:hanging="360"/>
      </w:pPr>
      <w:rPr>
        <w:rFonts w:ascii="Wingdings" w:hAnsi="Wingdings" w:hint="default"/>
      </w:rPr>
    </w:lvl>
    <w:lvl w:ilvl="6" w:tplc="E444B896" w:tentative="1">
      <w:start w:val="1"/>
      <w:numFmt w:val="bullet"/>
      <w:lvlText w:val=""/>
      <w:lvlJc w:val="left"/>
      <w:pPr>
        <w:ind w:left="5040" w:hanging="360"/>
      </w:pPr>
      <w:rPr>
        <w:rFonts w:ascii="Symbol" w:hAnsi="Symbol" w:hint="default"/>
      </w:rPr>
    </w:lvl>
    <w:lvl w:ilvl="7" w:tplc="DA8E0592" w:tentative="1">
      <w:start w:val="1"/>
      <w:numFmt w:val="bullet"/>
      <w:lvlText w:val="o"/>
      <w:lvlJc w:val="left"/>
      <w:pPr>
        <w:ind w:left="5760" w:hanging="360"/>
      </w:pPr>
      <w:rPr>
        <w:rFonts w:ascii="Courier New" w:hAnsi="Courier New" w:cs="Courier New" w:hint="default"/>
      </w:rPr>
    </w:lvl>
    <w:lvl w:ilvl="8" w:tplc="FC6204BA" w:tentative="1">
      <w:start w:val="1"/>
      <w:numFmt w:val="bullet"/>
      <w:lvlText w:val=""/>
      <w:lvlJc w:val="left"/>
      <w:pPr>
        <w:ind w:left="6480" w:hanging="360"/>
      </w:pPr>
      <w:rPr>
        <w:rFonts w:ascii="Wingdings" w:hAnsi="Wingdings" w:hint="default"/>
      </w:rPr>
    </w:lvl>
  </w:abstractNum>
  <w:abstractNum w:abstractNumId="31">
    <w:nsid w:val="3A3D79FB"/>
    <w:multiLevelType w:val="hybridMultilevel"/>
    <w:tmpl w:val="AC5CB97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3C2E7FDC"/>
    <w:multiLevelType w:val="hybridMultilevel"/>
    <w:tmpl w:val="C6BA6A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F8F0493"/>
    <w:multiLevelType w:val="hybridMultilevel"/>
    <w:tmpl w:val="A6E29FAA"/>
    <w:lvl w:ilvl="0" w:tplc="832E25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41517D0A"/>
    <w:multiLevelType w:val="hybridMultilevel"/>
    <w:tmpl w:val="6EAC42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46D9476F"/>
    <w:multiLevelType w:val="hybridMultilevel"/>
    <w:tmpl w:val="8646CB6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7474445"/>
    <w:multiLevelType w:val="hybridMultilevel"/>
    <w:tmpl w:val="A2726F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86C2598"/>
    <w:multiLevelType w:val="hybridMultilevel"/>
    <w:tmpl w:val="0E620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4A9C1035"/>
    <w:multiLevelType w:val="hybridMultilevel"/>
    <w:tmpl w:val="6B82FB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D545FF2"/>
    <w:multiLevelType w:val="hybridMultilevel"/>
    <w:tmpl w:val="19DEB2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05052E9"/>
    <w:multiLevelType w:val="hybridMultilevel"/>
    <w:tmpl w:val="1C924F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12D03EF"/>
    <w:multiLevelType w:val="hybridMultilevel"/>
    <w:tmpl w:val="233875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51992A72"/>
    <w:multiLevelType w:val="hybridMultilevel"/>
    <w:tmpl w:val="4754DFE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520F6016"/>
    <w:multiLevelType w:val="hybridMultilevel"/>
    <w:tmpl w:val="E37A70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52542DA7"/>
    <w:multiLevelType w:val="hybridMultilevel"/>
    <w:tmpl w:val="2D7C5E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53DE2B5C"/>
    <w:multiLevelType w:val="hybridMultilevel"/>
    <w:tmpl w:val="2196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56E670FC"/>
    <w:multiLevelType w:val="hybridMultilevel"/>
    <w:tmpl w:val="6F7453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56F83CB7"/>
    <w:multiLevelType w:val="hybridMultilevel"/>
    <w:tmpl w:val="4B5EBA5E"/>
    <w:lvl w:ilvl="0" w:tplc="1B7E057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59857A03"/>
    <w:multiLevelType w:val="hybridMultilevel"/>
    <w:tmpl w:val="0EE01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5B2D074E"/>
    <w:multiLevelType w:val="hybridMultilevel"/>
    <w:tmpl w:val="52E6A2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B756DE0"/>
    <w:multiLevelType w:val="hybridMultilevel"/>
    <w:tmpl w:val="3F90EF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5C9F164B"/>
    <w:multiLevelType w:val="hybridMultilevel"/>
    <w:tmpl w:val="EEE2D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5CCD6C44"/>
    <w:multiLevelType w:val="hybridMultilevel"/>
    <w:tmpl w:val="0F5A3B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60387F9B"/>
    <w:multiLevelType w:val="hybridMultilevel"/>
    <w:tmpl w:val="5B74F6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633252F3"/>
    <w:multiLevelType w:val="hybridMultilevel"/>
    <w:tmpl w:val="E472B06A"/>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55">
    <w:nsid w:val="67224BDC"/>
    <w:multiLevelType w:val="hybridMultilevel"/>
    <w:tmpl w:val="21948D0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77B2D4A"/>
    <w:multiLevelType w:val="hybridMultilevel"/>
    <w:tmpl w:val="5422F8F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67C77E4B"/>
    <w:multiLevelType w:val="hybridMultilevel"/>
    <w:tmpl w:val="9A649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68D16BA3"/>
    <w:multiLevelType w:val="hybridMultilevel"/>
    <w:tmpl w:val="55840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6B1A1413"/>
    <w:multiLevelType w:val="hybridMultilevel"/>
    <w:tmpl w:val="7D42BB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762E2004"/>
    <w:multiLevelType w:val="hybridMultilevel"/>
    <w:tmpl w:val="D6CAB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nsid w:val="767C3A95"/>
    <w:multiLevelType w:val="hybridMultilevel"/>
    <w:tmpl w:val="B54EEB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EFD10DE"/>
    <w:multiLevelType w:val="hybridMultilevel"/>
    <w:tmpl w:val="6548140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4"/>
  </w:num>
  <w:num w:numId="2">
    <w:abstractNumId w:val="30"/>
  </w:num>
  <w:num w:numId="3">
    <w:abstractNumId w:val="44"/>
  </w:num>
  <w:num w:numId="4">
    <w:abstractNumId w:val="41"/>
  </w:num>
  <w:num w:numId="5">
    <w:abstractNumId w:val="7"/>
  </w:num>
  <w:num w:numId="6">
    <w:abstractNumId w:val="53"/>
  </w:num>
  <w:num w:numId="7">
    <w:abstractNumId w:val="25"/>
  </w:num>
  <w:num w:numId="8">
    <w:abstractNumId w:val="46"/>
  </w:num>
  <w:num w:numId="9">
    <w:abstractNumId w:val="8"/>
  </w:num>
  <w:num w:numId="10">
    <w:abstractNumId w:val="58"/>
  </w:num>
  <w:num w:numId="11">
    <w:abstractNumId w:val="3"/>
  </w:num>
  <w:num w:numId="12">
    <w:abstractNumId w:val="21"/>
  </w:num>
  <w:num w:numId="13">
    <w:abstractNumId w:val="16"/>
  </w:num>
  <w:num w:numId="14">
    <w:abstractNumId w:val="5"/>
  </w:num>
  <w:num w:numId="15">
    <w:abstractNumId w:val="40"/>
  </w:num>
  <w:num w:numId="16">
    <w:abstractNumId w:val="19"/>
  </w:num>
  <w:num w:numId="17">
    <w:abstractNumId w:val="39"/>
  </w:num>
  <w:num w:numId="18">
    <w:abstractNumId w:val="14"/>
  </w:num>
  <w:num w:numId="19">
    <w:abstractNumId w:val="34"/>
  </w:num>
  <w:num w:numId="20">
    <w:abstractNumId w:val="31"/>
  </w:num>
  <w:num w:numId="21">
    <w:abstractNumId w:val="18"/>
  </w:num>
  <w:num w:numId="22">
    <w:abstractNumId w:val="27"/>
  </w:num>
  <w:num w:numId="23">
    <w:abstractNumId w:val="13"/>
  </w:num>
  <w:num w:numId="24">
    <w:abstractNumId w:val="37"/>
  </w:num>
  <w:num w:numId="25">
    <w:abstractNumId w:val="6"/>
  </w:num>
  <w:num w:numId="26">
    <w:abstractNumId w:val="60"/>
  </w:num>
  <w:num w:numId="27">
    <w:abstractNumId w:val="12"/>
  </w:num>
  <w:num w:numId="28">
    <w:abstractNumId w:val="57"/>
  </w:num>
  <w:num w:numId="29">
    <w:abstractNumId w:val="20"/>
  </w:num>
  <w:num w:numId="30">
    <w:abstractNumId w:val="62"/>
  </w:num>
  <w:num w:numId="31">
    <w:abstractNumId w:val="45"/>
  </w:num>
  <w:num w:numId="32">
    <w:abstractNumId w:val="50"/>
  </w:num>
  <w:num w:numId="33">
    <w:abstractNumId w:val="52"/>
  </w:num>
  <w:num w:numId="34">
    <w:abstractNumId w:val="55"/>
  </w:num>
  <w:num w:numId="35">
    <w:abstractNumId w:val="22"/>
  </w:num>
  <w:num w:numId="36">
    <w:abstractNumId w:val="29"/>
  </w:num>
  <w:num w:numId="37">
    <w:abstractNumId w:val="61"/>
  </w:num>
  <w:num w:numId="38">
    <w:abstractNumId w:val="26"/>
  </w:num>
  <w:num w:numId="39">
    <w:abstractNumId w:val="59"/>
  </w:num>
  <w:num w:numId="40">
    <w:abstractNumId w:val="33"/>
  </w:num>
  <w:num w:numId="41">
    <w:abstractNumId w:val="47"/>
  </w:num>
  <w:num w:numId="42">
    <w:abstractNumId w:val="11"/>
  </w:num>
  <w:num w:numId="43">
    <w:abstractNumId w:val="32"/>
  </w:num>
  <w:num w:numId="44">
    <w:abstractNumId w:val="10"/>
  </w:num>
  <w:num w:numId="45">
    <w:abstractNumId w:val="49"/>
  </w:num>
  <w:num w:numId="46">
    <w:abstractNumId w:val="24"/>
  </w:num>
  <w:num w:numId="47">
    <w:abstractNumId w:val="48"/>
  </w:num>
  <w:num w:numId="48">
    <w:abstractNumId w:val="1"/>
    <w:lvlOverride w:ilvl="0">
      <w:lvl w:ilvl="0">
        <w:start w:val="1"/>
        <w:numFmt w:val="bullet"/>
        <w:pStyle w:val="a"/>
        <w:lvlText w:val=""/>
        <w:legacy w:legacy="1" w:legacySpace="0" w:legacyIndent="360"/>
        <w:lvlJc w:val="left"/>
        <w:pPr>
          <w:ind w:left="1440" w:hanging="360"/>
        </w:pPr>
        <w:rPr>
          <w:rFonts w:ascii="Wingdings" w:hAnsi="Wingdings" w:hint="default"/>
          <w:sz w:val="16"/>
        </w:rPr>
      </w:lvl>
    </w:lvlOverride>
  </w:num>
  <w:num w:numId="49">
    <w:abstractNumId w:val="23"/>
  </w:num>
  <w:num w:numId="50">
    <w:abstractNumId w:val="28"/>
  </w:num>
  <w:num w:numId="51">
    <w:abstractNumId w:val="36"/>
  </w:num>
  <w:num w:numId="52">
    <w:abstractNumId w:val="43"/>
  </w:num>
  <w:num w:numId="53">
    <w:abstractNumId w:val="0"/>
  </w:num>
  <w:num w:numId="54">
    <w:abstractNumId w:val="4"/>
  </w:num>
  <w:num w:numId="55">
    <w:abstractNumId w:val="9"/>
  </w:num>
  <w:num w:numId="56">
    <w:abstractNumId w:val="42"/>
  </w:num>
  <w:num w:numId="57">
    <w:abstractNumId w:val="35"/>
  </w:num>
  <w:num w:numId="58">
    <w:abstractNumId w:val="56"/>
  </w:num>
  <w:num w:numId="59">
    <w:abstractNumId w:val="38"/>
  </w:num>
  <w:num w:numId="60">
    <w:abstractNumId w:val="54"/>
  </w:num>
  <w:num w:numId="61">
    <w:abstractNumId w:val="51"/>
  </w:num>
  <w:num w:numId="62">
    <w:abstractNumId w:val="17"/>
  </w:num>
  <w:num w:numId="63">
    <w:abstractNumId w:val="15"/>
  </w:num>
  <w:num w:numId="64">
    <w:abstractNumId w:val="2"/>
  </w:num>
  <w:numIdMacAtCleanup w:val="6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ttachedTemplate r:id="rId1"/>
  <w:stylePaneFormatFilter w:val="3021" w:allStyles="1" w:customStyles="0" w:latentStyles="0" w:stylesInUse="0" w:headingStyles="1" w:numberingStyles="0" w:tableStyles="0" w:directFormattingOnRuns="0" w:directFormattingOnParagraphs="0" w:directFormattingOnNumbering="0" w:directFormattingOnTables="0" w:clearFormatting="1" w:top3HeadingStyles="1" w:visibleStyles="0" w:alternateStyleNames="0"/>
  <w:trackRevisions/>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CC2666"/>
    <w:rsid w:val="00000FF8"/>
    <w:rsid w:val="0000262D"/>
    <w:rsid w:val="00012934"/>
    <w:rsid w:val="000129E5"/>
    <w:rsid w:val="000148B2"/>
    <w:rsid w:val="000205B3"/>
    <w:rsid w:val="00020DEF"/>
    <w:rsid w:val="00030C51"/>
    <w:rsid w:val="00032161"/>
    <w:rsid w:val="00043215"/>
    <w:rsid w:val="00043DB8"/>
    <w:rsid w:val="0006258D"/>
    <w:rsid w:val="00062F09"/>
    <w:rsid w:val="000631B2"/>
    <w:rsid w:val="00072A7B"/>
    <w:rsid w:val="00073A32"/>
    <w:rsid w:val="00080D8A"/>
    <w:rsid w:val="00081548"/>
    <w:rsid w:val="00094B7E"/>
    <w:rsid w:val="00097BEF"/>
    <w:rsid w:val="000A582D"/>
    <w:rsid w:val="000B3859"/>
    <w:rsid w:val="000B6D0F"/>
    <w:rsid w:val="000C3988"/>
    <w:rsid w:val="000C7B66"/>
    <w:rsid w:val="000D0B66"/>
    <w:rsid w:val="000E6E1E"/>
    <w:rsid w:val="00115B07"/>
    <w:rsid w:val="00143A59"/>
    <w:rsid w:val="001548A4"/>
    <w:rsid w:val="00162F02"/>
    <w:rsid w:val="0016531D"/>
    <w:rsid w:val="001679DD"/>
    <w:rsid w:val="0017197E"/>
    <w:rsid w:val="00171FA4"/>
    <w:rsid w:val="0017726D"/>
    <w:rsid w:val="001816A3"/>
    <w:rsid w:val="00181E84"/>
    <w:rsid w:val="001919FD"/>
    <w:rsid w:val="001A45B4"/>
    <w:rsid w:val="001A5205"/>
    <w:rsid w:val="001A7156"/>
    <w:rsid w:val="001B19AE"/>
    <w:rsid w:val="001B1C38"/>
    <w:rsid w:val="001B3283"/>
    <w:rsid w:val="001C27F2"/>
    <w:rsid w:val="001C770E"/>
    <w:rsid w:val="001D0680"/>
    <w:rsid w:val="001D1FAF"/>
    <w:rsid w:val="001F6DDC"/>
    <w:rsid w:val="00202ABF"/>
    <w:rsid w:val="0020359D"/>
    <w:rsid w:val="00205313"/>
    <w:rsid w:val="002063AA"/>
    <w:rsid w:val="0021557A"/>
    <w:rsid w:val="00217D0F"/>
    <w:rsid w:val="002232AC"/>
    <w:rsid w:val="002264F6"/>
    <w:rsid w:val="00227C01"/>
    <w:rsid w:val="00230DBA"/>
    <w:rsid w:val="00240C2B"/>
    <w:rsid w:val="00244449"/>
    <w:rsid w:val="00245FC2"/>
    <w:rsid w:val="0024636A"/>
    <w:rsid w:val="00260332"/>
    <w:rsid w:val="00274FD1"/>
    <w:rsid w:val="002805FF"/>
    <w:rsid w:val="00286465"/>
    <w:rsid w:val="00290851"/>
    <w:rsid w:val="00294541"/>
    <w:rsid w:val="002955BC"/>
    <w:rsid w:val="002A0BEC"/>
    <w:rsid w:val="002A115B"/>
    <w:rsid w:val="002A3C05"/>
    <w:rsid w:val="002B3B1C"/>
    <w:rsid w:val="002C2A21"/>
    <w:rsid w:val="002C36FF"/>
    <w:rsid w:val="002D26D2"/>
    <w:rsid w:val="002D4D7B"/>
    <w:rsid w:val="002D5CE2"/>
    <w:rsid w:val="002E27FE"/>
    <w:rsid w:val="002E616C"/>
    <w:rsid w:val="002E638F"/>
    <w:rsid w:val="002E7DAF"/>
    <w:rsid w:val="0030006A"/>
    <w:rsid w:val="0030384A"/>
    <w:rsid w:val="00304D6A"/>
    <w:rsid w:val="00305A4C"/>
    <w:rsid w:val="0031103B"/>
    <w:rsid w:val="00317CB5"/>
    <w:rsid w:val="0034058D"/>
    <w:rsid w:val="00343278"/>
    <w:rsid w:val="00345C96"/>
    <w:rsid w:val="00356971"/>
    <w:rsid w:val="0038352E"/>
    <w:rsid w:val="00385B21"/>
    <w:rsid w:val="00391643"/>
    <w:rsid w:val="00391B45"/>
    <w:rsid w:val="003A19A9"/>
    <w:rsid w:val="003A2399"/>
    <w:rsid w:val="003A26FC"/>
    <w:rsid w:val="003A3008"/>
    <w:rsid w:val="003A4B91"/>
    <w:rsid w:val="003A546F"/>
    <w:rsid w:val="003B4321"/>
    <w:rsid w:val="003C2A6B"/>
    <w:rsid w:val="003D7FD4"/>
    <w:rsid w:val="003E24D2"/>
    <w:rsid w:val="003E2858"/>
    <w:rsid w:val="003E4F5B"/>
    <w:rsid w:val="003E7151"/>
    <w:rsid w:val="003F2119"/>
    <w:rsid w:val="003F7DC2"/>
    <w:rsid w:val="00411E04"/>
    <w:rsid w:val="00412EB0"/>
    <w:rsid w:val="00421797"/>
    <w:rsid w:val="004244AA"/>
    <w:rsid w:val="004265A7"/>
    <w:rsid w:val="00433665"/>
    <w:rsid w:val="004336BC"/>
    <w:rsid w:val="00436F93"/>
    <w:rsid w:val="00437E54"/>
    <w:rsid w:val="00440CCA"/>
    <w:rsid w:val="0045276D"/>
    <w:rsid w:val="00454529"/>
    <w:rsid w:val="00456F65"/>
    <w:rsid w:val="0046559D"/>
    <w:rsid w:val="00476B60"/>
    <w:rsid w:val="00476D2C"/>
    <w:rsid w:val="00486D5D"/>
    <w:rsid w:val="0049105B"/>
    <w:rsid w:val="00491D64"/>
    <w:rsid w:val="00495CF0"/>
    <w:rsid w:val="004A465A"/>
    <w:rsid w:val="004B0007"/>
    <w:rsid w:val="004C2150"/>
    <w:rsid w:val="004C4638"/>
    <w:rsid w:val="004D0265"/>
    <w:rsid w:val="004D2669"/>
    <w:rsid w:val="004E1B22"/>
    <w:rsid w:val="004E665B"/>
    <w:rsid w:val="004F1127"/>
    <w:rsid w:val="004F23B3"/>
    <w:rsid w:val="004F7D48"/>
    <w:rsid w:val="005064BC"/>
    <w:rsid w:val="0050768F"/>
    <w:rsid w:val="005116E9"/>
    <w:rsid w:val="005122C5"/>
    <w:rsid w:val="00521F9A"/>
    <w:rsid w:val="00525637"/>
    <w:rsid w:val="00526E86"/>
    <w:rsid w:val="00541D6D"/>
    <w:rsid w:val="00543009"/>
    <w:rsid w:val="00547427"/>
    <w:rsid w:val="00562070"/>
    <w:rsid w:val="00562735"/>
    <w:rsid w:val="00572B80"/>
    <w:rsid w:val="00580336"/>
    <w:rsid w:val="00586E3E"/>
    <w:rsid w:val="00593BD2"/>
    <w:rsid w:val="00594F4B"/>
    <w:rsid w:val="005A25B7"/>
    <w:rsid w:val="005B2636"/>
    <w:rsid w:val="005B306E"/>
    <w:rsid w:val="005C0A2B"/>
    <w:rsid w:val="005C3FBE"/>
    <w:rsid w:val="005C4249"/>
    <w:rsid w:val="005D261B"/>
    <w:rsid w:val="005D70C9"/>
    <w:rsid w:val="005E1922"/>
    <w:rsid w:val="005E3622"/>
    <w:rsid w:val="005E5C77"/>
    <w:rsid w:val="005F4513"/>
    <w:rsid w:val="005F593D"/>
    <w:rsid w:val="005F6000"/>
    <w:rsid w:val="00612DF0"/>
    <w:rsid w:val="00612E56"/>
    <w:rsid w:val="006143E2"/>
    <w:rsid w:val="006146E3"/>
    <w:rsid w:val="00614C37"/>
    <w:rsid w:val="006173C6"/>
    <w:rsid w:val="00617AD9"/>
    <w:rsid w:val="00621671"/>
    <w:rsid w:val="006262C8"/>
    <w:rsid w:val="006408BB"/>
    <w:rsid w:val="00644453"/>
    <w:rsid w:val="00655908"/>
    <w:rsid w:val="00657C0E"/>
    <w:rsid w:val="006739E2"/>
    <w:rsid w:val="00682F63"/>
    <w:rsid w:val="00693E7A"/>
    <w:rsid w:val="006A1635"/>
    <w:rsid w:val="006A3CD0"/>
    <w:rsid w:val="006B0FB3"/>
    <w:rsid w:val="006B2943"/>
    <w:rsid w:val="006B75C7"/>
    <w:rsid w:val="006C2292"/>
    <w:rsid w:val="006F0C48"/>
    <w:rsid w:val="006F439A"/>
    <w:rsid w:val="006F670E"/>
    <w:rsid w:val="00712840"/>
    <w:rsid w:val="0071438E"/>
    <w:rsid w:val="00714AFD"/>
    <w:rsid w:val="007166E8"/>
    <w:rsid w:val="007244DC"/>
    <w:rsid w:val="00726449"/>
    <w:rsid w:val="00726918"/>
    <w:rsid w:val="00745627"/>
    <w:rsid w:val="00746C48"/>
    <w:rsid w:val="0075411B"/>
    <w:rsid w:val="00757B27"/>
    <w:rsid w:val="00757BDB"/>
    <w:rsid w:val="00763152"/>
    <w:rsid w:val="0076575B"/>
    <w:rsid w:val="00767219"/>
    <w:rsid w:val="0079216F"/>
    <w:rsid w:val="00794BC5"/>
    <w:rsid w:val="007A36EE"/>
    <w:rsid w:val="007A4ADC"/>
    <w:rsid w:val="007B3F87"/>
    <w:rsid w:val="007C47E4"/>
    <w:rsid w:val="007C52DD"/>
    <w:rsid w:val="007C555D"/>
    <w:rsid w:val="007D489B"/>
    <w:rsid w:val="007D7254"/>
    <w:rsid w:val="007E18C0"/>
    <w:rsid w:val="007F0CB8"/>
    <w:rsid w:val="007F0CBB"/>
    <w:rsid w:val="007F3103"/>
    <w:rsid w:val="00802009"/>
    <w:rsid w:val="00802288"/>
    <w:rsid w:val="00806B85"/>
    <w:rsid w:val="00814829"/>
    <w:rsid w:val="008165BD"/>
    <w:rsid w:val="008413CC"/>
    <w:rsid w:val="00854CA8"/>
    <w:rsid w:val="008561BE"/>
    <w:rsid w:val="00860514"/>
    <w:rsid w:val="00871CB3"/>
    <w:rsid w:val="0089102D"/>
    <w:rsid w:val="0089769A"/>
    <w:rsid w:val="008A343A"/>
    <w:rsid w:val="008A56E2"/>
    <w:rsid w:val="008A605E"/>
    <w:rsid w:val="008A7C64"/>
    <w:rsid w:val="008B1C0D"/>
    <w:rsid w:val="008B4E3C"/>
    <w:rsid w:val="008B612F"/>
    <w:rsid w:val="008B6211"/>
    <w:rsid w:val="008C36BF"/>
    <w:rsid w:val="008C39C1"/>
    <w:rsid w:val="008C6024"/>
    <w:rsid w:val="008E2785"/>
    <w:rsid w:val="008E470C"/>
    <w:rsid w:val="008E4ADB"/>
    <w:rsid w:val="008E6BD8"/>
    <w:rsid w:val="008E6CE8"/>
    <w:rsid w:val="008F2727"/>
    <w:rsid w:val="008F5689"/>
    <w:rsid w:val="00906428"/>
    <w:rsid w:val="0091230D"/>
    <w:rsid w:val="00913BEC"/>
    <w:rsid w:val="00916F82"/>
    <w:rsid w:val="00922734"/>
    <w:rsid w:val="00937388"/>
    <w:rsid w:val="009405A1"/>
    <w:rsid w:val="00954119"/>
    <w:rsid w:val="0098053D"/>
    <w:rsid w:val="009868EC"/>
    <w:rsid w:val="00987016"/>
    <w:rsid w:val="00990628"/>
    <w:rsid w:val="009A6E52"/>
    <w:rsid w:val="009A7F74"/>
    <w:rsid w:val="009B209D"/>
    <w:rsid w:val="009B2FF8"/>
    <w:rsid w:val="009B6220"/>
    <w:rsid w:val="009C5DB4"/>
    <w:rsid w:val="009D4FDB"/>
    <w:rsid w:val="009E2745"/>
    <w:rsid w:val="009E48C1"/>
    <w:rsid w:val="009E4DB5"/>
    <w:rsid w:val="009F2B13"/>
    <w:rsid w:val="009F46F9"/>
    <w:rsid w:val="009F4792"/>
    <w:rsid w:val="009F5ACA"/>
    <w:rsid w:val="009F6C92"/>
    <w:rsid w:val="009F7660"/>
    <w:rsid w:val="00A02491"/>
    <w:rsid w:val="00A04020"/>
    <w:rsid w:val="00A10839"/>
    <w:rsid w:val="00A134C4"/>
    <w:rsid w:val="00A2667C"/>
    <w:rsid w:val="00A279A1"/>
    <w:rsid w:val="00A33569"/>
    <w:rsid w:val="00A33D60"/>
    <w:rsid w:val="00A3455A"/>
    <w:rsid w:val="00A40A10"/>
    <w:rsid w:val="00A6161F"/>
    <w:rsid w:val="00A62706"/>
    <w:rsid w:val="00A94EA7"/>
    <w:rsid w:val="00A9717C"/>
    <w:rsid w:val="00AA009F"/>
    <w:rsid w:val="00AA2689"/>
    <w:rsid w:val="00AA5953"/>
    <w:rsid w:val="00AA5C4B"/>
    <w:rsid w:val="00AB1469"/>
    <w:rsid w:val="00AB4FE7"/>
    <w:rsid w:val="00AB56C8"/>
    <w:rsid w:val="00AB5903"/>
    <w:rsid w:val="00AB5B0B"/>
    <w:rsid w:val="00AB5C83"/>
    <w:rsid w:val="00AB61BB"/>
    <w:rsid w:val="00AC662D"/>
    <w:rsid w:val="00AC7887"/>
    <w:rsid w:val="00AD3C39"/>
    <w:rsid w:val="00AD770C"/>
    <w:rsid w:val="00AE21AC"/>
    <w:rsid w:val="00AE56FD"/>
    <w:rsid w:val="00AE6CB2"/>
    <w:rsid w:val="00AE6D8F"/>
    <w:rsid w:val="00AF10C5"/>
    <w:rsid w:val="00B018D3"/>
    <w:rsid w:val="00B04E1B"/>
    <w:rsid w:val="00B05677"/>
    <w:rsid w:val="00B05CA1"/>
    <w:rsid w:val="00B073D0"/>
    <w:rsid w:val="00B31782"/>
    <w:rsid w:val="00B33179"/>
    <w:rsid w:val="00B41A88"/>
    <w:rsid w:val="00B447FE"/>
    <w:rsid w:val="00B44C68"/>
    <w:rsid w:val="00B46885"/>
    <w:rsid w:val="00B5179B"/>
    <w:rsid w:val="00B517EC"/>
    <w:rsid w:val="00B62B22"/>
    <w:rsid w:val="00B65586"/>
    <w:rsid w:val="00B7668E"/>
    <w:rsid w:val="00B82FB3"/>
    <w:rsid w:val="00B83A54"/>
    <w:rsid w:val="00B84893"/>
    <w:rsid w:val="00B855BF"/>
    <w:rsid w:val="00B903B3"/>
    <w:rsid w:val="00B9229E"/>
    <w:rsid w:val="00B9541F"/>
    <w:rsid w:val="00B96008"/>
    <w:rsid w:val="00BA405F"/>
    <w:rsid w:val="00BA4141"/>
    <w:rsid w:val="00BA7224"/>
    <w:rsid w:val="00BB55B2"/>
    <w:rsid w:val="00BC5F08"/>
    <w:rsid w:val="00BE203D"/>
    <w:rsid w:val="00BE5CC0"/>
    <w:rsid w:val="00BE6F9D"/>
    <w:rsid w:val="00C005CE"/>
    <w:rsid w:val="00C16514"/>
    <w:rsid w:val="00C20920"/>
    <w:rsid w:val="00C20B15"/>
    <w:rsid w:val="00C22AFE"/>
    <w:rsid w:val="00C262F3"/>
    <w:rsid w:val="00C361E7"/>
    <w:rsid w:val="00C372F7"/>
    <w:rsid w:val="00C3782B"/>
    <w:rsid w:val="00C4297C"/>
    <w:rsid w:val="00C51D61"/>
    <w:rsid w:val="00C623C4"/>
    <w:rsid w:val="00C62ACD"/>
    <w:rsid w:val="00C64FEC"/>
    <w:rsid w:val="00C73757"/>
    <w:rsid w:val="00C73B67"/>
    <w:rsid w:val="00C758B8"/>
    <w:rsid w:val="00C83E2F"/>
    <w:rsid w:val="00C84A79"/>
    <w:rsid w:val="00C85CD2"/>
    <w:rsid w:val="00C9749A"/>
    <w:rsid w:val="00CA29F7"/>
    <w:rsid w:val="00CC2666"/>
    <w:rsid w:val="00CC6056"/>
    <w:rsid w:val="00CD0CA4"/>
    <w:rsid w:val="00CD2615"/>
    <w:rsid w:val="00CD3DDE"/>
    <w:rsid w:val="00CE0286"/>
    <w:rsid w:val="00CE7EEC"/>
    <w:rsid w:val="00CF5820"/>
    <w:rsid w:val="00CF614F"/>
    <w:rsid w:val="00D068C5"/>
    <w:rsid w:val="00D11A4D"/>
    <w:rsid w:val="00D12912"/>
    <w:rsid w:val="00D15DC7"/>
    <w:rsid w:val="00D17E18"/>
    <w:rsid w:val="00D44371"/>
    <w:rsid w:val="00D51445"/>
    <w:rsid w:val="00D65697"/>
    <w:rsid w:val="00D7020B"/>
    <w:rsid w:val="00D70546"/>
    <w:rsid w:val="00D735DF"/>
    <w:rsid w:val="00D740DC"/>
    <w:rsid w:val="00D7626D"/>
    <w:rsid w:val="00D81DF1"/>
    <w:rsid w:val="00D85998"/>
    <w:rsid w:val="00D864E3"/>
    <w:rsid w:val="00D864F0"/>
    <w:rsid w:val="00D870B1"/>
    <w:rsid w:val="00D9311E"/>
    <w:rsid w:val="00D95910"/>
    <w:rsid w:val="00D9640D"/>
    <w:rsid w:val="00D97E23"/>
    <w:rsid w:val="00DA1D03"/>
    <w:rsid w:val="00DA6685"/>
    <w:rsid w:val="00DB0473"/>
    <w:rsid w:val="00DB1D56"/>
    <w:rsid w:val="00DB64B7"/>
    <w:rsid w:val="00DC4798"/>
    <w:rsid w:val="00DD0E3B"/>
    <w:rsid w:val="00DD602B"/>
    <w:rsid w:val="00DD6D29"/>
    <w:rsid w:val="00DD7604"/>
    <w:rsid w:val="00DE144B"/>
    <w:rsid w:val="00DF1369"/>
    <w:rsid w:val="00DF69EA"/>
    <w:rsid w:val="00E00E8F"/>
    <w:rsid w:val="00E06B35"/>
    <w:rsid w:val="00E107EB"/>
    <w:rsid w:val="00E26382"/>
    <w:rsid w:val="00E31956"/>
    <w:rsid w:val="00E43FC1"/>
    <w:rsid w:val="00E55D8D"/>
    <w:rsid w:val="00E64DAD"/>
    <w:rsid w:val="00E64F7A"/>
    <w:rsid w:val="00E6514F"/>
    <w:rsid w:val="00E67535"/>
    <w:rsid w:val="00E72B33"/>
    <w:rsid w:val="00E94D63"/>
    <w:rsid w:val="00EA3F6B"/>
    <w:rsid w:val="00EA55ED"/>
    <w:rsid w:val="00EB22C3"/>
    <w:rsid w:val="00EC1962"/>
    <w:rsid w:val="00ED0288"/>
    <w:rsid w:val="00ED04C5"/>
    <w:rsid w:val="00ED06F4"/>
    <w:rsid w:val="00ED12C9"/>
    <w:rsid w:val="00ED2555"/>
    <w:rsid w:val="00EE1604"/>
    <w:rsid w:val="00EE1AB8"/>
    <w:rsid w:val="00F04C38"/>
    <w:rsid w:val="00F10DFD"/>
    <w:rsid w:val="00F13DB7"/>
    <w:rsid w:val="00F22908"/>
    <w:rsid w:val="00F24DEB"/>
    <w:rsid w:val="00F256FA"/>
    <w:rsid w:val="00F31447"/>
    <w:rsid w:val="00F402A1"/>
    <w:rsid w:val="00F415B4"/>
    <w:rsid w:val="00F43FB4"/>
    <w:rsid w:val="00F4418F"/>
    <w:rsid w:val="00F46252"/>
    <w:rsid w:val="00F5737E"/>
    <w:rsid w:val="00F61685"/>
    <w:rsid w:val="00F66CE6"/>
    <w:rsid w:val="00F81EA1"/>
    <w:rsid w:val="00F904F3"/>
    <w:rsid w:val="00F907A5"/>
    <w:rsid w:val="00FA274A"/>
    <w:rsid w:val="00FB10DB"/>
    <w:rsid w:val="00FC2C12"/>
    <w:rsid w:val="00FF3AEC"/>
    <w:rsid w:val="00FF52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4C192A11"/>
  <w15:docId w15:val="{DCB59CBD-5F21-41B2-BA6E-F904FCFD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D2555"/>
    <w:pPr>
      <w:spacing w:after="120"/>
    </w:pPr>
    <w:rPr>
      <w:sz w:val="24"/>
      <w:szCs w:val="24"/>
    </w:rPr>
  </w:style>
  <w:style w:type="paragraph" w:styleId="1">
    <w:name w:val="heading 1"/>
    <w:basedOn w:val="a1"/>
    <w:next w:val="a2"/>
    <w:link w:val="10"/>
    <w:uiPriority w:val="9"/>
    <w:qFormat/>
    <w:rsid w:val="00ED2555"/>
    <w:pPr>
      <w:keepNext/>
      <w:numPr>
        <w:numId w:val="46"/>
      </w:numPr>
      <w:pBdr>
        <w:top w:val="single" w:sz="8" w:space="16" w:color="auto"/>
      </w:pBdr>
      <w:spacing w:before="240" w:after="240"/>
      <w:outlineLvl w:val="0"/>
    </w:pPr>
    <w:rPr>
      <w:rFonts w:ascii="Arial" w:eastAsiaTheme="majorEastAsia" w:hAnsi="Arial" w:cstheme="majorBidi"/>
      <w:b/>
      <w:bCs/>
      <w:color w:val="244061" w:themeColor="accent1" w:themeShade="80"/>
      <w:kern w:val="32"/>
      <w:sz w:val="40"/>
      <w:szCs w:val="32"/>
    </w:rPr>
  </w:style>
  <w:style w:type="paragraph" w:styleId="2">
    <w:name w:val="heading 2"/>
    <w:basedOn w:val="a1"/>
    <w:next w:val="a2"/>
    <w:link w:val="20"/>
    <w:uiPriority w:val="9"/>
    <w:qFormat/>
    <w:rsid w:val="00ED2555"/>
    <w:pPr>
      <w:keepNext/>
      <w:keepLines/>
      <w:numPr>
        <w:ilvl w:val="1"/>
        <w:numId w:val="46"/>
      </w:numPr>
      <w:spacing w:before="240" w:after="240"/>
      <w:outlineLvl w:val="1"/>
    </w:pPr>
    <w:rPr>
      <w:rFonts w:ascii="Arial" w:eastAsiaTheme="majorEastAsia" w:hAnsi="Arial" w:cstheme="majorBidi"/>
      <w:b/>
      <w:bCs/>
      <w:iCs/>
      <w:color w:val="244061" w:themeColor="accent1" w:themeShade="80"/>
      <w:sz w:val="32"/>
      <w:szCs w:val="32"/>
    </w:rPr>
  </w:style>
  <w:style w:type="paragraph" w:styleId="30">
    <w:name w:val="heading 3"/>
    <w:basedOn w:val="a1"/>
    <w:next w:val="a2"/>
    <w:link w:val="31"/>
    <w:uiPriority w:val="9"/>
    <w:qFormat/>
    <w:rsid w:val="00860514"/>
    <w:pPr>
      <w:keepNext/>
      <w:keepLines/>
      <w:numPr>
        <w:ilvl w:val="2"/>
        <w:numId w:val="46"/>
      </w:numPr>
      <w:spacing w:before="240" w:after="240"/>
      <w:ind w:left="851" w:hanging="851"/>
      <w:outlineLvl w:val="2"/>
    </w:pPr>
    <w:rPr>
      <w:rFonts w:ascii="Arial" w:eastAsiaTheme="majorEastAsia" w:hAnsi="Arial" w:cs="Arial"/>
      <w:b/>
      <w:bCs/>
      <w:color w:val="244061" w:themeColor="accent1" w:themeShade="80"/>
      <w:sz w:val="28"/>
      <w:szCs w:val="28"/>
    </w:rPr>
  </w:style>
  <w:style w:type="paragraph" w:styleId="4">
    <w:name w:val="heading 4"/>
    <w:basedOn w:val="30"/>
    <w:next w:val="a2"/>
    <w:link w:val="40"/>
    <w:uiPriority w:val="9"/>
    <w:qFormat/>
    <w:rsid w:val="00860514"/>
    <w:pPr>
      <w:numPr>
        <w:ilvl w:val="3"/>
      </w:numPr>
      <w:ind w:left="1021" w:hanging="1021"/>
      <w:outlineLvl w:val="3"/>
    </w:pPr>
    <w:rPr>
      <w:bCs w:val="0"/>
      <w:sz w:val="24"/>
      <w:szCs w:val="24"/>
    </w:rPr>
  </w:style>
  <w:style w:type="paragraph" w:styleId="5">
    <w:name w:val="heading 5"/>
    <w:basedOn w:val="4"/>
    <w:next w:val="a2"/>
    <w:link w:val="50"/>
    <w:qFormat/>
    <w:rsid w:val="00ED2555"/>
    <w:pPr>
      <w:numPr>
        <w:ilvl w:val="4"/>
      </w:numPr>
      <w:outlineLvl w:val="4"/>
    </w:pPr>
    <w:rPr>
      <w:bCs/>
      <w:iCs/>
      <w:sz w:val="22"/>
      <w:szCs w:val="22"/>
    </w:rPr>
  </w:style>
  <w:style w:type="paragraph" w:styleId="6">
    <w:name w:val="heading 6"/>
    <w:basedOn w:val="a1"/>
    <w:next w:val="a2"/>
    <w:link w:val="60"/>
    <w:unhideWhenUsed/>
    <w:qFormat/>
    <w:rsid w:val="00ED2555"/>
    <w:pPr>
      <w:keepNext/>
      <w:keepLines/>
      <w:numPr>
        <w:ilvl w:val="5"/>
        <w:numId w:val="46"/>
      </w:numPr>
      <w:spacing w:before="120"/>
      <w:outlineLvl w:val="5"/>
    </w:pPr>
    <w:rPr>
      <w:rFonts w:ascii="Arial" w:eastAsiaTheme="majorEastAsia" w:hAnsi="Arial" w:cs="Arial"/>
      <w:b/>
      <w:iCs/>
      <w:color w:val="243F60" w:themeColor="accent1" w:themeShade="7F"/>
      <w:sz w:val="20"/>
    </w:rPr>
  </w:style>
  <w:style w:type="paragraph" w:styleId="7">
    <w:name w:val="heading 7"/>
    <w:basedOn w:val="a1"/>
    <w:next w:val="a1"/>
    <w:link w:val="70"/>
    <w:semiHidden/>
    <w:unhideWhenUsed/>
    <w:qFormat/>
    <w:rsid w:val="00ED2555"/>
    <w:pPr>
      <w:keepNext/>
      <w:keepLines/>
      <w:numPr>
        <w:ilvl w:val="6"/>
        <w:numId w:val="4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rsid w:val="00ED2555"/>
    <w:pPr>
      <w:keepNext/>
      <w:keepLines/>
      <w:numPr>
        <w:ilvl w:val="7"/>
        <w:numId w:val="46"/>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semiHidden/>
    <w:unhideWhenUsed/>
    <w:qFormat/>
    <w:rsid w:val="00ED2555"/>
    <w:pPr>
      <w:keepNext/>
      <w:keepLines/>
      <w:numPr>
        <w:ilvl w:val="8"/>
        <w:numId w:val="4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w:basedOn w:val="a1"/>
    <w:link w:val="a6"/>
    <w:qFormat/>
    <w:rsid w:val="00ED2555"/>
  </w:style>
  <w:style w:type="table" w:styleId="a7">
    <w:name w:val="Table Grid"/>
    <w:basedOn w:val="a4"/>
    <w:uiPriority w:val="59"/>
    <w:rsid w:val="00B954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Title"/>
    <w:basedOn w:val="a1"/>
    <w:next w:val="a2"/>
    <w:link w:val="a9"/>
    <w:uiPriority w:val="10"/>
    <w:qFormat/>
    <w:rsid w:val="00ED2555"/>
    <w:pPr>
      <w:spacing w:before="480" w:after="300"/>
      <w:outlineLvl w:val="0"/>
    </w:pPr>
    <w:rPr>
      <w:rFonts w:ascii="Arial" w:eastAsiaTheme="majorEastAsia" w:hAnsi="Arial" w:cs="Arial"/>
      <w:b/>
      <w:bCs/>
      <w:color w:val="244061" w:themeColor="accent1" w:themeShade="80"/>
      <w:kern w:val="28"/>
      <w:sz w:val="32"/>
      <w:szCs w:val="32"/>
    </w:rPr>
  </w:style>
  <w:style w:type="paragraph" w:customStyle="1" w:styleId="TableTitle">
    <w:name w:val="TableTitle"/>
    <w:basedOn w:val="a1"/>
    <w:rsid w:val="00A2667C"/>
    <w:pPr>
      <w:keepNext/>
      <w:keepLines/>
      <w:shd w:val="pct20" w:color="auto" w:fill="auto"/>
      <w:spacing w:after="0"/>
      <w:ind w:left="-113" w:right="-113"/>
      <w:jc w:val="center"/>
    </w:pPr>
    <w:rPr>
      <w:rFonts w:ascii="Arial" w:hAnsi="Arial"/>
      <w:b/>
      <w:spacing w:val="-5"/>
      <w:sz w:val="20"/>
      <w:szCs w:val="20"/>
      <w:lang w:eastAsia="en-US"/>
    </w:rPr>
  </w:style>
  <w:style w:type="character" w:customStyle="1" w:styleId="10">
    <w:name w:val="Заголовок 1 Знак"/>
    <w:link w:val="1"/>
    <w:uiPriority w:val="9"/>
    <w:rsid w:val="00ED2555"/>
    <w:rPr>
      <w:rFonts w:ascii="Arial" w:eastAsiaTheme="majorEastAsia" w:hAnsi="Arial" w:cstheme="majorBidi"/>
      <w:b/>
      <w:bCs/>
      <w:color w:val="244061" w:themeColor="accent1" w:themeShade="80"/>
      <w:kern w:val="32"/>
      <w:sz w:val="40"/>
      <w:szCs w:val="32"/>
    </w:rPr>
  </w:style>
  <w:style w:type="paragraph" w:styleId="aa">
    <w:name w:val="Subtitle"/>
    <w:basedOn w:val="a1"/>
    <w:link w:val="ab"/>
    <w:qFormat/>
    <w:rsid w:val="00ED2555"/>
    <w:pPr>
      <w:spacing w:before="240" w:after="60"/>
      <w:jc w:val="center"/>
      <w:outlineLvl w:val="1"/>
    </w:pPr>
    <w:rPr>
      <w:rFonts w:ascii="Arial" w:eastAsiaTheme="majorEastAsia" w:hAnsi="Arial" w:cs="Arial"/>
    </w:rPr>
  </w:style>
  <w:style w:type="character" w:styleId="ac">
    <w:name w:val="Hyperlink"/>
    <w:uiPriority w:val="99"/>
    <w:rsid w:val="00AE6D8F"/>
    <w:rPr>
      <w:color w:val="0000FF"/>
      <w:u w:val="single"/>
    </w:rPr>
  </w:style>
  <w:style w:type="paragraph" w:customStyle="1" w:styleId="CoverTitle1">
    <w:name w:val="Cover Title 1"/>
    <w:basedOn w:val="a1"/>
    <w:rsid w:val="00763152"/>
    <w:pPr>
      <w:keepNext/>
      <w:keepLines/>
      <w:framePr w:h="13312" w:hRule="exact" w:hSpace="180" w:wrap="around" w:vAnchor="text" w:hAnchor="page" w:x="1882" w:y="907" w:anchorLock="1"/>
      <w:pBdr>
        <w:top w:val="single" w:sz="48" w:space="31" w:color="auto"/>
      </w:pBdr>
      <w:tabs>
        <w:tab w:val="left" w:pos="2835"/>
      </w:tabs>
      <w:suppressAutoHyphens/>
      <w:spacing w:after="500" w:line="640" w:lineRule="exact"/>
      <w:ind w:left="11"/>
    </w:pPr>
    <w:rPr>
      <w:rFonts w:ascii="Arial" w:hAnsi="Arial"/>
      <w:b/>
      <w:kern w:val="28"/>
      <w:sz w:val="64"/>
      <w:szCs w:val="20"/>
      <w:lang w:eastAsia="en-US"/>
    </w:rPr>
  </w:style>
  <w:style w:type="paragraph" w:customStyle="1" w:styleId="CoverSubtitle1">
    <w:name w:val="Cover Subtitle 1"/>
    <w:basedOn w:val="a1"/>
    <w:rsid w:val="00763152"/>
    <w:pPr>
      <w:keepNext/>
      <w:keepLines/>
      <w:framePr w:h="13312" w:hRule="exact" w:hSpace="180" w:wrap="around" w:vAnchor="text" w:hAnchor="page" w:x="1882" w:y="907"/>
      <w:pBdr>
        <w:top w:val="single" w:sz="8" w:space="16" w:color="auto"/>
      </w:pBdr>
      <w:tabs>
        <w:tab w:val="left" w:pos="2835"/>
      </w:tabs>
      <w:suppressAutoHyphens/>
      <w:spacing w:after="0" w:line="480" w:lineRule="atLeast"/>
      <w:ind w:left="11"/>
    </w:pPr>
    <w:rPr>
      <w:rFonts w:ascii="Arial" w:hAnsi="Arial"/>
      <w:b/>
      <w:kern w:val="28"/>
      <w:sz w:val="48"/>
      <w:szCs w:val="20"/>
      <w:lang w:eastAsia="en-US"/>
    </w:rPr>
  </w:style>
  <w:style w:type="paragraph" w:customStyle="1" w:styleId="CoverAuthor">
    <w:name w:val="Cover Author"/>
    <w:basedOn w:val="a1"/>
    <w:link w:val="CoverAuthorChar"/>
    <w:rsid w:val="00C20B15"/>
    <w:pPr>
      <w:spacing w:line="240" w:lineRule="atLeast"/>
    </w:pPr>
    <w:rPr>
      <w:rFonts w:ascii="Arial" w:hAnsi="Arial"/>
      <w:sz w:val="28"/>
      <w:szCs w:val="20"/>
      <w:lang w:eastAsia="en-US"/>
    </w:rPr>
  </w:style>
  <w:style w:type="paragraph" w:customStyle="1" w:styleId="Comments">
    <w:name w:val="Comments"/>
    <w:basedOn w:val="a2"/>
    <w:next w:val="a2"/>
    <w:link w:val="CommentsChar"/>
    <w:rsid w:val="00AE6D8F"/>
    <w:rPr>
      <w:bCs/>
      <w:i/>
      <w:color w:val="808080"/>
    </w:rPr>
  </w:style>
  <w:style w:type="character" w:customStyle="1" w:styleId="a6">
    <w:name w:val="Основной текст Знак"/>
    <w:link w:val="a2"/>
    <w:rsid w:val="00ED2555"/>
    <w:rPr>
      <w:sz w:val="24"/>
      <w:szCs w:val="24"/>
    </w:rPr>
  </w:style>
  <w:style w:type="character" w:customStyle="1" w:styleId="CommentsChar">
    <w:name w:val="Comments Char"/>
    <w:link w:val="Comments"/>
    <w:rsid w:val="00A33569"/>
    <w:rPr>
      <w:bCs/>
      <w:i/>
      <w:color w:val="808080"/>
      <w:sz w:val="24"/>
      <w:szCs w:val="24"/>
      <w:lang w:val="ru-RU" w:eastAsia="ru-RU" w:bidi="ar-SA"/>
    </w:rPr>
  </w:style>
  <w:style w:type="character" w:customStyle="1" w:styleId="CoverAuthorChar">
    <w:name w:val="Cover Author Char"/>
    <w:link w:val="CoverAuthor"/>
    <w:rsid w:val="00C20B15"/>
    <w:rPr>
      <w:rFonts w:ascii="Arial" w:hAnsi="Arial"/>
      <w:sz w:val="28"/>
      <w:lang w:val="ru-RU" w:eastAsia="en-US" w:bidi="ar-SA"/>
    </w:rPr>
  </w:style>
  <w:style w:type="paragraph" w:customStyle="1" w:styleId="TableNormal">
    <w:name w:val="TableNormal"/>
    <w:basedOn w:val="a1"/>
    <w:semiHidden/>
    <w:rsid w:val="00A3455A"/>
    <w:pPr>
      <w:keepLines/>
      <w:spacing w:before="120" w:after="240"/>
    </w:pPr>
    <w:rPr>
      <w:rFonts w:ascii="Arial" w:hAnsi="Arial"/>
      <w:spacing w:val="-5"/>
      <w:sz w:val="20"/>
      <w:szCs w:val="20"/>
      <w:lang w:eastAsia="en-US"/>
    </w:rPr>
  </w:style>
  <w:style w:type="paragraph" w:styleId="11">
    <w:name w:val="toc 1"/>
    <w:basedOn w:val="a1"/>
    <w:next w:val="a1"/>
    <w:autoRedefine/>
    <w:uiPriority w:val="39"/>
    <w:rsid w:val="00BA4141"/>
    <w:pPr>
      <w:spacing w:before="120"/>
    </w:pPr>
    <w:rPr>
      <w:rFonts w:ascii="Cambria" w:hAnsi="Cambria"/>
      <w:b/>
      <w:bCs/>
      <w:caps/>
    </w:rPr>
  </w:style>
  <w:style w:type="paragraph" w:styleId="21">
    <w:name w:val="toc 2"/>
    <w:basedOn w:val="a1"/>
    <w:next w:val="a1"/>
    <w:autoRedefine/>
    <w:uiPriority w:val="39"/>
    <w:rsid w:val="00BA4141"/>
    <w:pPr>
      <w:tabs>
        <w:tab w:val="left" w:pos="480"/>
        <w:tab w:val="right" w:leader="dot" w:pos="9344"/>
      </w:tabs>
    </w:pPr>
    <w:rPr>
      <w:rFonts w:ascii="Calibri" w:hAnsi="Calibri"/>
      <w:b/>
      <w:bCs/>
      <w:sz w:val="20"/>
      <w:szCs w:val="20"/>
    </w:rPr>
  </w:style>
  <w:style w:type="paragraph" w:styleId="ad">
    <w:name w:val="header"/>
    <w:basedOn w:val="a1"/>
    <w:link w:val="ae"/>
    <w:rsid w:val="00A9717C"/>
    <w:pPr>
      <w:tabs>
        <w:tab w:val="center" w:pos="4677"/>
        <w:tab w:val="right" w:pos="9355"/>
      </w:tabs>
    </w:pPr>
    <w:rPr>
      <w:sz w:val="16"/>
    </w:rPr>
  </w:style>
  <w:style w:type="paragraph" w:styleId="af">
    <w:name w:val="footer"/>
    <w:basedOn w:val="a1"/>
    <w:link w:val="af0"/>
    <w:uiPriority w:val="99"/>
    <w:rsid w:val="00C623C4"/>
    <w:pPr>
      <w:tabs>
        <w:tab w:val="center" w:pos="4677"/>
        <w:tab w:val="right" w:pos="9355"/>
      </w:tabs>
    </w:pPr>
  </w:style>
  <w:style w:type="paragraph" w:styleId="af1">
    <w:name w:val="Document Map"/>
    <w:basedOn w:val="a1"/>
    <w:semiHidden/>
    <w:rsid w:val="00763152"/>
    <w:pPr>
      <w:shd w:val="clear" w:color="auto" w:fill="000080"/>
    </w:pPr>
    <w:rPr>
      <w:rFonts w:ascii="Tahoma" w:hAnsi="Tahoma" w:cs="Tahoma"/>
      <w:sz w:val="20"/>
      <w:szCs w:val="20"/>
    </w:rPr>
  </w:style>
  <w:style w:type="paragraph" w:styleId="32">
    <w:name w:val="toc 3"/>
    <w:basedOn w:val="a1"/>
    <w:next w:val="a1"/>
    <w:autoRedefine/>
    <w:uiPriority w:val="39"/>
    <w:rsid w:val="005E5C77"/>
    <w:pPr>
      <w:tabs>
        <w:tab w:val="left" w:pos="851"/>
        <w:tab w:val="right" w:leader="dot" w:pos="9345"/>
      </w:tabs>
      <w:ind w:left="238"/>
    </w:pPr>
    <w:rPr>
      <w:rFonts w:ascii="Calibri" w:hAnsi="Calibri"/>
      <w:noProof/>
      <w:sz w:val="20"/>
      <w:szCs w:val="20"/>
    </w:rPr>
  </w:style>
  <w:style w:type="paragraph" w:customStyle="1" w:styleId="SectionHeading">
    <w:name w:val="Section Heading"/>
    <w:basedOn w:val="1"/>
    <w:autoRedefine/>
    <w:rsid w:val="00B447FE"/>
    <w:pPr>
      <w:keepLines/>
      <w:numPr>
        <w:numId w:val="0"/>
      </w:numPr>
      <w:pBdr>
        <w:top w:val="none" w:sz="0" w:space="0" w:color="auto"/>
      </w:pBdr>
      <w:suppressAutoHyphens/>
      <w:spacing w:line="240" w:lineRule="atLeast"/>
      <w:outlineLvl w:val="9"/>
    </w:pPr>
    <w:rPr>
      <w:bCs w:val="0"/>
      <w:kern w:val="20"/>
      <w:szCs w:val="40"/>
      <w:lang w:eastAsia="en-US"/>
    </w:rPr>
  </w:style>
  <w:style w:type="paragraph" w:customStyle="1" w:styleId="comments0">
    <w:name w:val="comments"/>
    <w:basedOn w:val="a1"/>
    <w:rsid w:val="003B4321"/>
    <w:pPr>
      <w:spacing w:before="100" w:beforeAutospacing="1" w:after="100" w:afterAutospacing="1"/>
    </w:pPr>
  </w:style>
  <w:style w:type="character" w:styleId="af2">
    <w:name w:val="Emphasis"/>
    <w:qFormat/>
    <w:rsid w:val="00ED2555"/>
    <w:rPr>
      <w:i/>
      <w:iCs/>
    </w:rPr>
  </w:style>
  <w:style w:type="paragraph" w:styleId="af3">
    <w:name w:val="Balloon Text"/>
    <w:basedOn w:val="a1"/>
    <w:link w:val="af4"/>
    <w:uiPriority w:val="99"/>
    <w:semiHidden/>
    <w:rsid w:val="003B4321"/>
    <w:rPr>
      <w:rFonts w:ascii="Tahoma" w:hAnsi="Tahoma" w:cs="Tahoma"/>
      <w:sz w:val="16"/>
      <w:szCs w:val="16"/>
    </w:rPr>
  </w:style>
  <w:style w:type="character" w:styleId="af5">
    <w:name w:val="annotation reference"/>
    <w:semiHidden/>
    <w:rsid w:val="000148B2"/>
    <w:rPr>
      <w:color w:val="FF00FF"/>
      <w:sz w:val="16"/>
      <w:szCs w:val="16"/>
      <w:shd w:val="clear" w:color="auto" w:fill="FFFF99"/>
    </w:rPr>
  </w:style>
  <w:style w:type="character" w:customStyle="1" w:styleId="20">
    <w:name w:val="Заголовок 2 Знак"/>
    <w:link w:val="2"/>
    <w:uiPriority w:val="9"/>
    <w:rsid w:val="00ED2555"/>
    <w:rPr>
      <w:rFonts w:ascii="Arial" w:eastAsiaTheme="majorEastAsia" w:hAnsi="Arial" w:cstheme="majorBidi"/>
      <w:b/>
      <w:bCs/>
      <w:iCs/>
      <w:color w:val="244061" w:themeColor="accent1" w:themeShade="80"/>
      <w:sz w:val="32"/>
      <w:szCs w:val="32"/>
    </w:rPr>
  </w:style>
  <w:style w:type="paragraph" w:styleId="af6">
    <w:name w:val="annotation text"/>
    <w:basedOn w:val="a1"/>
    <w:link w:val="af7"/>
    <w:rsid w:val="0050768F"/>
    <w:rPr>
      <w:sz w:val="20"/>
      <w:szCs w:val="20"/>
    </w:rPr>
  </w:style>
  <w:style w:type="character" w:customStyle="1" w:styleId="af7">
    <w:name w:val="Текст примечания Знак"/>
    <w:basedOn w:val="a3"/>
    <w:link w:val="af6"/>
    <w:rsid w:val="0050768F"/>
  </w:style>
  <w:style w:type="paragraph" w:styleId="af8">
    <w:name w:val="annotation subject"/>
    <w:basedOn w:val="af6"/>
    <w:next w:val="af6"/>
    <w:link w:val="af9"/>
    <w:rsid w:val="0050768F"/>
    <w:rPr>
      <w:b/>
      <w:bCs/>
    </w:rPr>
  </w:style>
  <w:style w:type="character" w:customStyle="1" w:styleId="af9">
    <w:name w:val="Тема примечания Знак"/>
    <w:link w:val="af8"/>
    <w:rsid w:val="0050768F"/>
    <w:rPr>
      <w:b/>
      <w:bCs/>
    </w:rPr>
  </w:style>
  <w:style w:type="paragraph" w:customStyle="1" w:styleId="12">
    <w:name w:val="Описание 1"/>
    <w:basedOn w:val="Comments"/>
    <w:link w:val="13"/>
    <w:qFormat/>
    <w:rsid w:val="00ED2555"/>
  </w:style>
  <w:style w:type="character" w:customStyle="1" w:styleId="af0">
    <w:name w:val="Нижний колонтитул Знак"/>
    <w:basedOn w:val="a3"/>
    <w:link w:val="af"/>
    <w:uiPriority w:val="99"/>
    <w:rsid w:val="00B7668E"/>
    <w:rPr>
      <w:sz w:val="24"/>
      <w:szCs w:val="24"/>
    </w:rPr>
  </w:style>
  <w:style w:type="character" w:customStyle="1" w:styleId="13">
    <w:name w:val="Описание 1 Знак"/>
    <w:basedOn w:val="CommentsChar"/>
    <w:link w:val="12"/>
    <w:rsid w:val="00ED2555"/>
    <w:rPr>
      <w:bCs/>
      <w:i/>
      <w:color w:val="808080"/>
      <w:sz w:val="24"/>
      <w:szCs w:val="24"/>
      <w:lang w:val="ru-RU" w:eastAsia="ru-RU" w:bidi="ar-SA"/>
    </w:rPr>
  </w:style>
  <w:style w:type="character" w:customStyle="1" w:styleId="a9">
    <w:name w:val="Название Знак"/>
    <w:basedOn w:val="a3"/>
    <w:link w:val="a8"/>
    <w:uiPriority w:val="10"/>
    <w:rsid w:val="00ED2555"/>
    <w:rPr>
      <w:rFonts w:ascii="Arial" w:eastAsiaTheme="majorEastAsia" w:hAnsi="Arial" w:cs="Arial"/>
      <w:b/>
      <w:bCs/>
      <w:color w:val="244061" w:themeColor="accent1" w:themeShade="80"/>
      <w:kern w:val="28"/>
      <w:sz w:val="32"/>
      <w:szCs w:val="32"/>
    </w:rPr>
  </w:style>
  <w:style w:type="paragraph" w:styleId="afa">
    <w:name w:val="List Paragraph"/>
    <w:basedOn w:val="a1"/>
    <w:uiPriority w:val="34"/>
    <w:qFormat/>
    <w:rsid w:val="00ED2555"/>
    <w:rPr>
      <w:rFonts w:eastAsia="Calibri"/>
      <w:szCs w:val="22"/>
      <w:lang w:eastAsia="en-US"/>
    </w:rPr>
  </w:style>
  <w:style w:type="character" w:customStyle="1" w:styleId="31">
    <w:name w:val="Заголовок 3 Знак"/>
    <w:basedOn w:val="a3"/>
    <w:link w:val="30"/>
    <w:uiPriority w:val="9"/>
    <w:rsid w:val="00860514"/>
    <w:rPr>
      <w:rFonts w:ascii="Arial" w:eastAsiaTheme="majorEastAsia" w:hAnsi="Arial" w:cs="Arial"/>
      <w:b/>
      <w:bCs/>
      <w:color w:val="244061" w:themeColor="accent1" w:themeShade="80"/>
      <w:sz w:val="28"/>
      <w:szCs w:val="28"/>
    </w:rPr>
  </w:style>
  <w:style w:type="character" w:customStyle="1" w:styleId="40">
    <w:name w:val="Заголовок 4 Знак"/>
    <w:basedOn w:val="a3"/>
    <w:link w:val="4"/>
    <w:uiPriority w:val="9"/>
    <w:rsid w:val="00860514"/>
    <w:rPr>
      <w:rFonts w:ascii="Arial" w:eastAsiaTheme="majorEastAsia" w:hAnsi="Arial" w:cs="Arial"/>
      <w:b/>
      <w:color w:val="244061" w:themeColor="accent1" w:themeShade="80"/>
      <w:sz w:val="24"/>
      <w:szCs w:val="24"/>
    </w:rPr>
  </w:style>
  <w:style w:type="paragraph" w:styleId="41">
    <w:name w:val="toc 4"/>
    <w:basedOn w:val="a1"/>
    <w:next w:val="a1"/>
    <w:autoRedefine/>
    <w:uiPriority w:val="39"/>
    <w:rsid w:val="005E5C77"/>
    <w:pPr>
      <w:tabs>
        <w:tab w:val="left" w:pos="1276"/>
        <w:tab w:val="right" w:leader="dot" w:pos="9344"/>
      </w:tabs>
      <w:ind w:left="482"/>
    </w:pPr>
    <w:rPr>
      <w:rFonts w:ascii="Calibri" w:hAnsi="Calibri"/>
      <w:noProof/>
      <w:sz w:val="20"/>
      <w:szCs w:val="20"/>
    </w:rPr>
  </w:style>
  <w:style w:type="paragraph" w:styleId="51">
    <w:name w:val="toc 5"/>
    <w:basedOn w:val="a1"/>
    <w:next w:val="a1"/>
    <w:autoRedefine/>
    <w:uiPriority w:val="39"/>
    <w:rsid w:val="009B2FF8"/>
    <w:pPr>
      <w:ind w:left="720"/>
    </w:pPr>
    <w:rPr>
      <w:rFonts w:ascii="Calibri" w:hAnsi="Calibri"/>
      <w:sz w:val="20"/>
      <w:szCs w:val="20"/>
    </w:rPr>
  </w:style>
  <w:style w:type="paragraph" w:styleId="61">
    <w:name w:val="toc 6"/>
    <w:basedOn w:val="a1"/>
    <w:next w:val="a1"/>
    <w:autoRedefine/>
    <w:uiPriority w:val="39"/>
    <w:rsid w:val="009B2FF8"/>
    <w:pPr>
      <w:ind w:left="960"/>
    </w:pPr>
    <w:rPr>
      <w:rFonts w:ascii="Calibri" w:hAnsi="Calibri"/>
      <w:sz w:val="20"/>
      <w:szCs w:val="20"/>
    </w:rPr>
  </w:style>
  <w:style w:type="paragraph" w:styleId="71">
    <w:name w:val="toc 7"/>
    <w:basedOn w:val="a1"/>
    <w:next w:val="a1"/>
    <w:autoRedefine/>
    <w:uiPriority w:val="39"/>
    <w:rsid w:val="009B2FF8"/>
    <w:pPr>
      <w:ind w:left="1200"/>
    </w:pPr>
    <w:rPr>
      <w:rFonts w:ascii="Calibri" w:hAnsi="Calibri"/>
      <w:sz w:val="20"/>
      <w:szCs w:val="20"/>
    </w:rPr>
  </w:style>
  <w:style w:type="paragraph" w:styleId="81">
    <w:name w:val="toc 8"/>
    <w:basedOn w:val="a1"/>
    <w:next w:val="a1"/>
    <w:autoRedefine/>
    <w:uiPriority w:val="39"/>
    <w:rsid w:val="009B2FF8"/>
    <w:pPr>
      <w:ind w:left="1440"/>
    </w:pPr>
    <w:rPr>
      <w:rFonts w:ascii="Calibri" w:hAnsi="Calibri"/>
      <w:sz w:val="20"/>
      <w:szCs w:val="20"/>
    </w:rPr>
  </w:style>
  <w:style w:type="paragraph" w:styleId="91">
    <w:name w:val="toc 9"/>
    <w:basedOn w:val="a1"/>
    <w:next w:val="a1"/>
    <w:autoRedefine/>
    <w:uiPriority w:val="39"/>
    <w:rsid w:val="009B2FF8"/>
    <w:pPr>
      <w:ind w:left="1680"/>
    </w:pPr>
    <w:rPr>
      <w:rFonts w:ascii="Calibri" w:hAnsi="Calibri"/>
      <w:sz w:val="20"/>
      <w:szCs w:val="20"/>
    </w:rPr>
  </w:style>
  <w:style w:type="character" w:styleId="afb">
    <w:name w:val="FollowedHyperlink"/>
    <w:basedOn w:val="a3"/>
    <w:rsid w:val="00162F02"/>
    <w:rPr>
      <w:color w:val="800080" w:themeColor="followedHyperlink"/>
      <w:u w:val="single"/>
    </w:rPr>
  </w:style>
  <w:style w:type="character" w:customStyle="1" w:styleId="60">
    <w:name w:val="Заголовок 6 Знак"/>
    <w:basedOn w:val="a3"/>
    <w:link w:val="6"/>
    <w:rsid w:val="00ED2555"/>
    <w:rPr>
      <w:rFonts w:ascii="Arial" w:eastAsiaTheme="majorEastAsia" w:hAnsi="Arial" w:cs="Arial"/>
      <w:b/>
      <w:iCs/>
      <w:color w:val="243F60" w:themeColor="accent1" w:themeShade="7F"/>
      <w:szCs w:val="24"/>
    </w:rPr>
  </w:style>
  <w:style w:type="character" w:customStyle="1" w:styleId="70">
    <w:name w:val="Заголовок 7 Знак"/>
    <w:basedOn w:val="a3"/>
    <w:link w:val="7"/>
    <w:semiHidden/>
    <w:rsid w:val="00ED2555"/>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3"/>
    <w:link w:val="8"/>
    <w:semiHidden/>
    <w:rsid w:val="00ED2555"/>
    <w:rPr>
      <w:rFonts w:asciiTheme="majorHAnsi" w:eastAsiaTheme="majorEastAsia" w:hAnsiTheme="majorHAnsi" w:cstheme="majorBidi"/>
      <w:color w:val="404040" w:themeColor="text1" w:themeTint="BF"/>
    </w:rPr>
  </w:style>
  <w:style w:type="character" w:customStyle="1" w:styleId="90">
    <w:name w:val="Заголовок 9 Знак"/>
    <w:basedOn w:val="a3"/>
    <w:link w:val="9"/>
    <w:semiHidden/>
    <w:rsid w:val="00ED2555"/>
    <w:rPr>
      <w:rFonts w:asciiTheme="majorHAnsi" w:eastAsiaTheme="majorEastAsia" w:hAnsiTheme="majorHAnsi" w:cstheme="majorBidi"/>
      <w:i/>
      <w:iCs/>
      <w:color w:val="404040" w:themeColor="text1" w:themeTint="BF"/>
    </w:rPr>
  </w:style>
  <w:style w:type="character" w:customStyle="1" w:styleId="50">
    <w:name w:val="Заголовок 5 Знак"/>
    <w:basedOn w:val="a3"/>
    <w:link w:val="5"/>
    <w:rsid w:val="00ED2555"/>
    <w:rPr>
      <w:rFonts w:ascii="Arial" w:eastAsiaTheme="majorEastAsia" w:hAnsi="Arial" w:cs="Arial"/>
      <w:b/>
      <w:bCs/>
      <w:iCs/>
      <w:color w:val="244061" w:themeColor="accent1" w:themeShade="80"/>
      <w:sz w:val="22"/>
      <w:szCs w:val="22"/>
    </w:rPr>
  </w:style>
  <w:style w:type="paragraph" w:customStyle="1" w:styleId="afc">
    <w:name w:val="Код"/>
    <w:basedOn w:val="a1"/>
    <w:link w:val="afd"/>
    <w:qFormat/>
    <w:rsid w:val="00ED2555"/>
    <w:pPr>
      <w:widowControl w:val="0"/>
      <w:pBdr>
        <w:top w:val="dashed" w:sz="4" w:space="6" w:color="808080"/>
        <w:left w:val="dashed" w:sz="4" w:space="12" w:color="808080"/>
        <w:bottom w:val="dashed" w:sz="4" w:space="6" w:color="808080"/>
        <w:right w:val="dashed" w:sz="4" w:space="12" w:color="808080"/>
      </w:pBdr>
      <w:shd w:val="clear" w:color="auto" w:fill="F7F7F7"/>
      <w:suppressAutoHyphens/>
      <w:contextualSpacing/>
    </w:pPr>
    <w:rPr>
      <w:rFonts w:ascii="Courier New" w:eastAsia="Andale Sans UI" w:hAnsi="Courier New"/>
      <w:color w:val="3F5FBF"/>
      <w:kern w:val="1"/>
      <w:sz w:val="20"/>
      <w:lang w:val="en-US" w:eastAsia="en-US"/>
    </w:rPr>
  </w:style>
  <w:style w:type="character" w:customStyle="1" w:styleId="afd">
    <w:name w:val="Код Знак"/>
    <w:basedOn w:val="a3"/>
    <w:link w:val="afc"/>
    <w:rsid w:val="00ED2555"/>
    <w:rPr>
      <w:rFonts w:ascii="Courier New" w:eastAsia="Andale Sans UI" w:hAnsi="Courier New"/>
      <w:color w:val="3F5FBF"/>
      <w:kern w:val="1"/>
      <w:szCs w:val="24"/>
      <w:shd w:val="clear" w:color="auto" w:fill="F7F7F7"/>
      <w:lang w:val="en-US" w:eastAsia="en-US"/>
    </w:rPr>
  </w:style>
  <w:style w:type="paragraph" w:styleId="afe">
    <w:name w:val="caption"/>
    <w:basedOn w:val="a1"/>
    <w:next w:val="a1"/>
    <w:semiHidden/>
    <w:unhideWhenUsed/>
    <w:qFormat/>
    <w:rsid w:val="001816A3"/>
    <w:pPr>
      <w:spacing w:after="200"/>
    </w:pPr>
    <w:rPr>
      <w:b/>
      <w:bCs/>
      <w:color w:val="4F81BD" w:themeColor="accent1"/>
      <w:sz w:val="18"/>
      <w:szCs w:val="18"/>
    </w:rPr>
  </w:style>
  <w:style w:type="character" w:customStyle="1" w:styleId="ab">
    <w:name w:val="Подзаголовок Знак"/>
    <w:basedOn w:val="a3"/>
    <w:link w:val="aa"/>
    <w:rsid w:val="001816A3"/>
    <w:rPr>
      <w:rFonts w:ascii="Arial" w:eastAsiaTheme="majorEastAsia" w:hAnsi="Arial" w:cs="Arial"/>
      <w:sz w:val="24"/>
      <w:szCs w:val="24"/>
    </w:rPr>
  </w:style>
  <w:style w:type="character" w:styleId="aff">
    <w:name w:val="Strong"/>
    <w:basedOn w:val="a3"/>
    <w:qFormat/>
    <w:rsid w:val="001816A3"/>
    <w:rPr>
      <w:b/>
      <w:bCs/>
    </w:rPr>
  </w:style>
  <w:style w:type="paragraph" w:styleId="aff0">
    <w:name w:val="No Spacing"/>
    <w:uiPriority w:val="1"/>
    <w:qFormat/>
    <w:rsid w:val="001816A3"/>
    <w:rPr>
      <w:sz w:val="24"/>
      <w:szCs w:val="24"/>
    </w:rPr>
  </w:style>
  <w:style w:type="paragraph" w:styleId="22">
    <w:name w:val="Quote"/>
    <w:basedOn w:val="a1"/>
    <w:next w:val="a1"/>
    <w:link w:val="23"/>
    <w:uiPriority w:val="29"/>
    <w:qFormat/>
    <w:rsid w:val="001816A3"/>
    <w:rPr>
      <w:i/>
      <w:iCs/>
      <w:color w:val="000000" w:themeColor="text1"/>
    </w:rPr>
  </w:style>
  <w:style w:type="character" w:customStyle="1" w:styleId="23">
    <w:name w:val="Цитата 2 Знак"/>
    <w:basedOn w:val="a3"/>
    <w:link w:val="22"/>
    <w:uiPriority w:val="29"/>
    <w:rsid w:val="001816A3"/>
    <w:rPr>
      <w:i/>
      <w:iCs/>
      <w:color w:val="000000" w:themeColor="text1"/>
      <w:sz w:val="24"/>
      <w:szCs w:val="24"/>
    </w:rPr>
  </w:style>
  <w:style w:type="paragraph" w:styleId="aff1">
    <w:name w:val="Intense Quote"/>
    <w:basedOn w:val="a1"/>
    <w:next w:val="a1"/>
    <w:link w:val="aff2"/>
    <w:uiPriority w:val="30"/>
    <w:qFormat/>
    <w:rsid w:val="001816A3"/>
    <w:pPr>
      <w:pBdr>
        <w:bottom w:val="single" w:sz="4" w:space="4" w:color="4F81BD" w:themeColor="accent1"/>
      </w:pBdr>
      <w:spacing w:before="200" w:after="280"/>
      <w:ind w:left="936" w:right="936"/>
    </w:pPr>
    <w:rPr>
      <w:b/>
      <w:bCs/>
      <w:i/>
      <w:iCs/>
      <w:color w:val="4F81BD" w:themeColor="accent1"/>
    </w:rPr>
  </w:style>
  <w:style w:type="character" w:customStyle="1" w:styleId="aff2">
    <w:name w:val="Выделенная цитата Знак"/>
    <w:basedOn w:val="a3"/>
    <w:link w:val="aff1"/>
    <w:uiPriority w:val="30"/>
    <w:rsid w:val="001816A3"/>
    <w:rPr>
      <w:b/>
      <w:bCs/>
      <w:i/>
      <w:iCs/>
      <w:color w:val="4F81BD" w:themeColor="accent1"/>
      <w:sz w:val="24"/>
      <w:szCs w:val="24"/>
    </w:rPr>
  </w:style>
  <w:style w:type="character" w:styleId="aff3">
    <w:name w:val="Subtle Emphasis"/>
    <w:basedOn w:val="a3"/>
    <w:uiPriority w:val="19"/>
    <w:qFormat/>
    <w:rsid w:val="001816A3"/>
    <w:rPr>
      <w:i/>
      <w:iCs/>
      <w:color w:val="808080" w:themeColor="text1" w:themeTint="7F"/>
    </w:rPr>
  </w:style>
  <w:style w:type="character" w:styleId="aff4">
    <w:name w:val="Intense Emphasis"/>
    <w:basedOn w:val="a3"/>
    <w:uiPriority w:val="21"/>
    <w:qFormat/>
    <w:rsid w:val="001816A3"/>
    <w:rPr>
      <w:b/>
      <w:bCs/>
      <w:i/>
      <w:iCs/>
      <w:color w:val="4F81BD" w:themeColor="accent1"/>
    </w:rPr>
  </w:style>
  <w:style w:type="character" w:styleId="aff5">
    <w:name w:val="Subtle Reference"/>
    <w:basedOn w:val="a3"/>
    <w:uiPriority w:val="31"/>
    <w:qFormat/>
    <w:rsid w:val="001816A3"/>
    <w:rPr>
      <w:smallCaps/>
      <w:color w:val="C0504D" w:themeColor="accent2"/>
      <w:u w:val="single"/>
    </w:rPr>
  </w:style>
  <w:style w:type="character" w:styleId="aff6">
    <w:name w:val="Intense Reference"/>
    <w:basedOn w:val="a3"/>
    <w:uiPriority w:val="32"/>
    <w:qFormat/>
    <w:rsid w:val="001816A3"/>
    <w:rPr>
      <w:b/>
      <w:bCs/>
      <w:smallCaps/>
      <w:color w:val="C0504D" w:themeColor="accent2"/>
      <w:spacing w:val="5"/>
      <w:u w:val="single"/>
    </w:rPr>
  </w:style>
  <w:style w:type="character" w:styleId="aff7">
    <w:name w:val="Book Title"/>
    <w:basedOn w:val="a3"/>
    <w:uiPriority w:val="33"/>
    <w:qFormat/>
    <w:rsid w:val="001816A3"/>
    <w:rPr>
      <w:b/>
      <w:bCs/>
      <w:smallCaps/>
      <w:spacing w:val="5"/>
    </w:rPr>
  </w:style>
  <w:style w:type="paragraph" w:styleId="aff8">
    <w:name w:val="TOC Heading"/>
    <w:basedOn w:val="1"/>
    <w:next w:val="a1"/>
    <w:uiPriority w:val="39"/>
    <w:semiHidden/>
    <w:unhideWhenUsed/>
    <w:qFormat/>
    <w:rsid w:val="001816A3"/>
    <w:pPr>
      <w:keepLines/>
      <w:numPr>
        <w:numId w:val="0"/>
      </w:numPr>
      <w:pBdr>
        <w:top w:val="none" w:sz="0" w:space="0" w:color="auto"/>
      </w:pBdr>
      <w:spacing w:before="480" w:after="0"/>
      <w:outlineLvl w:val="9"/>
    </w:pPr>
    <w:rPr>
      <w:rFonts w:asciiTheme="majorHAnsi" w:hAnsiTheme="majorHAnsi"/>
      <w:color w:val="365F91" w:themeColor="accent1" w:themeShade="BF"/>
      <w:kern w:val="0"/>
      <w:sz w:val="28"/>
      <w:szCs w:val="28"/>
    </w:rPr>
  </w:style>
  <w:style w:type="character" w:customStyle="1" w:styleId="ae">
    <w:name w:val="Верхний колонтитул Знак"/>
    <w:basedOn w:val="a3"/>
    <w:link w:val="ad"/>
    <w:rsid w:val="00AB5903"/>
    <w:rPr>
      <w:sz w:val="16"/>
      <w:szCs w:val="24"/>
    </w:rPr>
  </w:style>
  <w:style w:type="character" w:styleId="aff9">
    <w:name w:val="Placeholder Text"/>
    <w:basedOn w:val="a3"/>
    <w:uiPriority w:val="99"/>
    <w:semiHidden/>
    <w:rsid w:val="0089102D"/>
    <w:rPr>
      <w:color w:val="808080"/>
    </w:rPr>
  </w:style>
  <w:style w:type="paragraph" w:styleId="a">
    <w:name w:val="List Bullet"/>
    <w:basedOn w:val="affa"/>
    <w:uiPriority w:val="99"/>
    <w:rsid w:val="008A7C64"/>
    <w:pPr>
      <w:numPr>
        <w:numId w:val="48"/>
      </w:numPr>
      <w:tabs>
        <w:tab w:val="left" w:pos="1560"/>
      </w:tabs>
      <w:spacing w:after="240" w:line="240" w:lineRule="atLeast"/>
      <w:ind w:left="1560" w:hanging="426"/>
      <w:contextualSpacing w:val="0"/>
    </w:pPr>
    <w:rPr>
      <w:rFonts w:ascii="Arial" w:hAnsi="Arial"/>
      <w:iCs/>
      <w:spacing w:val="-5"/>
      <w:sz w:val="20"/>
      <w:szCs w:val="20"/>
      <w:lang w:eastAsia="en-US"/>
    </w:rPr>
  </w:style>
  <w:style w:type="paragraph" w:styleId="a0">
    <w:name w:val="List Number"/>
    <w:basedOn w:val="affa"/>
    <w:uiPriority w:val="99"/>
    <w:rsid w:val="008A7C64"/>
    <w:pPr>
      <w:numPr>
        <w:numId w:val="49"/>
      </w:numPr>
      <w:tabs>
        <w:tab w:val="left" w:pos="1560"/>
      </w:tabs>
      <w:spacing w:after="240" w:line="240" w:lineRule="atLeast"/>
      <w:ind w:left="1560" w:hanging="426"/>
      <w:contextualSpacing w:val="0"/>
    </w:pPr>
    <w:rPr>
      <w:rFonts w:ascii="Arial" w:hAnsi="Arial" w:cs="Courier New"/>
      <w:spacing w:val="-5"/>
      <w:sz w:val="20"/>
      <w:szCs w:val="20"/>
      <w:lang w:eastAsia="en-US"/>
    </w:rPr>
  </w:style>
  <w:style w:type="paragraph" w:styleId="24">
    <w:name w:val="List Bullet 2"/>
    <w:basedOn w:val="a"/>
    <w:uiPriority w:val="99"/>
    <w:rsid w:val="008A7C64"/>
    <w:pPr>
      <w:tabs>
        <w:tab w:val="clear" w:pos="1560"/>
        <w:tab w:val="left" w:pos="1843"/>
      </w:tabs>
      <w:ind w:left="1985" w:hanging="425"/>
    </w:pPr>
  </w:style>
  <w:style w:type="paragraph" w:styleId="affa">
    <w:name w:val="List"/>
    <w:basedOn w:val="a1"/>
    <w:rsid w:val="008A7C64"/>
    <w:pPr>
      <w:ind w:left="283" w:hanging="283"/>
      <w:contextualSpacing/>
    </w:pPr>
  </w:style>
  <w:style w:type="paragraph" w:styleId="3">
    <w:name w:val="List Bullet 3"/>
    <w:basedOn w:val="a1"/>
    <w:rsid w:val="0034058D"/>
    <w:pPr>
      <w:numPr>
        <w:numId w:val="53"/>
      </w:numPr>
      <w:contextualSpacing/>
    </w:pPr>
  </w:style>
  <w:style w:type="paragraph" w:styleId="affb">
    <w:name w:val="footnote text"/>
    <w:basedOn w:val="a1"/>
    <w:link w:val="affc"/>
    <w:autoRedefine/>
    <w:rsid w:val="0034058D"/>
    <w:pPr>
      <w:widowControl w:val="0"/>
      <w:suppressAutoHyphens/>
    </w:pPr>
    <w:rPr>
      <w:sz w:val="18"/>
      <w:szCs w:val="18"/>
      <w:lang w:eastAsia="ar-SA"/>
    </w:rPr>
  </w:style>
  <w:style w:type="character" w:customStyle="1" w:styleId="affc">
    <w:name w:val="Текст сноски Знак"/>
    <w:basedOn w:val="a3"/>
    <w:link w:val="affb"/>
    <w:rsid w:val="0034058D"/>
    <w:rPr>
      <w:sz w:val="18"/>
      <w:szCs w:val="18"/>
      <w:lang w:eastAsia="ar-SA"/>
    </w:rPr>
  </w:style>
  <w:style w:type="character" w:styleId="affd">
    <w:name w:val="footnote reference"/>
    <w:rsid w:val="0034058D"/>
    <w:rPr>
      <w:vertAlign w:val="superscript"/>
    </w:rPr>
  </w:style>
  <w:style w:type="character" w:customStyle="1" w:styleId="af4">
    <w:name w:val="Текст выноски Знак"/>
    <w:basedOn w:val="a3"/>
    <w:link w:val="af3"/>
    <w:uiPriority w:val="99"/>
    <w:semiHidden/>
    <w:rsid w:val="00D7020B"/>
    <w:rPr>
      <w:rFonts w:ascii="Tahoma" w:hAnsi="Tahoma" w:cs="Tahoma"/>
      <w:sz w:val="16"/>
      <w:szCs w:val="16"/>
    </w:rPr>
  </w:style>
  <w:style w:type="character" w:customStyle="1" w:styleId="14">
    <w:name w:val="Основной шрифт абзаца1"/>
    <w:rsid w:val="007F0CBB"/>
  </w:style>
  <w:style w:type="paragraph" w:customStyle="1" w:styleId="affe">
    <w:name w:val="Рис."/>
    <w:basedOn w:val="a1"/>
    <w:rsid w:val="007F0CBB"/>
    <w:pPr>
      <w:suppressLineNumbers/>
      <w:suppressAutoHyphens/>
      <w:spacing w:before="120"/>
    </w:pPr>
    <w:rPr>
      <w:rFonts w:eastAsia="Andale Sans UI" w:cs="Tahoma"/>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33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yDocuments\MyProject\CM\CM5SRC\CM5\Core\dao-api\target\site\apidocs\ru\intertrust\cm\core\dao\api\PersonManagementServiceDao.html" TargetMode="External"/><Relationship Id="rId21" Type="http://schemas.openxmlformats.org/officeDocument/2006/relationships/hyperlink" Target="https://sup.inttrust.ru:8446/prjdocs/cm5/core/model/apidocs/ru/intertrust/cm/core/business/api/dto/DomainObject.html?is-external=true" TargetMode="External"/><Relationship Id="rId42" Type="http://schemas.openxmlformats.org/officeDocument/2006/relationships/hyperlink" Target="http://download.oracle.com/javase/6/docs/api/java/util/List.html?is-external=true" TargetMode="External"/><Relationship Id="rId47" Type="http://schemas.openxmlformats.org/officeDocument/2006/relationships/hyperlink" Target="http://repo1.maven.org/maven2/com/healthmarketscience/rmiio/rmiio/2.0.3/" TargetMode="External"/><Relationship Id="rId63" Type="http://schemas.openxmlformats.org/officeDocument/2006/relationships/hyperlink" Target="http://www.activiti.org/download.html" TargetMode="External"/><Relationship Id="rId68" Type="http://schemas.openxmlformats.org/officeDocument/2006/relationships/image" Target="media/image7.png"/><Relationship Id="rId16" Type="http://schemas.openxmlformats.org/officeDocument/2006/relationships/hyperlink" Target="http://download.oracle.com/javase/6/docs/api/java/util/List.html?is-external=true" TargetMode="External"/><Relationship Id="rId11" Type="http://schemas.openxmlformats.org/officeDocument/2006/relationships/header" Target="header1.xml"/><Relationship Id="rId32" Type="http://schemas.openxmlformats.org/officeDocument/2006/relationships/hyperlink" Target="https://sup.inttrust.ru:8446/prjdocs/cm5/core/model/apidocs/ru/intertrust/cm/core/business/api/dto/Id.html?is-external=true" TargetMode="External"/><Relationship Id="rId37" Type="http://schemas.openxmlformats.org/officeDocument/2006/relationships/hyperlink" Target="file:///D:\MyDocuments\MyProject\CM\CM5SRC\CM5\Core\dao-api\target\site\apidocs\ru\intertrust\cm\core\dao\api\PersonManagementServiceDao.html" TargetMode="External"/><Relationship Id="rId53" Type="http://schemas.openxmlformats.org/officeDocument/2006/relationships/hyperlink" Target="http://download.oracle.com/javase/6/docs/api/java/util/List.html?is-external=true" TargetMode="External"/><Relationship Id="rId58" Type="http://schemas.openxmlformats.org/officeDocument/2006/relationships/hyperlink" Target="https://sup.inttrust.ru:8446/prjdocs/cm5/core/model/apidocs/ru/intertrust/cm/core/business/api/dto/DomainObject.html?is-external=true" TargetMode="External"/><Relationship Id="rId74" Type="http://schemas.openxmlformats.org/officeDocument/2006/relationships/image" Target="media/image13.emf"/><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file:///D:\MyDocuments\MyProject\CM\CM5SRC\CM5\Core\service-api\target\site\apidocs\ru\intertrust\cm\core\business\api\ProcessService.html" TargetMode="External"/><Relationship Id="rId82" Type="http://schemas.openxmlformats.org/officeDocument/2006/relationships/glossaryDocument" Target="glossary/document.xml"/><Relationship Id="rId19" Type="http://schemas.openxmlformats.org/officeDocument/2006/relationships/hyperlink" Target="https://sup.inttrust.ru:8446/prjdocs/cm5/core/model/apidocs/ru/intertrust/cm/core/business/api/dto/Id.html?is-external=true" TargetMode="External"/><Relationship Id="rId14" Type="http://schemas.openxmlformats.org/officeDocument/2006/relationships/oleObject" Target="embeddings/oleObject1.bin"/><Relationship Id="rId22" Type="http://schemas.openxmlformats.org/officeDocument/2006/relationships/hyperlink" Target="file:///D:\MyDocuments\MyProject\CM\CM5SRC\CM5\Core\dao-api\target\site\apidocs\ru\intertrust\cm\core\dao\api\PersonManagementServiceDao.html" TargetMode="External"/><Relationship Id="rId27" Type="http://schemas.openxmlformats.org/officeDocument/2006/relationships/hyperlink" Target="https://sup.inttrust.ru:8446/prjdocs/cm5/core/model/apidocs/ru/intertrust/cm/core/business/api/dto/Id.html?is-external=true" TargetMode="External"/><Relationship Id="rId30" Type="http://schemas.openxmlformats.org/officeDocument/2006/relationships/hyperlink" Target="file:///D:\MyDocuments\MyProject\CM\CM5SRC\CM5\Core\dao-api\target\site\apidocs\ru\intertrust\cm\core\dao\api\PersonManagementServiceDao.html" TargetMode="External"/><Relationship Id="rId35" Type="http://schemas.openxmlformats.org/officeDocument/2006/relationships/hyperlink" Target="http://download.oracle.com/javase/6/docs/api/java/util/List.html?is-external=true" TargetMode="External"/><Relationship Id="rId43" Type="http://schemas.openxmlformats.org/officeDocument/2006/relationships/hyperlink" Target="https://sup.inttrust.ru:8446/prjdocs/cm5/core/model/apidocs/ru/intertrust/cm/core/business/api/dto/DomainObject.html?is-external=true" TargetMode="External"/><Relationship Id="rId48" Type="http://schemas.openxmlformats.org/officeDocument/2006/relationships/hyperlink" Target="https://jira.inttrust.ru:8443/browse/CMFIVE-4" TargetMode="External"/><Relationship Id="rId56" Type="http://schemas.openxmlformats.org/officeDocument/2006/relationships/hyperlink" Target="https://sup.inttrust.ru:8446/prjdocs/cm5/core/model/apidocs/ru/intertrust/cm/core/business/api/dto/Id.html?is-external=true" TargetMode="External"/><Relationship Id="rId64" Type="http://schemas.openxmlformats.org/officeDocument/2006/relationships/image" Target="media/image4.emf"/><Relationship Id="rId69" Type="http://schemas.openxmlformats.org/officeDocument/2006/relationships/image" Target="media/image8.png"/><Relationship Id="rId77" Type="http://schemas.openxmlformats.org/officeDocument/2006/relationships/image" Target="media/image16.png"/><Relationship Id="rId8" Type="http://schemas.openxmlformats.org/officeDocument/2006/relationships/comments" Target="comments.xml"/><Relationship Id="rId51" Type="http://schemas.openxmlformats.org/officeDocument/2006/relationships/hyperlink" Target="https://sup.inttrust.ru:8446/prjdocs/cm5/core/model/apidocs/ru/intertrust/cm/core/business/api/dto/DeployedProcess.html?is-external=true" TargetMode="External"/><Relationship Id="rId72" Type="http://schemas.openxmlformats.org/officeDocument/2006/relationships/image" Target="media/image1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sup.inttrust.ru:8446/prjdocs/cm5/core/model/apidocs/ru/intertrust/cm/core/business/api/dto/DomainObject.html?is-external=true" TargetMode="External"/><Relationship Id="rId25" Type="http://schemas.openxmlformats.org/officeDocument/2006/relationships/hyperlink" Target="https://sup.inttrust.ru:8446/prjdocs/cm5/core/model/apidocs/ru/intertrust/cm/core/business/api/dto/DomainObject.html?is-external=true" TargetMode="External"/><Relationship Id="rId33" Type="http://schemas.openxmlformats.org/officeDocument/2006/relationships/hyperlink" Target="file:///D:\MyDocuments\MyProject\CM\CM5SRC\CM5\Core\dao-api\target\site\apidocs\ru\intertrust\cm\core\dao\api\PersonManagementServiceDao.html" TargetMode="External"/><Relationship Id="rId38" Type="http://schemas.openxmlformats.org/officeDocument/2006/relationships/hyperlink" Target="https://sup.inttrust.ru:8446/prjdocs/cm5/core/model/apidocs/ru/intertrust/cm/core/business/api/dto/Id.html?is-external=true" TargetMode="External"/><Relationship Id="rId46" Type="http://schemas.openxmlformats.org/officeDocument/2006/relationships/hyperlink" Target="http://openhms.sourceforge.net/rmiio/" TargetMode="External"/><Relationship Id="rId59" Type="http://schemas.openxmlformats.org/officeDocument/2006/relationships/hyperlink" Target="file:///D:\MyDocuments\MyProject\CM\CM5SRC\CM5\Core\service-api\target\site\apidocs\ru\intertrust\cm\core\business\api\ProcessService.html" TargetMode="External"/><Relationship Id="rId67" Type="http://schemas.openxmlformats.org/officeDocument/2006/relationships/image" Target="media/image6.png"/><Relationship Id="rId20" Type="http://schemas.openxmlformats.org/officeDocument/2006/relationships/hyperlink" Target="http://download.oracle.com/javase/6/docs/api/java/util/List.html?is-external=true" TargetMode="External"/><Relationship Id="rId41" Type="http://schemas.openxmlformats.org/officeDocument/2006/relationships/hyperlink" Target="http://download.oracle.com/javase/6/docs/api/java/lang/String.html?is-external=true" TargetMode="External"/><Relationship Id="rId54" Type="http://schemas.openxmlformats.org/officeDocument/2006/relationships/hyperlink" Target="https://sup.inttrust.ru:8446/prjdocs/cm5/core/model/apidocs/ru/intertrust/cm/core/business/api/dto/DomainObject.html?is-external=true" TargetMode="External"/><Relationship Id="rId62" Type="http://schemas.openxmlformats.org/officeDocument/2006/relationships/hyperlink" Target="file:///D:\MyDocuments\MyProject\CM\CM5SRC\CM5\Core\service-api\target\site\apidocs\ru\intertrust\cm\core\business\api\ProcessService.html" TargetMode="External"/><Relationship Id="rId70" Type="http://schemas.openxmlformats.org/officeDocument/2006/relationships/image" Target="media/image9.png"/><Relationship Id="rId75" Type="http://schemas.openxmlformats.org/officeDocument/2006/relationships/image" Target="media/image14.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sup.inttrust.ru:8446/prjdocs/cm5/core/model/apidocs/ru/intertrust/cm/core/business/api/dto/Id.html?is-external=true" TargetMode="External"/><Relationship Id="rId28" Type="http://schemas.openxmlformats.org/officeDocument/2006/relationships/hyperlink" Target="http://download.oracle.com/javase/6/docs/api/java/util/List.html?is-external=true" TargetMode="External"/><Relationship Id="rId36" Type="http://schemas.openxmlformats.org/officeDocument/2006/relationships/hyperlink" Target="https://sup.inttrust.ru:8446/prjdocs/cm5/core/model/apidocs/ru/intertrust/cm/core/business/api/dto/DomainObject.html?is-external=true" TargetMode="External"/><Relationship Id="rId49" Type="http://schemas.openxmlformats.org/officeDocument/2006/relationships/hyperlink" Target="http://download.oracle.com/javase/6/docs/api/java/lang/String.html?is-external=true" TargetMode="External"/><Relationship Id="rId57" Type="http://schemas.openxmlformats.org/officeDocument/2006/relationships/hyperlink" Target="http://download.oracle.com/javase/6/docs/api/java/util/List.html?is-external=true" TargetMode="External"/><Relationship Id="rId10" Type="http://schemas.openxmlformats.org/officeDocument/2006/relationships/image" Target="media/image1.png"/><Relationship Id="rId31" Type="http://schemas.openxmlformats.org/officeDocument/2006/relationships/hyperlink" Target="https://sup.inttrust.ru:8446/prjdocs/cm5/core/model/apidocs/ru/intertrust/cm/core/business/api/dto/Id.html?is-external=true" TargetMode="External"/><Relationship Id="rId44" Type="http://schemas.openxmlformats.org/officeDocument/2006/relationships/hyperlink" Target="file:///D:\MyDocuments\MyProject\CM\CM5SRC\CM5\Core\dao-api\target\site\apidocs\ru\intertrust\cm\core\dao\api\PersonManagementServiceDao.html" TargetMode="External"/><Relationship Id="rId52" Type="http://schemas.openxmlformats.org/officeDocument/2006/relationships/hyperlink" Target="file:///D:\MyDocuments\MyProject\CM\CM5SRC\CM5\Core\service-api\target\site\apidocs\ru\intertrust\cm\core\business\api\ProcessService.html" TargetMode="External"/><Relationship Id="rId60" Type="http://schemas.openxmlformats.org/officeDocument/2006/relationships/hyperlink" Target="http://download.oracle.com/javase/6/docs/api/java/lang/String.html?is-external=true" TargetMode="External"/><Relationship Id="rId65" Type="http://schemas.openxmlformats.org/officeDocument/2006/relationships/oleObject" Target="embeddings/oleObject2.bin"/><Relationship Id="rId73" Type="http://schemas.openxmlformats.org/officeDocument/2006/relationships/image" Target="media/image12.emf"/><Relationship Id="rId78" Type="http://schemas.openxmlformats.org/officeDocument/2006/relationships/header" Target="header2.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emf"/><Relationship Id="rId18" Type="http://schemas.openxmlformats.org/officeDocument/2006/relationships/hyperlink" Target="file:///D:\MyDocuments\MyProject\CM\CM5SRC\CM5\Core\dao-api\target\site\apidocs\ru\intertrust\cm\core\dao\api\PersonManagementServiceDao.html" TargetMode="External"/><Relationship Id="rId39" Type="http://schemas.openxmlformats.org/officeDocument/2006/relationships/hyperlink" Target="https://sup.inttrust.ru:8446/prjdocs/cm5/core/model/apidocs/ru/intertrust/cm/core/business/api/dto/Id.html?is-external=true" TargetMode="External"/><Relationship Id="rId34" Type="http://schemas.openxmlformats.org/officeDocument/2006/relationships/hyperlink" Target="http://download.oracle.com/javase/6/docs/api/java/lang/String.html?is-external=true" TargetMode="External"/><Relationship Id="rId50" Type="http://schemas.openxmlformats.org/officeDocument/2006/relationships/hyperlink" Target="http://download.oracle.com/javase/6/docs/api/java/util/List.html?is-external=true" TargetMode="External"/><Relationship Id="rId55" Type="http://schemas.openxmlformats.org/officeDocument/2006/relationships/hyperlink" Target="file:///D:\MyDocuments\MyProject\CM\CM5SRC\CM5\Core\service-api\target\site\apidocs\ru\intertrust\cm\core\business\api\ProcessService.html" TargetMode="External"/><Relationship Id="rId76" Type="http://schemas.openxmlformats.org/officeDocument/2006/relationships/image" Target="media/image15.wmf"/><Relationship Id="rId7" Type="http://schemas.openxmlformats.org/officeDocument/2006/relationships/endnotes" Target="endnotes.xml"/><Relationship Id="rId71"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sup.inttrust.ru:8446/prjdocs/cm5/core/model/apidocs/ru/intertrust/cm/core/business/api/dto/DomainObject.html?is-external=true" TargetMode="External"/><Relationship Id="rId24" Type="http://schemas.openxmlformats.org/officeDocument/2006/relationships/hyperlink" Target="http://download.oracle.com/javase/6/docs/api/java/util/List.html?is-external=true" TargetMode="External"/><Relationship Id="rId40" Type="http://schemas.openxmlformats.org/officeDocument/2006/relationships/hyperlink" Target="file:///D:\MyDocuments\MyProject\CM\CM5SRC\CM5\Core\dao-api\target\site\apidocs\ru\intertrust\cm\core\dao\api\PersonManagementServiceDao.html" TargetMode="External"/><Relationship Id="rId45" Type="http://schemas.openxmlformats.org/officeDocument/2006/relationships/hyperlink" Target="https://sup.inttrust.ru:8446/prjdocs/cm5/core/model/apidocs/ru/intertrust/cm/core/business/api/dto/Id.html?is-external=true" TargetMode="External"/><Relationship Id="rId66"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InterTrust\CoMedia\45\Vision\SAD-ECMp5\SoftwareArchitecture%20(&#1096;&#1072;&#1073;&#1083;&#1086;&#108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4C84E19777409890D42012ABC8C94C"/>
        <w:category>
          <w:name w:val="Общие"/>
          <w:gallery w:val="placeholder"/>
        </w:category>
        <w:types>
          <w:type w:val="bbPlcHdr"/>
        </w:types>
        <w:behaviors>
          <w:behavior w:val="content"/>
        </w:behaviors>
        <w:guid w:val="{6F6DE4DA-F2F5-4947-8032-308FDD2907A4}"/>
      </w:docPartPr>
      <w:docPartBody>
        <w:p w:rsidR="00BF4BD4" w:rsidRDefault="00D34123" w:rsidP="00D34123">
          <w:pPr>
            <w:pStyle w:val="2E4C84E19777409890D42012ABC8C94C"/>
          </w:pPr>
          <w:r w:rsidRPr="00D85A6A">
            <w:rPr>
              <w:rStyle w:val="a3"/>
            </w:rPr>
            <w:t>[Тема]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00"/>
    <w:family w:val="auto"/>
    <w:pitch w:val="variable"/>
    <w:sig w:usb0="800000AF" w:usb1="1001ECEA" w:usb2="00000000" w:usb3="00000000" w:csb0="00000001"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ndale Sans UI">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formatting="0"/>
  <w:defaultTabStop w:val="708"/>
  <w:characterSpacingControl w:val="doNotCompress"/>
  <w:compat>
    <w:useFELayout/>
    <w:compatSetting w:name="compatibilityMode" w:uri="http://schemas.microsoft.com/office/word" w:val="12"/>
  </w:compat>
  <w:rsids>
    <w:rsidRoot w:val="0035144F"/>
    <w:rsid w:val="00062691"/>
    <w:rsid w:val="00091169"/>
    <w:rsid w:val="00224481"/>
    <w:rsid w:val="002459DB"/>
    <w:rsid w:val="003317B6"/>
    <w:rsid w:val="0035144F"/>
    <w:rsid w:val="003A5E43"/>
    <w:rsid w:val="004A5868"/>
    <w:rsid w:val="008C03F1"/>
    <w:rsid w:val="00A0701E"/>
    <w:rsid w:val="00BA76B8"/>
    <w:rsid w:val="00BF4BD4"/>
    <w:rsid w:val="00C37165"/>
    <w:rsid w:val="00CF6AAC"/>
    <w:rsid w:val="00D3221B"/>
    <w:rsid w:val="00D341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5E43"/>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34123"/>
    <w:rPr>
      <w:color w:val="808080"/>
    </w:rPr>
  </w:style>
  <w:style w:type="paragraph" w:customStyle="1" w:styleId="349AAFAEDA214404B0FCCDACF77F3084">
    <w:name w:val="349AAFAEDA214404B0FCCDACF77F3084"/>
    <w:rsid w:val="0035144F"/>
  </w:style>
  <w:style w:type="paragraph" w:customStyle="1" w:styleId="D419A761365E406DA7DC6DD7800E52A4">
    <w:name w:val="D419A761365E406DA7DC6DD7800E52A4"/>
    <w:rsid w:val="004A5868"/>
  </w:style>
  <w:style w:type="paragraph" w:customStyle="1" w:styleId="A39FD6AFC0EB4587A6F932B575781376">
    <w:name w:val="A39FD6AFC0EB4587A6F932B575781376"/>
    <w:rsid w:val="004A5868"/>
  </w:style>
  <w:style w:type="paragraph" w:customStyle="1" w:styleId="D2FA600748584B15B1F35F5B2CBE20AB">
    <w:name w:val="D2FA600748584B15B1F35F5B2CBE20AB"/>
    <w:rsid w:val="004A5868"/>
  </w:style>
  <w:style w:type="paragraph" w:customStyle="1" w:styleId="AD91F379F13743C0920BBB5A05410E00">
    <w:name w:val="AD91F379F13743C0920BBB5A05410E00"/>
    <w:rsid w:val="004A5868"/>
  </w:style>
  <w:style w:type="paragraph" w:customStyle="1" w:styleId="919EDC12661042F9BF2CCA8E6036E69F">
    <w:name w:val="919EDC12661042F9BF2CCA8E6036E69F"/>
    <w:rsid w:val="003A5E43"/>
  </w:style>
  <w:style w:type="paragraph" w:customStyle="1" w:styleId="2CB00A8243D54FA2BE8EBFE7032E78CA">
    <w:name w:val="2CB00A8243D54FA2BE8EBFE7032E78CA"/>
    <w:rsid w:val="003A5E43"/>
  </w:style>
  <w:style w:type="paragraph" w:customStyle="1" w:styleId="420926059E784CC69736CFB376148FF8">
    <w:name w:val="420926059E784CC69736CFB376148FF8"/>
    <w:rsid w:val="003A5E43"/>
  </w:style>
  <w:style w:type="paragraph" w:customStyle="1" w:styleId="12625CBFACA04CF099A0489AE9DC5144">
    <w:name w:val="12625CBFACA04CF099A0489AE9DC5144"/>
    <w:rsid w:val="003A5E43"/>
  </w:style>
  <w:style w:type="paragraph" w:customStyle="1" w:styleId="C2632477D18C4023A19448D21F6A764E">
    <w:name w:val="C2632477D18C4023A19448D21F6A764E"/>
    <w:rsid w:val="00091169"/>
  </w:style>
  <w:style w:type="paragraph" w:customStyle="1" w:styleId="06E894D833CF44D09CF90FF9CA8E0FDF">
    <w:name w:val="06E894D833CF44D09CF90FF9CA8E0FDF"/>
    <w:rsid w:val="00091169"/>
  </w:style>
  <w:style w:type="paragraph" w:customStyle="1" w:styleId="DDD697F541034765A0B0D950693D3F51">
    <w:name w:val="DDD697F541034765A0B0D950693D3F51"/>
    <w:rsid w:val="00091169"/>
  </w:style>
  <w:style w:type="paragraph" w:customStyle="1" w:styleId="9F06465B67A2489AA75FD37C2756AD2D">
    <w:name w:val="9F06465B67A2489AA75FD37C2756AD2D"/>
    <w:rsid w:val="00091169"/>
  </w:style>
  <w:style w:type="paragraph" w:customStyle="1" w:styleId="E4116219F54B4336A601366CFACD8A27">
    <w:name w:val="E4116219F54B4336A601366CFACD8A27"/>
    <w:rsid w:val="00091169"/>
  </w:style>
  <w:style w:type="paragraph" w:customStyle="1" w:styleId="1D27D9B7712449EEB6BD6FBED8345D88">
    <w:name w:val="1D27D9B7712449EEB6BD6FBED8345D88"/>
    <w:rsid w:val="00091169"/>
  </w:style>
  <w:style w:type="paragraph" w:customStyle="1" w:styleId="D38A87F356E346EAA6B03D61D4BB966B">
    <w:name w:val="D38A87F356E346EAA6B03D61D4BB966B"/>
    <w:rsid w:val="00091169"/>
  </w:style>
  <w:style w:type="paragraph" w:customStyle="1" w:styleId="D415C9CCE884451996606E4DC7FE6873">
    <w:name w:val="D415C9CCE884451996606E4DC7FE6873"/>
    <w:rsid w:val="00091169"/>
  </w:style>
  <w:style w:type="paragraph" w:customStyle="1" w:styleId="DAF78F1C04ED48039144E215ACC16950">
    <w:name w:val="DAF78F1C04ED48039144E215ACC16950"/>
    <w:rsid w:val="008C03F1"/>
  </w:style>
  <w:style w:type="paragraph" w:customStyle="1" w:styleId="6B8F643C17FB49E281AA10E8E2277A59">
    <w:name w:val="6B8F643C17FB49E281AA10E8E2277A59"/>
    <w:rsid w:val="008C03F1"/>
  </w:style>
  <w:style w:type="paragraph" w:customStyle="1" w:styleId="EACD94D1190A40A795AD460913C693C2">
    <w:name w:val="EACD94D1190A40A795AD460913C693C2"/>
    <w:rsid w:val="008C03F1"/>
  </w:style>
  <w:style w:type="paragraph" w:customStyle="1" w:styleId="88823D1ACD7B4978941BF47E4D98FC64">
    <w:name w:val="88823D1ACD7B4978941BF47E4D98FC64"/>
    <w:rsid w:val="008C03F1"/>
  </w:style>
  <w:style w:type="paragraph" w:customStyle="1" w:styleId="4B6B51CBA9D04E9491E14ADAC5E1076C">
    <w:name w:val="4B6B51CBA9D04E9491E14ADAC5E1076C"/>
    <w:rsid w:val="008C03F1"/>
  </w:style>
  <w:style w:type="paragraph" w:customStyle="1" w:styleId="F4116B50974D4670B8911CAAD332E37A">
    <w:name w:val="F4116B50974D4670B8911CAAD332E37A"/>
    <w:rsid w:val="008C03F1"/>
  </w:style>
  <w:style w:type="paragraph" w:customStyle="1" w:styleId="2AC2A3C2B62346D8B000C4C4D624C70C">
    <w:name w:val="2AC2A3C2B62346D8B000C4C4D624C70C"/>
    <w:rsid w:val="008C03F1"/>
  </w:style>
  <w:style w:type="paragraph" w:customStyle="1" w:styleId="1746FC5F3E4D43E0893026130EEF55E9">
    <w:name w:val="1746FC5F3E4D43E0893026130EEF55E9"/>
    <w:rsid w:val="008C03F1"/>
  </w:style>
  <w:style w:type="paragraph" w:customStyle="1" w:styleId="5A975D4C112243618C48C177DE570EDA">
    <w:name w:val="5A975D4C112243618C48C177DE570EDA"/>
    <w:rsid w:val="00CF6AAC"/>
  </w:style>
  <w:style w:type="paragraph" w:customStyle="1" w:styleId="92446CBA17464F42B3F75A0087FFA7E5">
    <w:name w:val="92446CBA17464F42B3F75A0087FFA7E5"/>
    <w:rsid w:val="00CF6AAC"/>
  </w:style>
  <w:style w:type="paragraph" w:customStyle="1" w:styleId="B1DF43875FE043FBBCADFA471B211CA5">
    <w:name w:val="B1DF43875FE043FBBCADFA471B211CA5"/>
    <w:rsid w:val="00CF6AAC"/>
  </w:style>
  <w:style w:type="paragraph" w:customStyle="1" w:styleId="4AB420678F3142079A8483EB178BC731">
    <w:name w:val="4AB420678F3142079A8483EB178BC731"/>
    <w:rsid w:val="00CF6AAC"/>
  </w:style>
  <w:style w:type="paragraph" w:customStyle="1" w:styleId="4732AF83A08D4101AB680287EA9D1CE9">
    <w:name w:val="4732AF83A08D4101AB680287EA9D1CE9"/>
    <w:rsid w:val="00CF6AAC"/>
  </w:style>
  <w:style w:type="paragraph" w:customStyle="1" w:styleId="11E5F2FEACB24E129BFF956EDC7743DA">
    <w:name w:val="11E5F2FEACB24E129BFF956EDC7743DA"/>
    <w:rsid w:val="00CF6AAC"/>
  </w:style>
  <w:style w:type="paragraph" w:customStyle="1" w:styleId="B0EC31844EDB4A6BB5A27E081A001861">
    <w:name w:val="B0EC31844EDB4A6BB5A27E081A001861"/>
    <w:rsid w:val="00CF6AAC"/>
  </w:style>
  <w:style w:type="paragraph" w:customStyle="1" w:styleId="0F7D8BB33CFA49EC98BD2B8814B470F3">
    <w:name w:val="0F7D8BB33CFA49EC98BD2B8814B470F3"/>
    <w:rsid w:val="00CF6AAC"/>
  </w:style>
  <w:style w:type="paragraph" w:customStyle="1" w:styleId="F5E8D323360D4791A90C23B68FE1D70D">
    <w:name w:val="F5E8D323360D4791A90C23B68FE1D70D"/>
    <w:rsid w:val="00A0701E"/>
  </w:style>
  <w:style w:type="paragraph" w:customStyle="1" w:styleId="4BF6FA6BC3D3410F9A83D155B65AB364">
    <w:name w:val="4BF6FA6BC3D3410F9A83D155B65AB364"/>
    <w:rsid w:val="00A0701E"/>
  </w:style>
  <w:style w:type="paragraph" w:customStyle="1" w:styleId="5634B62020414162943965655220C303">
    <w:name w:val="5634B62020414162943965655220C303"/>
    <w:rsid w:val="00A0701E"/>
  </w:style>
  <w:style w:type="paragraph" w:customStyle="1" w:styleId="B710F3E174CA4901B097EE83C7BBCB03">
    <w:name w:val="B710F3E174CA4901B097EE83C7BBCB03"/>
    <w:rsid w:val="00A0701E"/>
  </w:style>
  <w:style w:type="paragraph" w:customStyle="1" w:styleId="03450F46EB444671BC06C5A422746478">
    <w:name w:val="03450F46EB444671BC06C5A422746478"/>
    <w:rsid w:val="00A0701E"/>
  </w:style>
  <w:style w:type="paragraph" w:customStyle="1" w:styleId="2BD20F765FFD4BC6B8567CEB385E0477">
    <w:name w:val="2BD20F765FFD4BC6B8567CEB385E0477"/>
    <w:rsid w:val="00A0701E"/>
  </w:style>
  <w:style w:type="paragraph" w:customStyle="1" w:styleId="CA03E59737E34369B32E8677AB9D4BC8">
    <w:name w:val="CA03E59737E34369B32E8677AB9D4BC8"/>
    <w:rsid w:val="00A0701E"/>
  </w:style>
  <w:style w:type="paragraph" w:customStyle="1" w:styleId="FBF3E53C87F54A07B7C7522A4F962919">
    <w:name w:val="FBF3E53C87F54A07B7C7522A4F962919"/>
    <w:rsid w:val="00A0701E"/>
  </w:style>
  <w:style w:type="paragraph" w:customStyle="1" w:styleId="2E4C84E19777409890D42012ABC8C94C">
    <w:name w:val="2E4C84E19777409890D42012ABC8C94C"/>
    <w:rsid w:val="00D34123"/>
  </w:style>
  <w:style w:type="paragraph" w:customStyle="1" w:styleId="8E006D7917BB40BBAB02232A5D505F83">
    <w:name w:val="8E006D7917BB40BBAB02232A5D505F83"/>
    <w:rsid w:val="00D34123"/>
  </w:style>
  <w:style w:type="paragraph" w:customStyle="1" w:styleId="0317DFA3100549B79E2B6B391CEDC285">
    <w:name w:val="0317DFA3100549B79E2B6B391CEDC285"/>
    <w:rsid w:val="00D34123"/>
  </w:style>
  <w:style w:type="paragraph" w:customStyle="1" w:styleId="4939D0FC61254CE09631F4B663611617">
    <w:name w:val="4939D0FC61254CE09631F4B663611617"/>
    <w:rsid w:val="00D341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4E27E-0598-4EB1-B5BA-D9F60660C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SoftwareArchitecture (шаблон).dotx</Template>
  <TotalTime>413</TotalTime>
  <Pages>1</Pages>
  <Words>38456</Words>
  <Characters>219203</Characters>
  <Application>Microsoft Office Word</Application>
  <DocSecurity>0</DocSecurity>
  <Lines>1826</Lines>
  <Paragraphs>514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Infotecs</Company>
  <LinksUpToDate>false</LinksUpToDate>
  <CharactersWithSpaces>257145</CharactersWithSpaces>
  <SharedDoc>false</SharedDoc>
  <HLinks>
    <vt:vector size="306" baseType="variant">
      <vt:variant>
        <vt:i4>1114171</vt:i4>
      </vt:variant>
      <vt:variant>
        <vt:i4>302</vt:i4>
      </vt:variant>
      <vt:variant>
        <vt:i4>0</vt:i4>
      </vt:variant>
      <vt:variant>
        <vt:i4>5</vt:i4>
      </vt:variant>
      <vt:variant>
        <vt:lpwstr/>
      </vt:variant>
      <vt:variant>
        <vt:lpwstr>_Toc377583770</vt:lpwstr>
      </vt:variant>
      <vt:variant>
        <vt:i4>1048635</vt:i4>
      </vt:variant>
      <vt:variant>
        <vt:i4>296</vt:i4>
      </vt:variant>
      <vt:variant>
        <vt:i4>0</vt:i4>
      </vt:variant>
      <vt:variant>
        <vt:i4>5</vt:i4>
      </vt:variant>
      <vt:variant>
        <vt:lpwstr/>
      </vt:variant>
      <vt:variant>
        <vt:lpwstr>_Toc377583769</vt:lpwstr>
      </vt:variant>
      <vt:variant>
        <vt:i4>1048635</vt:i4>
      </vt:variant>
      <vt:variant>
        <vt:i4>290</vt:i4>
      </vt:variant>
      <vt:variant>
        <vt:i4>0</vt:i4>
      </vt:variant>
      <vt:variant>
        <vt:i4>5</vt:i4>
      </vt:variant>
      <vt:variant>
        <vt:lpwstr/>
      </vt:variant>
      <vt:variant>
        <vt:lpwstr>_Toc377583768</vt:lpwstr>
      </vt:variant>
      <vt:variant>
        <vt:i4>1048635</vt:i4>
      </vt:variant>
      <vt:variant>
        <vt:i4>284</vt:i4>
      </vt:variant>
      <vt:variant>
        <vt:i4>0</vt:i4>
      </vt:variant>
      <vt:variant>
        <vt:i4>5</vt:i4>
      </vt:variant>
      <vt:variant>
        <vt:lpwstr/>
      </vt:variant>
      <vt:variant>
        <vt:lpwstr>_Toc377583767</vt:lpwstr>
      </vt:variant>
      <vt:variant>
        <vt:i4>1048635</vt:i4>
      </vt:variant>
      <vt:variant>
        <vt:i4>278</vt:i4>
      </vt:variant>
      <vt:variant>
        <vt:i4>0</vt:i4>
      </vt:variant>
      <vt:variant>
        <vt:i4>5</vt:i4>
      </vt:variant>
      <vt:variant>
        <vt:lpwstr/>
      </vt:variant>
      <vt:variant>
        <vt:lpwstr>_Toc377583766</vt:lpwstr>
      </vt:variant>
      <vt:variant>
        <vt:i4>1048635</vt:i4>
      </vt:variant>
      <vt:variant>
        <vt:i4>272</vt:i4>
      </vt:variant>
      <vt:variant>
        <vt:i4>0</vt:i4>
      </vt:variant>
      <vt:variant>
        <vt:i4>5</vt:i4>
      </vt:variant>
      <vt:variant>
        <vt:lpwstr/>
      </vt:variant>
      <vt:variant>
        <vt:lpwstr>_Toc377583765</vt:lpwstr>
      </vt:variant>
      <vt:variant>
        <vt:i4>1048635</vt:i4>
      </vt:variant>
      <vt:variant>
        <vt:i4>266</vt:i4>
      </vt:variant>
      <vt:variant>
        <vt:i4>0</vt:i4>
      </vt:variant>
      <vt:variant>
        <vt:i4>5</vt:i4>
      </vt:variant>
      <vt:variant>
        <vt:lpwstr/>
      </vt:variant>
      <vt:variant>
        <vt:lpwstr>_Toc377583764</vt:lpwstr>
      </vt:variant>
      <vt:variant>
        <vt:i4>1048635</vt:i4>
      </vt:variant>
      <vt:variant>
        <vt:i4>260</vt:i4>
      </vt:variant>
      <vt:variant>
        <vt:i4>0</vt:i4>
      </vt:variant>
      <vt:variant>
        <vt:i4>5</vt:i4>
      </vt:variant>
      <vt:variant>
        <vt:lpwstr/>
      </vt:variant>
      <vt:variant>
        <vt:lpwstr>_Toc377583763</vt:lpwstr>
      </vt:variant>
      <vt:variant>
        <vt:i4>1048635</vt:i4>
      </vt:variant>
      <vt:variant>
        <vt:i4>254</vt:i4>
      </vt:variant>
      <vt:variant>
        <vt:i4>0</vt:i4>
      </vt:variant>
      <vt:variant>
        <vt:i4>5</vt:i4>
      </vt:variant>
      <vt:variant>
        <vt:lpwstr/>
      </vt:variant>
      <vt:variant>
        <vt:lpwstr>_Toc377583762</vt:lpwstr>
      </vt:variant>
      <vt:variant>
        <vt:i4>1048635</vt:i4>
      </vt:variant>
      <vt:variant>
        <vt:i4>248</vt:i4>
      </vt:variant>
      <vt:variant>
        <vt:i4>0</vt:i4>
      </vt:variant>
      <vt:variant>
        <vt:i4>5</vt:i4>
      </vt:variant>
      <vt:variant>
        <vt:lpwstr/>
      </vt:variant>
      <vt:variant>
        <vt:lpwstr>_Toc377583761</vt:lpwstr>
      </vt:variant>
      <vt:variant>
        <vt:i4>1048635</vt:i4>
      </vt:variant>
      <vt:variant>
        <vt:i4>242</vt:i4>
      </vt:variant>
      <vt:variant>
        <vt:i4>0</vt:i4>
      </vt:variant>
      <vt:variant>
        <vt:i4>5</vt:i4>
      </vt:variant>
      <vt:variant>
        <vt:lpwstr/>
      </vt:variant>
      <vt:variant>
        <vt:lpwstr>_Toc377583760</vt:lpwstr>
      </vt:variant>
      <vt:variant>
        <vt:i4>1245243</vt:i4>
      </vt:variant>
      <vt:variant>
        <vt:i4>236</vt:i4>
      </vt:variant>
      <vt:variant>
        <vt:i4>0</vt:i4>
      </vt:variant>
      <vt:variant>
        <vt:i4>5</vt:i4>
      </vt:variant>
      <vt:variant>
        <vt:lpwstr/>
      </vt:variant>
      <vt:variant>
        <vt:lpwstr>_Toc377583759</vt:lpwstr>
      </vt:variant>
      <vt:variant>
        <vt:i4>1245243</vt:i4>
      </vt:variant>
      <vt:variant>
        <vt:i4>230</vt:i4>
      </vt:variant>
      <vt:variant>
        <vt:i4>0</vt:i4>
      </vt:variant>
      <vt:variant>
        <vt:i4>5</vt:i4>
      </vt:variant>
      <vt:variant>
        <vt:lpwstr/>
      </vt:variant>
      <vt:variant>
        <vt:lpwstr>_Toc377583758</vt:lpwstr>
      </vt:variant>
      <vt:variant>
        <vt:i4>1245243</vt:i4>
      </vt:variant>
      <vt:variant>
        <vt:i4>224</vt:i4>
      </vt:variant>
      <vt:variant>
        <vt:i4>0</vt:i4>
      </vt:variant>
      <vt:variant>
        <vt:i4>5</vt:i4>
      </vt:variant>
      <vt:variant>
        <vt:lpwstr/>
      </vt:variant>
      <vt:variant>
        <vt:lpwstr>_Toc377583757</vt:lpwstr>
      </vt:variant>
      <vt:variant>
        <vt:i4>1245243</vt:i4>
      </vt:variant>
      <vt:variant>
        <vt:i4>218</vt:i4>
      </vt:variant>
      <vt:variant>
        <vt:i4>0</vt:i4>
      </vt:variant>
      <vt:variant>
        <vt:i4>5</vt:i4>
      </vt:variant>
      <vt:variant>
        <vt:lpwstr/>
      </vt:variant>
      <vt:variant>
        <vt:lpwstr>_Toc377583756</vt:lpwstr>
      </vt:variant>
      <vt:variant>
        <vt:i4>1245243</vt:i4>
      </vt:variant>
      <vt:variant>
        <vt:i4>212</vt:i4>
      </vt:variant>
      <vt:variant>
        <vt:i4>0</vt:i4>
      </vt:variant>
      <vt:variant>
        <vt:i4>5</vt:i4>
      </vt:variant>
      <vt:variant>
        <vt:lpwstr/>
      </vt:variant>
      <vt:variant>
        <vt:lpwstr>_Toc377583755</vt:lpwstr>
      </vt:variant>
      <vt:variant>
        <vt:i4>1245243</vt:i4>
      </vt:variant>
      <vt:variant>
        <vt:i4>206</vt:i4>
      </vt:variant>
      <vt:variant>
        <vt:i4>0</vt:i4>
      </vt:variant>
      <vt:variant>
        <vt:i4>5</vt:i4>
      </vt:variant>
      <vt:variant>
        <vt:lpwstr/>
      </vt:variant>
      <vt:variant>
        <vt:lpwstr>_Toc377583754</vt:lpwstr>
      </vt:variant>
      <vt:variant>
        <vt:i4>1245243</vt:i4>
      </vt:variant>
      <vt:variant>
        <vt:i4>200</vt:i4>
      </vt:variant>
      <vt:variant>
        <vt:i4>0</vt:i4>
      </vt:variant>
      <vt:variant>
        <vt:i4>5</vt:i4>
      </vt:variant>
      <vt:variant>
        <vt:lpwstr/>
      </vt:variant>
      <vt:variant>
        <vt:lpwstr>_Toc377583753</vt:lpwstr>
      </vt:variant>
      <vt:variant>
        <vt:i4>1245243</vt:i4>
      </vt:variant>
      <vt:variant>
        <vt:i4>194</vt:i4>
      </vt:variant>
      <vt:variant>
        <vt:i4>0</vt:i4>
      </vt:variant>
      <vt:variant>
        <vt:i4>5</vt:i4>
      </vt:variant>
      <vt:variant>
        <vt:lpwstr/>
      </vt:variant>
      <vt:variant>
        <vt:lpwstr>_Toc377583752</vt:lpwstr>
      </vt:variant>
      <vt:variant>
        <vt:i4>1245243</vt:i4>
      </vt:variant>
      <vt:variant>
        <vt:i4>188</vt:i4>
      </vt:variant>
      <vt:variant>
        <vt:i4>0</vt:i4>
      </vt:variant>
      <vt:variant>
        <vt:i4>5</vt:i4>
      </vt:variant>
      <vt:variant>
        <vt:lpwstr/>
      </vt:variant>
      <vt:variant>
        <vt:lpwstr>_Toc377583751</vt:lpwstr>
      </vt:variant>
      <vt:variant>
        <vt:i4>1245243</vt:i4>
      </vt:variant>
      <vt:variant>
        <vt:i4>182</vt:i4>
      </vt:variant>
      <vt:variant>
        <vt:i4>0</vt:i4>
      </vt:variant>
      <vt:variant>
        <vt:i4>5</vt:i4>
      </vt:variant>
      <vt:variant>
        <vt:lpwstr/>
      </vt:variant>
      <vt:variant>
        <vt:lpwstr>_Toc377583750</vt:lpwstr>
      </vt:variant>
      <vt:variant>
        <vt:i4>1179707</vt:i4>
      </vt:variant>
      <vt:variant>
        <vt:i4>176</vt:i4>
      </vt:variant>
      <vt:variant>
        <vt:i4>0</vt:i4>
      </vt:variant>
      <vt:variant>
        <vt:i4>5</vt:i4>
      </vt:variant>
      <vt:variant>
        <vt:lpwstr/>
      </vt:variant>
      <vt:variant>
        <vt:lpwstr>_Toc377583749</vt:lpwstr>
      </vt:variant>
      <vt:variant>
        <vt:i4>1179707</vt:i4>
      </vt:variant>
      <vt:variant>
        <vt:i4>170</vt:i4>
      </vt:variant>
      <vt:variant>
        <vt:i4>0</vt:i4>
      </vt:variant>
      <vt:variant>
        <vt:i4>5</vt:i4>
      </vt:variant>
      <vt:variant>
        <vt:lpwstr/>
      </vt:variant>
      <vt:variant>
        <vt:lpwstr>_Toc377583748</vt:lpwstr>
      </vt:variant>
      <vt:variant>
        <vt:i4>1179707</vt:i4>
      </vt:variant>
      <vt:variant>
        <vt:i4>164</vt:i4>
      </vt:variant>
      <vt:variant>
        <vt:i4>0</vt:i4>
      </vt:variant>
      <vt:variant>
        <vt:i4>5</vt:i4>
      </vt:variant>
      <vt:variant>
        <vt:lpwstr/>
      </vt:variant>
      <vt:variant>
        <vt:lpwstr>_Toc377583747</vt:lpwstr>
      </vt:variant>
      <vt:variant>
        <vt:i4>1179707</vt:i4>
      </vt:variant>
      <vt:variant>
        <vt:i4>158</vt:i4>
      </vt:variant>
      <vt:variant>
        <vt:i4>0</vt:i4>
      </vt:variant>
      <vt:variant>
        <vt:i4>5</vt:i4>
      </vt:variant>
      <vt:variant>
        <vt:lpwstr/>
      </vt:variant>
      <vt:variant>
        <vt:lpwstr>_Toc377583746</vt:lpwstr>
      </vt:variant>
      <vt:variant>
        <vt:i4>1179707</vt:i4>
      </vt:variant>
      <vt:variant>
        <vt:i4>152</vt:i4>
      </vt:variant>
      <vt:variant>
        <vt:i4>0</vt:i4>
      </vt:variant>
      <vt:variant>
        <vt:i4>5</vt:i4>
      </vt:variant>
      <vt:variant>
        <vt:lpwstr/>
      </vt:variant>
      <vt:variant>
        <vt:lpwstr>_Toc377583745</vt:lpwstr>
      </vt:variant>
      <vt:variant>
        <vt:i4>1179707</vt:i4>
      </vt:variant>
      <vt:variant>
        <vt:i4>146</vt:i4>
      </vt:variant>
      <vt:variant>
        <vt:i4>0</vt:i4>
      </vt:variant>
      <vt:variant>
        <vt:i4>5</vt:i4>
      </vt:variant>
      <vt:variant>
        <vt:lpwstr/>
      </vt:variant>
      <vt:variant>
        <vt:lpwstr>_Toc377583744</vt:lpwstr>
      </vt:variant>
      <vt:variant>
        <vt:i4>1179707</vt:i4>
      </vt:variant>
      <vt:variant>
        <vt:i4>140</vt:i4>
      </vt:variant>
      <vt:variant>
        <vt:i4>0</vt:i4>
      </vt:variant>
      <vt:variant>
        <vt:i4>5</vt:i4>
      </vt:variant>
      <vt:variant>
        <vt:lpwstr/>
      </vt:variant>
      <vt:variant>
        <vt:lpwstr>_Toc377583743</vt:lpwstr>
      </vt:variant>
      <vt:variant>
        <vt:i4>1179707</vt:i4>
      </vt:variant>
      <vt:variant>
        <vt:i4>134</vt:i4>
      </vt:variant>
      <vt:variant>
        <vt:i4>0</vt:i4>
      </vt:variant>
      <vt:variant>
        <vt:i4>5</vt:i4>
      </vt:variant>
      <vt:variant>
        <vt:lpwstr/>
      </vt:variant>
      <vt:variant>
        <vt:lpwstr>_Toc377583742</vt:lpwstr>
      </vt:variant>
      <vt:variant>
        <vt:i4>1179707</vt:i4>
      </vt:variant>
      <vt:variant>
        <vt:i4>128</vt:i4>
      </vt:variant>
      <vt:variant>
        <vt:i4>0</vt:i4>
      </vt:variant>
      <vt:variant>
        <vt:i4>5</vt:i4>
      </vt:variant>
      <vt:variant>
        <vt:lpwstr/>
      </vt:variant>
      <vt:variant>
        <vt:lpwstr>_Toc377583741</vt:lpwstr>
      </vt:variant>
      <vt:variant>
        <vt:i4>1179707</vt:i4>
      </vt:variant>
      <vt:variant>
        <vt:i4>122</vt:i4>
      </vt:variant>
      <vt:variant>
        <vt:i4>0</vt:i4>
      </vt:variant>
      <vt:variant>
        <vt:i4>5</vt:i4>
      </vt:variant>
      <vt:variant>
        <vt:lpwstr/>
      </vt:variant>
      <vt:variant>
        <vt:lpwstr>_Toc377583740</vt:lpwstr>
      </vt:variant>
      <vt:variant>
        <vt:i4>1376315</vt:i4>
      </vt:variant>
      <vt:variant>
        <vt:i4>116</vt:i4>
      </vt:variant>
      <vt:variant>
        <vt:i4>0</vt:i4>
      </vt:variant>
      <vt:variant>
        <vt:i4>5</vt:i4>
      </vt:variant>
      <vt:variant>
        <vt:lpwstr/>
      </vt:variant>
      <vt:variant>
        <vt:lpwstr>_Toc377583739</vt:lpwstr>
      </vt:variant>
      <vt:variant>
        <vt:i4>1376315</vt:i4>
      </vt:variant>
      <vt:variant>
        <vt:i4>110</vt:i4>
      </vt:variant>
      <vt:variant>
        <vt:i4>0</vt:i4>
      </vt:variant>
      <vt:variant>
        <vt:i4>5</vt:i4>
      </vt:variant>
      <vt:variant>
        <vt:lpwstr/>
      </vt:variant>
      <vt:variant>
        <vt:lpwstr>_Toc377583738</vt:lpwstr>
      </vt:variant>
      <vt:variant>
        <vt:i4>1376315</vt:i4>
      </vt:variant>
      <vt:variant>
        <vt:i4>104</vt:i4>
      </vt:variant>
      <vt:variant>
        <vt:i4>0</vt:i4>
      </vt:variant>
      <vt:variant>
        <vt:i4>5</vt:i4>
      </vt:variant>
      <vt:variant>
        <vt:lpwstr/>
      </vt:variant>
      <vt:variant>
        <vt:lpwstr>_Toc377583737</vt:lpwstr>
      </vt:variant>
      <vt:variant>
        <vt:i4>1376315</vt:i4>
      </vt:variant>
      <vt:variant>
        <vt:i4>98</vt:i4>
      </vt:variant>
      <vt:variant>
        <vt:i4>0</vt:i4>
      </vt:variant>
      <vt:variant>
        <vt:i4>5</vt:i4>
      </vt:variant>
      <vt:variant>
        <vt:lpwstr/>
      </vt:variant>
      <vt:variant>
        <vt:lpwstr>_Toc377583736</vt:lpwstr>
      </vt:variant>
      <vt:variant>
        <vt:i4>1376315</vt:i4>
      </vt:variant>
      <vt:variant>
        <vt:i4>92</vt:i4>
      </vt:variant>
      <vt:variant>
        <vt:i4>0</vt:i4>
      </vt:variant>
      <vt:variant>
        <vt:i4>5</vt:i4>
      </vt:variant>
      <vt:variant>
        <vt:lpwstr/>
      </vt:variant>
      <vt:variant>
        <vt:lpwstr>_Toc377583735</vt:lpwstr>
      </vt:variant>
      <vt:variant>
        <vt:i4>1376315</vt:i4>
      </vt:variant>
      <vt:variant>
        <vt:i4>86</vt:i4>
      </vt:variant>
      <vt:variant>
        <vt:i4>0</vt:i4>
      </vt:variant>
      <vt:variant>
        <vt:i4>5</vt:i4>
      </vt:variant>
      <vt:variant>
        <vt:lpwstr/>
      </vt:variant>
      <vt:variant>
        <vt:lpwstr>_Toc377583734</vt:lpwstr>
      </vt:variant>
      <vt:variant>
        <vt:i4>1376315</vt:i4>
      </vt:variant>
      <vt:variant>
        <vt:i4>80</vt:i4>
      </vt:variant>
      <vt:variant>
        <vt:i4>0</vt:i4>
      </vt:variant>
      <vt:variant>
        <vt:i4>5</vt:i4>
      </vt:variant>
      <vt:variant>
        <vt:lpwstr/>
      </vt:variant>
      <vt:variant>
        <vt:lpwstr>_Toc377583733</vt:lpwstr>
      </vt:variant>
      <vt:variant>
        <vt:i4>1376315</vt:i4>
      </vt:variant>
      <vt:variant>
        <vt:i4>74</vt:i4>
      </vt:variant>
      <vt:variant>
        <vt:i4>0</vt:i4>
      </vt:variant>
      <vt:variant>
        <vt:i4>5</vt:i4>
      </vt:variant>
      <vt:variant>
        <vt:lpwstr/>
      </vt:variant>
      <vt:variant>
        <vt:lpwstr>_Toc377583732</vt:lpwstr>
      </vt:variant>
      <vt:variant>
        <vt:i4>1376315</vt:i4>
      </vt:variant>
      <vt:variant>
        <vt:i4>68</vt:i4>
      </vt:variant>
      <vt:variant>
        <vt:i4>0</vt:i4>
      </vt:variant>
      <vt:variant>
        <vt:i4>5</vt:i4>
      </vt:variant>
      <vt:variant>
        <vt:lpwstr/>
      </vt:variant>
      <vt:variant>
        <vt:lpwstr>_Toc377583731</vt:lpwstr>
      </vt:variant>
      <vt:variant>
        <vt:i4>1376315</vt:i4>
      </vt:variant>
      <vt:variant>
        <vt:i4>62</vt:i4>
      </vt:variant>
      <vt:variant>
        <vt:i4>0</vt:i4>
      </vt:variant>
      <vt:variant>
        <vt:i4>5</vt:i4>
      </vt:variant>
      <vt:variant>
        <vt:lpwstr/>
      </vt:variant>
      <vt:variant>
        <vt:lpwstr>_Toc377583730</vt:lpwstr>
      </vt:variant>
      <vt:variant>
        <vt:i4>1310779</vt:i4>
      </vt:variant>
      <vt:variant>
        <vt:i4>56</vt:i4>
      </vt:variant>
      <vt:variant>
        <vt:i4>0</vt:i4>
      </vt:variant>
      <vt:variant>
        <vt:i4>5</vt:i4>
      </vt:variant>
      <vt:variant>
        <vt:lpwstr/>
      </vt:variant>
      <vt:variant>
        <vt:lpwstr>_Toc377583729</vt:lpwstr>
      </vt:variant>
      <vt:variant>
        <vt:i4>1310779</vt:i4>
      </vt:variant>
      <vt:variant>
        <vt:i4>50</vt:i4>
      </vt:variant>
      <vt:variant>
        <vt:i4>0</vt:i4>
      </vt:variant>
      <vt:variant>
        <vt:i4>5</vt:i4>
      </vt:variant>
      <vt:variant>
        <vt:lpwstr/>
      </vt:variant>
      <vt:variant>
        <vt:lpwstr>_Toc377583728</vt:lpwstr>
      </vt:variant>
      <vt:variant>
        <vt:i4>1310779</vt:i4>
      </vt:variant>
      <vt:variant>
        <vt:i4>44</vt:i4>
      </vt:variant>
      <vt:variant>
        <vt:i4>0</vt:i4>
      </vt:variant>
      <vt:variant>
        <vt:i4>5</vt:i4>
      </vt:variant>
      <vt:variant>
        <vt:lpwstr/>
      </vt:variant>
      <vt:variant>
        <vt:lpwstr>_Toc377583727</vt:lpwstr>
      </vt:variant>
      <vt:variant>
        <vt:i4>1310779</vt:i4>
      </vt:variant>
      <vt:variant>
        <vt:i4>38</vt:i4>
      </vt:variant>
      <vt:variant>
        <vt:i4>0</vt:i4>
      </vt:variant>
      <vt:variant>
        <vt:i4>5</vt:i4>
      </vt:variant>
      <vt:variant>
        <vt:lpwstr/>
      </vt:variant>
      <vt:variant>
        <vt:lpwstr>_Toc377583726</vt:lpwstr>
      </vt:variant>
      <vt:variant>
        <vt:i4>1310779</vt:i4>
      </vt:variant>
      <vt:variant>
        <vt:i4>32</vt:i4>
      </vt:variant>
      <vt:variant>
        <vt:i4>0</vt:i4>
      </vt:variant>
      <vt:variant>
        <vt:i4>5</vt:i4>
      </vt:variant>
      <vt:variant>
        <vt:lpwstr/>
      </vt:variant>
      <vt:variant>
        <vt:lpwstr>_Toc377583725</vt:lpwstr>
      </vt:variant>
      <vt:variant>
        <vt:i4>1310779</vt:i4>
      </vt:variant>
      <vt:variant>
        <vt:i4>26</vt:i4>
      </vt:variant>
      <vt:variant>
        <vt:i4>0</vt:i4>
      </vt:variant>
      <vt:variant>
        <vt:i4>5</vt:i4>
      </vt:variant>
      <vt:variant>
        <vt:lpwstr/>
      </vt:variant>
      <vt:variant>
        <vt:lpwstr>_Toc377583724</vt:lpwstr>
      </vt:variant>
      <vt:variant>
        <vt:i4>1310779</vt:i4>
      </vt:variant>
      <vt:variant>
        <vt:i4>20</vt:i4>
      </vt:variant>
      <vt:variant>
        <vt:i4>0</vt:i4>
      </vt:variant>
      <vt:variant>
        <vt:i4>5</vt:i4>
      </vt:variant>
      <vt:variant>
        <vt:lpwstr/>
      </vt:variant>
      <vt:variant>
        <vt:lpwstr>_Toc377583723</vt:lpwstr>
      </vt:variant>
      <vt:variant>
        <vt:i4>1310779</vt:i4>
      </vt:variant>
      <vt:variant>
        <vt:i4>14</vt:i4>
      </vt:variant>
      <vt:variant>
        <vt:i4>0</vt:i4>
      </vt:variant>
      <vt:variant>
        <vt:i4>5</vt:i4>
      </vt:variant>
      <vt:variant>
        <vt:lpwstr/>
      </vt:variant>
      <vt:variant>
        <vt:lpwstr>_Toc377583722</vt:lpwstr>
      </vt:variant>
      <vt:variant>
        <vt:i4>1310779</vt:i4>
      </vt:variant>
      <vt:variant>
        <vt:i4>8</vt:i4>
      </vt:variant>
      <vt:variant>
        <vt:i4>0</vt:i4>
      </vt:variant>
      <vt:variant>
        <vt:i4>5</vt:i4>
      </vt:variant>
      <vt:variant>
        <vt:lpwstr/>
      </vt:variant>
      <vt:variant>
        <vt:lpwstr>_Toc377583721</vt:lpwstr>
      </vt:variant>
      <vt:variant>
        <vt:i4>1310779</vt:i4>
      </vt:variant>
      <vt:variant>
        <vt:i4>2</vt:i4>
      </vt:variant>
      <vt:variant>
        <vt:i4>0</vt:i4>
      </vt:variant>
      <vt:variant>
        <vt:i4>5</vt:i4>
      </vt:variant>
      <vt:variant>
        <vt:lpwstr/>
      </vt:variant>
      <vt:variant>
        <vt:lpwstr>_Toc377583720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Платформа ECMp5</dc:subject>
  <dc:creator>Vladimir Panov</dc:creator>
  <cp:keywords/>
  <cp:lastModifiedBy>Administrator</cp:lastModifiedBy>
  <cp:revision>5</cp:revision>
  <cp:lastPrinted>2014-03-22T17:03:00Z</cp:lastPrinted>
  <dcterms:created xsi:type="dcterms:W3CDTF">2014-03-22T17:04:00Z</dcterms:created>
  <dcterms:modified xsi:type="dcterms:W3CDTF">2014-04-18T14:28:00Z</dcterms:modified>
</cp:coreProperties>
</file>