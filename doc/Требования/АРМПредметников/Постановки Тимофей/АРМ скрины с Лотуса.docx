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2F7" w:rsidRPr="00557753" w:rsidRDefault="006022F7" w:rsidP="00DE4CAE">
      <w:pPr>
        <w:pStyle w:val="1"/>
        <w:spacing w:beforeLines="60" w:after="60"/>
        <w:jc w:val="center"/>
        <w:rPr>
          <w:color w:val="auto"/>
        </w:rPr>
      </w:pPr>
      <w:r w:rsidRPr="00557753">
        <w:rPr>
          <w:color w:val="auto"/>
        </w:rPr>
        <w:t>АРМ предметного администратора</w:t>
      </w:r>
    </w:p>
    <w:p w:rsidR="006022F7" w:rsidRDefault="006022F7" w:rsidP="00DE4CAE">
      <w:pPr>
        <w:spacing w:beforeLines="60" w:after="60"/>
        <w:rPr>
          <w:lang w:val="en-US"/>
        </w:rPr>
      </w:pPr>
    </w:p>
    <w:p w:rsidR="006022F7" w:rsidRPr="004873B1" w:rsidRDefault="006022F7" w:rsidP="00DE4CAE">
      <w:pPr>
        <w:pStyle w:val="a3"/>
        <w:numPr>
          <w:ilvl w:val="0"/>
          <w:numId w:val="1"/>
        </w:numPr>
        <w:spacing w:beforeLines="60" w:after="60"/>
        <w:ind w:left="426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 xml:space="preserve">БД СС: </w:t>
      </w:r>
      <w:r w:rsidRPr="004873B1">
        <w:rPr>
          <w:rFonts w:ascii="Times New Roman" w:hAnsi="Times New Roman" w:cs="Times New Roman"/>
          <w:b/>
          <w:i w:val="0"/>
          <w:color w:val="auto"/>
        </w:rPr>
        <w:t>Программы</w:t>
      </w:r>
    </w:p>
    <w:p w:rsidR="006022F7" w:rsidRDefault="006022F7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Форма Программы</w:t>
      </w:r>
    </w:p>
    <w:p w:rsidR="005A5B1B" w:rsidRDefault="005A5B1B" w:rsidP="005A5B1B">
      <w:r>
        <w:rPr>
          <w:noProof/>
        </w:rPr>
        <w:drawing>
          <wp:inline distT="0" distB="0" distL="0" distR="0">
            <wp:extent cx="1580515" cy="278130"/>
            <wp:effectExtent l="19050" t="19050" r="1968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15" cy="27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B1B" w:rsidRPr="006022F7" w:rsidRDefault="005A5B1B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Программы, режим чтения</w:t>
      </w:r>
    </w:p>
    <w:p w:rsidR="005A5B1B" w:rsidRDefault="005A5B1B" w:rsidP="005A5B1B">
      <w:r>
        <w:rPr>
          <w:noProof/>
        </w:rPr>
        <w:drawing>
          <wp:inline distT="0" distB="0" distL="0" distR="0">
            <wp:extent cx="2504440" cy="298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B1B" w:rsidRPr="006022F7" w:rsidRDefault="005A5B1B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Программы, режим редактирования</w:t>
      </w:r>
    </w:p>
    <w:p w:rsidR="005F33E9" w:rsidRDefault="002802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37885" cy="4215765"/>
            <wp:effectExtent l="19050" t="19050" r="2476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15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22F7" w:rsidRPr="006022F7" w:rsidRDefault="006022F7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Программы, вкладка Серверы</w:t>
      </w:r>
    </w:p>
    <w:p w:rsidR="006022F7" w:rsidRPr="006022F7" w:rsidRDefault="006022F7"/>
    <w:p w:rsidR="006022F7" w:rsidRDefault="002802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25820" cy="1888490"/>
            <wp:effectExtent l="19050" t="19050" r="1778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888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22F7" w:rsidRPr="006022F7" w:rsidRDefault="006022F7" w:rsidP="005A5B1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Программы, вкладка Дополнительно</w:t>
      </w:r>
    </w:p>
    <w:p w:rsidR="007D79B8" w:rsidRPr="007D79B8" w:rsidRDefault="007D79B8" w:rsidP="007D79B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>Перечень элементов формы Программы</w:t>
      </w:r>
    </w:p>
    <w:tbl>
      <w:tblPr>
        <w:tblW w:w="9731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28"/>
        <w:gridCol w:w="3301"/>
        <w:gridCol w:w="1330"/>
        <w:gridCol w:w="4272"/>
      </w:tblGrid>
      <w:tr w:rsidR="00A10E4D" w:rsidRPr="005A5B1B" w:rsidTr="00A10E4D">
        <w:tc>
          <w:tcPr>
            <w:tcW w:w="828" w:type="dxa"/>
          </w:tcPr>
          <w:p w:rsidR="00DE4CAE" w:rsidRDefault="00DE4CAE" w:rsidP="00AB61C8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0" w:author="Тугушев И.А." w:date="2014-04-02T13:50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" w:author="Тугушев И.А." w:date="2014-04-02T13:38:00Z">
                <w:pPr>
                  <w:spacing w:beforeLines="60" w:afterLines="60"/>
                </w:pPr>
              </w:pPrChange>
            </w:pPr>
            <w:r w:rsidRPr="000A1EBA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gramStart"/>
            <w:r w:rsidRPr="000A1EBA"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0A1E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F5B34">
              <w:rPr>
                <w:rFonts w:ascii="Arial" w:hAnsi="Arial" w:cs="Arial"/>
                <w:b/>
                <w:bCs/>
                <w:sz w:val="20"/>
                <w:szCs w:val="20"/>
              </w:rPr>
              <w:t>SS_Module</w:t>
            </w:r>
            <w:proofErr w:type="spellEnd"/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БД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БД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 корзину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физическое удаление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2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" w:author="Тугушев И.А." w:date="2014-04-02T13:37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СМ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Структура Системы</w:t>
            </w:r>
          </w:p>
        </w:tc>
        <w:tc>
          <w:tcPr>
            <w:tcW w:w="133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" w:author="Тугушев И.А." w:date="2014-04-02T13:37:00Z">
                <w:pPr>
                  <w:spacing w:beforeLines="60" w:afterLines="60"/>
                </w:pPr>
              </w:pPrChange>
            </w:pP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6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Программа</w:t>
            </w:r>
          </w:p>
        </w:tc>
        <w:tc>
          <w:tcPr>
            <w:tcW w:w="133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" w:author="Тугушев И.А." w:date="2014-04-02T13:37:00Z">
                <w:pPr>
                  <w:spacing w:beforeLines="60" w:afterLines="60"/>
                </w:pPr>
              </w:pPrChange>
            </w:pPr>
          </w:p>
        </w:tc>
        <w:tc>
          <w:tcPr>
            <w:tcW w:w="427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62610C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0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Реплика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proofErr w:type="gramEnd"/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62610C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62610C">
              <w:rPr>
                <w:rFonts w:ascii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toStringRepresentation</w:t>
            </w:r>
            <w:proofErr w:type="spellEnd"/>
            <w:r w:rsidRPr="0062610C">
              <w:rPr>
                <w:rFonts w:ascii="Arial" w:hAnsi="Arial" w:cs="Arial"/>
                <w:sz w:val="20"/>
                <w:szCs w:val="20"/>
              </w:rPr>
              <w:t>()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" w:author="Тугушев И.А." w:date="2014-04-02T13:37:00Z">
                <w:pPr>
                  <w:spacing w:beforeLines="60" w:afterLines="60"/>
                </w:pPr>
              </w:pPrChange>
            </w:pPr>
            <w:r w:rsidRPr="0062610C">
              <w:rPr>
                <w:rFonts w:ascii="Arial" w:hAnsi="Arial" w:cs="Arial"/>
                <w:sz w:val="20"/>
                <w:szCs w:val="20"/>
              </w:rPr>
              <w:t>$</w:t>
            </w:r>
            <w:r w:rsidRPr="000A1EBA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 нажатии (12) записать в это поле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3734CC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r w:rsidRPr="003734CC">
              <w:rPr>
                <w:rFonts w:ascii="Arial" w:hAnsi="Arial" w:cs="Arial"/>
                <w:sz w:val="20"/>
                <w:szCs w:val="20"/>
              </w:rPr>
              <w:t xml:space="preserve">; </w:t>
            </w:r>
            <w:r>
              <w:rPr>
                <w:rFonts w:ascii="Arial" w:hAnsi="Arial" w:cs="Arial"/>
                <w:sz w:val="20"/>
                <w:szCs w:val="20"/>
              </w:rPr>
              <w:t>в дальнейшем можно менять</w:t>
            </w:r>
          </w:p>
        </w:tc>
      </w:tr>
      <w:tr w:rsidR="00A10E4D" w:rsidRPr="00DE4CAE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 программы</w:t>
            </w:r>
          </w:p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Именная программа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49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proofErr w:type="spellEnd"/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51" w:author="Тугушев И.А." w:date="2014-04-02T13:37:00Z">
                <w:pPr>
                  <w:spacing w:beforeLines="60" w:afterLines="60"/>
                </w:pPr>
              </w:pPrChange>
            </w:pPr>
            <w:r w:rsidRPr="00F13CA2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12</w:t>
            </w:r>
            <w:r w:rsidRPr="00F13CA2">
              <w:rPr>
                <w:rFonts w:ascii="Arial" w:hAnsi="Arial" w:cs="Arial"/>
                <w:b/>
                <w:bCs/>
                <w:sz w:val="20"/>
                <w:szCs w:val="20"/>
              </w:rPr>
              <w:t>а</w:t>
            </w:r>
            <w:r w:rsidRPr="003734CC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3734CC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IsNamed</w:t>
            </w:r>
            <w:proofErr w:type="spellEnd"/>
          </w:p>
        </w:tc>
      </w:tr>
      <w:tr w:rsidR="00A10E4D" w:rsidRPr="004D6492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" w:author="Тугушев И.А." w:date="2014-04-02T13:37:00Z">
                <w:pPr>
                  <w:spacing w:beforeLines="60" w:afterLines="60"/>
                </w:pPr>
              </w:pPrChange>
            </w:pPr>
            <w:r w:rsidRPr="00F30F85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Complect</w:t>
            </w:r>
            <w:proofErr w:type="spellEnd"/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 w:rsidRPr="004D6492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4D6492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sComplectsSupported</w:t>
            </w:r>
            <w:proofErr w:type="spellEnd"/>
            <w:r w:rsidRPr="004D6492">
              <w:rPr>
                <w:rFonts w:ascii="Arial" w:hAnsi="Arial" w:cs="Arial"/>
                <w:sz w:val="20"/>
                <w:szCs w:val="20"/>
              </w:rPr>
              <w:t xml:space="preserve"> =</w:t>
            </w:r>
            <w:r>
              <w:rPr>
                <w:rFonts w:ascii="Arial" w:hAnsi="Arial" w:cs="Arial"/>
                <w:sz w:val="20"/>
                <w:szCs w:val="20"/>
              </w:rPr>
              <w:t>=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4D6492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 xml:space="preserve">то это поле не отображается, а в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пишется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в противном случае: если ничего не ввели, то в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записать «» (не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!)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7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>и имя БД «Электронные оригиналы»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0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БД Протоколирования</w:t>
            </w:r>
          </w:p>
        </w:tc>
        <w:tc>
          <w:tcPr>
            <w:tcW w:w="1330" w:type="dxa"/>
          </w:tcPr>
          <w:p w:rsidR="00DE4CAE" w:rsidRDefault="00A10E4D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1" w:author="Тугушев И.А." w:date="2014-04-02T13:37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2" w:author="Тугушев И.А." w:date="2014-04-02T13:37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Серверы</w:t>
            </w:r>
          </w:p>
        </w:tc>
        <w:tc>
          <w:tcPr>
            <w:tcW w:w="1330" w:type="dxa"/>
          </w:tcPr>
          <w:p w:rsidR="00DE4CAE" w:rsidRDefault="00A10E4D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4" w:author="Тугушев И.А." w:date="2014-04-02T13:37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Закладка </w:t>
            </w:r>
          </w:p>
        </w:tc>
        <w:tc>
          <w:tcPr>
            <w:tcW w:w="4272" w:type="dxa"/>
          </w:tcPr>
          <w:p w:rsidR="00DE4CAE" w:rsidRDefault="00A10E4D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65" w:author="Тугушев И.А." w:date="2014-04-02T13:37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Серверы организации (внутренние)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Возможность работы локально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5" w:author="Тугушев И.А." w:date="2014-04-02T13:37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Коммуникационные серверы для организации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6" w:author="Тугушев И.А." w:date="2014-04-02T13:37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7" w:author="Тугушев И.А." w:date="2014-04-02T13:37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92352F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8" w:author="Тугушев И.А." w:date="2014-04-02T13:38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80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SS_ModuleOrg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Module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Organization.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можно </w:t>
            </w:r>
            <w:proofErr w:type="gramStart"/>
            <w:r w:rsidRPr="00C41DC0">
              <w:rPr>
                <w:rFonts w:ascii="Arial" w:hAnsi="Arial" w:cs="Arial"/>
                <w:strike/>
                <w:sz w:val="20"/>
                <w:szCs w:val="20"/>
              </w:rPr>
              <w:t xml:space="preserve">грабить </w:t>
            </w:r>
            <w:proofErr w:type="spellStart"/>
            <w:r w:rsidRPr="00C41DC0">
              <w:rPr>
                <w:rFonts w:ascii="Arial" w:hAnsi="Arial" w:cs="Arial"/>
                <w:strike/>
                <w:sz w:val="20"/>
                <w:szCs w:val="20"/>
              </w:rPr>
              <w:t>корованы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добавлять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новые и удалять имеющиеся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35D8D">
              <w:rPr>
                <w:rFonts w:ascii="Arial" w:hAnsi="Arial" w:cs="Arial"/>
                <w:sz w:val="20"/>
                <w:szCs w:val="20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92352F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sCo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rporate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Supported</w:t>
            </w:r>
            <w:proofErr w:type="spellEnd"/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=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разрешен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только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0..1 </w:t>
            </w: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связанный</w:t>
            </w:r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92352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SS</w:t>
            </w:r>
            <w:r w:rsidRPr="0092352F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4D6492">
              <w:rPr>
                <w:rFonts w:ascii="Arial" w:hAnsi="Arial" w:cs="Arial"/>
                <w:sz w:val="20"/>
                <w:szCs w:val="20"/>
                <w:lang w:val="en-US"/>
              </w:rPr>
              <w:t>ModuleOrg</w:t>
            </w:r>
            <w:proofErr w:type="spellEnd"/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3" w:author="Тугушев И.А." w:date="2014-04-02T13:38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БД «Структура организации»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6" w:author="Тугушев И.А." w:date="2014-04-02T13:38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Применяется контроль присоединенных файлов</w:t>
            </w: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A10E4D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0" w:author="Тугушев И.А." w:date="2014-04-02T13:38:00Z">
                <w:pPr>
                  <w:pStyle w:val="a9"/>
                  <w:numPr>
                    <w:numId w:val="3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3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133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Таблица</w:t>
            </w:r>
          </w:p>
        </w:tc>
        <w:tc>
          <w:tcPr>
            <w:tcW w:w="4272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6022F7" w:rsidRDefault="006022F7"/>
    <w:p w:rsidR="00DE4CAE" w:rsidRDefault="007D79B8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94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СС (Программы</w:t>
      </w:r>
      <w:proofErr w:type="gramStart"/>
      <w:r>
        <w:rPr>
          <w:rFonts w:ascii="Times New Roman" w:hAnsi="Times New Roman" w:cs="Times New Roman"/>
          <w:b/>
          <w:color w:val="auto"/>
        </w:rPr>
        <w:t xml:space="preserve"> / П</w:t>
      </w:r>
      <w:proofErr w:type="gramEnd"/>
      <w:r>
        <w:rPr>
          <w:rFonts w:ascii="Times New Roman" w:hAnsi="Times New Roman" w:cs="Times New Roman"/>
          <w:b/>
          <w:color w:val="auto"/>
        </w:rPr>
        <w:t>о организациям)</w:t>
      </w:r>
    </w:p>
    <w:p w:rsidR="00D72DD6" w:rsidRDefault="007D79B8">
      <w:r>
        <w:rPr>
          <w:noProof/>
        </w:rPr>
        <w:drawing>
          <wp:inline distT="0" distB="0" distL="0" distR="0">
            <wp:extent cx="5937885" cy="1449070"/>
            <wp:effectExtent l="19050" t="19050" r="24765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4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79B8" w:rsidRPr="006022F7" w:rsidRDefault="007D79B8" w:rsidP="007D79B8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Программы</w:t>
      </w:r>
      <w:proofErr w:type="gramStart"/>
      <w:r>
        <w:rPr>
          <w:color w:val="auto"/>
        </w:rPr>
        <w:t xml:space="preserve"> / П</w:t>
      </w:r>
      <w:proofErr w:type="gramEnd"/>
      <w:r>
        <w:rPr>
          <w:color w:val="auto"/>
        </w:rPr>
        <w:t>о организациям</w:t>
      </w:r>
    </w:p>
    <w:p w:rsidR="007D79B8" w:rsidRPr="007D79B8" w:rsidRDefault="007D79B8" w:rsidP="007D79B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Программы</w:t>
      </w:r>
      <w:proofErr w:type="gramStart"/>
      <w:r>
        <w:rPr>
          <w:rFonts w:ascii="Arial" w:hAnsi="Arial" w:cs="Arial"/>
          <w:color w:val="auto"/>
          <w:sz w:val="20"/>
          <w:szCs w:val="20"/>
        </w:rPr>
        <w:t xml:space="preserve"> / П</w:t>
      </w:r>
      <w:proofErr w:type="gramEnd"/>
      <w:r>
        <w:rPr>
          <w:rFonts w:ascii="Arial" w:hAnsi="Arial" w:cs="Arial"/>
          <w:color w:val="auto"/>
          <w:sz w:val="20"/>
          <w:szCs w:val="20"/>
        </w:rPr>
        <w:t>о организациям</w:t>
      </w:r>
    </w:p>
    <w:tbl>
      <w:tblPr>
        <w:tblW w:w="964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28"/>
        <w:gridCol w:w="2234"/>
        <w:gridCol w:w="1935"/>
        <w:gridCol w:w="4651"/>
      </w:tblGrid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95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9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98" w:author="Тугушев И.А." w:date="2014-04-02T13:38:00Z">
                <w:pPr>
                  <w:spacing w:beforeLines="60" w:afterLines="60"/>
                </w:pPr>
              </w:pPrChange>
            </w:pPr>
            <w:r w:rsidRPr="000A1EBA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gramStart"/>
            <w:r w:rsidRPr="000A1EBA"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0A1EB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F5B34">
              <w:rPr>
                <w:rFonts w:ascii="Arial" w:hAnsi="Arial" w:cs="Arial"/>
                <w:b/>
                <w:bCs/>
                <w:sz w:val="20"/>
                <w:szCs w:val="20"/>
              </w:rPr>
              <w:t>SS_Module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</w:t>
            </w:r>
          </w:p>
        </w:tc>
      </w:tr>
      <w:tr w:rsidR="00A10E4D" w:rsidRPr="0092352F" w:rsidTr="005A0DCE">
        <w:tc>
          <w:tcPr>
            <w:tcW w:w="9648" w:type="dxa"/>
            <w:gridSpan w:val="4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pPrChange w:id="99" w:author="Тугушев И.А." w:date="2014-04-02T13:38:00Z">
                <w:pPr>
                  <w:spacing w:beforeLines="60" w:afterLines="60"/>
                </w:pPr>
              </w:pPrChange>
            </w:pP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Не приведена колонк</w:t>
            </w:r>
            <w:proofErr w:type="gramStart"/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а-</w:t>
            </w:r>
            <w:proofErr w:type="gramEnd"/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«категория» с Названием Организации. В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ней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</w:rPr>
              <w:t>отображаем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.</w:t>
            </w:r>
            <w:proofErr w:type="spellStart"/>
            <w:r w:rsidRPr="0092352F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>Organization.ShortName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00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4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Новая программа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8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5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2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1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6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Module.Complect</w:t>
            </w:r>
            <w:proofErr w:type="spellEnd"/>
          </w:p>
        </w:tc>
      </w:tr>
      <w:tr w:rsidR="00A10E4D" w:rsidRPr="0092352F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0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Module.Type.Name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24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??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Module.IsNamed</w:t>
            </w:r>
            <w:proofErr w:type="spellEnd"/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8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Log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2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ЭО</w:t>
            </w:r>
          </w:p>
        </w:tc>
        <w:tc>
          <w:tcPr>
            <w:tcW w:w="1935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10E4D" w:rsidRPr="0092352F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5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36" w:author="Тугушев И.А." w:date="2014-04-02T13:38:00Z">
                <w:pPr>
                  <w:pStyle w:val="a9"/>
                  <w:numPr>
                    <w:numId w:val="35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234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Программы</w:t>
            </w:r>
          </w:p>
        </w:tc>
        <w:tc>
          <w:tcPr>
            <w:tcW w:w="1935" w:type="dxa"/>
          </w:tcPr>
          <w:p w:rsidR="00A10E4D" w:rsidRPr="00937C78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651" w:type="dxa"/>
          </w:tcPr>
          <w:p w:rsidR="007C07C1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3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 w:rsidRPr="0092352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Module.</w:t>
            </w:r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 xml:space="preserve"> 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 xml:space="preserve">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toStringRepresentation</w:t>
            </w:r>
            <w:proofErr w:type="spellEnd"/>
            <w:r w:rsidRPr="000A1EBA">
              <w:rPr>
                <w:rFonts w:ascii="Arial" w:hAnsi="Arial" w:cs="Arial"/>
                <w:sz w:val="20"/>
                <w:szCs w:val="20"/>
                <w:lang w:val="en-US"/>
              </w:rPr>
              <w:t>()</w:t>
            </w:r>
          </w:p>
        </w:tc>
      </w:tr>
    </w:tbl>
    <w:p w:rsidR="00D72DD6" w:rsidRDefault="00D72DD6"/>
    <w:p w:rsidR="00DE4CAE" w:rsidRDefault="0043239B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138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 xml:space="preserve">: </w:t>
      </w:r>
      <w:r w:rsidRPr="0043239B">
        <w:rPr>
          <w:rFonts w:ascii="Times New Roman" w:hAnsi="Times New Roman" w:cs="Times New Roman"/>
          <w:b/>
          <w:i w:val="0"/>
          <w:color w:val="auto"/>
        </w:rPr>
        <w:t>Организация, Подразделение, РВЗ, Сотрудник</w:t>
      </w:r>
    </w:p>
    <w:p w:rsidR="00DE4CAE" w:rsidRDefault="0043239B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139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Организации</w:t>
      </w:r>
    </w:p>
    <w:p w:rsidR="00D72DD6" w:rsidRDefault="0043239B">
      <w:r>
        <w:rPr>
          <w:noProof/>
        </w:rPr>
        <w:drawing>
          <wp:inline distT="0" distB="0" distL="0" distR="0">
            <wp:extent cx="4073525" cy="297180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239B" w:rsidRPr="006022F7" w:rsidRDefault="0043239B" w:rsidP="0043239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Организации, режим чтения</w:t>
      </w:r>
    </w:p>
    <w:p w:rsidR="0043239B" w:rsidRDefault="002612C0">
      <w:r>
        <w:rPr>
          <w:noProof/>
        </w:rPr>
        <w:drawing>
          <wp:inline distT="0" distB="0" distL="0" distR="0">
            <wp:extent cx="5937885" cy="510540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239B" w:rsidRPr="006022F7" w:rsidRDefault="0043239B" w:rsidP="0043239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Организации, режим редактирования</w:t>
      </w:r>
    </w:p>
    <w:p w:rsidR="0043239B" w:rsidRDefault="0043239B">
      <w:r>
        <w:rPr>
          <w:noProof/>
        </w:rPr>
        <w:drawing>
          <wp:inline distT="0" distB="0" distL="0" distR="0">
            <wp:extent cx="5937885" cy="3301365"/>
            <wp:effectExtent l="19050" t="19050" r="24765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1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655" w:rsidRDefault="00E31655" w:rsidP="00E31655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Общая информация</w:t>
      </w:r>
    </w:p>
    <w:p w:rsidR="00E31655" w:rsidRDefault="00840C8C" w:rsidP="00E31655">
      <w:r>
        <w:rPr>
          <w:noProof/>
        </w:rPr>
        <w:drawing>
          <wp:inline distT="0" distB="0" distL="0" distR="0">
            <wp:extent cx="5937885" cy="32893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55" w:rsidRDefault="00E31655" w:rsidP="00E31655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Системные имена</w:t>
      </w:r>
    </w:p>
    <w:p w:rsidR="00E31655" w:rsidRDefault="00004FB4" w:rsidP="00E31655">
      <w:r>
        <w:rPr>
          <w:noProof/>
        </w:rPr>
        <w:lastRenderedPageBreak/>
        <w:drawing>
          <wp:inline distT="0" distB="0" distL="0" distR="0">
            <wp:extent cx="5937885" cy="795655"/>
            <wp:effectExtent l="19050" t="19050" r="2476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Профили</w:t>
      </w:r>
    </w:p>
    <w:p w:rsidR="00E31655" w:rsidRDefault="00EA07E2" w:rsidP="00E31655">
      <w:r>
        <w:rPr>
          <w:noProof/>
        </w:rPr>
        <w:drawing>
          <wp:inline distT="0" distB="0" distL="0" distR="0">
            <wp:extent cx="5937885" cy="4239260"/>
            <wp:effectExtent l="0" t="0" r="571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Системные группы</w:t>
      </w:r>
    </w:p>
    <w:p w:rsidR="00E31655" w:rsidRDefault="00004FB4" w:rsidP="00E31655">
      <w:r>
        <w:rPr>
          <w:noProof/>
        </w:rPr>
        <w:drawing>
          <wp:inline distT="0" distB="0" distL="0" distR="0">
            <wp:extent cx="5937885" cy="2470150"/>
            <wp:effectExtent l="19050" t="19050" r="24765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FB4" w:rsidRDefault="00004FB4" w:rsidP="00004FB4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Уведомления: Стандартные уведомления</w:t>
      </w:r>
    </w:p>
    <w:p w:rsidR="008F56D7" w:rsidRDefault="008F56D7" w:rsidP="008F56D7">
      <w:r>
        <w:rPr>
          <w:noProof/>
        </w:rPr>
        <w:lastRenderedPageBreak/>
        <w:drawing>
          <wp:inline distT="0" distB="0" distL="0" distR="0">
            <wp:extent cx="5937885" cy="1496060"/>
            <wp:effectExtent l="19050" t="19050" r="24765" b="279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6D7" w:rsidRDefault="008F56D7" w:rsidP="008F56D7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Организации, вкладка Уведомления: Стандартные уведомления</w:t>
      </w:r>
      <w:r w:rsidR="005B3F1F">
        <w:rPr>
          <w:color w:val="auto"/>
        </w:rPr>
        <w:t>, продолжение</w:t>
      </w:r>
    </w:p>
    <w:p w:rsidR="008F56D7" w:rsidRPr="008F56D7" w:rsidRDefault="008F56D7" w:rsidP="008F56D7"/>
    <w:p w:rsidR="00004FB4" w:rsidRDefault="00DE4CAE" w:rsidP="00E31655">
      <w:ins w:id="140" w:author="Administrator" w:date="2014-02-13T13:00:00Z">
        <w:r>
          <w:rPr>
            <w:noProof/>
          </w:rPr>
          <w:drawing>
            <wp:inline distT="0" distB="0" distL="0" distR="0">
              <wp:extent cx="5940425" cy="2799231"/>
              <wp:effectExtent l="19050" t="0" r="3175" b="0"/>
              <wp:docPr id="100" name="Рисунок 11" descr="C:\Users\Administrator\Desktop\Screenshot\СО_СЕ-организац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Administrator\Desktop\Screenshot\СО_СЕ-организация.png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79923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141" w:author="Administrator" w:date="2014-02-13T12:59:00Z">
        <w:r>
          <w:rPr>
            <w:noProof/>
          </w:rPr>
          <w:drawing>
            <wp:inline distT="0" distB="0" distL="0" distR="0">
              <wp:extent cx="5937885" cy="3467735"/>
              <wp:effectExtent l="19050" t="0" r="5715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3467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555E0C" w:rsidRDefault="00555E0C" w:rsidP="00555E0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Организации, вкладка Уведомления: Направление для </w:t>
      </w:r>
      <w:r w:rsidR="004B1592">
        <w:rPr>
          <w:color w:val="auto"/>
        </w:rPr>
        <w:t>регистрации</w:t>
      </w:r>
    </w:p>
    <w:p w:rsidR="00004FB4" w:rsidRDefault="00004FB4" w:rsidP="00E31655"/>
    <w:p w:rsidR="00004FB4" w:rsidRPr="00E31655" w:rsidRDefault="00004FB4" w:rsidP="00E31655"/>
    <w:p w:rsidR="00E31655" w:rsidRPr="007D79B8" w:rsidRDefault="00E31655" w:rsidP="00E3165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3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="004B1592">
        <w:rPr>
          <w:rFonts w:ascii="Arial" w:hAnsi="Arial" w:cs="Arial"/>
          <w:color w:val="auto"/>
          <w:sz w:val="20"/>
          <w:szCs w:val="20"/>
        </w:rPr>
        <w:t>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640"/>
        <w:gridCol w:w="2150"/>
        <w:gridCol w:w="1694"/>
        <w:gridCol w:w="4193"/>
      </w:tblGrid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keepNext/>
              <w:keepLines/>
              <w:spacing w:beforeLines="60" w:afterLines="60"/>
              <w:outlineLvl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142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4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14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145" w:author="Тугушев И.А." w:date="2014-04-02T13:38:00Z">
                <w:pPr>
                  <w:spacing w:beforeLines="60" w:afterLines="60"/>
                </w:pPr>
              </w:pPrChange>
            </w:pPr>
            <w:r w:rsidRPr="00635D8D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SO_OrgSystem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46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0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Руководитель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0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97B93" w:rsidRPr="005A5B1B" w:rsidTr="006126B9">
        <w:trPr>
          <w:ins w:id="182" w:author="Administrator" w:date="2014-02-12T11:34:00Z"/>
        </w:trPr>
        <w:tc>
          <w:tcPr>
            <w:tcW w:w="1640" w:type="dxa"/>
          </w:tcPr>
          <w:p w:rsidR="00DE4CAE" w:rsidRDefault="00A10E4D" w:rsidP="00DE4CAE">
            <w:pPr>
              <w:spacing w:beforeLines="60" w:afterLines="60"/>
              <w:ind w:left="360"/>
              <w:rPr>
                <w:ins w:id="183" w:author="Administrator" w:date="2014-02-12T11:34:00Z"/>
              </w:rPr>
              <w:pPrChange w:id="18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85" w:author="Administrator" w:date="2014-02-12T11:34:00Z">
              <w:r w:rsidRPr="00997B93">
                <w:rPr>
                  <w:rFonts w:ascii="Arial" w:hAnsi="Arial" w:cs="Arial"/>
                  <w:sz w:val="20"/>
                  <w:szCs w:val="20"/>
                  <w:lang w:val="en-US"/>
                </w:rPr>
                <w:t>9.1</w:t>
              </w:r>
            </w:ins>
          </w:p>
        </w:tc>
        <w:tc>
          <w:tcPr>
            <w:tcW w:w="2150" w:type="dxa"/>
          </w:tcPr>
          <w:p w:rsidR="00DE4CAE" w:rsidRDefault="001A74A4" w:rsidP="00DE4CAE">
            <w:pPr>
              <w:spacing w:beforeLines="60" w:afterLines="60"/>
              <w:rPr>
                <w:ins w:id="186" w:author="Administrator" w:date="2014-02-12T11:34:00Z"/>
                <w:rFonts w:ascii="Arial" w:hAnsi="Arial" w:cs="Arial"/>
                <w:sz w:val="20"/>
                <w:szCs w:val="20"/>
              </w:rPr>
              <w:pPrChange w:id="187" w:author="Тугушев И.А." w:date="2014-04-02T13:38:00Z">
                <w:pPr>
                  <w:spacing w:beforeLines="60" w:afterLines="60"/>
                </w:pPr>
              </w:pPrChange>
            </w:pPr>
            <w:ins w:id="188" w:author="Administrator" w:date="2014-02-12T11:34:00Z">
              <w:r>
                <w:rPr>
                  <w:rFonts w:ascii="Arial" w:hAnsi="Arial" w:cs="Arial"/>
                  <w:sz w:val="20"/>
                  <w:szCs w:val="20"/>
                </w:rPr>
                <w:t xml:space="preserve">Принять старые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дела</w:t>
              </w:r>
            </w:ins>
          </w:p>
        </w:tc>
        <w:tc>
          <w:tcPr>
            <w:tcW w:w="1694" w:type="dxa"/>
          </w:tcPr>
          <w:p w:rsidR="00DE4CAE" w:rsidRDefault="001A74A4" w:rsidP="00DE4CAE">
            <w:pPr>
              <w:spacing w:beforeLines="60" w:afterLines="60"/>
              <w:rPr>
                <w:ins w:id="189" w:author="Administrator" w:date="2014-02-12T11:34:00Z"/>
                <w:rFonts w:ascii="Arial" w:hAnsi="Arial" w:cs="Arial"/>
                <w:sz w:val="20"/>
                <w:szCs w:val="20"/>
              </w:rPr>
              <w:pPrChange w:id="190" w:author="Тугушев И.А." w:date="2014-04-02T13:38:00Z">
                <w:pPr>
                  <w:spacing w:beforeLines="60" w:afterLines="60"/>
                </w:pPr>
              </w:pPrChange>
            </w:pPr>
            <w:ins w:id="191" w:author="Administrator" w:date="2014-02-12T11:34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Кнопка</w:t>
              </w:r>
            </w:ins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ins w:id="192" w:author="Administrator" w:date="2014-02-12T11:34:00Z"/>
                <w:rFonts w:ascii="Arial" w:hAnsi="Arial" w:cs="Arial"/>
                <w:sz w:val="20"/>
                <w:szCs w:val="20"/>
              </w:rPr>
              <w:pPrChange w:id="19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Структурная единица «Организация»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1694" w:type="dxa"/>
          </w:tcPr>
          <w:p w:rsidR="00A10E4D" w:rsidRDefault="00A10E4D" w:rsidP="005A0DCE">
            <w:r>
              <w:rPr>
                <w:rFonts w:ascii="Arial" w:hAnsi="Arial" w:cs="Arial"/>
                <w:sz w:val="20"/>
                <w:szCs w:val="20"/>
              </w:rPr>
              <w:t>Надпись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2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3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далее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Полное название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Сокращенное название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1A74A4" w:rsidRPr="00DE4CAE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6D66F1" w:rsidRDefault="00A10E4D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r w:rsidRPr="006D66F1"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SO_Parent_SU.Owner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).Code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16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A10E4D" w:rsidRPr="00937C78" w:rsidRDefault="00A10E4D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Рабочий сервер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3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6" w:author="Тугушев И.А." w:date="2014-04-02T13:38:00Z">
                <w:pPr>
                  <w:spacing w:beforeLines="60" w:afterLines="60"/>
                </w:pPr>
              </w:pPrChange>
            </w:pPr>
            <w:r w:rsidRPr="006D66F1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" w:author="Тугушев И.А." w:date="2014-04-02T13:38:00Z">
                <w:pPr>
                  <w:spacing w:beforeLines="60" w:afterLines="60"/>
                </w:pPr>
              </w:pPrChange>
            </w:pPr>
            <w:r w:rsidRPr="006D66F1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modified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организация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A91FFA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</w:rPr>
              <w:t>_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  <w:r w:rsidRPr="00F30F85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). 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C1786F" w:rsidRPr="00A91FFA" w:rsidTr="006126B9">
        <w:tc>
          <w:tcPr>
            <w:tcW w:w="1640" w:type="dxa"/>
          </w:tcPr>
          <w:p w:rsidR="00DE4CAE" w:rsidRDefault="00C1786F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0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41" w:author="Administrator" w:date="2014-02-12T11:43:00Z">
              <w:r>
                <w:rPr>
                  <w:rFonts w:ascii="Arial" w:hAnsi="Arial" w:cs="Arial"/>
                  <w:sz w:val="20"/>
                  <w:szCs w:val="20"/>
                </w:rPr>
                <w:t>29,1</w:t>
              </w:r>
            </w:ins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" w:author="Тугушев И.А." w:date="2014-04-02T13:38:00Z">
                <w:pPr>
                  <w:spacing w:beforeLines="60" w:afterLines="60"/>
                </w:pPr>
              </w:pPrChange>
            </w:pPr>
            <w:ins w:id="243" w:author="Administrator" w:date="2014-02-12T11:43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A91FFA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6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Имеют право чтения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(аудиторы)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Поле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Auditor</w:t>
            </w:r>
            <w:r w:rsidRPr="00F30F85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F30F85">
              <w:rPr>
                <w:rFonts w:ascii="Arial" w:hAnsi="Arial" w:cs="Arial"/>
                <w:sz w:val="20"/>
                <w:szCs w:val="20"/>
              </w:rPr>
              <w:t xml:space="preserve">).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Auditor</w:t>
            </w:r>
          </w:p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C1786F" w:rsidRPr="00A91FFA" w:rsidTr="006126B9">
        <w:tc>
          <w:tcPr>
            <w:tcW w:w="1640" w:type="dxa"/>
          </w:tcPr>
          <w:p w:rsidR="00DE4CAE" w:rsidRDefault="003143F9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52" w:author="Administrator" w:date="2014-02-12T11:44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30,1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" w:author="Тугушев И.А." w:date="2014-04-02T13:38:00Z">
                <w:pPr>
                  <w:spacing w:beforeLines="60" w:afterLines="60"/>
                </w:pPr>
              </w:pPrChange>
            </w:pPr>
            <w:ins w:id="254" w:author="Administrator" w:date="2014-02-12T11:4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Дела приняты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91FFA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AccessRedirectDocflow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>
              <w:t xml:space="preserve"> 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AccessReceiverDocflow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– для каждого находим «сдавший дела» объект, см. «СО</w:t>
            </w:r>
            <w:r>
              <w:rPr>
                <w:rFonts w:ascii="Arial" w:hAnsi="Arial" w:cs="Arial"/>
                <w:sz w:val="20"/>
                <w:szCs w:val="20"/>
              </w:rPr>
              <w:noBreakHyphen/>
              <w:t>45»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по месту регистрации от следующих структурных единиц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Pr="00506C92"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  <w:tc>
          <w:tcPr>
            <w:tcW w:w="1694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91FFA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AccessRedirectRegplace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>
              <w:t xml:space="preserve"> 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AccessReceiver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Regplace</w:t>
            </w:r>
            <w:proofErr w:type="spellEnd"/>
            <w:r w:rsidRPr="00A91FFA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– для каждого находим «сдавший дела» объект, см. «СО</w:t>
            </w:r>
            <w:r>
              <w:rPr>
                <w:rFonts w:ascii="Arial" w:hAnsi="Arial" w:cs="Arial"/>
                <w:sz w:val="20"/>
                <w:szCs w:val="20"/>
              </w:rPr>
              <w:noBreakHyphen/>
              <w:t>45»</w:t>
            </w:r>
          </w:p>
        </w:tc>
      </w:tr>
      <w:tr w:rsidR="001A74A4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9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A10E4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694" w:type="dxa"/>
          </w:tcPr>
          <w:p w:rsidR="00A10E4D" w:rsidRDefault="00A10E4D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</w:tcPr>
          <w:p w:rsidR="00A10E4D" w:rsidRPr="00937C78" w:rsidRDefault="00A10E4D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C1786F" w:rsidRPr="0086758E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 w:val="restart"/>
          </w:tcPr>
          <w:p w:rsidR="00C1786F" w:rsidRPr="008D2488" w:rsidRDefault="00C1786F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86758E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</w:rPr>
              <w:t>ModuleType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== “</w:t>
            </w:r>
            <w:proofErr w:type="spellStart"/>
            <w:r w:rsidRPr="00C16672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C1786F" w:rsidRPr="008D248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Pr="008D248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.»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 ($.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proofErr w:type="gramStart"/>
            <w:r w:rsidRPr="0086758E">
              <w:rPr>
                <w:rFonts w:ascii="Arial" w:hAnsi="Arial" w:cs="Arial"/>
                <w:sz w:val="20"/>
                <w:szCs w:val="20"/>
              </w:rPr>
              <w:t xml:space="preserve"> !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</w:rPr>
              <w:t>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 w:rsidRPr="0086758E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также отобразить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«выбрать» -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видна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= «да»; меняет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Pr="00C16672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при сохранении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</w:t>
            </w:r>
            <w:r w:rsidRPr="00C16672">
              <w:rPr>
                <w:rFonts w:ascii="Arial" w:hAnsi="Arial" w:cs="Arial"/>
                <w:sz w:val="20"/>
                <w:szCs w:val="20"/>
              </w:rPr>
              <w:t>= «</w:t>
            </w:r>
            <w:r>
              <w:rPr>
                <w:rFonts w:ascii="Arial" w:hAnsi="Arial" w:cs="Arial"/>
                <w:sz w:val="20"/>
                <w:szCs w:val="20"/>
              </w:rPr>
              <w:t>нет</w:t>
            </w:r>
            <w:r w:rsidRPr="00C16672">
              <w:rPr>
                <w:rFonts w:ascii="Arial" w:hAnsi="Arial" w:cs="Arial"/>
                <w:sz w:val="20"/>
                <w:szCs w:val="20"/>
              </w:rPr>
              <w:t>»</w:t>
            </w:r>
            <w:r>
              <w:rPr>
                <w:rFonts w:ascii="Arial" w:hAnsi="Arial" w:cs="Arial"/>
                <w:sz w:val="20"/>
                <w:szCs w:val="20"/>
              </w:rPr>
              <w:t xml:space="preserve">, то записать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</w:p>
          <w:p w:rsidR="00C1786F" w:rsidRPr="00C16672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C1786F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«изменить» - видна если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.» 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= «</w:t>
            </w:r>
            <w:r>
              <w:rPr>
                <w:rFonts w:ascii="Arial" w:hAnsi="Arial" w:cs="Arial"/>
                <w:sz w:val="20"/>
                <w:szCs w:val="20"/>
              </w:rPr>
              <w:t>нет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»</w:t>
            </w:r>
            <w:proofErr w:type="gram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тображаются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RSRegplaceClerk</w:t>
            </w:r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.Clerk</w:t>
            </w:r>
          </w:p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  <w:p w:rsidR="00C1786F" w:rsidRPr="008D2488" w:rsidRDefault="00C1786F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3143F9" w:rsidRPr="0086758E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74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35,1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" w:author="Тугушев И.А." w:date="2014-04-02T13:38:00Z">
                <w:pPr>
                  <w:spacing w:beforeLines="60" w:afterLines="60"/>
                </w:pPr>
              </w:pPrChange>
            </w:pPr>
            <w:ins w:id="276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8D2488" w:rsidRDefault="003143F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C1786F" w:rsidRPr="0086758E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7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1786F" w:rsidRPr="0086758E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9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80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36,1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" w:author="Тугушев И.А." w:date="2014-04-02T13:38:00Z">
                <w:pPr>
                  <w:spacing w:beforeLines="60" w:afterLines="60"/>
                </w:pPr>
              </w:pPrChange>
            </w:pPr>
            <w:ins w:id="282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C1786F" w:rsidRPr="0086758E" w:rsidRDefault="00C1786F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3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5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86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37,1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7" w:author="Тугушев И.А." w:date="2014-04-02T13:38:00Z">
                <w:pPr>
                  <w:spacing w:beforeLines="60" w:afterLines="60"/>
                </w:pPr>
              </w:pPrChange>
            </w:pPr>
            <w:ins w:id="288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9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92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38,1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" w:author="Тугушев И.А." w:date="2014-04-02T13:38:00Z">
                <w:pPr>
                  <w:spacing w:beforeLines="60" w:afterLines="60"/>
                </w:pPr>
              </w:pPrChange>
            </w:pPr>
            <w:ins w:id="294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97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298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39,1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" w:author="Тугушев И.А." w:date="2014-04-02T13:38:00Z">
                <w:pPr>
                  <w:spacing w:beforeLines="60" w:afterLines="60"/>
                </w:pPr>
              </w:pPrChange>
            </w:pPr>
            <w:ins w:id="300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143F9" w:rsidRPr="005A5B1B" w:rsidTr="006126B9">
        <w:tc>
          <w:tcPr>
            <w:tcW w:w="1640" w:type="dxa"/>
          </w:tcPr>
          <w:p w:rsidR="00DE4CAE" w:rsidRDefault="00EF0DA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304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>40,1</w:t>
              </w:r>
            </w:ins>
          </w:p>
        </w:tc>
        <w:tc>
          <w:tcPr>
            <w:tcW w:w="2150" w:type="dxa"/>
          </w:tcPr>
          <w:p w:rsidR="00DE4CAE" w:rsidRDefault="003143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" w:author="Тугушев И.А." w:date="2014-04-02T13:38:00Z">
                <w:pPr>
                  <w:spacing w:beforeLines="60" w:afterLines="60"/>
                </w:pPr>
              </w:pPrChange>
            </w:pPr>
            <w:ins w:id="306" w:author="Administrator" w:date="2014-02-12T11:46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694" w:type="dxa"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193" w:type="dxa"/>
            <w:vMerge/>
          </w:tcPr>
          <w:p w:rsidR="003143F9" w:rsidRPr="00937C78" w:rsidRDefault="003143F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1694" w:type="dxa"/>
          </w:tcPr>
          <w:p w:rsidR="00C1786F" w:rsidRDefault="00C1786F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09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694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193" w:type="dxa"/>
            <w:vMerge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2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Направление для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регистрации</w:t>
            </w:r>
          </w:p>
        </w:tc>
        <w:tc>
          <w:tcPr>
            <w:tcW w:w="1694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Закладка</w:t>
            </w:r>
          </w:p>
        </w:tc>
        <w:tc>
          <w:tcPr>
            <w:tcW w:w="4193" w:type="dxa"/>
          </w:tcPr>
          <w:p w:rsidR="00C1786F" w:rsidRPr="00937C78" w:rsidRDefault="00C1786F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1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19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23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Организацию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694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327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694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DE4CAE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33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694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33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SO_NoticesReceiverWork.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.Receiver</w:t>
            </w:r>
          </w:p>
        </w:tc>
      </w:tr>
      <w:tr w:rsidR="00EF0DA8" w:rsidRPr="00F30F85" w:rsidTr="006126B9">
        <w:tc>
          <w:tcPr>
            <w:tcW w:w="1640" w:type="dxa"/>
          </w:tcPr>
          <w:p w:rsidR="00DE4CAE" w:rsidRDefault="00496FC9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48.1</w:t>
            </w:r>
          </w:p>
        </w:tc>
        <w:tc>
          <w:tcPr>
            <w:tcW w:w="2150" w:type="dxa"/>
          </w:tcPr>
          <w:p w:rsidR="00DE4CAE" w:rsidRDefault="00EF0DA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5" w:author="Тугушев И.А." w:date="2014-04-02T13:38:00Z">
                <w:pPr>
                  <w:spacing w:beforeLines="60" w:afterLines="60"/>
                </w:pPr>
              </w:pPrChange>
            </w:pPr>
            <w:ins w:id="336" w:author="Administrator" w:date="2014-02-12T11:47:00Z">
              <w:r>
                <w:rPr>
                  <w:rFonts w:ascii="Arial" w:hAnsi="Arial" w:cs="Arial"/>
                  <w:sz w:val="20"/>
                  <w:szCs w:val="20"/>
                </w:rPr>
                <w:t>Формула фильтра уведомлений</w:t>
              </w:r>
            </w:ins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EF0DA8" w:rsidRPr="00F30F85" w:rsidTr="006126B9">
        <w:tc>
          <w:tcPr>
            <w:tcW w:w="1640" w:type="dxa"/>
          </w:tcPr>
          <w:p w:rsidR="00DE4CAE" w:rsidRDefault="00496FC9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48.2</w:t>
            </w:r>
          </w:p>
        </w:tc>
        <w:tc>
          <w:tcPr>
            <w:tcW w:w="2150" w:type="dxa"/>
          </w:tcPr>
          <w:p w:rsidR="00DE4CAE" w:rsidRDefault="00EF0DA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39" w:author="Тугушев И.А." w:date="2014-04-02T13:38:00Z">
                <w:pPr>
                  <w:spacing w:beforeLines="60" w:afterLines="60"/>
                </w:pPr>
              </w:pPrChange>
            </w:pPr>
            <w:ins w:id="340" w:author="Administrator" w:date="2014-02-12T11:47:00Z">
              <w:r w:rsidRPr="0021151A">
                <w:rPr>
                  <w:rFonts w:ascii="Arial" w:hAnsi="Arial" w:cs="Arial"/>
                  <w:sz w:val="20"/>
                  <w:szCs w:val="20"/>
                </w:rPr>
                <w:t>Формула вычисляет в контексте уведомляемого документа список имен для получения уведомления, либо возвращает @</w:t>
              </w:r>
              <w:proofErr w:type="spellStart"/>
              <w:proofErr w:type="gram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proofErr w:type="gramEnd"/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 если используется список по умолчанию. @False-запрещает отправку.</w:t>
              </w:r>
            </w:ins>
          </w:p>
        </w:tc>
        <w:tc>
          <w:tcPr>
            <w:tcW w:w="1694" w:type="dxa"/>
          </w:tcPr>
          <w:p w:rsidR="00DE4CAE" w:rsidRDefault="00EF0DA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1" w:author="Тугушев И.А." w:date="2014-04-02T13:38:00Z">
                <w:pPr>
                  <w:spacing w:beforeLines="60" w:afterLines="60"/>
                </w:pPr>
              </w:pPrChange>
            </w:pPr>
            <w:ins w:id="342" w:author="Administrator" w:date="2014-02-12T11:47:00Z">
              <w:r>
                <w:rPr>
                  <w:rFonts w:ascii="Arial" w:hAnsi="Arial" w:cs="Arial"/>
                  <w:sz w:val="20"/>
                  <w:szCs w:val="20"/>
                </w:rPr>
                <w:t>По</w:t>
              </w:r>
            </w:ins>
            <w:ins w:id="343" w:author="Administrator" w:date="2014-02-12T11:48:00Z">
              <w:r w:rsidR="00496FC9">
                <w:rPr>
                  <w:rFonts w:ascii="Arial" w:hAnsi="Arial" w:cs="Arial"/>
                  <w:sz w:val="20"/>
                  <w:szCs w:val="20"/>
                </w:rPr>
                <w:t>ле</w:t>
              </w:r>
            </w:ins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496FC9" w:rsidRPr="00496FC9" w:rsidTr="006126B9">
        <w:tc>
          <w:tcPr>
            <w:tcW w:w="1640" w:type="dxa"/>
          </w:tcPr>
          <w:p w:rsidR="00DE4CAE" w:rsidRDefault="00496FC9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45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48.3</w:t>
            </w:r>
          </w:p>
        </w:tc>
        <w:tc>
          <w:tcPr>
            <w:tcW w:w="2150" w:type="dxa"/>
          </w:tcPr>
          <w:p w:rsidR="00DE4CAE" w:rsidRDefault="00496FC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6" w:author="Тугушев И.А." w:date="2014-04-02T13:38:00Z">
                <w:pPr>
                  <w:spacing w:beforeLines="60" w:afterLines="60"/>
                </w:pPr>
              </w:pPrChange>
            </w:pPr>
            <w:ins w:id="347" w:author="Administrator" w:date="2014-02-12T11:48:00Z">
              <w:r w:rsidRPr="0021151A">
                <w:rPr>
                  <w:rFonts w:ascii="Arial" w:hAnsi="Arial" w:cs="Arial"/>
                  <w:sz w:val="20"/>
                  <w:szCs w:val="20"/>
                </w:rPr>
                <w:t>Формула фильтра используется в контексте документа Уведомление.</w:t>
              </w:r>
            </w:ins>
          </w:p>
        </w:tc>
        <w:tc>
          <w:tcPr>
            <w:tcW w:w="1694" w:type="dxa"/>
          </w:tcPr>
          <w:p w:rsidR="00DE4CAE" w:rsidRDefault="00496FC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48" w:author="Тугушев И.А." w:date="2014-04-02T13:38:00Z">
                <w:pPr>
                  <w:spacing w:beforeLines="60" w:afterLines="60"/>
                </w:pPr>
              </w:pPrChange>
            </w:pPr>
            <w:ins w:id="349" w:author="Administrator" w:date="2014-02-12T11:4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5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(уведомления не посылаются)</w:t>
            </w:r>
          </w:p>
        </w:tc>
        <w:tc>
          <w:tcPr>
            <w:tcW w:w="169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C1786F" w:rsidRPr="005A5B1B" w:rsidTr="006126B9">
        <w:tc>
          <w:tcPr>
            <w:tcW w:w="1640" w:type="dxa"/>
          </w:tcPr>
          <w:p w:rsidR="007C07C1" w:rsidRDefault="007C07C1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5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7C07C1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направлении для регистрации уведомления получают</w:t>
            </w:r>
          </w:p>
        </w:tc>
        <w:tc>
          <w:tcPr>
            <w:tcW w:w="1694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5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193" w:type="dxa"/>
          </w:tcPr>
          <w:p w:rsidR="007C07C1" w:rsidRDefault="00C1786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35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</w:p>
        </w:tc>
      </w:tr>
      <w:tr w:rsidR="006126B9" w:rsidRPr="005A5B1B" w:rsidTr="006126B9">
        <w:tc>
          <w:tcPr>
            <w:tcW w:w="1640" w:type="dxa"/>
          </w:tcPr>
          <w:p w:rsidR="006126B9" w:rsidRPr="00703EA0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59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50.1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0" w:author="Тугушев И.А." w:date="2014-04-02T13:38:00Z">
                <w:pPr>
                  <w:spacing w:beforeLines="60" w:afterLines="60"/>
                </w:pPr>
              </w:pPrChange>
            </w:pPr>
            <w:ins w:id="361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*- обязательные для заполнения поля</w:t>
              </w:r>
            </w:ins>
          </w:p>
        </w:tc>
        <w:tc>
          <w:tcPr>
            <w:tcW w:w="1694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2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36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Инф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>. Сообщение в режиме редактировани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я</w:t>
              </w:r>
            </w:ins>
          </w:p>
        </w:tc>
        <w:tc>
          <w:tcPr>
            <w:tcW w:w="4193" w:type="dxa"/>
          </w:tcPr>
          <w:p w:rsidR="006126B9" w:rsidRPr="00703EA0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703EA0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65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50.2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6" w:author="Тугушев И.А." w:date="2014-04-02T13:38:00Z">
                <w:pPr>
                  <w:spacing w:beforeLines="60" w:afterLines="60"/>
                </w:pPr>
              </w:pPrChange>
            </w:pPr>
            <w:ins w:id="367" w:author="Administrator" w:date="2014-02-13T13:11:00Z">
              <w:r>
                <w:rPr>
                  <w:rFonts w:ascii="Arial" w:hAnsi="Arial" w:cs="Arial"/>
                  <w:sz w:val="20"/>
                  <w:szCs w:val="20"/>
                </w:rPr>
                <w:t>Список делопроизводителей не содержит ни одной штатной единицы</w:t>
              </w:r>
            </w:ins>
          </w:p>
        </w:tc>
        <w:tc>
          <w:tcPr>
            <w:tcW w:w="1694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68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369" w:author="Administrator" w:date="2014-02-13T13:11:00Z">
              <w:r>
                <w:rPr>
                  <w:rFonts w:ascii="Arial" w:hAnsi="Arial" w:cs="Arial"/>
                  <w:sz w:val="20"/>
                  <w:szCs w:val="20"/>
                </w:rPr>
                <w:t>Высплывающее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окно по нажатию кнопок группы 5Х.2</w:t>
              </w:r>
            </w:ins>
          </w:p>
        </w:tc>
        <w:tc>
          <w:tcPr>
            <w:tcW w:w="4193" w:type="dxa"/>
          </w:tcPr>
          <w:p w:rsidR="006126B9" w:rsidRPr="00703EA0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8D2488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71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 w:val="restart"/>
          </w:tcPr>
          <w:p w:rsidR="006126B9" w:rsidRPr="00703EA0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73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DE4CAE" w:rsidRP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rPrChange w:id="374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pPrChange w:id="37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  <w:r w:rsidRPr="00703EA0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703EA0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703EA0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NoticesModuleAllow</w:t>
            </w:r>
            <w:proofErr w:type="spellEnd"/>
            <w:r w:rsidRPr="00DE4CAE">
              <w:rPr>
                <w:rFonts w:ascii="Arial" w:hAnsi="Arial" w:cs="Arial"/>
                <w:sz w:val="20"/>
                <w:szCs w:val="20"/>
                <w:rPrChange w:id="376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DE4CAE">
              <w:rPr>
                <w:rFonts w:ascii="Arial" w:hAnsi="Arial" w:cs="Arial"/>
                <w:sz w:val="20"/>
                <w:szCs w:val="20"/>
                <w:rPrChange w:id="377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>).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ModuleType</w:t>
            </w:r>
            <w:proofErr w:type="spellEnd"/>
            <w:r w:rsidRPr="00DE4CAE">
              <w:rPr>
                <w:rFonts w:ascii="Arial" w:hAnsi="Arial" w:cs="Arial"/>
                <w:sz w:val="20"/>
                <w:szCs w:val="20"/>
                <w:rPrChange w:id="378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 w:rsidRPr="00DE4CAE">
              <w:rPr>
                <w:rFonts w:ascii="Arial" w:hAnsi="Arial" w:cs="Arial"/>
                <w:sz w:val="20"/>
                <w:szCs w:val="20"/>
                <w:rPrChange w:id="379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кнопками</w:t>
            </w:r>
            <w:r w:rsidRPr="00DE4CAE">
              <w:rPr>
                <w:rFonts w:ascii="Arial" w:hAnsi="Arial" w:cs="Arial"/>
                <w:sz w:val="20"/>
                <w:szCs w:val="20"/>
                <w:rPrChange w:id="380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 «</w:t>
            </w:r>
            <w:r>
              <w:rPr>
                <w:rFonts w:ascii="Arial" w:hAnsi="Arial" w:cs="Arial"/>
                <w:sz w:val="20"/>
                <w:szCs w:val="20"/>
              </w:rPr>
              <w:t>добавить</w:t>
            </w:r>
            <w:r w:rsidRPr="00DE4CAE">
              <w:rPr>
                <w:rFonts w:ascii="Arial" w:hAnsi="Arial" w:cs="Arial"/>
                <w:sz w:val="20"/>
                <w:szCs w:val="20"/>
                <w:rPrChange w:id="381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>» / «</w:t>
            </w: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  <w:r w:rsidRPr="00DE4CAE">
              <w:rPr>
                <w:rFonts w:ascii="Arial" w:hAnsi="Arial" w:cs="Arial"/>
                <w:sz w:val="20"/>
                <w:szCs w:val="20"/>
                <w:rPrChange w:id="382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» </w:t>
            </w:r>
            <w:r>
              <w:rPr>
                <w:rFonts w:ascii="Arial" w:hAnsi="Arial" w:cs="Arial"/>
                <w:sz w:val="20"/>
                <w:szCs w:val="20"/>
              </w:rPr>
              <w:t>можно</w:t>
            </w:r>
            <w:r w:rsidRPr="00DE4CAE">
              <w:rPr>
                <w:rFonts w:ascii="Arial" w:hAnsi="Arial" w:cs="Arial"/>
                <w:sz w:val="20"/>
                <w:szCs w:val="20"/>
                <w:rPrChange w:id="383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изменять</w:t>
            </w:r>
            <w:r w:rsidRPr="00DE4CAE">
              <w:rPr>
                <w:rFonts w:ascii="Arial" w:hAnsi="Arial" w:cs="Arial"/>
                <w:sz w:val="20"/>
                <w:szCs w:val="20"/>
                <w:rPrChange w:id="384" w:author="Тугушев И.А." w:date="2014-04-02T13:38:00Z">
                  <w:rPr>
                    <w:rFonts w:ascii="Arial" w:hAnsi="Arial" w:cs="Arial"/>
                    <w:sz w:val="20"/>
                    <w:szCs w:val="20"/>
                    <w:lang w:val="en-US"/>
                  </w:rPr>
                </w:rPrChange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список</w:t>
            </w:r>
          </w:p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список не пуст или </w:t>
            </w:r>
            <w:r w:rsidRPr="008D2488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NoticesIsFromAllModules</w:t>
            </w:r>
            <w:proofErr w:type="spellEnd"/>
            <w:r w:rsidRPr="008D2488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true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 появляются 2 поля:</w:t>
            </w:r>
          </w:p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«формула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</w:t>
            </w:r>
            <w:r>
              <w:rPr>
                <w:rFonts w:ascii="Arial" w:hAnsi="Arial" w:cs="Arial"/>
                <w:sz w:val="20"/>
                <w:szCs w:val="20"/>
              </w:rPr>
              <w:t xml:space="preserve"> получателей» -</w:t>
            </w:r>
            <w:r w:rsidRPr="00F71906">
              <w:rPr>
                <w:rFonts w:ascii="Arial" w:hAnsi="Arial" w:cs="Arial"/>
                <w:sz w:val="20"/>
                <w:szCs w:val="20"/>
              </w:rPr>
              <w:t xml:space="preserve"> .</w:t>
            </w:r>
            <w:proofErr w:type="spellStart"/>
            <w:r w:rsidRPr="008D2488">
              <w:rPr>
                <w:rFonts w:ascii="Arial" w:hAnsi="Arial" w:cs="Arial"/>
                <w:sz w:val="20"/>
                <w:szCs w:val="20"/>
                <w:lang w:val="en-US"/>
              </w:rPr>
              <w:t>NoticesFormulaIDs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и «формула фильтра» - </w:t>
            </w:r>
            <w:r w:rsidRPr="00F71906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F71906">
              <w:rPr>
                <w:rFonts w:ascii="Arial" w:hAnsi="Arial" w:cs="Arial"/>
                <w:sz w:val="20"/>
                <w:szCs w:val="20"/>
                <w:lang w:val="en-US"/>
              </w:rPr>
              <w:t>NoticesFormula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Filter</w:t>
            </w:r>
            <w:proofErr w:type="spellEnd"/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8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51.1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Другое подразделение </w:t>
            </w:r>
          </w:p>
        </w:tc>
        <w:tc>
          <w:tcPr>
            <w:tcW w:w="1694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89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</w:t>
            </w:r>
            <w:proofErr w:type="spellEnd"/>
          </w:p>
        </w:tc>
        <w:tc>
          <w:tcPr>
            <w:tcW w:w="4193" w:type="dxa"/>
            <w:vMerge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F15F00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91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51.2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Изменить</w:t>
            </w:r>
          </w:p>
        </w:tc>
        <w:tc>
          <w:tcPr>
            <w:tcW w:w="1694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193" w:type="dxa"/>
            <w:vMerge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395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1059AE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39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52.1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99" w:author="Тугушев И.А." w:date="2014-04-02T13:38:00Z">
                <w:pPr>
                  <w:spacing w:beforeLines="60" w:afterLines="60"/>
                </w:pPr>
              </w:pPrChange>
            </w:pPr>
            <w:ins w:id="400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401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0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52.2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4" w:author="Тугушев И.А." w:date="2014-04-02T13:38:00Z">
                <w:pPr>
                  <w:spacing w:beforeLines="60" w:afterLines="60"/>
                </w:pPr>
              </w:pPrChange>
            </w:pPr>
            <w:ins w:id="405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406" w:author="Administrator" w:date="2014-02-13T13:06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126B9" w:rsidRPr="00DB3F4D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0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0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 w:val="restart"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8D2488">
              <w:rPr>
                <w:rFonts w:ascii="Arial" w:hAnsi="Arial" w:cs="Arial"/>
                <w:color w:val="FF0000"/>
                <w:sz w:val="20"/>
                <w:szCs w:val="20"/>
              </w:rPr>
              <w:t xml:space="preserve"> неполный</w:t>
            </w:r>
          </w:p>
          <w:p w:rsidR="006126B9" w:rsidRPr="0086758E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86758E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6758E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RSRegplace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</w:rPr>
              <w:t>ModuleType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86758E">
              <w:rPr>
                <w:rFonts w:ascii="Arial" w:hAnsi="Arial" w:cs="Arial"/>
                <w:sz w:val="20"/>
                <w:szCs w:val="20"/>
              </w:rPr>
              <w:t xml:space="preserve"> == “</w:t>
            </w:r>
            <w:proofErr w:type="spellStart"/>
            <w:r w:rsidRPr="00C16672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86758E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</w:t>
            </w:r>
            <w:r w:rsidRPr="0086758E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 w:rsidRPr="0086758E">
              <w:rPr>
                <w:rFonts w:ascii="Arial" w:hAnsi="Arial" w:cs="Arial"/>
                <w:sz w:val="20"/>
                <w:szCs w:val="20"/>
                <w:lang w:val="en-US"/>
              </w:rPr>
              <w:t>OtherRegplace</w:t>
            </w:r>
            <w:proofErr w:type="spellEnd"/>
            <w:proofErr w:type="gramStart"/>
            <w:r w:rsidRPr="0086758E">
              <w:rPr>
                <w:rFonts w:ascii="Arial" w:hAnsi="Arial" w:cs="Arial"/>
                <w:sz w:val="20"/>
                <w:szCs w:val="20"/>
              </w:rPr>
              <w:t xml:space="preserve"> !</w:t>
            </w:r>
            <w:proofErr w:type="gramEnd"/>
            <w:r w:rsidRPr="0086758E">
              <w:rPr>
                <w:rFonts w:ascii="Arial" w:hAnsi="Arial" w:cs="Arial"/>
                <w:sz w:val="20"/>
                <w:szCs w:val="20"/>
              </w:rPr>
              <w:t>=</w:t>
            </w:r>
            <w:r w:rsidRPr="008D248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null</w:t>
            </w:r>
            <w:r>
              <w:rPr>
                <w:rFonts w:ascii="Arial" w:hAnsi="Arial" w:cs="Arial"/>
                <w:sz w:val="20"/>
                <w:szCs w:val="20"/>
              </w:rPr>
              <w:t xml:space="preserve">, то в блоке выводится надпись «др.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подр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.», иначе:</w:t>
            </w: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  <w:p w:rsidR="006126B9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«все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д-производители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» = </w:t>
            </w:r>
            <w:r w:rsidRPr="00F30F85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IsNotifyAll</w:t>
            </w:r>
            <w:proofErr w:type="spellEnd"/>
          </w:p>
          <w:p w:rsidR="006126B9" w:rsidRPr="00737FC4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IsNotifyAll</w:t>
            </w:r>
            <w:proofErr w:type="spellEnd"/>
            <w:r w:rsidRPr="00DB3F4D">
              <w:rPr>
                <w:rFonts w:ascii="Arial" w:hAnsi="Arial" w:cs="Arial"/>
                <w:sz w:val="20"/>
                <w:szCs w:val="20"/>
              </w:rPr>
              <w:t xml:space="preserve"> ==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false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>то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($&lt;-</w:t>
            </w:r>
            <w:r w:rsidRPr="00737FC4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DB3F4D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737FC4">
              <w:rPr>
                <w:rFonts w:ascii="Arial" w:hAnsi="Arial" w:cs="Arial"/>
                <w:sz w:val="20"/>
                <w:szCs w:val="20"/>
                <w:lang w:val="en-US"/>
              </w:rPr>
              <w:t>RSRegplaceNotifyClerk</w:t>
            </w:r>
            <w:proofErr w:type="spellEnd"/>
            <w:r w:rsidRPr="00DB3F4D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DB3F4D">
              <w:rPr>
                <w:rFonts w:ascii="Arial" w:hAnsi="Arial" w:cs="Arial"/>
                <w:sz w:val="20"/>
                <w:szCs w:val="20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Clerk</w:t>
            </w:r>
            <w:r w:rsidRPr="00DB3F4D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и появляются кнопки «добавить» / «удалить»</w:t>
            </w:r>
          </w:p>
        </w:tc>
      </w:tr>
      <w:tr w:rsidR="006126B9" w:rsidRPr="00DB3F4D" w:rsidTr="006126B9">
        <w:tc>
          <w:tcPr>
            <w:tcW w:w="1640" w:type="dxa"/>
          </w:tcPr>
          <w:p w:rsidR="006126B9" w:rsidRPr="00922CB7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1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53.1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1" w:author="Тугушев И.А." w:date="2014-04-02T13:38:00Z">
                <w:pPr>
                  <w:spacing w:beforeLines="60" w:afterLines="60"/>
                </w:pPr>
              </w:pPrChange>
            </w:pPr>
            <w:ins w:id="412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41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6126B9" w:rsidRPr="00DB3F4D" w:rsidTr="006126B9">
        <w:tc>
          <w:tcPr>
            <w:tcW w:w="1640" w:type="dxa"/>
          </w:tcPr>
          <w:p w:rsidR="006126B9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1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53.2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5" w:author="Тугушев И.А." w:date="2014-04-02T13:38:00Z">
                <w:pPr>
                  <w:spacing w:beforeLines="60" w:afterLines="60"/>
                </w:pPr>
              </w:pPrChange>
            </w:pPr>
            <w:ins w:id="41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41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8D2488" w:rsidRDefault="006126B9" w:rsidP="005A0DCE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1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2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54.1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1" w:author="Тугушев И.А." w:date="2014-04-02T13:38:00Z">
                <w:pPr>
                  <w:spacing w:beforeLines="60" w:afterLines="60"/>
                </w:pPr>
              </w:pPrChange>
            </w:pPr>
            <w:ins w:id="422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42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2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54.2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5" w:author="Тугушев И.А." w:date="2014-04-02T13:38:00Z">
                <w:pPr>
                  <w:spacing w:beforeLines="60" w:afterLines="60"/>
                </w:pPr>
              </w:pPrChange>
            </w:pPr>
            <w:ins w:id="42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42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2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3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55.1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1" w:author="Тугушев И.А." w:date="2014-04-02T13:38:00Z">
                <w:pPr>
                  <w:spacing w:beforeLines="60" w:afterLines="60"/>
                </w:pPr>
              </w:pPrChange>
            </w:pPr>
            <w:ins w:id="432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ins w:id="43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Pr="00922CB7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3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55.2</w:t>
            </w:r>
          </w:p>
        </w:tc>
        <w:tc>
          <w:tcPr>
            <w:tcW w:w="2150" w:type="dxa"/>
          </w:tcPr>
          <w:p w:rsidR="006126B9" w:rsidRPr="00937C78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5" w:author="Тугушев И.А." w:date="2014-04-02T13:38:00Z">
                <w:pPr>
                  <w:spacing w:beforeLines="60" w:afterLines="60"/>
                </w:pPr>
              </w:pPrChange>
            </w:pPr>
            <w:ins w:id="43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  <w:ins w:id="43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DE4CAE" w:rsidP="00DE4CAE">
            <w:pPr>
              <w:pStyle w:val="a9"/>
              <w:numPr>
                <w:ilvl w:val="0"/>
                <w:numId w:val="3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38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150" w:type="dxa"/>
          </w:tcPr>
          <w:p w:rsidR="00DE4CAE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3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694" w:type="dxa"/>
          </w:tcPr>
          <w:p w:rsidR="006126B9" w:rsidRDefault="006126B9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40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56.1</w:t>
            </w:r>
          </w:p>
        </w:tc>
        <w:tc>
          <w:tcPr>
            <w:tcW w:w="2150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1" w:author="Тугушев И.А." w:date="2014-04-02T13:38:00Z">
                <w:pPr>
                  <w:spacing w:beforeLines="60" w:afterLines="60"/>
                </w:pPr>
              </w:pPrChange>
            </w:pPr>
            <w:ins w:id="442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1694" w:type="dxa"/>
          </w:tcPr>
          <w:p w:rsidR="006126B9" w:rsidRDefault="006126B9" w:rsidP="005A0DCE">
            <w:proofErr w:type="spellStart"/>
            <w:ins w:id="443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DE4CAE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44" w:author="Тугушев И.А." w:date="2014-04-02T13:38:00Z">
                <w:pPr>
                  <w:pStyle w:val="a9"/>
                  <w:numPr>
                    <w:numId w:val="3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56.2</w:t>
            </w:r>
          </w:p>
        </w:tc>
        <w:tc>
          <w:tcPr>
            <w:tcW w:w="2150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5" w:author="Тугушев И.А." w:date="2014-04-02T13:38:00Z">
                <w:pPr>
                  <w:spacing w:beforeLines="60" w:afterLines="60"/>
                </w:pPr>
              </w:pPrChange>
            </w:pPr>
            <w:ins w:id="446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1694" w:type="dxa"/>
          </w:tcPr>
          <w:p w:rsidR="006126B9" w:rsidRDefault="006126B9" w:rsidP="005A0DCE">
            <w:ins w:id="447" w:author="Administrator" w:date="2014-02-13T13:1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4193" w:type="dxa"/>
            <w:vMerge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126B9" w:rsidRPr="005A5B1B" w:rsidTr="006126B9">
        <w:tc>
          <w:tcPr>
            <w:tcW w:w="1640" w:type="dxa"/>
          </w:tcPr>
          <w:p w:rsidR="006126B9" w:rsidRDefault="006126B9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44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</w:p>
        </w:tc>
        <w:tc>
          <w:tcPr>
            <w:tcW w:w="2150" w:type="dxa"/>
          </w:tcPr>
          <w:p w:rsidR="006126B9" w:rsidRDefault="006126B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4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1694" w:type="dxa"/>
          </w:tcPr>
          <w:p w:rsidR="006126B9" w:rsidRDefault="006126B9" w:rsidP="005A0DCE"/>
        </w:tc>
        <w:tc>
          <w:tcPr>
            <w:tcW w:w="4193" w:type="dxa"/>
          </w:tcPr>
          <w:p w:rsidR="006126B9" w:rsidRPr="00937C78" w:rsidRDefault="006126B9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31655" w:rsidRDefault="00E31655"/>
    <w:p w:rsidR="007C07C1" w:rsidRDefault="0043239B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450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Подразделение</w:t>
      </w:r>
    </w:p>
    <w:p w:rsidR="003419EA" w:rsidRDefault="003419EA" w:rsidP="004B1592">
      <w:pPr>
        <w:pStyle w:val="a9"/>
        <w:ind w:left="0"/>
      </w:pPr>
      <w:r>
        <w:rPr>
          <w:noProof/>
        </w:rPr>
        <w:drawing>
          <wp:inline distT="0" distB="0" distL="0" distR="0">
            <wp:extent cx="4073525" cy="297180"/>
            <wp:effectExtent l="19050" t="19050" r="22225" b="266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97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9EA" w:rsidRPr="006022F7" w:rsidRDefault="003419EA" w:rsidP="004B159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Подразделение, режим чтения</w:t>
      </w:r>
    </w:p>
    <w:p w:rsidR="003419EA" w:rsidRDefault="004253BB" w:rsidP="004B1592">
      <w:pPr>
        <w:pStyle w:val="a9"/>
        <w:ind w:left="0"/>
      </w:pPr>
      <w:r>
        <w:rPr>
          <w:noProof/>
        </w:rPr>
        <w:drawing>
          <wp:inline distT="0" distB="0" distL="0" distR="0">
            <wp:extent cx="5937885" cy="510540"/>
            <wp:effectExtent l="19050" t="19050" r="24765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19EA" w:rsidRPr="006022F7" w:rsidRDefault="003419EA" w:rsidP="004B159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Подразделение, режим редактирования</w:t>
      </w:r>
    </w:p>
    <w:p w:rsidR="0043239B" w:rsidRDefault="007432B8">
      <w:r>
        <w:rPr>
          <w:noProof/>
        </w:rPr>
        <w:drawing>
          <wp:inline distT="0" distB="0" distL="0" distR="0">
            <wp:extent cx="5937885" cy="4987925"/>
            <wp:effectExtent l="19050" t="19050" r="2476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1592" w:rsidRDefault="004B1592" w:rsidP="004B1592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Общая информация</w:t>
      </w:r>
    </w:p>
    <w:p w:rsidR="000222EB" w:rsidRDefault="00150E08" w:rsidP="000222EB">
      <w:r>
        <w:rPr>
          <w:noProof/>
        </w:rPr>
        <w:lastRenderedPageBreak/>
        <w:drawing>
          <wp:inline distT="0" distB="0" distL="0" distR="0">
            <wp:extent cx="5937885" cy="295719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EB" w:rsidRDefault="000222EB" w:rsidP="000222EB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Системные имена</w:t>
      </w:r>
    </w:p>
    <w:p w:rsidR="000222EB" w:rsidRDefault="00ED3FC0" w:rsidP="000222EB">
      <w:r>
        <w:rPr>
          <w:noProof/>
        </w:rPr>
        <w:drawing>
          <wp:inline distT="0" distB="0" distL="0" distR="0">
            <wp:extent cx="5937885" cy="84328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0" w:rsidRDefault="00ED3FC0" w:rsidP="00ED3FC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19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Профили</w:t>
      </w:r>
    </w:p>
    <w:p w:rsidR="00ED3FC0" w:rsidRDefault="00150E08" w:rsidP="000222EB">
      <w:r>
        <w:rPr>
          <w:noProof/>
        </w:rPr>
        <w:drawing>
          <wp:inline distT="0" distB="0" distL="0" distR="0">
            <wp:extent cx="5937885" cy="3479165"/>
            <wp:effectExtent l="19050" t="19050" r="24765" b="260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9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Системные группы</w:t>
      </w:r>
    </w:p>
    <w:p w:rsidR="00ED3FC0" w:rsidRDefault="0021151A" w:rsidP="000222EB">
      <w:r>
        <w:rPr>
          <w:noProof/>
        </w:rPr>
        <w:lastRenderedPageBreak/>
        <w:drawing>
          <wp:inline distT="0" distB="0" distL="0" distR="0">
            <wp:extent cx="5937885" cy="2897505"/>
            <wp:effectExtent l="19050" t="19050" r="24765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Уведомления, Стандартные уведомления</w:t>
      </w:r>
    </w:p>
    <w:p w:rsidR="00ED3FC0" w:rsidRDefault="0021151A" w:rsidP="000222EB">
      <w:r>
        <w:rPr>
          <w:noProof/>
        </w:rPr>
        <w:drawing>
          <wp:inline distT="0" distB="0" distL="0" distR="0">
            <wp:extent cx="5937885" cy="2303780"/>
            <wp:effectExtent l="19050" t="19050" r="24765" b="203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0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151A" w:rsidRDefault="0021151A" w:rsidP="0021151A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Уведомления, Направление для регистрации</w:t>
      </w:r>
    </w:p>
    <w:p w:rsidR="0021151A" w:rsidRDefault="008B3AC6" w:rsidP="000222EB">
      <w:r>
        <w:rPr>
          <w:noProof/>
        </w:rPr>
        <w:lastRenderedPageBreak/>
        <w:drawing>
          <wp:inline distT="0" distB="0" distL="0" distR="0">
            <wp:extent cx="5937885" cy="3990340"/>
            <wp:effectExtent l="19050" t="19050" r="2476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9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3AC6" w:rsidRDefault="008B3AC6" w:rsidP="008B3AC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Подразделение, вкладка Структурные группы</w:t>
      </w:r>
    </w:p>
    <w:p w:rsidR="0021151A" w:rsidRPr="000222EB" w:rsidRDefault="0021151A" w:rsidP="000222EB"/>
    <w:p w:rsidR="004B1592" w:rsidRPr="007D79B8" w:rsidRDefault="004B1592" w:rsidP="004B1592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4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Подразделения</w:t>
      </w:r>
    </w:p>
    <w:p w:rsidR="004B1592" w:rsidRDefault="004B1592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6"/>
        <w:gridCol w:w="3780"/>
        <w:gridCol w:w="1179"/>
        <w:gridCol w:w="3681"/>
      </w:tblGrid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451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4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4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681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454" w:author="Тугушев И.А." w:date="2014-04-02T13:38:00Z">
                <w:pPr>
                  <w:spacing w:beforeLines="60" w:afterLines="60"/>
                </w:pPr>
              </w:pPrChange>
            </w:pPr>
            <w:r w:rsidRPr="00DB3F4D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SO_Department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5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5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6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6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Руководитель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7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8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Структурная единица «Подразделение»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179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49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8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1179" w:type="dxa"/>
          </w:tcPr>
          <w:p w:rsidR="005A0DCE" w:rsidRDefault="005A0DCE" w:rsidP="005A0DCE"/>
        </w:tc>
        <w:tc>
          <w:tcPr>
            <w:tcW w:w="3681" w:type="dxa"/>
          </w:tcPr>
          <w:p w:rsidR="005A0DCE" w:rsidRDefault="005A0DCE" w:rsidP="005A0DCE"/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49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0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2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4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Структурные группы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79" w:type="dxa"/>
          </w:tcPr>
          <w:p w:rsidR="007C07C1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08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79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0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1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Полное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2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Сокращенное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подразделения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4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является номенклатурным индексом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SO_Parent_SU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IsCodeNumIndex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6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Самостоятельное подразделение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IsIndependent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Обособленное подразделение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IsIsolated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8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Непосредственно подчиняется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1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HierParent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20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Открыть карточку вышестоящего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87655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2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Страна, регион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AddressData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Dep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Country + 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Region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2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Office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Building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4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House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Street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6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5A0DCE" w:rsidRPr="00937C78" w:rsidRDefault="005A0DCE" w:rsidP="005A0DCE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 City</w:t>
            </w:r>
          </w:p>
        </w:tc>
      </w:tr>
      <w:tr w:rsidR="005A0DCE" w:rsidRPr="00DE4CAE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587655">
              <w:rPr>
                <w:rFonts w:ascii="Arial" w:hAnsi="Arial" w:cs="Arial"/>
                <w:sz w:val="20"/>
                <w:szCs w:val="20"/>
                <w:lang w:val="en-US"/>
              </w:rPr>
              <w:t>SO_AddressData_Dep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ZipCode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52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SO_Phone_Dep.Owner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SO_Fax_Dep.Owner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5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587655">
              <w:rPr>
                <w:rFonts w:ascii="Arial" w:hAnsi="Arial" w:cs="Arial"/>
                <w:sz w:val="20"/>
                <w:szCs w:val="20"/>
              </w:rPr>
              <w:t>-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mail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SO_EMail_Dep.Owner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Сайт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587655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$.Telex</w:t>
            </w: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3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подразделения дела передаются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56B96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956B96">
              <w:rPr>
                <w:rFonts w:ascii="Arial" w:hAnsi="Arial" w:cs="Arial"/>
                <w:sz w:val="20"/>
                <w:szCs w:val="20"/>
              </w:rPr>
              <w:t>DismissalAccessRedirect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3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Рабочий </w:t>
            </w:r>
            <w:r w:rsidRPr="00956B96">
              <w:rPr>
                <w:rFonts w:ascii="Arial" w:hAnsi="Arial" w:cs="Arial"/>
                <w:strike/>
                <w:sz w:val="20"/>
                <w:szCs w:val="20"/>
              </w:rPr>
              <w:t>сервер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сеть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56B96" w:rsidRDefault="005A0DCE" w:rsidP="005A0DC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HomeNet.Name</w:t>
            </w:r>
            <w:proofErr w:type="spellEnd"/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4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4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4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8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5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5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организация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5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5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E75CF" w:rsidRPr="005A5B1B" w:rsidTr="005A0DCE">
        <w:tc>
          <w:tcPr>
            <w:tcW w:w="828" w:type="dxa"/>
          </w:tcPr>
          <w:p w:rsidR="00DE4CAE" w:rsidRDefault="009E75CF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56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564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>49,1</w:t>
              </w:r>
            </w:ins>
          </w:p>
        </w:tc>
        <w:tc>
          <w:tcPr>
            <w:tcW w:w="3780" w:type="dxa"/>
          </w:tcPr>
          <w:p w:rsidR="00DE4CAE" w:rsidRDefault="009E75C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5" w:author="Тугушев И.А." w:date="2014-04-02T13:38:00Z">
                <w:pPr>
                  <w:spacing w:beforeLines="60" w:afterLines="60"/>
                </w:pPr>
              </w:pPrChange>
            </w:pPr>
            <w:ins w:id="566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6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6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E75CF" w:rsidRPr="005A5B1B" w:rsidTr="005A0DCE">
        <w:tc>
          <w:tcPr>
            <w:tcW w:w="828" w:type="dxa"/>
          </w:tcPr>
          <w:p w:rsidR="00DE4CAE" w:rsidRDefault="009E75CF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57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574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>50,1</w:t>
              </w:r>
            </w:ins>
          </w:p>
        </w:tc>
        <w:tc>
          <w:tcPr>
            <w:tcW w:w="3780" w:type="dxa"/>
          </w:tcPr>
          <w:p w:rsidR="00DE4CAE" w:rsidRDefault="009E75C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5" w:author="Тугушев И.А." w:date="2014-04-02T13:38:00Z">
                <w:pPr>
                  <w:spacing w:beforeLines="60" w:afterLines="60"/>
                </w:pPr>
              </w:pPrChange>
            </w:pPr>
            <w:ins w:id="576" w:author="Administrator" w:date="2014-02-12T11:52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7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8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от (персоны, назначенные на штатные единицы следующих подразделений ИЛИ подразделения, которые могли быть выбраны в документах как адресаты, исполнители и т.д.)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8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Дела приняты по месту регистрации от следующих структурных единиц (или руководителей высшего звена)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9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59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5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59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596" w:author="Administrator" w:date="2014-02-12T11:53:00Z"/>
                <w:rFonts w:ascii="Arial" w:hAnsi="Arial" w:cs="Arial"/>
                <w:sz w:val="20"/>
                <w:szCs w:val="20"/>
              </w:rPr>
              <w:pPrChange w:id="59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55,1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598" w:author="Administrator" w:date="2014-02-12T11:53:00Z"/>
                <w:rFonts w:ascii="Arial" w:hAnsi="Arial" w:cs="Arial"/>
                <w:sz w:val="20"/>
                <w:szCs w:val="20"/>
              </w:rPr>
              <w:pPrChange w:id="599" w:author="Тугушев И.А." w:date="2014-04-02T13:38:00Z">
                <w:pPr>
                  <w:spacing w:beforeLines="60" w:afterLines="60"/>
                </w:pPr>
              </w:pPrChange>
            </w:pPr>
            <w:ins w:id="60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0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0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0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0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05" w:author="Administrator" w:date="2014-02-12T11:53:00Z"/>
        </w:trPr>
        <w:tc>
          <w:tcPr>
            <w:tcW w:w="828" w:type="dxa"/>
          </w:tcPr>
          <w:p w:rsidR="007C07C1" w:rsidRDefault="00E36A9A" w:rsidP="00DE4CAE">
            <w:pPr>
              <w:spacing w:beforeLines="60" w:afterLines="60"/>
              <w:ind w:left="360"/>
              <w:rPr>
                <w:ins w:id="606" w:author="Administrator" w:date="2014-02-12T11:53:00Z"/>
                <w:rFonts w:ascii="Arial" w:hAnsi="Arial" w:cs="Arial"/>
                <w:sz w:val="20"/>
                <w:szCs w:val="20"/>
              </w:rPr>
              <w:pPrChange w:id="60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56,1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08" w:author="Administrator" w:date="2014-02-12T11:53:00Z"/>
                <w:rFonts w:ascii="Arial" w:hAnsi="Arial" w:cs="Arial"/>
                <w:sz w:val="20"/>
                <w:szCs w:val="20"/>
              </w:rPr>
              <w:pPrChange w:id="609" w:author="Тугушев И.А." w:date="2014-04-02T13:38:00Z">
                <w:pPr>
                  <w:spacing w:beforeLines="60" w:afterLines="60"/>
                </w:pPr>
              </w:pPrChange>
            </w:pPr>
            <w:ins w:id="61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1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1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1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1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616" w:author="Administrator" w:date="2014-02-12T11:53:00Z"/>
                <w:rFonts w:ascii="Arial" w:hAnsi="Arial" w:cs="Arial"/>
                <w:sz w:val="20"/>
                <w:szCs w:val="20"/>
              </w:rPr>
              <w:pPrChange w:id="61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57,1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18" w:author="Administrator" w:date="2014-02-12T11:53:00Z"/>
                <w:rFonts w:ascii="Arial" w:hAnsi="Arial" w:cs="Arial"/>
                <w:sz w:val="20"/>
                <w:szCs w:val="20"/>
              </w:rPr>
              <w:pPrChange w:id="619" w:author="Тугушев И.А." w:date="2014-04-02T13:38:00Z">
                <w:pPr>
                  <w:spacing w:beforeLines="60" w:afterLines="60"/>
                </w:pPr>
              </w:pPrChange>
            </w:pPr>
            <w:ins w:id="62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2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2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2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2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626" w:author="Administrator" w:date="2014-02-12T11:53:00Z"/>
                <w:rFonts w:ascii="Arial" w:hAnsi="Arial" w:cs="Arial"/>
                <w:sz w:val="20"/>
                <w:szCs w:val="20"/>
              </w:rPr>
              <w:pPrChange w:id="62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58,1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28" w:author="Administrator" w:date="2014-02-12T11:53:00Z"/>
                <w:rFonts w:ascii="Arial" w:hAnsi="Arial" w:cs="Arial"/>
                <w:sz w:val="20"/>
                <w:szCs w:val="20"/>
              </w:rPr>
              <w:pPrChange w:id="629" w:author="Тугушев И.А." w:date="2014-04-02T13:38:00Z">
                <w:pPr>
                  <w:spacing w:beforeLines="60" w:afterLines="60"/>
                </w:pPr>
              </w:pPrChange>
            </w:pPr>
            <w:ins w:id="63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3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3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3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3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636" w:author="Administrator" w:date="2014-02-12T11:53:00Z"/>
                <w:rFonts w:ascii="Arial" w:hAnsi="Arial" w:cs="Arial"/>
                <w:sz w:val="20"/>
                <w:szCs w:val="20"/>
              </w:rPr>
              <w:pPrChange w:id="63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59,1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38" w:author="Administrator" w:date="2014-02-12T11:53:00Z"/>
                <w:rFonts w:ascii="Arial" w:hAnsi="Arial" w:cs="Arial"/>
                <w:sz w:val="20"/>
                <w:szCs w:val="20"/>
              </w:rPr>
              <w:pPrChange w:id="639" w:author="Тугушев И.А." w:date="2014-04-02T13:38:00Z">
                <w:pPr>
                  <w:spacing w:beforeLines="60" w:afterLines="60"/>
                </w:pPr>
              </w:pPrChange>
            </w:pPr>
            <w:ins w:id="64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4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4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4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4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4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646" w:author="Administrator" w:date="2014-02-12T11:53:00Z"/>
                <w:rFonts w:ascii="Arial" w:hAnsi="Arial" w:cs="Arial"/>
                <w:sz w:val="20"/>
                <w:szCs w:val="20"/>
              </w:rPr>
              <w:pPrChange w:id="64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60,1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48" w:author="Administrator" w:date="2014-02-12T11:53:00Z"/>
                <w:rFonts w:ascii="Arial" w:hAnsi="Arial" w:cs="Arial"/>
                <w:sz w:val="20"/>
                <w:szCs w:val="20"/>
              </w:rPr>
              <w:pPrChange w:id="649" w:author="Тугушев И.А." w:date="2014-04-02T13:38:00Z">
                <w:pPr>
                  <w:spacing w:beforeLines="60" w:afterLines="60"/>
                </w:pPr>
              </w:pPrChange>
            </w:pPr>
            <w:ins w:id="65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5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5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5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5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36A9A" w:rsidRPr="005A5B1B" w:rsidTr="005A0DCE">
        <w:trPr>
          <w:ins w:id="655" w:author="Administrator" w:date="2014-02-12T11:53:00Z"/>
        </w:trPr>
        <w:tc>
          <w:tcPr>
            <w:tcW w:w="828" w:type="dxa"/>
          </w:tcPr>
          <w:p w:rsidR="00DE4CAE" w:rsidRDefault="00E36A9A" w:rsidP="00DE4CAE">
            <w:pPr>
              <w:spacing w:beforeLines="60" w:afterLines="60"/>
              <w:ind w:left="360"/>
              <w:rPr>
                <w:ins w:id="656" w:author="Administrator" w:date="2014-02-12T11:53:00Z"/>
                <w:rFonts w:ascii="Arial" w:hAnsi="Arial" w:cs="Arial"/>
                <w:sz w:val="20"/>
                <w:szCs w:val="20"/>
              </w:rPr>
              <w:pPrChange w:id="65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61,1</w:t>
            </w:r>
          </w:p>
        </w:tc>
        <w:tc>
          <w:tcPr>
            <w:tcW w:w="3780" w:type="dxa"/>
          </w:tcPr>
          <w:p w:rsidR="00DE4CAE" w:rsidRDefault="00E36A9A" w:rsidP="00DE4CAE">
            <w:pPr>
              <w:spacing w:beforeLines="60" w:afterLines="60"/>
              <w:rPr>
                <w:ins w:id="658" w:author="Administrator" w:date="2014-02-12T11:53:00Z"/>
                <w:rFonts w:ascii="Arial" w:hAnsi="Arial" w:cs="Arial"/>
                <w:sz w:val="20"/>
                <w:szCs w:val="20"/>
              </w:rPr>
              <w:pPrChange w:id="659" w:author="Тугушев И.А." w:date="2014-04-02T13:38:00Z">
                <w:pPr>
                  <w:spacing w:beforeLines="60" w:afterLines="60"/>
                </w:pPr>
              </w:pPrChange>
            </w:pPr>
            <w:ins w:id="660" w:author="Administrator" w:date="2014-02-12T11:54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1179" w:type="dxa"/>
          </w:tcPr>
          <w:p w:rsidR="00E36A9A" w:rsidRPr="00937C78" w:rsidRDefault="00E36A9A" w:rsidP="005A0DCE">
            <w:pPr>
              <w:rPr>
                <w:ins w:id="661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E36A9A" w:rsidRPr="00937C78" w:rsidRDefault="00E36A9A" w:rsidP="005A0DCE">
            <w:pPr>
              <w:rPr>
                <w:ins w:id="662" w:author="Administrator" w:date="2014-02-12T11:53:00Z"/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6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Направление для регистрации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6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7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Организацию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8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179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вычисляет в контексте уведомляемого документа список имен для получения уведомления, либо возвращает @</w:t>
            </w: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если используется список по умолчанию. @False-запрещает отправку.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69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69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направлении для регистрации уведомления получают</w:t>
            </w:r>
          </w:p>
        </w:tc>
        <w:tc>
          <w:tcPr>
            <w:tcW w:w="1179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68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0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0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0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0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0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1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1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1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Названия структурных групп задаются вручную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1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Текущее подразделение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1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2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22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2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Нижестоящие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2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0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3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3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3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6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3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3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3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Вышестоящие подразделения</w:t>
            </w:r>
          </w:p>
        </w:tc>
        <w:tc>
          <w:tcPr>
            <w:tcW w:w="1179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4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43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4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45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 сотрудников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47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4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Руководители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49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50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0DCE" w:rsidRPr="005A5B1B" w:rsidTr="005A0DCE">
        <w:tc>
          <w:tcPr>
            <w:tcW w:w="828" w:type="dxa"/>
          </w:tcPr>
          <w:p w:rsidR="00DE4CAE" w:rsidRDefault="00DE4CAE" w:rsidP="00DE4CAE">
            <w:pPr>
              <w:pStyle w:val="a9"/>
              <w:numPr>
                <w:ilvl w:val="0"/>
                <w:numId w:val="37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751" w:author="Тугушев И.А." w:date="2014-04-02T13:38:00Z">
                <w:pPr>
                  <w:pStyle w:val="a9"/>
                  <w:numPr>
                    <w:numId w:val="37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780" w:type="dxa"/>
          </w:tcPr>
          <w:p w:rsidR="00DE4CAE" w:rsidRDefault="005A0DC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7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Аудиторы руководителей</w:t>
            </w:r>
          </w:p>
        </w:tc>
        <w:tc>
          <w:tcPr>
            <w:tcW w:w="1179" w:type="dxa"/>
          </w:tcPr>
          <w:p w:rsidR="005A0DCE" w:rsidRDefault="005A0DCE" w:rsidP="005A0DCE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681" w:type="dxa"/>
          </w:tcPr>
          <w:p w:rsidR="005A0DCE" w:rsidRPr="00937C78" w:rsidRDefault="005A0DCE" w:rsidP="005A0DC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4B1592" w:rsidRDefault="004B1592"/>
    <w:p w:rsidR="007C07C1" w:rsidRDefault="0043239B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753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="009904F7">
        <w:rPr>
          <w:rFonts w:ascii="Times New Roman" w:hAnsi="Times New Roman" w:cs="Times New Roman"/>
          <w:b/>
          <w:color w:val="auto"/>
        </w:rPr>
        <w:t>Штатная единица</w:t>
      </w:r>
      <w:r w:rsidR="008A7D56">
        <w:rPr>
          <w:rFonts w:ascii="Times New Roman" w:hAnsi="Times New Roman" w:cs="Times New Roman"/>
          <w:b/>
          <w:color w:val="auto"/>
        </w:rPr>
        <w:t xml:space="preserve"> - Сотрудник</w:t>
      </w:r>
      <w:r w:rsidR="009904F7">
        <w:rPr>
          <w:rFonts w:ascii="Times New Roman" w:hAnsi="Times New Roman" w:cs="Times New Roman"/>
          <w:b/>
          <w:color w:val="auto"/>
        </w:rPr>
        <w:t xml:space="preserve"> / </w:t>
      </w:r>
      <w:r>
        <w:rPr>
          <w:rFonts w:ascii="Times New Roman" w:hAnsi="Times New Roman" w:cs="Times New Roman"/>
          <w:b/>
          <w:color w:val="auto"/>
        </w:rPr>
        <w:t>РВЗ</w:t>
      </w:r>
    </w:p>
    <w:p w:rsidR="0043239B" w:rsidRDefault="00B030E2">
      <w:r>
        <w:rPr>
          <w:noProof/>
        </w:rPr>
        <w:drawing>
          <wp:inline distT="0" distB="0" distL="0" distR="0">
            <wp:extent cx="5937885" cy="474980"/>
            <wp:effectExtent l="19050" t="19050" r="2476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lastRenderedPageBreak/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8A7D56">
        <w:rPr>
          <w:color w:val="auto"/>
        </w:rPr>
        <w:t>Сотрудник</w:t>
      </w:r>
      <w:r>
        <w:rPr>
          <w:color w:val="auto"/>
        </w:rPr>
        <w:t>, режим чтения</w:t>
      </w:r>
    </w:p>
    <w:p w:rsidR="002D693D" w:rsidRPr="002D693D" w:rsidRDefault="00DE4CAE" w:rsidP="002D693D">
      <w:ins w:id="754" w:author="Administrator" w:date="2014-02-11T19:30:00Z">
        <w:r>
          <w:rPr>
            <w:noProof/>
          </w:rPr>
          <w:drawing>
            <wp:inline distT="0" distB="0" distL="0" distR="0">
              <wp:extent cx="5918200" cy="546100"/>
              <wp:effectExtent l="19050" t="0" r="6350" b="0"/>
              <wp:docPr id="103" name="Рисунок 19" descr="C:\Users\Administrator\Desktop\Screenshot\Screenshot - 11.02.2014 , 18_49_3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C:\Users\Administrator\Desktop\Screenshot\Screenshot - 11.02.2014 , 18_49_30.png"/>
                      <pic:cNvPicPr>
                        <a:picLocks noChangeAspect="1" noChangeArrowheads="1"/>
                      </pic:cNvPicPr>
                    </pic:nvPicPr>
                    <pic:blipFill>
                      <a:blip r:embed="rId3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18200" cy="546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3F388B" w:rsidRPr="003F388B" w:rsidRDefault="003F388B" w:rsidP="003F388B">
      <w:pPr>
        <w:pStyle w:val="a7"/>
        <w:rPr>
          <w:color w:val="auto"/>
        </w:rPr>
      </w:pPr>
      <w:r w:rsidRPr="003F388B">
        <w:rPr>
          <w:color w:val="auto"/>
        </w:rPr>
        <w:t xml:space="preserve">Рисунок </w:t>
      </w:r>
      <w:r w:rsidR="00320D03" w:rsidRPr="003F388B">
        <w:rPr>
          <w:color w:val="auto"/>
        </w:rPr>
        <w:fldChar w:fldCharType="begin"/>
      </w:r>
      <w:r w:rsidRPr="003F388B">
        <w:rPr>
          <w:color w:val="auto"/>
        </w:rPr>
        <w:instrText xml:space="preserve"> SEQ Рисунок \* ARABIC </w:instrText>
      </w:r>
      <w:r w:rsidR="00320D03" w:rsidRPr="003F388B">
        <w:rPr>
          <w:color w:val="auto"/>
        </w:rPr>
        <w:fldChar w:fldCharType="separate"/>
      </w:r>
      <w:r w:rsidR="00887424">
        <w:rPr>
          <w:noProof/>
          <w:color w:val="auto"/>
        </w:rPr>
        <w:t>25</w:t>
      </w:r>
      <w:r w:rsidR="00320D03" w:rsidRPr="003F388B">
        <w:rPr>
          <w:color w:val="auto"/>
        </w:rPr>
        <w:fldChar w:fldCharType="end"/>
      </w:r>
      <w:ins w:id="755" w:author="Administrator" w:date="2014-02-11T18:29:00Z">
        <w:r>
          <w:rPr>
            <w:color w:val="auto"/>
          </w:rPr>
          <w:t xml:space="preserve"> Кнопки формы РВЗ, режим чтения</w:t>
        </w:r>
      </w:ins>
    </w:p>
    <w:p w:rsidR="0043239B" w:rsidRDefault="00DE4CAE">
      <w:ins w:id="756" w:author="Administrator" w:date="2014-02-11T19:26:00Z">
        <w:r>
          <w:rPr>
            <w:noProof/>
          </w:rPr>
          <w:drawing>
            <wp:inline distT="0" distB="0" distL="0" distR="0">
              <wp:extent cx="5003800" cy="1930400"/>
              <wp:effectExtent l="19050" t="0" r="6350" b="0"/>
              <wp:docPr id="102" name="Рисунок 5" descr="C:\Users\Administrator\Desktop\Screenshot\Screenshot - 11.02.2014 , 19_09_3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Administrator\Desktop\Screenshot\Screenshot - 11.02.2014 , 19_09_34.png"/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03800" cy="1930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57" w:author="Administrator" w:date="2014-02-11T19:26:00Z">
        <w:r>
          <w:rPr>
            <w:noProof/>
          </w:rPr>
          <w:drawing>
            <wp:inline distT="0" distB="0" distL="0" distR="0">
              <wp:extent cx="5438775" cy="308610"/>
              <wp:effectExtent l="19050" t="0" r="9525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/>
                      <pic:cNvPicPr>
                        <a:picLocks noChangeAspect="1" noChangeArrowheads="1"/>
                      </pic:cNvPicPr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8775" cy="308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8A7D56">
        <w:rPr>
          <w:color w:val="auto"/>
        </w:rPr>
        <w:t>Сотрудник</w:t>
      </w:r>
      <w:r>
        <w:rPr>
          <w:color w:val="auto"/>
        </w:rPr>
        <w:t>, режим редактирования</w:t>
      </w:r>
    </w:p>
    <w:p w:rsidR="00B1022D" w:rsidRDefault="00DE4CAE" w:rsidP="003F3049">
      <w:pPr>
        <w:pStyle w:val="a7"/>
        <w:rPr>
          <w:color w:val="auto"/>
        </w:rPr>
      </w:pPr>
      <w:ins w:id="758" w:author="Administrator" w:date="2014-02-11T19:31:00Z">
        <w:r>
          <w:rPr>
            <w:noProof/>
          </w:rPr>
          <w:drawing>
            <wp:inline distT="0" distB="0" distL="0" distR="0">
              <wp:extent cx="5940425" cy="1925255"/>
              <wp:effectExtent l="19050" t="0" r="3175" b="0"/>
              <wp:docPr id="104" name="Рисунок 20" descr="C:\Users\Administrator\Desktop\Screenshot\Screenshot - 11.02.2014 , 18_56_0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C:\Users\Administrator\Desktop\Screenshot\Screenshot - 11.02.2014 , 18_56_02.png"/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9252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3F3049" w:rsidRPr="003F3049" w:rsidRDefault="003F3049" w:rsidP="003F3049">
      <w:pPr>
        <w:pStyle w:val="a7"/>
        <w:rPr>
          <w:color w:val="auto"/>
        </w:rPr>
      </w:pPr>
      <w:r w:rsidRPr="003F3049">
        <w:rPr>
          <w:color w:val="auto"/>
        </w:rPr>
        <w:t xml:space="preserve">Рисунок </w:t>
      </w:r>
      <w:r w:rsidR="00320D03" w:rsidRPr="003F3049">
        <w:rPr>
          <w:color w:val="auto"/>
        </w:rPr>
        <w:fldChar w:fldCharType="begin"/>
      </w:r>
      <w:r w:rsidRPr="003F3049">
        <w:rPr>
          <w:color w:val="auto"/>
        </w:rPr>
        <w:instrText xml:space="preserve"> SEQ Рисунок \* ARABIC </w:instrText>
      </w:r>
      <w:r w:rsidR="00320D03" w:rsidRPr="003F3049">
        <w:rPr>
          <w:color w:val="auto"/>
        </w:rPr>
        <w:fldChar w:fldCharType="separate"/>
      </w:r>
      <w:r w:rsidR="00887424">
        <w:rPr>
          <w:noProof/>
          <w:color w:val="auto"/>
        </w:rPr>
        <w:t>27</w:t>
      </w:r>
      <w:r w:rsidR="00320D03" w:rsidRPr="003F3049">
        <w:rPr>
          <w:color w:val="auto"/>
        </w:rPr>
        <w:fldChar w:fldCharType="end"/>
      </w:r>
      <w:ins w:id="759" w:author="Administrator" w:date="2014-02-11T18:54:00Z">
        <w:r w:rsidR="00B1022D">
          <w:rPr>
            <w:color w:val="auto"/>
          </w:rPr>
          <w:t xml:space="preserve">. </w:t>
        </w:r>
      </w:ins>
      <w:ins w:id="760" w:author="Administrator" w:date="2014-02-11T18:55:00Z">
        <w:r w:rsidR="00B1022D">
          <w:rPr>
            <w:color w:val="auto"/>
          </w:rPr>
          <w:t>Кнопки формы РВЗ, режим редактирования</w:t>
        </w:r>
      </w:ins>
    </w:p>
    <w:p w:rsidR="00792D63" w:rsidRDefault="00DE4CAE">
      <w:ins w:id="761" w:author="Administrator" w:date="2014-02-12T15:44:00Z">
        <w:r>
          <w:rPr>
            <w:noProof/>
          </w:rPr>
          <w:lastRenderedPageBreak/>
          <w:drawing>
            <wp:inline distT="0" distB="0" distL="0" distR="0">
              <wp:extent cx="5940425" cy="4166965"/>
              <wp:effectExtent l="19050" t="0" r="3175" b="0"/>
              <wp:docPr id="11" name="Рисунок 1" descr="C:\Users\Administrator\Desktop\Screenshot\ШЕ_общая_инф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ШЕ_общая_инф.png"/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166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62" w:author="Administrator" w:date="2014-02-12T15:43:00Z">
        <w:r>
          <w:rPr>
            <w:noProof/>
          </w:rPr>
          <w:drawing>
            <wp:inline distT="0" distB="0" distL="0" distR="0">
              <wp:extent cx="5937885" cy="4702810"/>
              <wp:effectExtent l="19050" t="19050" r="24765" b="2159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4702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:rsidR="00792D63" w:rsidRDefault="00792D63" w:rsidP="00792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28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Общая информация</w:t>
      </w:r>
    </w:p>
    <w:p w:rsidR="00800AA7" w:rsidRPr="00800AA7" w:rsidRDefault="00DE4CAE" w:rsidP="00800AA7">
      <w:ins w:id="763" w:author="Administrator" w:date="2014-02-12T16:25:00Z">
        <w:r>
          <w:rPr>
            <w:noProof/>
          </w:rPr>
          <w:drawing>
            <wp:inline distT="0" distB="0" distL="0" distR="0">
              <wp:extent cx="5940425" cy="4278996"/>
              <wp:effectExtent l="19050" t="0" r="3175" b="0"/>
              <wp:docPr id="20" name="Рисунок 4" descr="C:\Users\Administrator\Desktop\Screenshot\РВЗ_общая_инф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Administrator\Desktop\Screenshot\РВЗ_общая_инф.png"/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789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D941A3" w:rsidRPr="00800AA7" w:rsidRDefault="00D941A3" w:rsidP="00D941A3">
      <w:pPr>
        <w:pStyle w:val="a7"/>
        <w:rPr>
          <w:color w:val="auto"/>
        </w:rPr>
      </w:pPr>
      <w:r w:rsidRPr="00D941A3">
        <w:rPr>
          <w:color w:val="auto"/>
        </w:rPr>
        <w:t xml:space="preserve">Рисунок </w:t>
      </w:r>
      <w:r w:rsidR="00320D03" w:rsidRPr="00D941A3">
        <w:rPr>
          <w:color w:val="auto"/>
        </w:rPr>
        <w:fldChar w:fldCharType="begin"/>
      </w:r>
      <w:r w:rsidRPr="00D941A3">
        <w:rPr>
          <w:color w:val="auto"/>
        </w:rPr>
        <w:instrText xml:space="preserve"> SEQ Рисунок \* ARABIC </w:instrText>
      </w:r>
      <w:r w:rsidR="00320D03" w:rsidRPr="00D941A3">
        <w:rPr>
          <w:color w:val="auto"/>
        </w:rPr>
        <w:fldChar w:fldCharType="separate"/>
      </w:r>
      <w:r w:rsidR="00887424">
        <w:rPr>
          <w:noProof/>
          <w:color w:val="auto"/>
        </w:rPr>
        <w:t>29</w:t>
      </w:r>
      <w:r w:rsidR="00320D03" w:rsidRPr="00D941A3">
        <w:rPr>
          <w:color w:val="auto"/>
        </w:rPr>
        <w:fldChar w:fldCharType="end"/>
      </w:r>
      <w:r w:rsidRPr="00800AA7">
        <w:rPr>
          <w:color w:val="auto"/>
        </w:rPr>
        <w:t xml:space="preserve">. </w:t>
      </w:r>
      <w:ins w:id="764" w:author="Administrator" w:date="2014-02-12T15:47:00Z">
        <w:r>
          <w:rPr>
            <w:color w:val="auto"/>
          </w:rPr>
          <w:t>Форма</w:t>
        </w:r>
      </w:ins>
      <w:ins w:id="765" w:author="Administrator" w:date="2014-02-12T16:12:00Z">
        <w:r w:rsidR="001F0866">
          <w:rPr>
            <w:color w:val="auto"/>
          </w:rPr>
          <w:t xml:space="preserve"> РВЗ</w:t>
        </w:r>
      </w:ins>
      <w:proofErr w:type="gramStart"/>
      <w:ins w:id="766" w:author="Administrator" w:date="2014-02-12T15:47:00Z">
        <w:r>
          <w:rPr>
            <w:color w:val="auto"/>
          </w:rPr>
          <w:t xml:space="preserve"> ,</w:t>
        </w:r>
        <w:proofErr w:type="gramEnd"/>
        <w:r>
          <w:rPr>
            <w:color w:val="auto"/>
          </w:rPr>
          <w:t xml:space="preserve"> закладка Общая информация</w:t>
        </w:r>
      </w:ins>
    </w:p>
    <w:p w:rsidR="00792D63" w:rsidRDefault="00150E08">
      <w:r>
        <w:rPr>
          <w:noProof/>
        </w:rPr>
        <w:lastRenderedPageBreak/>
        <w:drawing>
          <wp:inline distT="0" distB="0" distL="0" distR="0">
            <wp:extent cx="5937885" cy="2541270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B3" w:rsidRDefault="004323B3" w:rsidP="004323B3">
      <w:pPr>
        <w:pStyle w:val="a7"/>
        <w:rPr>
          <w:ins w:id="767" w:author="Administrator" w:date="2014-02-12T19:21:00Z"/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Системные имена</w:t>
      </w:r>
    </w:p>
    <w:p w:rsidR="00DE4CAE" w:rsidRDefault="00DE4CAE">
      <w:pPr>
        <w:rPr>
          <w:ins w:id="768" w:author="Administrator" w:date="2014-02-12T19:20:00Z"/>
        </w:rPr>
        <w:pPrChange w:id="769" w:author="Administrator" w:date="2014-02-12T19:21:00Z">
          <w:pPr>
            <w:pStyle w:val="a7"/>
          </w:pPr>
        </w:pPrChange>
      </w:pPr>
    </w:p>
    <w:p w:rsidR="00DE4CAE" w:rsidRDefault="00DE4CAE">
      <w:pPr>
        <w:pPrChange w:id="770" w:author="Administrator" w:date="2014-02-12T19:20:00Z">
          <w:pPr>
            <w:pStyle w:val="a7"/>
          </w:pPr>
        </w:pPrChange>
      </w:pPr>
      <w:ins w:id="771" w:author="Administrator" w:date="2014-02-12T19:21:00Z">
        <w:r>
          <w:rPr>
            <w:noProof/>
          </w:rPr>
          <w:drawing>
            <wp:inline distT="0" distB="0" distL="0" distR="0">
              <wp:extent cx="5940425" cy="3016297"/>
              <wp:effectExtent l="19050" t="0" r="3175" b="0"/>
              <wp:docPr id="15" name="Рисунок 1" descr="C:\Users\Administrator\Desktop\Screenshot\РВЗ_системные_имена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РВЗ_системные_имена.png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0162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A21A70" w:rsidRPr="00A21A70" w:rsidRDefault="00A21A70" w:rsidP="00A21A70">
      <w:pPr>
        <w:pStyle w:val="a7"/>
        <w:rPr>
          <w:color w:val="auto"/>
        </w:rPr>
      </w:pPr>
      <w:r w:rsidRPr="00A21A70">
        <w:rPr>
          <w:color w:val="auto"/>
        </w:rPr>
        <w:t xml:space="preserve">Рисунок </w:t>
      </w:r>
      <w:r w:rsidR="00320D03" w:rsidRPr="00A21A70">
        <w:rPr>
          <w:color w:val="auto"/>
        </w:rPr>
        <w:fldChar w:fldCharType="begin"/>
      </w:r>
      <w:r w:rsidRPr="00A21A70">
        <w:rPr>
          <w:color w:val="auto"/>
        </w:rPr>
        <w:instrText xml:space="preserve"> SEQ Рисунок \* ARABIC </w:instrText>
      </w:r>
      <w:r w:rsidR="00320D03" w:rsidRPr="00A21A70">
        <w:rPr>
          <w:color w:val="auto"/>
        </w:rPr>
        <w:fldChar w:fldCharType="separate"/>
      </w:r>
      <w:r w:rsidR="00887424">
        <w:rPr>
          <w:noProof/>
          <w:color w:val="auto"/>
        </w:rPr>
        <w:t>31</w:t>
      </w:r>
      <w:r w:rsidR="00320D03" w:rsidRPr="00A21A70">
        <w:rPr>
          <w:color w:val="auto"/>
        </w:rPr>
        <w:fldChar w:fldCharType="end"/>
      </w:r>
      <w:r>
        <w:rPr>
          <w:color w:val="auto"/>
        </w:rPr>
        <w:t xml:space="preserve">. </w:t>
      </w:r>
      <w:ins w:id="772" w:author="Administrator" w:date="2014-02-12T18:23:00Z">
        <w:r>
          <w:rPr>
            <w:color w:val="auto"/>
          </w:rPr>
          <w:t>Форма РВЗ, закладка Системные имена</w:t>
        </w:r>
      </w:ins>
    </w:p>
    <w:p w:rsidR="005B3F1F" w:rsidRDefault="005B3F1F" w:rsidP="005B3F1F">
      <w:r>
        <w:rPr>
          <w:noProof/>
        </w:rPr>
        <w:drawing>
          <wp:inline distT="0" distB="0" distL="0" distR="0">
            <wp:extent cx="5937885" cy="2588895"/>
            <wp:effectExtent l="19050" t="19050" r="24765" b="209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8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3F1F" w:rsidRPr="005B3F1F" w:rsidRDefault="005B3F1F" w:rsidP="005B3F1F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73" w:author="Administrator" w:date="2014-02-12T19:30:00Z">
        <w:r w:rsidR="005E54D8">
          <w:rPr>
            <w:color w:val="auto"/>
          </w:rPr>
          <w:t>/РВЗ</w:t>
        </w:r>
      </w:ins>
      <w:r>
        <w:rPr>
          <w:color w:val="auto"/>
        </w:rPr>
        <w:t>, закладка Системные имена, продолжение</w:t>
      </w:r>
    </w:p>
    <w:p w:rsidR="00792D63" w:rsidRDefault="00AC043D">
      <w:r>
        <w:rPr>
          <w:noProof/>
        </w:rPr>
        <w:lastRenderedPageBreak/>
        <w:drawing>
          <wp:inline distT="0" distB="0" distL="0" distR="0">
            <wp:extent cx="5937885" cy="2125980"/>
            <wp:effectExtent l="19050" t="19050" r="2476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25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043D" w:rsidRDefault="00AC043D" w:rsidP="00AC043D">
      <w:pPr>
        <w:pStyle w:val="a7"/>
        <w:rPr>
          <w:ins w:id="774" w:author="Administrator" w:date="2014-02-12T19:36:00Z"/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75" w:author="Administrator" w:date="2014-02-12T19:31:00Z">
        <w:r w:rsidR="005E54D8">
          <w:rPr>
            <w:color w:val="auto"/>
          </w:rPr>
          <w:t>/РВЗ</w:t>
        </w:r>
      </w:ins>
      <w:r>
        <w:rPr>
          <w:color w:val="auto"/>
        </w:rPr>
        <w:t xml:space="preserve">, закладка </w:t>
      </w:r>
      <w:del w:id="776" w:author="Administrator" w:date="2014-02-12T19:33:00Z">
        <w:r w:rsidDel="004E29CD">
          <w:rPr>
            <w:color w:val="auto"/>
          </w:rPr>
          <w:delText>Системные имена</w:delText>
        </w:r>
      </w:del>
      <w:ins w:id="777" w:author="Administrator" w:date="2014-02-12T19:33:00Z">
        <w:r w:rsidR="004E29CD">
          <w:rPr>
            <w:color w:val="auto"/>
          </w:rPr>
          <w:t>Профили</w:t>
        </w:r>
      </w:ins>
    </w:p>
    <w:p w:rsidR="00DE4CAE" w:rsidRDefault="00DE4CAE">
      <w:pPr>
        <w:rPr>
          <w:ins w:id="778" w:author="Administrator" w:date="2014-02-12T19:32:00Z"/>
        </w:rPr>
        <w:pPrChange w:id="779" w:author="Administrator" w:date="2014-02-12T19:36:00Z">
          <w:pPr>
            <w:pStyle w:val="a7"/>
          </w:pPr>
        </w:pPrChange>
      </w:pPr>
      <w:ins w:id="780" w:author="Administrator" w:date="2014-02-12T19:36:00Z">
        <w:r>
          <w:rPr>
            <w:noProof/>
          </w:rPr>
          <w:drawing>
            <wp:inline distT="0" distB="0" distL="0" distR="0">
              <wp:extent cx="5940425" cy="866908"/>
              <wp:effectExtent l="19050" t="0" r="3175" b="0"/>
              <wp:docPr id="19" name="Рисунок 2" descr="C:\Users\Administrator\Desktop\Screenshot\РВЗ - Системные группы - Как для пользовате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РВЗ - Системные группы - Как для пользоватея.png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866908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4E29CD" w:rsidRPr="004E29CD" w:rsidRDefault="004E29CD" w:rsidP="004E29CD">
      <w:pPr>
        <w:pStyle w:val="a7"/>
        <w:rPr>
          <w:color w:val="auto"/>
        </w:rPr>
      </w:pPr>
      <w:r w:rsidRPr="004E29CD">
        <w:rPr>
          <w:color w:val="auto"/>
        </w:rPr>
        <w:t xml:space="preserve">Рисунок </w:t>
      </w:r>
      <w:r w:rsidR="00320D03" w:rsidRPr="004E29CD">
        <w:rPr>
          <w:color w:val="auto"/>
        </w:rPr>
        <w:fldChar w:fldCharType="begin"/>
      </w:r>
      <w:r w:rsidRPr="004E29CD">
        <w:rPr>
          <w:color w:val="auto"/>
        </w:rPr>
        <w:instrText xml:space="preserve"> SEQ Рисунок \* ARABIC </w:instrText>
      </w:r>
      <w:r w:rsidR="00320D03" w:rsidRPr="004E29CD">
        <w:rPr>
          <w:color w:val="auto"/>
        </w:rPr>
        <w:fldChar w:fldCharType="separate"/>
      </w:r>
      <w:r w:rsidR="00887424">
        <w:rPr>
          <w:noProof/>
          <w:color w:val="auto"/>
        </w:rPr>
        <w:t>34</w:t>
      </w:r>
      <w:r w:rsidR="00320D03" w:rsidRPr="004E29CD">
        <w:rPr>
          <w:color w:val="auto"/>
        </w:rPr>
        <w:fldChar w:fldCharType="end"/>
      </w:r>
      <w:r>
        <w:rPr>
          <w:color w:val="auto"/>
        </w:rPr>
        <w:t xml:space="preserve">. </w:t>
      </w:r>
      <w:ins w:id="781" w:author="Administrator" w:date="2014-02-12T19:33:00Z">
        <w:r>
          <w:rPr>
            <w:color w:val="auto"/>
          </w:rPr>
          <w:t xml:space="preserve"> Форма РВЗ, закладка Системные группы</w:t>
        </w:r>
      </w:ins>
    </w:p>
    <w:p w:rsidR="00792D63" w:rsidRDefault="00CF3D63" w:rsidP="00792D63">
      <w:r>
        <w:rPr>
          <w:noProof/>
        </w:rPr>
        <w:drawing>
          <wp:inline distT="0" distB="0" distL="0" distR="0">
            <wp:extent cx="5937885" cy="3289300"/>
            <wp:effectExtent l="19050" t="19050" r="2476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8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3D63" w:rsidRDefault="00CF3D63" w:rsidP="00CF3D6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82" w:author="Administrator" w:date="2014-02-12T19:32:00Z">
        <w:r w:rsidR="004E29CD">
          <w:rPr>
            <w:color w:val="auto"/>
          </w:rPr>
          <w:t>/РВЗ</w:t>
        </w:r>
      </w:ins>
      <w:r>
        <w:rPr>
          <w:color w:val="auto"/>
        </w:rPr>
        <w:t xml:space="preserve">, закладка Системные </w:t>
      </w:r>
      <w:r w:rsidR="002173EE">
        <w:rPr>
          <w:color w:val="auto"/>
        </w:rPr>
        <w:t>группы</w:t>
      </w:r>
      <w:ins w:id="783" w:author="Administrator" w:date="2014-02-12T19:32:00Z">
        <w:r w:rsidR="004E29CD">
          <w:rPr>
            <w:color w:val="auto"/>
          </w:rPr>
          <w:t xml:space="preserve"> – Как для </w:t>
        </w:r>
        <w:proofErr w:type="spellStart"/>
        <w:r w:rsidR="004E29CD">
          <w:rPr>
            <w:color w:val="auto"/>
          </w:rPr>
          <w:t>пользоватея</w:t>
        </w:r>
      </w:ins>
      <w:proofErr w:type="spellEnd"/>
    </w:p>
    <w:p w:rsidR="0007186A" w:rsidRDefault="0007186A" w:rsidP="0007186A"/>
    <w:p w:rsidR="0007186A" w:rsidRPr="0007186A" w:rsidRDefault="00DE4CAE" w:rsidP="0007186A">
      <w:pPr>
        <w:rPr>
          <w:ins w:id="784" w:author="Administrator" w:date="2014-02-12T19:46:00Z"/>
        </w:rPr>
      </w:pPr>
      <w:ins w:id="785" w:author="Administrator" w:date="2014-02-13T10:44:00Z">
        <w:r>
          <w:rPr>
            <w:noProof/>
          </w:rPr>
          <w:lastRenderedPageBreak/>
          <w:drawing>
            <wp:inline distT="0" distB="0" distL="0" distR="0">
              <wp:extent cx="5940425" cy="2965345"/>
              <wp:effectExtent l="19050" t="0" r="3175" b="0"/>
              <wp:docPr id="25" name="Рисунок 1" descr="C:\Users\Administrator\Desktop\Screenshot\РВЗ_системные_группы_Как_для_подраздел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Administrator\Desktop\Screenshot\РВЗ_системные_группы_Как_для_подраздел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965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07186A" w:rsidRPr="0007186A" w:rsidRDefault="0007186A" w:rsidP="0007186A">
      <w:pPr>
        <w:pStyle w:val="a7"/>
        <w:rPr>
          <w:color w:val="auto"/>
        </w:rPr>
      </w:pPr>
      <w:r w:rsidRPr="0007186A">
        <w:rPr>
          <w:color w:val="auto"/>
        </w:rPr>
        <w:t xml:space="preserve">Рисунок </w:t>
      </w:r>
      <w:r w:rsidR="00320D03" w:rsidRPr="0007186A">
        <w:rPr>
          <w:color w:val="auto"/>
        </w:rPr>
        <w:fldChar w:fldCharType="begin"/>
      </w:r>
      <w:r w:rsidRPr="0007186A">
        <w:rPr>
          <w:color w:val="auto"/>
        </w:rPr>
        <w:instrText xml:space="preserve"> SEQ Рисунок \* ARABIC </w:instrText>
      </w:r>
      <w:r w:rsidR="00320D03" w:rsidRPr="0007186A">
        <w:rPr>
          <w:color w:val="auto"/>
        </w:rPr>
        <w:fldChar w:fldCharType="separate"/>
      </w:r>
      <w:r w:rsidR="00887424">
        <w:rPr>
          <w:noProof/>
          <w:color w:val="auto"/>
        </w:rPr>
        <w:t>36</w:t>
      </w:r>
      <w:r w:rsidR="00320D03" w:rsidRPr="0007186A">
        <w:rPr>
          <w:color w:val="auto"/>
        </w:rPr>
        <w:fldChar w:fldCharType="end"/>
      </w:r>
      <w:r>
        <w:rPr>
          <w:color w:val="auto"/>
        </w:rPr>
        <w:t xml:space="preserve">. </w:t>
      </w:r>
      <w:ins w:id="786" w:author="Administrator" w:date="2014-02-12T19:46:00Z">
        <w:r>
          <w:rPr>
            <w:color w:val="auto"/>
          </w:rPr>
          <w:t>Форма Р</w:t>
        </w:r>
      </w:ins>
      <w:ins w:id="787" w:author="Administrator" w:date="2014-02-12T19:47:00Z">
        <w:r>
          <w:rPr>
            <w:color w:val="auto"/>
          </w:rPr>
          <w:t>ВЗ, закладка Системные группы – Как для подразделения</w:t>
        </w:r>
      </w:ins>
    </w:p>
    <w:p w:rsidR="00D309D4" w:rsidRDefault="00D309D4" w:rsidP="00D309D4"/>
    <w:p w:rsidR="00D309D4" w:rsidRDefault="00D309D4" w:rsidP="00D309D4">
      <w:r>
        <w:rPr>
          <w:noProof/>
        </w:rPr>
        <w:drawing>
          <wp:inline distT="0" distB="0" distL="0" distR="0">
            <wp:extent cx="5943600" cy="3336290"/>
            <wp:effectExtent l="19050" t="19050" r="19050" b="165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09D4" w:rsidRPr="007C07C1" w:rsidRDefault="00D309D4" w:rsidP="00D309D4">
      <w:pPr>
        <w:pStyle w:val="a7"/>
        <w:rPr>
          <w:color w:val="auto"/>
          <w:lang w:val="en-US"/>
          <w:rPrChange w:id="788" w:author="Administrator" w:date="2014-02-13T10:41:00Z">
            <w:rPr>
              <w:color w:val="auto"/>
            </w:rPr>
          </w:rPrChange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Окно, появляющееся при нажатии кн. «выбрать» в форме </w:t>
      </w:r>
      <w:r w:rsidR="008A7D56">
        <w:rPr>
          <w:color w:val="auto"/>
        </w:rPr>
        <w:t>Сотрудник</w:t>
      </w:r>
    </w:p>
    <w:p w:rsidR="00D309D4" w:rsidRPr="00D309D4" w:rsidRDefault="00D309D4" w:rsidP="00D309D4"/>
    <w:p w:rsidR="00CF3D63" w:rsidRDefault="00884980" w:rsidP="00792D63">
      <w:r>
        <w:rPr>
          <w:noProof/>
        </w:rPr>
        <w:lastRenderedPageBreak/>
        <w:drawing>
          <wp:inline distT="0" distB="0" distL="0" distR="0">
            <wp:extent cx="5937885" cy="3218180"/>
            <wp:effectExtent l="19050" t="19050" r="2476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4980" w:rsidRDefault="00884980" w:rsidP="0088498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38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r>
        <w:rPr>
          <w:color w:val="auto"/>
        </w:rPr>
        <w:t>, закладка Уведомления, Стандартные уведомления</w:t>
      </w:r>
    </w:p>
    <w:p w:rsidR="00ED3B0A" w:rsidRDefault="00DE4CAE" w:rsidP="00ED3B0A">
      <w:ins w:id="789" w:author="Administrator" w:date="2014-02-13T10:57:00Z">
        <w:r>
          <w:rPr>
            <w:noProof/>
          </w:rPr>
          <w:drawing>
            <wp:inline distT="0" distB="0" distL="0" distR="0">
              <wp:extent cx="5940425" cy="2931533"/>
              <wp:effectExtent l="19050" t="0" r="3175" b="0"/>
              <wp:docPr id="29" name="Рисунок 2" descr="C:\Users\Administrator\Desktop\Screenshot\РВЗ_Уведомления_Стандартные_уведомл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РВЗ_Уведомления_Стандартные_уведомл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93153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ED3B0A" w:rsidRPr="00ED3B0A" w:rsidRDefault="00ED3B0A" w:rsidP="00ED3B0A">
      <w:pPr>
        <w:pStyle w:val="a7"/>
        <w:rPr>
          <w:color w:val="auto"/>
        </w:rPr>
      </w:pPr>
      <w:r w:rsidRPr="00ED3B0A">
        <w:rPr>
          <w:color w:val="auto"/>
        </w:rPr>
        <w:t xml:space="preserve">Рисунок </w:t>
      </w:r>
      <w:r w:rsidR="00320D03" w:rsidRPr="00ED3B0A">
        <w:rPr>
          <w:color w:val="auto"/>
        </w:rPr>
        <w:fldChar w:fldCharType="begin"/>
      </w:r>
      <w:r w:rsidRPr="00ED3B0A">
        <w:rPr>
          <w:color w:val="auto"/>
        </w:rPr>
        <w:instrText xml:space="preserve"> SEQ Рисунок \* ARABIC </w:instrText>
      </w:r>
      <w:r w:rsidR="00320D03" w:rsidRPr="00ED3B0A">
        <w:rPr>
          <w:color w:val="auto"/>
        </w:rPr>
        <w:fldChar w:fldCharType="separate"/>
      </w:r>
      <w:r w:rsidR="00887424">
        <w:rPr>
          <w:noProof/>
          <w:color w:val="auto"/>
        </w:rPr>
        <w:t>39</w:t>
      </w:r>
      <w:r w:rsidR="00320D03" w:rsidRPr="00ED3B0A">
        <w:rPr>
          <w:color w:val="auto"/>
        </w:rPr>
        <w:fldChar w:fldCharType="end"/>
      </w:r>
      <w:r>
        <w:rPr>
          <w:color w:val="auto"/>
        </w:rPr>
        <w:t xml:space="preserve">. </w:t>
      </w:r>
      <w:ins w:id="790" w:author="Administrator" w:date="2014-02-13T10:56:00Z">
        <w:r>
          <w:rPr>
            <w:color w:val="auto"/>
          </w:rPr>
          <w:t>Форма РВЗ</w:t>
        </w:r>
        <w:proofErr w:type="gramStart"/>
        <w:r>
          <w:rPr>
            <w:color w:val="auto"/>
          </w:rPr>
          <w:t xml:space="preserve"> ,</w:t>
        </w:r>
        <w:proofErr w:type="gramEnd"/>
        <w:r>
          <w:rPr>
            <w:color w:val="auto"/>
          </w:rPr>
          <w:t xml:space="preserve"> закладка Уведомления, Стандартные уведомления</w:t>
        </w:r>
      </w:ins>
    </w:p>
    <w:p w:rsidR="00CF3D63" w:rsidRDefault="00DE4CAE" w:rsidP="00792D63">
      <w:ins w:id="791" w:author="Administrator" w:date="2014-02-11T18:21:00Z">
        <w:r>
          <w:rPr>
            <w:noProof/>
          </w:rPr>
          <w:lastRenderedPageBreak/>
          <w:drawing>
            <wp:inline distT="0" distB="0" distL="0" distR="0">
              <wp:extent cx="5940425" cy="4078840"/>
              <wp:effectExtent l="19050" t="0" r="3175" b="0"/>
              <wp:docPr id="13" name="Рисунок 2" descr="C:\Users\Administrator\Desktop\Screenshot\ШЕ_уведомдение_почтовые_сообщения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dministrator\Desktop\Screenshot\ШЕ_уведомдение_почтовые_сообщения.png"/>
                      <pic:cNvPicPr>
                        <a:picLocks noChangeAspect="1" noChangeArrowheads="1"/>
                      </pic:cNvPicPr>
                    </pic:nvPicPr>
                    <pic:blipFill>
                      <a:blip r:embed="rId4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078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792" w:author="Administrator" w:date="2014-02-11T18:21:00Z">
        <w:r>
          <w:rPr>
            <w:noProof/>
          </w:rPr>
          <w:drawing>
            <wp:inline distT="0" distB="0" distL="0" distR="0">
              <wp:extent cx="5937885" cy="2861945"/>
              <wp:effectExtent l="19050" t="19050" r="24765" b="14605"/>
              <wp:docPr id="86" name="Рисунок 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49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286194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del>
    </w:p>
    <w:p w:rsidR="00884980" w:rsidRDefault="00884980" w:rsidP="0088498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793" w:author="Administrator" w:date="2014-02-13T11:00:00Z">
        <w:r w:rsidR="00B73692">
          <w:rPr>
            <w:color w:val="auto"/>
          </w:rPr>
          <w:t xml:space="preserve"> / РВЗ</w:t>
        </w:r>
      </w:ins>
      <w:r>
        <w:rPr>
          <w:color w:val="auto"/>
        </w:rPr>
        <w:t>, закладка Уведомления, Почтовые сообщения</w:t>
      </w:r>
    </w:p>
    <w:p w:rsidR="00B73692" w:rsidRDefault="00DE4CAE" w:rsidP="00B73692">
      <w:ins w:id="794" w:author="Administrator" w:date="2014-02-13T12:54:00Z">
        <w:r>
          <w:rPr>
            <w:noProof/>
          </w:rPr>
          <w:drawing>
            <wp:inline distT="0" distB="0" distL="0" distR="0">
              <wp:extent cx="5940425" cy="2838187"/>
              <wp:effectExtent l="19050" t="0" r="3175" b="0"/>
              <wp:docPr id="94" name="Рисунок 9" descr="C:\Users\Administrator\Desktop\Screenshot\РВЗ_Структурные_группы_названия_вручную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Administrator\Desktop\Screenshot\РВЗ_Структурные_группы_названия_вручную.png"/>
                      <pic:cNvPicPr>
                        <a:picLocks noChangeAspect="1" noChangeArrowheads="1"/>
                      </pic:cNvPicPr>
                    </pic:nvPicPr>
                    <pic:blipFill>
                      <a:blip r:embed="rId5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8381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B73692" w:rsidRDefault="00B73692" w:rsidP="00B73692">
      <w:pPr>
        <w:pStyle w:val="a7"/>
        <w:rPr>
          <w:color w:val="auto"/>
        </w:rPr>
      </w:pPr>
      <w:r w:rsidRPr="00B73692">
        <w:rPr>
          <w:color w:val="auto"/>
        </w:rPr>
        <w:t xml:space="preserve">Рисунок </w:t>
      </w:r>
      <w:r w:rsidR="00320D03" w:rsidRPr="00B73692">
        <w:rPr>
          <w:color w:val="auto"/>
        </w:rPr>
        <w:fldChar w:fldCharType="begin"/>
      </w:r>
      <w:r w:rsidRPr="00B73692">
        <w:rPr>
          <w:color w:val="auto"/>
        </w:rPr>
        <w:instrText xml:space="preserve"> SEQ Рисунок \* ARABIC </w:instrText>
      </w:r>
      <w:r w:rsidR="00320D03" w:rsidRPr="00B73692">
        <w:rPr>
          <w:color w:val="auto"/>
        </w:rPr>
        <w:fldChar w:fldCharType="separate"/>
      </w:r>
      <w:r w:rsidR="00887424">
        <w:rPr>
          <w:noProof/>
          <w:color w:val="auto"/>
        </w:rPr>
        <w:t>41</w:t>
      </w:r>
      <w:r w:rsidR="00320D03" w:rsidRPr="00B73692">
        <w:rPr>
          <w:color w:val="auto"/>
        </w:rPr>
        <w:fldChar w:fldCharType="end"/>
      </w:r>
      <w:r>
        <w:rPr>
          <w:color w:val="auto"/>
        </w:rPr>
        <w:t>.</w:t>
      </w:r>
      <w:r w:rsidR="004A34A5">
        <w:rPr>
          <w:color w:val="auto"/>
        </w:rPr>
        <w:t xml:space="preserve"> </w:t>
      </w:r>
      <w:ins w:id="795" w:author="Administrator" w:date="2014-02-13T11:17:00Z">
        <w:r w:rsidR="004A34A5">
          <w:rPr>
            <w:color w:val="auto"/>
          </w:rPr>
          <w:t>Форма РВЗ, закладка Уведомления,</w:t>
        </w:r>
      </w:ins>
      <w:ins w:id="796" w:author="Administrator" w:date="2014-02-13T11:18:00Z">
        <w:r w:rsidR="00F051D2">
          <w:rPr>
            <w:color w:val="auto"/>
          </w:rPr>
          <w:t xml:space="preserve"> Направление для регистрации</w:t>
        </w:r>
      </w:ins>
    </w:p>
    <w:p w:rsidR="001734B1" w:rsidRPr="001734B1" w:rsidRDefault="00DE4CAE" w:rsidP="001734B1">
      <w:ins w:id="797" w:author="Administrator" w:date="2014-02-13T12:27:00Z">
        <w:r>
          <w:rPr>
            <w:noProof/>
          </w:rPr>
          <w:lastRenderedPageBreak/>
          <w:drawing>
            <wp:inline distT="0" distB="0" distL="0" distR="0">
              <wp:extent cx="5940425" cy="2838187"/>
              <wp:effectExtent l="19050" t="0" r="3175" b="0"/>
              <wp:docPr id="54" name="Рисунок 8" descr="C:\Users\Administrator\Desktop\Screenshot\РВЗ_Структурные_группы_названия_вручную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Administrator\Desktop\Screenshot\РВЗ_Структурные_группы_названия_вручную.png"/>
                      <pic:cNvPicPr>
                        <a:picLocks noChangeAspect="1" noChangeArrowheads="1"/>
                      </pic:cNvPicPr>
                    </pic:nvPicPr>
                    <pic:blipFill>
                      <a:blip r:embed="rId5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83818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887424" w:rsidRPr="00887424" w:rsidRDefault="00887424" w:rsidP="00887424">
      <w:pPr>
        <w:pStyle w:val="a7"/>
        <w:rPr>
          <w:color w:val="auto"/>
        </w:rPr>
      </w:pPr>
      <w:r w:rsidRPr="00887424">
        <w:rPr>
          <w:color w:val="auto"/>
        </w:rPr>
        <w:t xml:space="preserve">Рисунок </w:t>
      </w:r>
      <w:r w:rsidR="00320D03" w:rsidRPr="00887424">
        <w:rPr>
          <w:color w:val="auto"/>
        </w:rPr>
        <w:fldChar w:fldCharType="begin"/>
      </w:r>
      <w:r w:rsidRPr="00887424">
        <w:rPr>
          <w:color w:val="auto"/>
        </w:rPr>
        <w:instrText xml:space="preserve"> SEQ Рисунок \* ARABIC </w:instrText>
      </w:r>
      <w:r w:rsidR="00320D03" w:rsidRPr="00887424">
        <w:rPr>
          <w:color w:val="auto"/>
        </w:rPr>
        <w:fldChar w:fldCharType="separate"/>
      </w:r>
      <w:r w:rsidRPr="00887424">
        <w:rPr>
          <w:noProof/>
          <w:color w:val="auto"/>
        </w:rPr>
        <w:t>42</w:t>
      </w:r>
      <w:r w:rsidR="00320D03" w:rsidRPr="00887424">
        <w:rPr>
          <w:color w:val="auto"/>
        </w:rPr>
        <w:fldChar w:fldCharType="end"/>
      </w:r>
      <w:r>
        <w:rPr>
          <w:color w:val="auto"/>
        </w:rPr>
        <w:t xml:space="preserve">. </w:t>
      </w:r>
      <w:ins w:id="798" w:author="Administrator" w:date="2014-02-13T12:26:00Z">
        <w:r>
          <w:rPr>
            <w:color w:val="auto"/>
          </w:rPr>
          <w:t>Форма РВЗ, закладка структурные группы</w:t>
        </w:r>
      </w:ins>
    </w:p>
    <w:p w:rsidR="00CF3D63" w:rsidRDefault="00DE4CAE" w:rsidP="00792D63">
      <w:ins w:id="799" w:author="Administrator" w:date="2014-02-11T18:22:00Z">
        <w:r>
          <w:rPr>
            <w:noProof/>
          </w:rPr>
          <w:drawing>
            <wp:inline distT="0" distB="0" distL="0" distR="0">
              <wp:extent cx="5940425" cy="594880"/>
              <wp:effectExtent l="19050" t="0" r="3175" b="0"/>
              <wp:docPr id="62" name="Рисунок 15" descr="C:\Users\Administrator\Desktop\Screenshot\Screenshot - 11.02.2014 , 18_06_27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C:\Users\Administrator\Desktop\Screenshot\Screenshot - 11.02.2014 , 18_06_27.png"/>
                      <pic:cNvPicPr>
                        <a:picLocks noChangeAspect="1" noChangeArrowheads="1"/>
                      </pic:cNvPicPr>
                    </pic:nvPicPr>
                    <pic:blipFill>
                      <a:blip r:embed="rId5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5948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800" w:author="Administrator" w:date="2014-02-11T18:21:00Z">
        <w:r>
          <w:rPr>
            <w:noProof/>
          </w:rPr>
          <w:drawing>
            <wp:inline distT="0" distB="0" distL="0" distR="0">
              <wp:extent cx="5937885" cy="795655"/>
              <wp:effectExtent l="19050" t="0" r="5715" b="0"/>
              <wp:docPr id="87" name="Рисунок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7885" cy="795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F910F0" w:rsidRDefault="00F910F0" w:rsidP="00F910F0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="008A7D56">
        <w:rPr>
          <w:color w:val="auto"/>
        </w:rPr>
        <w:t>Сотрудник</w:t>
      </w:r>
      <w:ins w:id="801" w:author="Administrator" w:date="2014-02-13T12:26:00Z">
        <w:r w:rsidR="00887424">
          <w:rPr>
            <w:color w:val="auto"/>
          </w:rPr>
          <w:t>/РВЗ</w:t>
        </w:r>
      </w:ins>
      <w:r>
        <w:rPr>
          <w:color w:val="auto"/>
        </w:rPr>
        <w:t>, закладка Дополнительно</w:t>
      </w:r>
    </w:p>
    <w:p w:rsidR="00CF3D63" w:rsidRPr="000222EB" w:rsidRDefault="00CF3D63" w:rsidP="00792D63"/>
    <w:p w:rsidR="00792D63" w:rsidRPr="007D79B8" w:rsidRDefault="00792D63" w:rsidP="00792D63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5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ins w:id="802" w:author="Administrator" w:date="2014-02-12T19:20:00Z">
        <w:r w:rsidR="009E50BA">
          <w:rPr>
            <w:rFonts w:ascii="Arial" w:hAnsi="Arial" w:cs="Arial"/>
            <w:color w:val="auto"/>
            <w:sz w:val="20"/>
            <w:szCs w:val="20"/>
          </w:rPr>
          <w:t xml:space="preserve">ШЕ - </w:t>
        </w:r>
      </w:ins>
      <w:r w:rsidR="008A7D56">
        <w:rPr>
          <w:rFonts w:ascii="Arial" w:hAnsi="Arial" w:cs="Arial"/>
          <w:color w:val="auto"/>
          <w:sz w:val="20"/>
          <w:szCs w:val="20"/>
        </w:rPr>
        <w:t>Сотрудник</w:t>
      </w:r>
      <w:r w:rsidR="00AC043D">
        <w:rPr>
          <w:rFonts w:ascii="Arial" w:hAnsi="Arial" w:cs="Arial"/>
          <w:color w:val="auto"/>
          <w:sz w:val="20"/>
          <w:szCs w:val="20"/>
        </w:rPr>
        <w:t xml:space="preserve"> / РВЗ</w:t>
      </w:r>
    </w:p>
    <w:p w:rsidR="00792D63" w:rsidRDefault="00792D63" w:rsidP="00792D63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659"/>
        <w:gridCol w:w="2034"/>
        <w:gridCol w:w="2601"/>
        <w:gridCol w:w="3383"/>
      </w:tblGrid>
      <w:tr w:rsidR="00495C2F" w:rsidRPr="005A5B1B" w:rsidTr="00D572AA">
        <w:tc>
          <w:tcPr>
            <w:tcW w:w="1659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803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034" w:type="dxa"/>
          </w:tcPr>
          <w:p w:rsidR="007C07C1" w:rsidRDefault="00EE020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80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2601" w:type="dxa"/>
          </w:tcPr>
          <w:p w:rsidR="007C07C1" w:rsidRDefault="00EE020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80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383" w:type="dxa"/>
          </w:tcPr>
          <w:p w:rsidR="007C07C1" w:rsidRDefault="00EE020D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806" w:author="Тугушев И.А." w:date="2014-04-02T13:38:00Z">
                <w:pPr>
                  <w:spacing w:beforeLines="60" w:afterLines="60"/>
                </w:pPr>
              </w:pPrChange>
            </w:pPr>
            <w:r w:rsidRPr="00EC3550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SO_Post</w:t>
            </w:r>
            <w:proofErr w:type="spellEnd"/>
          </w:p>
        </w:tc>
      </w:tr>
      <w:tr w:rsidR="00903967" w:rsidRPr="005A5B1B" w:rsidTr="00D572AA">
        <w:tc>
          <w:tcPr>
            <w:tcW w:w="1659" w:type="dxa"/>
          </w:tcPr>
          <w:p w:rsidR="007C07C1" w:rsidRDefault="0090396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0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08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РВЗ 1</w:t>
              </w:r>
            </w:ins>
          </w:p>
        </w:tc>
        <w:tc>
          <w:tcPr>
            <w:tcW w:w="2034" w:type="dxa"/>
          </w:tcPr>
          <w:p w:rsidR="007C07C1" w:rsidRDefault="009039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09" w:author="Тугушев И.А." w:date="2014-04-02T13:38:00Z">
                <w:pPr>
                  <w:spacing w:beforeLines="60" w:afterLines="60"/>
                </w:pPr>
              </w:pPrChange>
            </w:pPr>
            <w:ins w:id="810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Руководитель</w:t>
              </w:r>
            </w:ins>
          </w:p>
        </w:tc>
        <w:tc>
          <w:tcPr>
            <w:tcW w:w="2601" w:type="dxa"/>
          </w:tcPr>
          <w:p w:rsidR="007C07C1" w:rsidRDefault="009039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1" w:author="Тугушев И.А." w:date="2014-04-02T13:38:00Z">
                <w:pPr>
                  <w:spacing w:beforeLines="60" w:afterLines="60"/>
                </w:pPr>
              </w:pPrChange>
            </w:pPr>
            <w:ins w:id="812" w:author="Administrator" w:date="2014-02-12T15:42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1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2</w:t>
            </w:r>
          </w:p>
        </w:tc>
        <w:tc>
          <w:tcPr>
            <w:tcW w:w="2034" w:type="dxa"/>
          </w:tcPr>
          <w:p w:rsidR="007C07C1" w:rsidRDefault="00C91CB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5" w:author="Тугушев И.А." w:date="2014-04-02T13:38:00Z">
                <w:pPr>
                  <w:spacing w:beforeLines="60" w:afterLines="60"/>
                </w:pPr>
              </w:pPrChange>
            </w:pPr>
            <w:ins w:id="816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Информация системного характера</w:t>
              </w:r>
            </w:ins>
          </w:p>
        </w:tc>
        <w:tc>
          <w:tcPr>
            <w:tcW w:w="2601" w:type="dxa"/>
          </w:tcPr>
          <w:p w:rsidR="007C07C1" w:rsidRDefault="00C91CB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7" w:author="Тугушев И.А." w:date="2014-04-02T13:38:00Z">
                <w:pPr>
                  <w:spacing w:beforeLines="60" w:afterLines="60"/>
                </w:pPr>
              </w:pPrChange>
            </w:pPr>
            <w:ins w:id="818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Панель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1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2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3</w:t>
            </w:r>
          </w:p>
        </w:tc>
        <w:tc>
          <w:tcPr>
            <w:tcW w:w="2034" w:type="dxa"/>
          </w:tcPr>
          <w:p w:rsidR="007C07C1" w:rsidRDefault="00B500D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1" w:author="Тугушев И.А." w:date="2014-04-02T13:38:00Z">
                <w:pPr>
                  <w:spacing w:beforeLines="60" w:afterLines="60"/>
                </w:pPr>
              </w:pPrChange>
            </w:pPr>
            <w:ins w:id="822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Код</w:t>
              </w:r>
            </w:ins>
          </w:p>
        </w:tc>
        <w:tc>
          <w:tcPr>
            <w:tcW w:w="2601" w:type="dxa"/>
          </w:tcPr>
          <w:p w:rsidR="007C07C1" w:rsidRDefault="00B500D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3" w:author="Тугушев И.А." w:date="2014-04-02T13:38:00Z">
                <w:pPr>
                  <w:spacing w:beforeLines="60" w:afterLines="60"/>
                </w:pPr>
              </w:pPrChange>
            </w:pPr>
            <w:ins w:id="824" w:author="Administrator" w:date="2014-02-12T16:21:00Z">
              <w:r>
                <w:rPr>
                  <w:rFonts w:ascii="Arial" w:hAnsi="Arial" w:cs="Arial"/>
                  <w:sz w:val="20"/>
                  <w:szCs w:val="20"/>
                </w:rPr>
                <w:t>Редактируем</w:t>
              </w:r>
            </w:ins>
            <w:ins w:id="825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ое 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2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4</w:t>
            </w:r>
          </w:p>
        </w:tc>
        <w:tc>
          <w:tcPr>
            <w:tcW w:w="2034" w:type="dxa"/>
          </w:tcPr>
          <w:p w:rsidR="007C07C1" w:rsidRDefault="00B500D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28" w:author="Тугушев И.А." w:date="2014-04-02T13:38:00Z">
                <w:pPr>
                  <w:spacing w:beforeLines="60" w:afterLines="60"/>
                </w:pPr>
              </w:pPrChange>
            </w:pPr>
            <w:ins w:id="829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 xml:space="preserve">Является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нуменклатурным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индексом</w:t>
              </w:r>
            </w:ins>
          </w:p>
        </w:tc>
        <w:tc>
          <w:tcPr>
            <w:tcW w:w="2601" w:type="dxa"/>
          </w:tcPr>
          <w:p w:rsidR="007C07C1" w:rsidRDefault="00B500D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0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831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3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5</w:t>
            </w:r>
          </w:p>
        </w:tc>
        <w:tc>
          <w:tcPr>
            <w:tcW w:w="2034" w:type="dxa"/>
          </w:tcPr>
          <w:p w:rsidR="007C07C1" w:rsidRDefault="00B500D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4" w:author="Тугушев И.А." w:date="2014-04-02T13:38:00Z">
                <w:pPr>
                  <w:spacing w:beforeLines="60" w:afterLines="60"/>
                </w:pPr>
              </w:pPrChange>
            </w:pPr>
            <w:ins w:id="835" w:author="Administrator" w:date="2014-02-12T16:22:00Z">
              <w:r>
                <w:rPr>
                  <w:rFonts w:ascii="Arial" w:hAnsi="Arial" w:cs="Arial"/>
                  <w:sz w:val="20"/>
                  <w:szCs w:val="20"/>
                </w:rPr>
                <w:t>Системные редакторы</w:t>
              </w:r>
            </w:ins>
          </w:p>
        </w:tc>
        <w:tc>
          <w:tcPr>
            <w:tcW w:w="2601" w:type="dxa"/>
          </w:tcPr>
          <w:p w:rsidR="007C07C1" w:rsidRDefault="00E00A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6" w:author="Тугушев И.А." w:date="2014-04-02T13:38:00Z">
                <w:pPr>
                  <w:spacing w:beforeLines="60" w:afterLines="60"/>
                </w:pPr>
              </w:pPrChange>
            </w:pPr>
            <w:ins w:id="837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2C534C" w:rsidRPr="005A5B1B" w:rsidTr="00D572AA">
        <w:tc>
          <w:tcPr>
            <w:tcW w:w="1659" w:type="dxa"/>
          </w:tcPr>
          <w:p w:rsidR="007C07C1" w:rsidRDefault="00C91CB7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39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5.1</w:t>
            </w:r>
          </w:p>
        </w:tc>
        <w:tc>
          <w:tcPr>
            <w:tcW w:w="2034" w:type="dxa"/>
          </w:tcPr>
          <w:p w:rsidR="007C07C1" w:rsidRDefault="00E00A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0" w:author="Тугушев И.А." w:date="2014-04-02T13:38:00Z">
                <w:pPr>
                  <w:spacing w:beforeLines="60" w:afterLines="60"/>
                </w:pPr>
              </w:pPrChange>
            </w:pPr>
            <w:ins w:id="841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Системные редакторы</w:t>
              </w:r>
            </w:ins>
          </w:p>
        </w:tc>
        <w:tc>
          <w:tcPr>
            <w:tcW w:w="2601" w:type="dxa"/>
          </w:tcPr>
          <w:p w:rsidR="007C07C1" w:rsidRDefault="00E00A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2" w:author="Тугушев И.А." w:date="2014-04-02T13:38:00Z">
                <w:pPr>
                  <w:spacing w:beforeLines="60" w:afterLines="60"/>
                </w:pPr>
              </w:pPrChange>
            </w:pPr>
            <w:ins w:id="843" w:author="Administrator" w:date="2014-02-12T16:23:00Z">
              <w:r>
                <w:rPr>
                  <w:rFonts w:ascii="Arial" w:hAnsi="Arial" w:cs="Arial"/>
                  <w:sz w:val="20"/>
                  <w:szCs w:val="20"/>
                </w:rPr>
                <w:t>Группа элементов – редактируемое поле; выпадающий список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D2DBB" w:rsidRPr="005A5B1B" w:rsidTr="00D572AA">
        <w:tc>
          <w:tcPr>
            <w:tcW w:w="1659" w:type="dxa"/>
          </w:tcPr>
          <w:p w:rsidR="00BD2DBB" w:rsidRDefault="00BD2DBB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45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</w:t>
            </w:r>
          </w:p>
        </w:tc>
        <w:tc>
          <w:tcPr>
            <w:tcW w:w="2034" w:type="dxa"/>
          </w:tcPr>
          <w:p w:rsidR="00BD2DBB" w:rsidRDefault="00BD2DBB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6" w:author="Тугушев И.А." w:date="2014-04-02T13:38:00Z">
                <w:pPr>
                  <w:spacing w:beforeLines="60" w:afterLines="60"/>
                </w:pPr>
              </w:pPrChange>
            </w:pPr>
            <w:ins w:id="847" w:author="Administrator" w:date="2014-02-12T16:26:00Z">
              <w:r>
                <w:rPr>
                  <w:rFonts w:ascii="Arial" w:hAnsi="Arial" w:cs="Arial"/>
                  <w:sz w:val="20"/>
                  <w:szCs w:val="20"/>
                </w:rPr>
                <w:t>Структурные группы</w:t>
              </w:r>
            </w:ins>
          </w:p>
        </w:tc>
        <w:tc>
          <w:tcPr>
            <w:tcW w:w="2601" w:type="dxa"/>
          </w:tcPr>
          <w:p w:rsidR="00BD2DBB" w:rsidRDefault="00BD2DBB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48" w:author="Тугушев И.А." w:date="2014-04-02T13:38:00Z">
                <w:pPr>
                  <w:spacing w:beforeLines="60" w:afterLines="60"/>
                </w:pPr>
              </w:pPrChange>
            </w:pPr>
            <w:ins w:id="849" w:author="Administrator" w:date="2014-02-12T16:26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5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E50BA" w:rsidRPr="005A5B1B" w:rsidTr="00D572AA">
        <w:trPr>
          <w:ins w:id="851" w:author="Administrator" w:date="2014-02-12T19:21:00Z"/>
        </w:trPr>
        <w:tc>
          <w:tcPr>
            <w:tcW w:w="1659" w:type="dxa"/>
          </w:tcPr>
          <w:p w:rsidR="009E50BA" w:rsidRDefault="009E50BA" w:rsidP="00DE4CAE">
            <w:pPr>
              <w:spacing w:beforeLines="60" w:afterLines="60"/>
              <w:ind w:left="360"/>
              <w:rPr>
                <w:ins w:id="852" w:author="Administrator" w:date="2014-02-12T19:21:00Z"/>
                <w:rFonts w:ascii="Arial" w:hAnsi="Arial" w:cs="Arial"/>
                <w:sz w:val="20"/>
                <w:szCs w:val="20"/>
              </w:rPr>
              <w:pPrChange w:id="85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54" w:author="Administrator" w:date="2014-02-12T19:21:00Z">
              <w:r>
                <w:rPr>
                  <w:rFonts w:ascii="Arial" w:hAnsi="Arial" w:cs="Arial"/>
                  <w:sz w:val="20"/>
                  <w:szCs w:val="20"/>
                </w:rPr>
                <w:t xml:space="preserve">РВЗ 7 </w:t>
              </w:r>
            </w:ins>
          </w:p>
        </w:tc>
        <w:tc>
          <w:tcPr>
            <w:tcW w:w="2034" w:type="dxa"/>
          </w:tcPr>
          <w:p w:rsidR="009E50BA" w:rsidRDefault="009110DB" w:rsidP="00DE4CAE">
            <w:pPr>
              <w:spacing w:beforeLines="60" w:afterLines="60"/>
              <w:rPr>
                <w:ins w:id="855" w:author="Administrator" w:date="2014-02-12T19:21:00Z"/>
                <w:rFonts w:ascii="Arial" w:hAnsi="Arial" w:cs="Arial"/>
                <w:sz w:val="20"/>
                <w:szCs w:val="20"/>
              </w:rPr>
              <w:pPrChange w:id="856" w:author="Тугушев И.А." w:date="2014-04-02T13:38:00Z">
                <w:pPr>
                  <w:spacing w:beforeLines="60" w:afterLines="60"/>
                </w:pPr>
              </w:pPrChange>
            </w:pPr>
            <w:ins w:id="857" w:author="Administrator" w:date="2014-02-12T19:21:00Z">
              <w:r>
                <w:rPr>
                  <w:rFonts w:ascii="Arial" w:hAnsi="Arial" w:cs="Arial"/>
                  <w:sz w:val="20"/>
                  <w:szCs w:val="20"/>
                </w:rPr>
                <w:t>Дела принять по месту регистрации от следующих структурных един</w:t>
              </w:r>
            </w:ins>
            <w:ins w:id="858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t>иц (или РВЗ)</w:t>
              </w:r>
            </w:ins>
          </w:p>
        </w:tc>
        <w:tc>
          <w:tcPr>
            <w:tcW w:w="2601" w:type="dxa"/>
          </w:tcPr>
          <w:p w:rsidR="009E50BA" w:rsidRDefault="009110DB" w:rsidP="00DE4CAE">
            <w:pPr>
              <w:spacing w:beforeLines="60" w:afterLines="60"/>
              <w:rPr>
                <w:ins w:id="859" w:author="Administrator" w:date="2014-02-12T19:21:00Z"/>
                <w:rFonts w:ascii="Arial" w:hAnsi="Arial" w:cs="Arial"/>
                <w:sz w:val="20"/>
                <w:szCs w:val="20"/>
              </w:rPr>
              <w:pPrChange w:id="860" w:author="Тугушев И.А." w:date="2014-04-02T13:38:00Z">
                <w:pPr>
                  <w:spacing w:beforeLines="60" w:afterLines="60"/>
                </w:pPr>
              </w:pPrChange>
            </w:pPr>
            <w:ins w:id="861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обектов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(</w:t>
              </w:r>
              <w:r w:rsidR="00D83F1D">
                <w:rPr>
                  <w:rFonts w:ascii="Arial" w:hAnsi="Arial" w:cs="Arial"/>
                  <w:sz w:val="20"/>
                  <w:szCs w:val="20"/>
                </w:rPr>
                <w:t>имен, названий</w:t>
              </w:r>
            </w:ins>
            <w:ins w:id="862" w:author="Administrator" w:date="2014-02-12T19:23:00Z">
              <w:r w:rsidR="00D83F1D">
                <w:rPr>
                  <w:rFonts w:ascii="Arial" w:hAnsi="Arial" w:cs="Arial"/>
                  <w:sz w:val="20"/>
                  <w:szCs w:val="20"/>
                </w:rPr>
                <w:t xml:space="preserve"> – может быть пустым</w:t>
              </w:r>
            </w:ins>
            <w:ins w:id="863" w:author="Administrator" w:date="2014-02-12T19:22:00Z">
              <w:r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ins w:id="864" w:author="Administrator" w:date="2014-02-12T19:21:00Z"/>
                <w:rFonts w:ascii="Arial" w:hAnsi="Arial" w:cs="Arial"/>
                <w:sz w:val="20"/>
                <w:szCs w:val="20"/>
              </w:rPr>
              <w:pPrChange w:id="86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486ED8" w:rsidRPr="005A5B1B" w:rsidTr="00D572AA">
        <w:tc>
          <w:tcPr>
            <w:tcW w:w="1659" w:type="dxa"/>
          </w:tcPr>
          <w:p w:rsidR="00486ED8" w:rsidRPr="00486ED8" w:rsidRDefault="00486ED8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66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67" w:author="Administrator" w:date="2014-02-12T19:37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РВЗ 8</w:t>
              </w:r>
            </w:ins>
          </w:p>
        </w:tc>
        <w:tc>
          <w:tcPr>
            <w:tcW w:w="2034" w:type="dxa"/>
          </w:tcPr>
          <w:p w:rsidR="00486ED8" w:rsidRPr="00937C78" w:rsidRDefault="00486E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68" w:author="Тугушев И.А." w:date="2014-04-02T13:38:00Z">
                <w:pPr>
                  <w:spacing w:beforeLines="60" w:afterLines="60"/>
                </w:pPr>
              </w:pPrChange>
            </w:pPr>
            <w:ins w:id="869" w:author="Administrator" w:date="2014-02-12T19:37:00Z">
              <w:r>
                <w:rPr>
                  <w:rFonts w:ascii="Arial" w:hAnsi="Arial" w:cs="Arial"/>
                  <w:sz w:val="20"/>
                  <w:szCs w:val="20"/>
                </w:rPr>
                <w:t>Как для подразделения</w:t>
              </w:r>
            </w:ins>
          </w:p>
        </w:tc>
        <w:tc>
          <w:tcPr>
            <w:tcW w:w="2601" w:type="dxa"/>
          </w:tcPr>
          <w:p w:rsidR="00486ED8" w:rsidRPr="00937C78" w:rsidRDefault="00782E2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0" w:author="Тугушев И.А." w:date="2014-04-02T13:38:00Z">
                <w:pPr>
                  <w:spacing w:beforeLines="60" w:afterLines="60"/>
                </w:pPr>
              </w:pPrChange>
            </w:pPr>
            <w:ins w:id="871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486ED8" w:rsidRPr="005A5B1B" w:rsidTr="00D572AA">
        <w:tc>
          <w:tcPr>
            <w:tcW w:w="1659" w:type="dxa"/>
          </w:tcPr>
          <w:p w:rsidR="00486ED8" w:rsidRPr="00486ED8" w:rsidRDefault="00486ED8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7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74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РВЗ 9</w:t>
              </w:r>
            </w:ins>
          </w:p>
        </w:tc>
        <w:tc>
          <w:tcPr>
            <w:tcW w:w="2034" w:type="dxa"/>
          </w:tcPr>
          <w:p w:rsidR="00486ED8" w:rsidRPr="00937C78" w:rsidRDefault="00486E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5" w:author="Тугушев И.А." w:date="2014-04-02T13:38:00Z">
                <w:pPr>
                  <w:spacing w:beforeLines="60" w:afterLines="60"/>
                </w:pPr>
              </w:pPrChange>
            </w:pPr>
            <w:ins w:id="876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Как для пользователя</w:t>
              </w:r>
            </w:ins>
          </w:p>
        </w:tc>
        <w:tc>
          <w:tcPr>
            <w:tcW w:w="2601" w:type="dxa"/>
          </w:tcPr>
          <w:p w:rsidR="00486ED8" w:rsidRPr="00937C78" w:rsidRDefault="00782E2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7" w:author="Тугушев И.А." w:date="2014-04-02T13:38:00Z">
                <w:pPr>
                  <w:spacing w:beforeLines="60" w:afterLines="60"/>
                </w:pPr>
              </w:pPrChange>
            </w:pPr>
            <w:ins w:id="878" w:author="Administrator" w:date="2014-02-12T19:38:00Z">
              <w:r>
                <w:rPr>
                  <w:rFonts w:ascii="Arial" w:hAnsi="Arial" w:cs="Arial"/>
                  <w:sz w:val="20"/>
                  <w:szCs w:val="20"/>
                </w:rPr>
                <w:t>Вкладка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7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8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81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10</w:t>
              </w:r>
            </w:ins>
          </w:p>
        </w:tc>
        <w:tc>
          <w:tcPr>
            <w:tcW w:w="2034" w:type="dxa"/>
          </w:tcPr>
          <w:p w:rsidR="00641466" w:rsidRPr="00937C78" w:rsidRDefault="00946EF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2" w:author="Тугушев И.А." w:date="2014-04-02T13:38:00Z">
                <w:pPr>
                  <w:spacing w:beforeLines="60" w:afterLines="60"/>
                </w:pPr>
              </w:pPrChange>
            </w:pPr>
            <w:ins w:id="883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Входящие документы</w:t>
              </w:r>
            </w:ins>
          </w:p>
        </w:tc>
        <w:tc>
          <w:tcPr>
            <w:tcW w:w="2601" w:type="dxa"/>
          </w:tcPr>
          <w:p w:rsidR="00641466" w:rsidRPr="00937C78" w:rsidRDefault="00946EF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4" w:author="Тугушев И.А." w:date="2014-04-02T13:38:00Z">
                <w:pPr>
                  <w:spacing w:beforeLines="60" w:afterLines="60"/>
                </w:pPr>
              </w:pPrChange>
            </w:pPr>
            <w:ins w:id="885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88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888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11</w:t>
              </w:r>
            </w:ins>
          </w:p>
        </w:tc>
        <w:tc>
          <w:tcPr>
            <w:tcW w:w="2034" w:type="dxa"/>
          </w:tcPr>
          <w:p w:rsidR="00641466" w:rsidRPr="00937C78" w:rsidRDefault="008B5B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89" w:author="Тугушев И.А." w:date="2014-04-02T13:38:00Z">
                <w:pPr>
                  <w:spacing w:beforeLines="60" w:afterLines="60"/>
                </w:pPr>
              </w:pPrChange>
            </w:pPr>
            <w:ins w:id="890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641466" w:rsidRPr="00937C78" w:rsidRDefault="008B5B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1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892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Default="00641466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89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895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12</w:t>
              </w:r>
            </w:ins>
          </w:p>
        </w:tc>
        <w:tc>
          <w:tcPr>
            <w:tcW w:w="2034" w:type="dxa"/>
          </w:tcPr>
          <w:p w:rsidR="00641466" w:rsidRPr="00937C78" w:rsidRDefault="008B5B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6" w:author="Тугушев И.А." w:date="2014-04-02T13:38:00Z">
                <w:pPr>
                  <w:spacing w:beforeLines="60" w:afterLines="60"/>
                </w:pPr>
              </w:pPrChange>
            </w:pPr>
            <w:ins w:id="897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641466" w:rsidRPr="00937C78" w:rsidRDefault="008B5B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898" w:author="Тугушев И.А." w:date="2014-04-02T13:38:00Z">
                <w:pPr>
                  <w:spacing w:beforeLines="60" w:afterLines="60"/>
                </w:pPr>
              </w:pPrChange>
            </w:pPr>
            <w:ins w:id="899" w:author="Administrator" w:date="2014-02-12T19:55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0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41466" w:rsidRPr="005A5B1B" w:rsidTr="00D572AA">
        <w:tc>
          <w:tcPr>
            <w:tcW w:w="1659" w:type="dxa"/>
          </w:tcPr>
          <w:p w:rsidR="00641466" w:rsidRPr="00641466" w:rsidRDefault="00641466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901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902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13</w:t>
              </w:r>
            </w:ins>
          </w:p>
        </w:tc>
        <w:tc>
          <w:tcPr>
            <w:tcW w:w="2034" w:type="dxa"/>
          </w:tcPr>
          <w:p w:rsidR="00641466" w:rsidRPr="00195D0F" w:rsidRDefault="008B5BE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03" w:author="Тугушев И.А." w:date="2014-04-02T13:38:00Z">
                <w:pPr>
                  <w:spacing w:beforeLines="60" w:afterLines="60"/>
                </w:pPr>
              </w:pPrChange>
            </w:pPr>
            <w:ins w:id="904" w:author="Administrator" w:date="2014-02-12T19:56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 w:rsidR="00195D0F"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 w:rsidR="00195D0F"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641466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05" w:author="Тугушев И.А." w:date="2014-04-02T13:38:00Z">
                <w:pPr>
                  <w:spacing w:beforeLines="60" w:afterLines="60"/>
                </w:pPr>
              </w:pPrChange>
            </w:pPr>
            <w:ins w:id="906" w:author="Administrator" w:date="2014-02-12T19:56:00Z">
              <w:r>
                <w:rPr>
                  <w:rFonts w:ascii="Arial" w:hAnsi="Arial" w:cs="Arial"/>
                  <w:sz w:val="20"/>
                  <w:szCs w:val="20"/>
                </w:rPr>
                <w:t xml:space="preserve">Редактируемый </w:t>
              </w:r>
            </w:ins>
            <w:ins w:id="907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список (может быть пустым)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0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09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10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14</w:t>
              </w:r>
            </w:ins>
          </w:p>
        </w:tc>
        <w:tc>
          <w:tcPr>
            <w:tcW w:w="2034" w:type="dxa"/>
          </w:tcPr>
          <w:p w:rsidR="00195D0F" w:rsidRPr="00937C78" w:rsidRDefault="00CD02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1" w:author="Тугушев И.А." w:date="2014-04-02T13:38:00Z">
                <w:pPr>
                  <w:spacing w:beforeLines="60" w:afterLines="60"/>
                </w:pPr>
              </w:pPrChange>
            </w:pPr>
            <w:ins w:id="912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Внутренние</w:t>
              </w:r>
            </w:ins>
            <w:ins w:id="913" w:author="Administrator" w:date="2014-02-12T19:57:00Z">
              <w:r w:rsidR="00195D0F"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195D0F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4" w:author="Тугушев И.А." w:date="2014-04-02T13:38:00Z">
                <w:pPr>
                  <w:spacing w:beforeLines="60" w:afterLines="60"/>
                </w:pPr>
              </w:pPrChange>
            </w:pPr>
            <w:ins w:id="915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17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18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15</w:t>
              </w:r>
            </w:ins>
          </w:p>
        </w:tc>
        <w:tc>
          <w:tcPr>
            <w:tcW w:w="2034" w:type="dxa"/>
          </w:tcPr>
          <w:p w:rsidR="00195D0F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19" w:author="Тугушев И.А." w:date="2014-04-02T13:38:00Z">
                <w:pPr>
                  <w:spacing w:beforeLines="60" w:afterLines="60"/>
                </w:pPr>
              </w:pPrChange>
            </w:pPr>
            <w:ins w:id="920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195D0F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1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922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195D0F" w:rsidRPr="005A5B1B" w:rsidTr="00D572AA">
        <w:tc>
          <w:tcPr>
            <w:tcW w:w="1659" w:type="dxa"/>
          </w:tcPr>
          <w:p w:rsidR="00195D0F" w:rsidRDefault="00195D0F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2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25" w:author="Administrator" w:date="2014-02-12T19:52:00Z">
              <w:r>
                <w:rPr>
                  <w:rFonts w:ascii="Arial" w:hAnsi="Arial" w:cs="Arial"/>
                  <w:sz w:val="20"/>
                  <w:szCs w:val="20"/>
                </w:rPr>
                <w:t>РВЗ 16</w:t>
              </w:r>
            </w:ins>
          </w:p>
        </w:tc>
        <w:tc>
          <w:tcPr>
            <w:tcW w:w="2034" w:type="dxa"/>
          </w:tcPr>
          <w:p w:rsidR="00195D0F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6" w:author="Тугушев И.А." w:date="2014-04-02T13:38:00Z">
                <w:pPr>
                  <w:spacing w:beforeLines="60" w:afterLines="60"/>
                </w:pPr>
              </w:pPrChange>
            </w:pPr>
            <w:ins w:id="927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195D0F" w:rsidRPr="00937C78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28" w:author="Тугушев И.А." w:date="2014-04-02T13:38:00Z">
                <w:pPr>
                  <w:spacing w:beforeLines="60" w:afterLines="60"/>
                </w:pPr>
              </w:pPrChange>
            </w:pPr>
            <w:ins w:id="929" w:author="Administrator" w:date="2014-02-12T19:57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195D0F" w:rsidRDefault="00195D0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3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rPr>
          <w:ins w:id="931" w:author="Administrator" w:date="2014-02-13T10:46:00Z"/>
        </w:trPr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ins w:id="932" w:author="Administrator" w:date="2014-02-13T10:46:00Z"/>
                <w:rFonts w:ascii="Arial" w:hAnsi="Arial" w:cs="Arial"/>
                <w:sz w:val="20"/>
                <w:szCs w:val="20"/>
              </w:rPr>
              <w:pPrChange w:id="93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3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17</w:t>
              </w:r>
            </w:ins>
          </w:p>
        </w:tc>
        <w:tc>
          <w:tcPr>
            <w:tcW w:w="2034" w:type="dxa"/>
          </w:tcPr>
          <w:p w:rsidR="00A45055" w:rsidRDefault="005F4A88" w:rsidP="00DE4CAE">
            <w:pPr>
              <w:spacing w:beforeLines="60" w:afterLines="60"/>
              <w:rPr>
                <w:ins w:id="935" w:author="Administrator" w:date="2014-02-13T10:46:00Z"/>
                <w:rFonts w:ascii="Arial" w:hAnsi="Arial" w:cs="Arial"/>
                <w:sz w:val="20"/>
                <w:szCs w:val="20"/>
              </w:rPr>
              <w:pPrChange w:id="936" w:author="Тугушев И.А." w:date="2014-04-02T13:38:00Z">
                <w:pPr>
                  <w:spacing w:beforeLines="60" w:afterLines="60"/>
                </w:pPr>
              </w:pPrChange>
            </w:pPr>
            <w:ins w:id="937" w:author="Administrator" w:date="2014-02-13T10:47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Default="005F4A88" w:rsidP="00DE4CAE">
            <w:pPr>
              <w:spacing w:beforeLines="60" w:afterLines="60"/>
              <w:rPr>
                <w:ins w:id="938" w:author="Administrator" w:date="2014-02-13T10:46:00Z"/>
                <w:rFonts w:ascii="Arial" w:hAnsi="Arial" w:cs="Arial"/>
                <w:sz w:val="20"/>
                <w:szCs w:val="20"/>
              </w:rPr>
              <w:pPrChange w:id="939" w:author="Тугушев И.А." w:date="2014-04-02T13:38:00Z">
                <w:pPr>
                  <w:spacing w:beforeLines="60" w:afterLines="60"/>
                </w:pPr>
              </w:pPrChange>
            </w:pPr>
            <w:ins w:id="940" w:author="Administrator" w:date="2014-02-13T10:47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DE4CAE">
            <w:pPr>
              <w:spacing w:beforeLines="60" w:afterLines="60"/>
              <w:rPr>
                <w:ins w:id="941" w:author="Administrator" w:date="2014-02-13T10:46:00Z"/>
                <w:rFonts w:ascii="Arial" w:hAnsi="Arial" w:cs="Arial"/>
                <w:sz w:val="20"/>
                <w:szCs w:val="20"/>
              </w:rPr>
              <w:pPrChange w:id="94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4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4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18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45" w:author="Тугушев И.А." w:date="2014-04-02T13:38:00Z">
                <w:pPr>
                  <w:spacing w:beforeLines="60" w:afterLines="60"/>
                </w:pPr>
              </w:pPrChange>
            </w:pPr>
            <w:ins w:id="946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Договоры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47" w:author="Тугушев И.А." w:date="2014-04-02T13:38:00Z">
                <w:pPr>
                  <w:spacing w:beforeLines="60" w:afterLines="60"/>
                </w:pPr>
              </w:pPrChange>
            </w:pPr>
            <w:ins w:id="94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4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50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51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19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52" w:author="Тугушев И.А." w:date="2014-04-02T13:38:00Z">
                <w:pPr>
                  <w:spacing w:beforeLines="60" w:afterLines="60"/>
                </w:pPr>
              </w:pPrChange>
            </w:pPr>
            <w:ins w:id="95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54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95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5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57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58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20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59" w:author="Тугушев И.А." w:date="2014-04-02T13:38:00Z">
                <w:pPr>
                  <w:spacing w:beforeLines="60" w:afterLines="60"/>
                </w:pPr>
              </w:pPrChange>
            </w:pPr>
            <w:ins w:id="96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61" w:author="Тугушев И.А." w:date="2014-04-02T13:38:00Z">
                <w:pPr>
                  <w:spacing w:beforeLines="60" w:afterLines="60"/>
                </w:pPr>
              </w:pPrChange>
            </w:pPr>
            <w:ins w:id="962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6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6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65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21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66" w:author="Тугушев И.А." w:date="2014-04-02T13:38:00Z">
                <w:pPr>
                  <w:spacing w:beforeLines="60" w:afterLines="60"/>
                </w:pPr>
              </w:pPrChange>
            </w:pPr>
            <w:ins w:id="96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68" w:author="Тугушев И.А." w:date="2014-04-02T13:38:00Z">
                <w:pPr>
                  <w:spacing w:beforeLines="60" w:afterLines="60"/>
                </w:pPr>
              </w:pPrChange>
            </w:pPr>
            <w:ins w:id="96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7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72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22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73" w:author="Тугушев И.А." w:date="2014-04-02T13:38:00Z">
                <w:pPr>
                  <w:spacing w:beforeLines="60" w:afterLines="60"/>
                </w:pPr>
              </w:pPrChange>
            </w:pPr>
            <w:ins w:id="974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Счетчики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75" w:author="Тугушев И.А." w:date="2014-04-02T13:38:00Z">
                <w:pPr>
                  <w:spacing w:beforeLines="60" w:afterLines="60"/>
                </w:pPr>
              </w:pPrChange>
            </w:pPr>
            <w:ins w:id="97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7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7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79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23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80" w:author="Тугушев И.А." w:date="2014-04-02T13:38:00Z">
                <w:pPr>
                  <w:spacing w:beforeLines="60" w:afterLines="60"/>
                </w:pPr>
              </w:pPrChange>
            </w:pPr>
            <w:ins w:id="98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82" w:author="Тугушев И.А." w:date="2014-04-02T13:38:00Z">
                <w:pPr>
                  <w:spacing w:beforeLines="60" w:afterLines="60"/>
                </w:pPr>
              </w:pPrChange>
            </w:pPr>
            <w:ins w:id="98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8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85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86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24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87" w:author="Тугушев И.А." w:date="2014-04-02T13:38:00Z">
                <w:pPr>
                  <w:spacing w:beforeLines="60" w:afterLines="60"/>
                </w:pPr>
              </w:pPrChange>
            </w:pPr>
            <w:ins w:id="98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89" w:author="Тугушев И.А." w:date="2014-04-02T13:38:00Z">
                <w:pPr>
                  <w:spacing w:beforeLines="60" w:afterLines="60"/>
                </w:pPr>
              </w:pPrChange>
            </w:pPr>
            <w:ins w:id="99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9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992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993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 xml:space="preserve">РВЗ 25 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94" w:author="Тугушев И.А." w:date="2014-04-02T13:38:00Z">
                <w:pPr>
                  <w:spacing w:beforeLines="60" w:afterLines="60"/>
                </w:pPr>
              </w:pPrChange>
            </w:pPr>
            <w:ins w:id="995" w:author="Administrator" w:date="2014-02-12T19:59:00Z">
              <w:r>
                <w:rPr>
                  <w:rFonts w:ascii="Arial" w:hAnsi="Arial" w:cs="Arial"/>
                  <w:sz w:val="20"/>
                  <w:szCs w:val="20"/>
                </w:rPr>
                <w:t>Исходящие</w:t>
              </w:r>
            </w:ins>
            <w:ins w:id="99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97" w:author="Тугушев И.А." w:date="2014-04-02T13:38:00Z">
                <w:pPr>
                  <w:spacing w:beforeLines="60" w:afterLines="60"/>
                </w:pPr>
              </w:pPrChange>
            </w:pPr>
            <w:ins w:id="99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99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00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01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26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02" w:author="Тугушев И.А." w:date="2014-04-02T13:38:00Z">
                <w:pPr>
                  <w:spacing w:beforeLines="60" w:afterLines="60"/>
                </w:pPr>
              </w:pPrChange>
            </w:pPr>
            <w:ins w:id="100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04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00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0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07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08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27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09" w:author="Тугушев И.А." w:date="2014-04-02T13:38:00Z">
                <w:pPr>
                  <w:spacing w:beforeLines="60" w:afterLines="60"/>
                </w:pPr>
              </w:pPrChange>
            </w:pPr>
            <w:ins w:id="101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1" w:author="Тугушев И.А." w:date="2014-04-02T13:38:00Z">
                <w:pPr>
                  <w:spacing w:beforeLines="60" w:afterLines="60"/>
                </w:pPr>
              </w:pPrChange>
            </w:pPr>
            <w:ins w:id="1012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1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15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28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6" w:author="Тугушев И.А." w:date="2014-04-02T13:38:00Z">
                <w:pPr>
                  <w:spacing w:beforeLines="60" w:afterLines="60"/>
                </w:pPr>
              </w:pPrChange>
            </w:pPr>
            <w:ins w:id="101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18" w:author="Тугушев И.А." w:date="2014-04-02T13:38:00Z">
                <w:pPr>
                  <w:spacing w:beforeLines="60" w:afterLines="60"/>
                </w:pPr>
              </w:pPrChange>
            </w:pPr>
            <w:ins w:id="101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2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22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РВЗ 29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3" w:author="Тугушев И.А." w:date="2014-04-02T13:38:00Z">
                <w:pPr>
                  <w:spacing w:beforeLines="60" w:afterLines="60"/>
                </w:pPr>
              </w:pPrChange>
            </w:pPr>
            <w:ins w:id="1024" w:author="Administrator" w:date="2014-02-12T20:00:00Z">
              <w:r>
                <w:rPr>
                  <w:rFonts w:ascii="Arial" w:hAnsi="Arial" w:cs="Arial"/>
                  <w:sz w:val="20"/>
                  <w:szCs w:val="20"/>
                </w:rPr>
                <w:t>ОРД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5" w:author="Тугушев И.А." w:date="2014-04-02T13:38:00Z">
                <w:pPr>
                  <w:spacing w:beforeLines="60" w:afterLines="60"/>
                </w:pPr>
              </w:pPrChange>
            </w:pPr>
            <w:ins w:id="102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2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2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29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30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0" w:author="Тугушев И.А." w:date="2014-04-02T13:38:00Z">
                <w:pPr>
                  <w:spacing w:beforeLines="60" w:afterLines="60"/>
                </w:pPr>
              </w:pPrChange>
            </w:pPr>
            <w:ins w:id="103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2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03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35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36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31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7" w:author="Тугушев И.А." w:date="2014-04-02T13:38:00Z">
                <w:pPr>
                  <w:spacing w:beforeLines="60" w:afterLines="60"/>
                </w:pPr>
              </w:pPrChange>
            </w:pPr>
            <w:ins w:id="103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39" w:author="Тугушев И.А." w:date="2014-04-02T13:38:00Z">
                <w:pPr>
                  <w:spacing w:beforeLines="60" w:afterLines="60"/>
                </w:pPr>
              </w:pPrChange>
            </w:pPr>
            <w:ins w:id="1040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4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42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43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32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44" w:author="Тугушев И.А." w:date="2014-04-02T13:38:00Z">
                <w:pPr>
                  <w:spacing w:beforeLines="60" w:afterLines="60"/>
                </w:pPr>
              </w:pPrChange>
            </w:pPr>
            <w:ins w:id="104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46" w:author="Тугушев И.А." w:date="2014-04-02T13:38:00Z">
                <w:pPr>
                  <w:spacing w:beforeLines="60" w:afterLines="60"/>
                </w:pPr>
              </w:pPrChange>
            </w:pPr>
            <w:ins w:id="1047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4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49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50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33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1" w:author="Тугушев И.А." w:date="2014-04-02T13:38:00Z">
                <w:pPr>
                  <w:spacing w:beforeLines="60" w:afterLines="60"/>
                </w:pPr>
              </w:pPrChange>
            </w:pPr>
            <w:ins w:id="1052" w:author="Administrator" w:date="2014-02-12T20:00:00Z">
              <w:r>
                <w:rPr>
                  <w:rFonts w:ascii="Arial" w:hAnsi="Arial" w:cs="Arial"/>
                  <w:sz w:val="20"/>
                  <w:szCs w:val="20"/>
                </w:rPr>
                <w:t>Обращения граждан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3" w:author="Тугушев И.А." w:date="2014-04-02T13:38:00Z">
                <w:pPr>
                  <w:spacing w:beforeLines="60" w:afterLines="60"/>
                </w:pPr>
              </w:pPrChange>
            </w:pPr>
            <w:ins w:id="1054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56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57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34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58" w:author="Тугушев И.А." w:date="2014-04-02T13:38:00Z">
                <w:pPr>
                  <w:spacing w:beforeLines="60" w:afterLines="60"/>
                </w:pPr>
              </w:pPrChange>
            </w:pPr>
            <w:ins w:id="1059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Другое подразделение 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0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061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45055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6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64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35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5" w:author="Тугушев И.А." w:date="2014-04-02T13:38:00Z">
                <w:pPr>
                  <w:spacing w:beforeLines="60" w:afterLines="60"/>
                </w:pPr>
              </w:pPrChange>
            </w:pPr>
            <w:ins w:id="1066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Изменить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7" w:author="Тугушев И.А." w:date="2014-04-02T13:38:00Z">
                <w:pPr>
                  <w:spacing w:beforeLines="60" w:afterLines="60"/>
                </w:pPr>
              </w:pPrChange>
            </w:pPr>
            <w:ins w:id="1068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A45055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6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45055" w:rsidRPr="005A5B1B" w:rsidTr="00D572AA">
        <w:tc>
          <w:tcPr>
            <w:tcW w:w="1659" w:type="dxa"/>
          </w:tcPr>
          <w:p w:rsidR="00A45055" w:rsidRDefault="00A45055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70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071" w:author="Administrator" w:date="2014-02-13T10:46:00Z">
              <w:r>
                <w:rPr>
                  <w:rFonts w:ascii="Arial" w:hAnsi="Arial" w:cs="Arial"/>
                  <w:sz w:val="20"/>
                  <w:szCs w:val="20"/>
                </w:rPr>
                <w:t>РВЗ 36</w:t>
              </w:r>
            </w:ins>
          </w:p>
        </w:tc>
        <w:tc>
          <w:tcPr>
            <w:tcW w:w="2034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2" w:author="Тугушев И.А." w:date="2014-04-02T13:38:00Z">
                <w:pPr>
                  <w:spacing w:beforeLines="60" w:afterLines="60"/>
                </w:pPr>
              </w:pPrChange>
            </w:pPr>
            <w:ins w:id="1073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</w:t>
              </w:r>
            </w:ins>
          </w:p>
        </w:tc>
        <w:tc>
          <w:tcPr>
            <w:tcW w:w="2601" w:type="dxa"/>
          </w:tcPr>
          <w:p w:rsidR="00A45055" w:rsidRPr="00937C78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4" w:author="Тугушев И.А." w:date="2014-04-02T13:38:00Z">
                <w:pPr>
                  <w:spacing w:beforeLines="60" w:afterLines="60"/>
                </w:pPr>
              </w:pPrChange>
            </w:pPr>
            <w:ins w:id="1075" w:author="Administrator" w:date="2014-02-12T19:58:00Z">
              <w:r>
                <w:rPr>
                  <w:rFonts w:ascii="Arial" w:hAnsi="Arial" w:cs="Arial"/>
                  <w:sz w:val="20"/>
                  <w:szCs w:val="20"/>
                </w:rPr>
                <w:t>Редактируемый список (может быть пустым)</w:t>
              </w:r>
            </w:ins>
          </w:p>
        </w:tc>
        <w:tc>
          <w:tcPr>
            <w:tcW w:w="3383" w:type="dxa"/>
          </w:tcPr>
          <w:p w:rsidR="00A45055" w:rsidRDefault="00A4505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77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078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37</w:t>
              </w:r>
            </w:ins>
          </w:p>
        </w:tc>
        <w:tc>
          <w:tcPr>
            <w:tcW w:w="2034" w:type="dxa"/>
          </w:tcPr>
          <w:p w:rsidR="00A22D97" w:rsidRDefault="008808C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79" w:author="Тугушев И.А." w:date="2014-04-02T13:38:00Z">
                <w:pPr>
                  <w:spacing w:beforeLines="60" w:afterLines="60"/>
                </w:pPr>
              </w:pPrChange>
            </w:pPr>
            <w:ins w:id="1080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При направлении для регистрации уведомления получают</w:t>
              </w:r>
            </w:ins>
          </w:p>
        </w:tc>
        <w:tc>
          <w:tcPr>
            <w:tcW w:w="2601" w:type="dxa"/>
          </w:tcPr>
          <w:p w:rsidR="00A22D97" w:rsidRDefault="008808C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81" w:author="Тугушев И.А." w:date="2014-04-02T13:38:00Z">
                <w:pPr>
                  <w:spacing w:beforeLines="60" w:afterLines="60"/>
                </w:pPr>
              </w:pPrChange>
            </w:pPr>
            <w:ins w:id="1082" w:author="Administrator" w:date="2014-02-13T11:34:00Z">
              <w:r>
                <w:rPr>
                  <w:rFonts w:ascii="Arial" w:hAnsi="Arial" w:cs="Arial"/>
                  <w:sz w:val="20"/>
                  <w:szCs w:val="20"/>
                </w:rPr>
                <w:t>Описание назначения вкладки</w:t>
              </w:r>
            </w:ins>
          </w:p>
        </w:tc>
        <w:tc>
          <w:tcPr>
            <w:tcW w:w="3383" w:type="dxa"/>
          </w:tcPr>
          <w:p w:rsidR="00A22D97" w:rsidRDefault="00A22D9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8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8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085" w:author="Administrator" w:date="2014-02-13T11:36:00Z">
              <w:r w:rsidR="008808C0">
                <w:rPr>
                  <w:rFonts w:ascii="Arial" w:hAnsi="Arial" w:cs="Arial"/>
                  <w:sz w:val="20"/>
                  <w:szCs w:val="20"/>
                </w:rPr>
                <w:t>38</w:t>
              </w:r>
            </w:ins>
          </w:p>
        </w:tc>
        <w:tc>
          <w:tcPr>
            <w:tcW w:w="2034" w:type="dxa"/>
          </w:tcPr>
          <w:p w:rsidR="00A22D97" w:rsidRDefault="008808C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86" w:author="Тугушев И.А." w:date="2014-04-02T13:38:00Z">
                <w:pPr>
                  <w:spacing w:beforeLines="60" w:afterLines="60"/>
                </w:pPr>
              </w:pPrChange>
            </w:pPr>
            <w:ins w:id="1087" w:author="Administrator" w:date="2014-02-13T11:36:00Z">
              <w:r>
                <w:rPr>
                  <w:rFonts w:ascii="Arial" w:hAnsi="Arial" w:cs="Arial"/>
                  <w:sz w:val="20"/>
                  <w:szCs w:val="20"/>
                </w:rPr>
                <w:t>Входящие документы</w:t>
              </w:r>
            </w:ins>
          </w:p>
        </w:tc>
        <w:tc>
          <w:tcPr>
            <w:tcW w:w="2601" w:type="dxa"/>
          </w:tcPr>
          <w:p w:rsidR="00A22D97" w:rsidRDefault="008808C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88" w:author="Тугушев И.А." w:date="2014-04-02T13:38:00Z">
                <w:pPr>
                  <w:spacing w:beforeLines="60" w:afterLines="60"/>
                </w:pPr>
              </w:pPrChange>
            </w:pPr>
            <w:ins w:id="1089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A22D97" w:rsidRDefault="00A22D9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9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</w:t>
            </w:r>
            <w:ins w:id="1092" w:author="Administrator" w:date="2014-02-13T11:38:00Z">
              <w:r w:rsidR="00637B8C">
                <w:rPr>
                  <w:rFonts w:ascii="Arial" w:hAnsi="Arial" w:cs="Arial"/>
                  <w:sz w:val="20"/>
                  <w:szCs w:val="20"/>
                </w:rPr>
                <w:t xml:space="preserve"> 39</w:t>
              </w:r>
            </w:ins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034" w:type="dxa"/>
          </w:tcPr>
          <w:p w:rsidR="00A22D97" w:rsidRDefault="00637B8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3" w:author="Тугушев И.А." w:date="2014-04-02T13:38:00Z">
                <w:pPr>
                  <w:spacing w:beforeLines="60" w:afterLines="60"/>
                </w:pPr>
              </w:pPrChange>
            </w:pPr>
            <w:ins w:id="1094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A22D97" w:rsidRDefault="00637B8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5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096" w:author="Administrator" w:date="2014-02-13T11:37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A22D97" w:rsidRDefault="00A22D9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09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09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099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>40</w:t>
              </w:r>
            </w:ins>
          </w:p>
        </w:tc>
        <w:tc>
          <w:tcPr>
            <w:tcW w:w="2034" w:type="dxa"/>
          </w:tcPr>
          <w:p w:rsidR="00A22D97" w:rsidRDefault="00637B8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0" w:author="Тугушев И.А." w:date="2014-04-02T13:38:00Z">
                <w:pPr>
                  <w:spacing w:beforeLines="60" w:afterLines="60"/>
                </w:pPr>
              </w:pPrChange>
            </w:pPr>
            <w:ins w:id="1101" w:author="Administrator" w:date="2014-02-13T11:38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</w:ins>
            <w:proofErr w:type="spellEnd"/>
            <w:ins w:id="1102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 xml:space="preserve"> РВЗ 39</w:t>
              </w:r>
            </w:ins>
          </w:p>
        </w:tc>
        <w:tc>
          <w:tcPr>
            <w:tcW w:w="2601" w:type="dxa"/>
          </w:tcPr>
          <w:p w:rsidR="00A22D97" w:rsidRDefault="00637B8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3" w:author="Тугушев И.А." w:date="2014-04-02T13:38:00Z">
                <w:pPr>
                  <w:spacing w:beforeLines="60" w:afterLines="60"/>
                </w:pPr>
              </w:pPrChange>
            </w:pPr>
            <w:ins w:id="1104" w:author="Administrator" w:date="2014-02-13T11:3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A22D97" w:rsidRDefault="00A22D9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22D97" w:rsidRPr="005A5B1B" w:rsidTr="00D572AA">
        <w:tc>
          <w:tcPr>
            <w:tcW w:w="1659" w:type="dxa"/>
          </w:tcPr>
          <w:p w:rsidR="00A22D97" w:rsidRDefault="00A22D9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06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07" w:author="Administrator" w:date="2014-02-13T11:39:00Z">
              <w:r w:rsidR="00540B17">
                <w:rPr>
                  <w:rFonts w:ascii="Arial" w:hAnsi="Arial" w:cs="Arial"/>
                  <w:sz w:val="20"/>
                  <w:szCs w:val="20"/>
                </w:rPr>
                <w:t>41</w:t>
              </w:r>
            </w:ins>
          </w:p>
        </w:tc>
        <w:tc>
          <w:tcPr>
            <w:tcW w:w="2034" w:type="dxa"/>
          </w:tcPr>
          <w:p w:rsidR="00A22D97" w:rsidRDefault="00540B1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08" w:author="Тугушев И.А." w:date="2014-04-02T13:38:00Z">
                <w:pPr>
                  <w:spacing w:beforeLines="60" w:afterLines="60"/>
                </w:pPr>
              </w:pPrChange>
            </w:pPr>
            <w:ins w:id="1109" w:author="Administrator" w:date="2014-02-13T11:39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</w:ins>
            <w:ins w:id="1110" w:author="Administrator" w:date="2014-02-13T11:40:00Z">
              <w:r w:rsidR="008B6C93">
                <w:rPr>
                  <w:rFonts w:ascii="Arial" w:hAnsi="Arial" w:cs="Arial"/>
                  <w:sz w:val="20"/>
                  <w:szCs w:val="20"/>
                </w:rPr>
                <w:t xml:space="preserve">уведомляемых особ </w:t>
              </w:r>
            </w:ins>
          </w:p>
        </w:tc>
        <w:tc>
          <w:tcPr>
            <w:tcW w:w="2601" w:type="dxa"/>
          </w:tcPr>
          <w:p w:rsidR="00A22D97" w:rsidRDefault="008B6C9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1" w:author="Тугушев И.А." w:date="2014-04-02T13:38:00Z">
                <w:pPr>
                  <w:spacing w:beforeLines="60" w:afterLines="60"/>
                </w:pPr>
              </w:pPrChange>
            </w:pPr>
            <w:ins w:id="1112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39</w:t>
              </w:r>
            </w:ins>
          </w:p>
        </w:tc>
        <w:tc>
          <w:tcPr>
            <w:tcW w:w="3383" w:type="dxa"/>
          </w:tcPr>
          <w:p w:rsidR="00A22D97" w:rsidRDefault="00A22D9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1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15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42</w:t>
              </w:r>
            </w:ins>
          </w:p>
        </w:tc>
        <w:tc>
          <w:tcPr>
            <w:tcW w:w="2034" w:type="dxa"/>
          </w:tcPr>
          <w:p w:rsidR="00D84677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6" w:author="Тугушев И.А." w:date="2014-04-02T13:38:00Z">
                <w:pPr>
                  <w:spacing w:beforeLines="60" w:afterLines="60"/>
                </w:pPr>
              </w:pPrChange>
            </w:pPr>
            <w:ins w:id="1117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Внутренние</w:t>
              </w:r>
            </w:ins>
            <w:ins w:id="1118" w:author="Administrator" w:date="2014-02-13T11:41:00Z">
              <w:r w:rsidR="00D84677"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19" w:author="Тугушев И.А." w:date="2014-04-02T13:38:00Z">
                <w:pPr>
                  <w:spacing w:beforeLines="60" w:afterLines="60"/>
                </w:pPr>
              </w:pPrChange>
            </w:pPr>
            <w:ins w:id="1120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22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23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43</w:t>
              </w:r>
            </w:ins>
          </w:p>
        </w:tc>
        <w:tc>
          <w:tcPr>
            <w:tcW w:w="2034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4" w:author="Тугушев И.А." w:date="2014-04-02T13:38:00Z">
                <w:pPr>
                  <w:spacing w:beforeLines="60" w:afterLines="60"/>
                </w:pPr>
              </w:pPrChange>
            </w:pPr>
            <w:ins w:id="1125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6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127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2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29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30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44</w:t>
              </w:r>
            </w:ins>
          </w:p>
        </w:tc>
        <w:tc>
          <w:tcPr>
            <w:tcW w:w="2034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1" w:author="Тугушев И.А." w:date="2014-04-02T13:38:00Z">
                <w:pPr>
                  <w:spacing w:beforeLines="60" w:afterLines="60"/>
                </w:pPr>
              </w:pPrChange>
            </w:pPr>
            <w:ins w:id="1132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>Изменить – появ</w:t>
              </w:r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ляется при снятии </w:t>
              </w:r>
              <w:proofErr w:type="spellStart"/>
              <w:r w:rsidR="00F34CB2"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 РВЗ 43</w:t>
              </w:r>
            </w:ins>
          </w:p>
        </w:tc>
        <w:tc>
          <w:tcPr>
            <w:tcW w:w="2601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3" w:author="Тугушев И.А." w:date="2014-04-02T13:38:00Z">
                <w:pPr>
                  <w:spacing w:beforeLines="60" w:afterLines="60"/>
                </w:pPr>
              </w:pPrChange>
            </w:pPr>
            <w:ins w:id="1134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84677" w:rsidRPr="005A5B1B" w:rsidTr="00D572AA">
        <w:tc>
          <w:tcPr>
            <w:tcW w:w="1659" w:type="dxa"/>
          </w:tcPr>
          <w:p w:rsidR="00D84677" w:rsidRDefault="00D84677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36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37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45</w:t>
              </w:r>
            </w:ins>
          </w:p>
        </w:tc>
        <w:tc>
          <w:tcPr>
            <w:tcW w:w="2034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38" w:author="Тугушев И.А." w:date="2014-04-02T13:38:00Z">
                <w:pPr>
                  <w:spacing w:beforeLines="60" w:afterLines="60"/>
                </w:pPr>
              </w:pPrChange>
            </w:pPr>
            <w:ins w:id="1139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особ </w:t>
              </w:r>
            </w:ins>
          </w:p>
        </w:tc>
        <w:tc>
          <w:tcPr>
            <w:tcW w:w="2601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0" w:author="Тугушев И.А." w:date="2014-04-02T13:38:00Z">
                <w:pPr>
                  <w:spacing w:beforeLines="60" w:afterLines="60"/>
                </w:pPr>
              </w:pPrChange>
            </w:pPr>
            <w:ins w:id="1141" w:author="Administrator" w:date="2014-02-13T11:41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>жет быть пустым, так же пус</w:t>
              </w:r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т при </w:t>
              </w:r>
              <w:r w:rsidR="00F34CB2"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отмеченном </w:t>
              </w:r>
              <w:proofErr w:type="spellStart"/>
              <w:r w:rsidR="00F34CB2"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 w:rsidR="00F34CB2"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142" w:author="Administrator" w:date="2014-02-13T11:42:00Z">
              <w:r w:rsidR="00F34CB2">
                <w:rPr>
                  <w:rFonts w:ascii="Arial" w:hAnsi="Arial" w:cs="Arial"/>
                  <w:sz w:val="20"/>
                  <w:szCs w:val="20"/>
                </w:rPr>
                <w:t>43</w:t>
              </w:r>
            </w:ins>
          </w:p>
        </w:tc>
        <w:tc>
          <w:tcPr>
            <w:tcW w:w="3383" w:type="dxa"/>
          </w:tcPr>
          <w:p w:rsidR="00D84677" w:rsidRDefault="00D8467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4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РВЗ </w:t>
            </w:r>
            <w:ins w:id="1145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46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6" w:author="Тугушев И.А." w:date="2014-04-02T13:38:00Z">
                <w:pPr>
                  <w:spacing w:beforeLines="60" w:afterLines="60"/>
                </w:pPr>
              </w:pPrChange>
            </w:pPr>
            <w:ins w:id="1147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Договоры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48" w:author="Тугушев И.А." w:date="2014-04-02T13:38:00Z">
                <w:pPr>
                  <w:spacing w:beforeLines="60" w:afterLines="60"/>
                </w:pPr>
              </w:pPrChange>
            </w:pPr>
            <w:ins w:id="1149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5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52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3" w:author="Тугушев И.А." w:date="2014-04-02T13:38:00Z">
                <w:pPr>
                  <w:spacing w:beforeLines="60" w:afterLines="60"/>
                </w:pPr>
              </w:pPrChange>
            </w:pPr>
            <w:ins w:id="1154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5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156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5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5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59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48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0" w:author="Тугушев И.А." w:date="2014-04-02T13:38:00Z">
                <w:pPr>
                  <w:spacing w:beforeLines="60" w:afterLines="60"/>
                </w:pPr>
              </w:pPrChange>
            </w:pPr>
            <w:ins w:id="1161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162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3" w:author="Тугушев И.А." w:date="2014-04-02T13:38:00Z">
                <w:pPr>
                  <w:spacing w:beforeLines="60" w:afterLines="60"/>
                </w:pPr>
              </w:pPrChange>
            </w:pPr>
            <w:ins w:id="1164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66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67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49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68" w:author="Тугушев И.А." w:date="2014-04-02T13:38:00Z">
                <w:pPr>
                  <w:spacing w:beforeLines="60" w:afterLines="60"/>
                </w:pPr>
              </w:pPrChange>
            </w:pPr>
            <w:ins w:id="1169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0" w:author="Тугушев И.А." w:date="2014-04-02T13:38:00Z">
                <w:pPr>
                  <w:spacing w:beforeLines="60" w:afterLines="60"/>
                </w:pPr>
              </w:pPrChange>
            </w:pPr>
            <w:ins w:id="1171" w:author="Administrator" w:date="2014-02-13T11:42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172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47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74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75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50</w:t>
              </w:r>
            </w:ins>
          </w:p>
        </w:tc>
        <w:tc>
          <w:tcPr>
            <w:tcW w:w="2034" w:type="dxa"/>
          </w:tcPr>
          <w:p w:rsidR="00F34CB2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6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177" w:author="Administrator" w:date="2014-02-13T11:47:00Z">
              <w:r>
                <w:rPr>
                  <w:rFonts w:ascii="Arial" w:hAnsi="Arial" w:cs="Arial"/>
                  <w:sz w:val="20"/>
                  <w:szCs w:val="20"/>
                </w:rPr>
                <w:t>Исходщие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документы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78" w:author="Тугушев И.А." w:date="2014-04-02T13:38:00Z">
                <w:pPr>
                  <w:spacing w:beforeLines="60" w:afterLines="60"/>
                </w:pPr>
              </w:pPrChange>
            </w:pPr>
            <w:ins w:id="1179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8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82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3" w:author="Тугушев И.А." w:date="2014-04-02T13:38:00Z">
                <w:pPr>
                  <w:spacing w:beforeLines="60" w:afterLines="60"/>
                </w:pPr>
              </w:pPrChange>
            </w:pPr>
            <w:ins w:id="1184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5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186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8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c>
          <w:tcPr>
            <w:tcW w:w="1659" w:type="dxa"/>
          </w:tcPr>
          <w:p w:rsidR="00F34CB2" w:rsidRDefault="00F34CB2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18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189" w:author="Administrator" w:date="2014-02-13T11:44:00Z">
              <w:r w:rsidR="00192F25">
                <w:rPr>
                  <w:rFonts w:ascii="Arial" w:hAnsi="Arial" w:cs="Arial"/>
                  <w:sz w:val="20"/>
                  <w:szCs w:val="20"/>
                </w:rPr>
                <w:t>52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0" w:author="Тугушев И.А." w:date="2014-04-02T13:38:00Z">
                <w:pPr>
                  <w:spacing w:beforeLines="60" w:afterLines="60"/>
                </w:pPr>
              </w:pPrChange>
            </w:pPr>
            <w:ins w:id="1191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192" w:author="Administrator" w:date="2014-02-13T11:48:00Z">
              <w:r w:rsidR="00B55234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3" w:author="Тугушев И.А." w:date="2014-04-02T13:38:00Z">
                <w:pPr>
                  <w:spacing w:beforeLines="60" w:afterLines="60"/>
                </w:pPr>
              </w:pPrChange>
            </w:pPr>
            <w:ins w:id="1194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19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34CB2" w:rsidRPr="005A5B1B" w:rsidTr="00D572AA">
        <w:trPr>
          <w:ins w:id="1196" w:author="Administrator" w:date="2014-02-13T11:43:00Z"/>
        </w:trPr>
        <w:tc>
          <w:tcPr>
            <w:tcW w:w="1659" w:type="dxa"/>
          </w:tcPr>
          <w:p w:rsidR="00F34CB2" w:rsidRDefault="00192F25" w:rsidP="00DE4CAE">
            <w:pPr>
              <w:pStyle w:val="a9"/>
              <w:spacing w:beforeLines="60" w:afterLines="60"/>
              <w:contextualSpacing w:val="0"/>
              <w:rPr>
                <w:ins w:id="1197" w:author="Administrator" w:date="2014-02-13T11:43:00Z"/>
                <w:rFonts w:ascii="Arial" w:hAnsi="Arial" w:cs="Arial"/>
                <w:sz w:val="20"/>
                <w:szCs w:val="20"/>
              </w:rPr>
              <w:pPrChange w:id="119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199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53</w:t>
              </w:r>
            </w:ins>
          </w:p>
        </w:tc>
        <w:tc>
          <w:tcPr>
            <w:tcW w:w="2034" w:type="dxa"/>
          </w:tcPr>
          <w:p w:rsidR="00F34CB2" w:rsidRDefault="00F34CB2" w:rsidP="00DE4CAE">
            <w:pPr>
              <w:spacing w:beforeLines="60" w:afterLines="60"/>
              <w:rPr>
                <w:ins w:id="1200" w:author="Administrator" w:date="2014-02-13T11:43:00Z"/>
                <w:rFonts w:ascii="Arial" w:hAnsi="Arial" w:cs="Arial"/>
                <w:sz w:val="20"/>
                <w:szCs w:val="20"/>
              </w:rPr>
              <w:pPrChange w:id="1201" w:author="Тугушев И.А." w:date="2014-04-02T13:38:00Z">
                <w:pPr>
                  <w:spacing w:beforeLines="60" w:afterLines="60"/>
                </w:pPr>
              </w:pPrChange>
            </w:pPr>
            <w:ins w:id="1202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F34CB2" w:rsidRDefault="00F34CB2" w:rsidP="00DE4CAE">
            <w:pPr>
              <w:spacing w:beforeLines="60" w:afterLines="60"/>
              <w:rPr>
                <w:ins w:id="1203" w:author="Administrator" w:date="2014-02-13T11:43:00Z"/>
                <w:rFonts w:ascii="Arial" w:hAnsi="Arial" w:cs="Arial"/>
                <w:sz w:val="20"/>
                <w:szCs w:val="20"/>
              </w:rPr>
              <w:pPrChange w:id="1204" w:author="Тугушев И.А." w:date="2014-04-02T13:38:00Z">
                <w:pPr>
                  <w:spacing w:beforeLines="60" w:afterLines="60"/>
                </w:pPr>
              </w:pPrChange>
            </w:pPr>
            <w:ins w:id="1205" w:author="Administrator" w:date="2014-02-13T11:43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206" w:author="Administrator" w:date="2014-02-13T11:48:00Z">
              <w:r w:rsidR="00B55234">
                <w:rPr>
                  <w:rFonts w:ascii="Arial" w:hAnsi="Arial" w:cs="Arial"/>
                  <w:sz w:val="20"/>
                  <w:szCs w:val="20"/>
                </w:rPr>
                <w:t>51</w:t>
              </w:r>
            </w:ins>
          </w:p>
        </w:tc>
        <w:tc>
          <w:tcPr>
            <w:tcW w:w="3383" w:type="dxa"/>
          </w:tcPr>
          <w:p w:rsidR="00F34CB2" w:rsidRDefault="00F34CB2" w:rsidP="00DE4CAE">
            <w:pPr>
              <w:spacing w:beforeLines="60" w:afterLines="60"/>
              <w:rPr>
                <w:ins w:id="1207" w:author="Administrator" w:date="2014-02-13T11:43:00Z"/>
                <w:rFonts w:ascii="Arial" w:hAnsi="Arial" w:cs="Arial"/>
                <w:sz w:val="20"/>
                <w:szCs w:val="20"/>
              </w:rPr>
              <w:pPrChange w:id="120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rPr>
          <w:ins w:id="1209" w:author="Administrator" w:date="2014-02-13T11:43:00Z"/>
        </w:trPr>
        <w:tc>
          <w:tcPr>
            <w:tcW w:w="1659" w:type="dxa"/>
          </w:tcPr>
          <w:p w:rsidR="00B55234" w:rsidRDefault="00B55234" w:rsidP="00DE4CAE">
            <w:pPr>
              <w:pStyle w:val="a9"/>
              <w:spacing w:beforeLines="60" w:afterLines="60"/>
              <w:contextualSpacing w:val="0"/>
              <w:rPr>
                <w:ins w:id="1210" w:author="Administrator" w:date="2014-02-13T11:43:00Z"/>
                <w:rFonts w:ascii="Arial" w:hAnsi="Arial" w:cs="Arial"/>
                <w:sz w:val="20"/>
                <w:szCs w:val="20"/>
              </w:rPr>
              <w:pPrChange w:id="121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212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54</w:t>
              </w:r>
            </w:ins>
          </w:p>
        </w:tc>
        <w:tc>
          <w:tcPr>
            <w:tcW w:w="2034" w:type="dxa"/>
          </w:tcPr>
          <w:p w:rsidR="00B55234" w:rsidRDefault="00DC277A" w:rsidP="00DE4CAE">
            <w:pPr>
              <w:spacing w:beforeLines="60" w:afterLines="60"/>
              <w:rPr>
                <w:ins w:id="1213" w:author="Administrator" w:date="2014-02-13T11:43:00Z"/>
                <w:rFonts w:ascii="Arial" w:hAnsi="Arial" w:cs="Arial"/>
                <w:sz w:val="20"/>
                <w:szCs w:val="20"/>
              </w:rPr>
              <w:pPrChange w:id="1214" w:author="Тугушев И.А." w:date="2014-04-02T13:38:00Z">
                <w:pPr>
                  <w:spacing w:beforeLines="60" w:afterLines="60"/>
                </w:pPr>
              </w:pPrChange>
            </w:pPr>
            <w:ins w:id="1215" w:author="Administrator" w:date="2014-02-13T11:49:00Z">
              <w:r>
                <w:rPr>
                  <w:rFonts w:ascii="Arial" w:hAnsi="Arial" w:cs="Arial"/>
                  <w:sz w:val="20"/>
                  <w:szCs w:val="20"/>
                </w:rPr>
                <w:t>ОРД</w:t>
              </w:r>
            </w:ins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ins w:id="1216" w:author="Administrator" w:date="2014-02-13T11:43:00Z"/>
                <w:rFonts w:ascii="Arial" w:hAnsi="Arial" w:cs="Arial"/>
                <w:sz w:val="20"/>
                <w:szCs w:val="20"/>
              </w:rPr>
              <w:pPrChange w:id="1217" w:author="Тугушев И.А." w:date="2014-04-02T13:38:00Z">
                <w:pPr>
                  <w:spacing w:beforeLines="60" w:afterLines="60"/>
                </w:pPr>
              </w:pPrChange>
            </w:pPr>
            <w:ins w:id="1218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ins w:id="1219" w:author="Administrator" w:date="2014-02-13T11:43:00Z"/>
                <w:rFonts w:ascii="Arial" w:hAnsi="Arial" w:cs="Arial"/>
                <w:sz w:val="20"/>
                <w:szCs w:val="20"/>
              </w:rPr>
              <w:pPrChange w:id="122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rPr>
          <w:ins w:id="1221" w:author="Administrator" w:date="2014-02-13T11:43:00Z"/>
        </w:trPr>
        <w:tc>
          <w:tcPr>
            <w:tcW w:w="1659" w:type="dxa"/>
          </w:tcPr>
          <w:p w:rsidR="00B55234" w:rsidRDefault="00B55234" w:rsidP="00DE4CAE">
            <w:pPr>
              <w:pStyle w:val="a9"/>
              <w:spacing w:beforeLines="60" w:afterLines="60"/>
              <w:contextualSpacing w:val="0"/>
              <w:rPr>
                <w:ins w:id="1222" w:author="Administrator" w:date="2014-02-13T11:43:00Z"/>
                <w:rFonts w:ascii="Arial" w:hAnsi="Arial" w:cs="Arial"/>
                <w:sz w:val="20"/>
                <w:szCs w:val="20"/>
              </w:rPr>
              <w:pPrChange w:id="122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ins w:id="1224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55</w:t>
              </w:r>
            </w:ins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ins w:id="1225" w:author="Administrator" w:date="2014-02-13T11:43:00Z"/>
                <w:rFonts w:ascii="Arial" w:hAnsi="Arial" w:cs="Arial"/>
                <w:sz w:val="20"/>
                <w:szCs w:val="20"/>
              </w:rPr>
              <w:pPrChange w:id="1226" w:author="Тугушев И.А." w:date="2014-04-02T13:38:00Z">
                <w:pPr>
                  <w:spacing w:beforeLines="60" w:afterLines="60"/>
                </w:pPr>
              </w:pPrChange>
            </w:pPr>
            <w:ins w:id="1227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Все делопроизводители</w:t>
              </w:r>
            </w:ins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ins w:id="1228" w:author="Administrator" w:date="2014-02-13T11:43:00Z"/>
                <w:rFonts w:ascii="Arial" w:hAnsi="Arial" w:cs="Arial"/>
                <w:sz w:val="20"/>
                <w:szCs w:val="20"/>
              </w:rPr>
              <w:pPrChange w:id="1229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230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</w:ins>
            <w:proofErr w:type="spellEnd"/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ins w:id="1231" w:author="Administrator" w:date="2014-02-13T11:43:00Z"/>
                <w:rFonts w:ascii="Arial" w:hAnsi="Arial" w:cs="Arial"/>
                <w:sz w:val="20"/>
                <w:szCs w:val="20"/>
              </w:rPr>
              <w:pPrChange w:id="123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233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РВЗ </w:t>
            </w:r>
            <w:ins w:id="1234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56</w:t>
              </w:r>
            </w:ins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35" w:author="Тугушев И.А." w:date="2014-04-02T13:38:00Z">
                <w:pPr>
                  <w:spacing w:beforeLines="60" w:afterLines="60"/>
                </w:pPr>
              </w:pPrChange>
            </w:pPr>
            <w:ins w:id="1236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Изменить – появляется при снятии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чекбокса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237" w:author="Administrator" w:date="2014-02-13T11:49:00Z">
              <w:r w:rsidR="00DC277A">
                <w:rPr>
                  <w:rFonts w:ascii="Arial" w:hAnsi="Arial" w:cs="Arial"/>
                  <w:sz w:val="20"/>
                  <w:szCs w:val="20"/>
                </w:rPr>
                <w:t>55</w:t>
              </w:r>
            </w:ins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38" w:author="Тугушев И.А." w:date="2014-04-02T13:38:00Z">
                <w:pPr>
                  <w:spacing w:beforeLines="60" w:afterLines="60"/>
                </w:pPr>
              </w:pPrChange>
            </w:pPr>
            <w:ins w:id="1239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Кнопка </w:t>
              </w:r>
            </w:ins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1" w:author="Тугушев И.А." w:date="2014-04-02T13:38:00Z">
                <w:pPr>
                  <w:spacing w:beforeLines="60" w:afterLines="60"/>
                </w:pPr>
              </w:pPrChange>
            </w:pPr>
            <w:ins w:id="1242" w:author="Administrator" w:date="2014-02-13T11:44:00Z">
              <w:r>
                <w:rPr>
                  <w:rFonts w:ascii="Arial" w:hAnsi="Arial" w:cs="Arial"/>
                  <w:sz w:val="20"/>
                  <w:szCs w:val="20"/>
                </w:rPr>
                <w:t>РВЗ 57</w:t>
              </w:r>
            </w:ins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3" w:author="Тугушев И.А." w:date="2014-04-02T13:38:00Z">
                <w:pPr>
                  <w:spacing w:beforeLines="60" w:afterLines="60"/>
                </w:pPr>
              </w:pPrChange>
            </w:pPr>
            <w:ins w:id="1244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уведомляемых особ </w:t>
              </w:r>
            </w:ins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5" w:author="Тугушев И.А." w:date="2014-04-02T13:38:00Z">
                <w:pPr>
                  <w:spacing w:beforeLines="60" w:afterLines="60"/>
                </w:pPr>
              </w:pPrChange>
            </w:pPr>
            <w:ins w:id="1246" w:author="Administrator" w:date="2014-02-13T11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Список–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мо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жет быть пустым, так же пуст при отмеченном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чекбоксе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РВЗ </w:t>
              </w:r>
            </w:ins>
            <w:ins w:id="1247" w:author="Administrator" w:date="2014-02-13T11:49:00Z">
              <w:r w:rsidR="00DC277A">
                <w:rPr>
                  <w:rFonts w:ascii="Arial" w:hAnsi="Arial" w:cs="Arial"/>
                  <w:sz w:val="20"/>
                  <w:szCs w:val="20"/>
                </w:rPr>
                <w:t>55</w:t>
              </w:r>
            </w:ins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4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58</w:t>
            </w:r>
          </w:p>
        </w:tc>
        <w:tc>
          <w:tcPr>
            <w:tcW w:w="2034" w:type="dxa"/>
          </w:tcPr>
          <w:p w:rsidR="00B55234" w:rsidRDefault="0026208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 панели</w:t>
            </w:r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59</w:t>
            </w:r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Все делопроизводители</w:t>
            </w:r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5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</w:t>
            </w:r>
            <w:proofErr w:type="spellEnd"/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60</w:t>
            </w:r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Изменить – появляется при снятии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чекбокса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РВЗ </w:t>
            </w:r>
            <w:r w:rsidR="002044DB"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5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Pr="008808C0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61</w:t>
            </w:r>
          </w:p>
        </w:tc>
        <w:tc>
          <w:tcPr>
            <w:tcW w:w="2034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 уведомляемых особ </w:t>
            </w:r>
          </w:p>
        </w:tc>
        <w:tc>
          <w:tcPr>
            <w:tcW w:w="2601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Список–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мо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жет быть пустым, так же пуст при отмеченном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РВЗ </w:t>
            </w:r>
            <w:r w:rsidR="002044DB">
              <w:rPr>
                <w:rFonts w:ascii="Arial" w:hAnsi="Arial" w:cs="Arial"/>
                <w:sz w:val="20"/>
                <w:szCs w:val="20"/>
              </w:rPr>
              <w:t>59</w:t>
            </w:r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62</w:t>
            </w:r>
          </w:p>
        </w:tc>
        <w:tc>
          <w:tcPr>
            <w:tcW w:w="2034" w:type="dxa"/>
          </w:tcPr>
          <w:p w:rsidR="00B55234" w:rsidRDefault="002044DB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601" w:type="dxa"/>
          </w:tcPr>
          <w:p w:rsidR="00B55234" w:rsidRDefault="002044DB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Всплывающее окно - при нажатии РВЗ 40, 44, 48, 52, 56, 60</w:t>
            </w:r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55234" w:rsidRPr="005A5B1B" w:rsidTr="00D572AA">
        <w:tc>
          <w:tcPr>
            <w:tcW w:w="1659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6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</w:t>
            </w:r>
            <w:r w:rsidR="00DC277A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034" w:type="dxa"/>
          </w:tcPr>
          <w:p w:rsidR="00B55234" w:rsidRDefault="002054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Список выбора адресатов уведомления</w:t>
            </w:r>
          </w:p>
        </w:tc>
        <w:tc>
          <w:tcPr>
            <w:tcW w:w="2601" w:type="dxa"/>
          </w:tcPr>
          <w:p w:rsidR="00B55234" w:rsidRDefault="002054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Группа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чекбоксов</w:t>
            </w:r>
            <w:proofErr w:type="spellEnd"/>
          </w:p>
        </w:tc>
        <w:tc>
          <w:tcPr>
            <w:tcW w:w="3383" w:type="dxa"/>
          </w:tcPr>
          <w:p w:rsidR="00B55234" w:rsidRDefault="00B552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64</w:t>
            </w:r>
          </w:p>
        </w:tc>
        <w:tc>
          <w:tcPr>
            <w:tcW w:w="2034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4" w:author="Тугушев И.А." w:date="2014-04-02T13:38:00Z">
                <w:pPr>
                  <w:spacing w:beforeLines="60" w:afterLines="60"/>
                </w:pPr>
              </w:pPrChange>
            </w:pPr>
            <w:ins w:id="1275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Названия структурных групп задаются вручную</w:t>
              </w:r>
            </w:ins>
          </w:p>
        </w:tc>
        <w:tc>
          <w:tcPr>
            <w:tcW w:w="2601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6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277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Чекбокс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– если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включен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>, то по</w:t>
              </w:r>
              <w:r w:rsidR="00E5268C">
                <w:rPr>
                  <w:rFonts w:ascii="Arial" w:hAnsi="Arial" w:cs="Arial"/>
                  <w:sz w:val="20"/>
                  <w:szCs w:val="20"/>
                </w:rPr>
                <w:t>ля группы 65.Х.1, 66.Х.1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 – редактируемы; если отключен –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автозаполненызаполнены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и не редактируемы</w:t>
              </w:r>
            </w:ins>
          </w:p>
        </w:tc>
        <w:tc>
          <w:tcPr>
            <w:tcW w:w="3383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7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</w:t>
            </w:r>
          </w:p>
        </w:tc>
        <w:tc>
          <w:tcPr>
            <w:tcW w:w="2034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0" w:author="Тугушев И.А." w:date="2014-04-02T13:38:00Z">
                <w:pPr>
                  <w:spacing w:beforeLines="60" w:afterLines="60"/>
                </w:pPr>
              </w:pPrChange>
            </w:pPr>
            <w:ins w:id="1281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Текущее подразделение</w:t>
              </w:r>
            </w:ins>
          </w:p>
        </w:tc>
        <w:tc>
          <w:tcPr>
            <w:tcW w:w="2601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2" w:author="Тугушев И.А." w:date="2014-04-02T13:38:00Z">
                <w:pPr>
                  <w:spacing w:beforeLines="60" w:afterLines="60"/>
                </w:pPr>
              </w:pPrChange>
            </w:pPr>
            <w:ins w:id="1283" w:author="Administrator" w:date="2014-02-13T12:35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65.1</w:t>
            </w:r>
          </w:p>
        </w:tc>
        <w:tc>
          <w:tcPr>
            <w:tcW w:w="2034" w:type="dxa"/>
          </w:tcPr>
          <w:p w:rsidR="00D572AA" w:rsidRDefault="006D7EE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6" w:author="Тугушев И.А." w:date="2014-04-02T13:38:00Z">
                <w:pPr>
                  <w:spacing w:beforeLines="60" w:afterLines="60"/>
                </w:pPr>
              </w:pPrChange>
            </w:pPr>
            <w:ins w:id="1287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D572AA" w:rsidRDefault="006D7EE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88" w:author="Тугушев И.А." w:date="2014-04-02T13:38:00Z">
                <w:pPr>
                  <w:spacing w:beforeLines="60" w:afterLines="60"/>
                </w:pPr>
              </w:pPrChange>
            </w:pPr>
            <w:ins w:id="1289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572AA" w:rsidRPr="005A5B1B" w:rsidTr="00D572AA">
        <w:tc>
          <w:tcPr>
            <w:tcW w:w="1659" w:type="dxa"/>
          </w:tcPr>
          <w:p w:rsidR="00D572AA" w:rsidRDefault="00D572A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65.1.1</w:t>
            </w:r>
          </w:p>
        </w:tc>
        <w:tc>
          <w:tcPr>
            <w:tcW w:w="2034" w:type="dxa"/>
          </w:tcPr>
          <w:p w:rsidR="00D572AA" w:rsidRDefault="006D7EE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2" w:author="Тугушев И.А." w:date="2014-04-02T13:38:00Z">
                <w:pPr>
                  <w:spacing w:beforeLines="60" w:afterLines="60"/>
                </w:pPr>
              </w:pPrChange>
            </w:pPr>
            <w:ins w:id="1293" w:author="Administrator" w:date="2014-02-13T12:37:00Z">
              <w:r>
                <w:rPr>
                  <w:rFonts w:ascii="Arial" w:hAnsi="Arial" w:cs="Arial"/>
                  <w:sz w:val="20"/>
                  <w:szCs w:val="20"/>
                </w:rPr>
                <w:t xml:space="preserve">Значение для </w:t>
              </w:r>
            </w:ins>
            <w:ins w:id="1294" w:author="Administrator" w:date="2014-02-13T12:40:00Z">
              <w:r w:rsidR="00E13134">
                <w:rPr>
                  <w:rFonts w:ascii="Arial" w:hAnsi="Arial" w:cs="Arial"/>
                  <w:sz w:val="20"/>
                  <w:szCs w:val="20"/>
                </w:rPr>
                <w:t>РВЗ 65.1</w:t>
              </w:r>
            </w:ins>
          </w:p>
        </w:tc>
        <w:tc>
          <w:tcPr>
            <w:tcW w:w="2601" w:type="dxa"/>
          </w:tcPr>
          <w:p w:rsidR="00D572AA" w:rsidRDefault="009C22E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295" w:author="Тугушев И.А." w:date="2014-04-02T13:38:00Z">
                <w:pPr>
                  <w:spacing w:beforeLines="60" w:afterLines="60"/>
                </w:pPr>
              </w:pPrChange>
            </w:pPr>
            <w:ins w:id="1296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(</w:t>
              </w:r>
            </w:ins>
            <w:ins w:id="1297" w:author="Administrator" w:date="2014-02-13T12:38:00Z">
              <w:r w:rsidR="006D7EEC">
                <w:rPr>
                  <w:rFonts w:ascii="Arial" w:hAnsi="Arial" w:cs="Arial"/>
                  <w:sz w:val="20"/>
                  <w:szCs w:val="20"/>
                </w:rPr>
                <w:t>Группа элементов</w:t>
              </w:r>
            </w:ins>
            <w:ins w:id="1298" w:author="Administrator" w:date="2014-02-13T12:39:00Z">
              <w:r w:rsidR="00D266A8">
                <w:rPr>
                  <w:rFonts w:ascii="Arial" w:hAnsi="Arial" w:cs="Arial"/>
                  <w:sz w:val="20"/>
                  <w:szCs w:val="20"/>
                </w:rPr>
                <w:t xml:space="preserve"> – редактируемое поле + 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кнопка вызова </w:t>
              </w:r>
            </w:ins>
            <w:ins w:id="1299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00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  <w:ins w:id="1301" w:author="Administrator" w:date="2014-02-13T12:39:00Z">
              <w:r w:rsidR="00D266A8">
                <w:rPr>
                  <w:rFonts w:ascii="Arial" w:hAnsi="Arial" w:cs="Arial"/>
                  <w:sz w:val="20"/>
                  <w:szCs w:val="20"/>
                </w:rPr>
                <w:t xml:space="preserve"> / значение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 поля</w:t>
              </w:r>
            </w:ins>
          </w:p>
        </w:tc>
        <w:tc>
          <w:tcPr>
            <w:tcW w:w="3383" w:type="dxa"/>
          </w:tcPr>
          <w:p w:rsidR="00D572AA" w:rsidRDefault="009C22E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2" w:author="Тугушев И.А." w:date="2014-04-02T13:38:00Z">
                <w:pPr>
                  <w:spacing w:beforeLines="60" w:afterLines="60"/>
                </w:pPr>
              </w:pPrChange>
            </w:pPr>
            <w:ins w:id="1303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65.2</w:t>
            </w:r>
          </w:p>
        </w:tc>
        <w:tc>
          <w:tcPr>
            <w:tcW w:w="2034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5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ins w:id="1306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сотрудников</w:t>
              </w:r>
            </w:ins>
          </w:p>
        </w:tc>
        <w:tc>
          <w:tcPr>
            <w:tcW w:w="2601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7" w:author="Тугушев И.А." w:date="2014-04-02T13:38:00Z">
                <w:pPr>
                  <w:spacing w:beforeLines="60" w:afterLines="60"/>
                </w:pPr>
              </w:pPrChange>
            </w:pPr>
            <w:ins w:id="1308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0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65.2.1</w:t>
            </w:r>
          </w:p>
        </w:tc>
        <w:tc>
          <w:tcPr>
            <w:tcW w:w="2034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1" w:author="Тугушев И.А." w:date="2014-04-02T13:38:00Z">
                <w:pPr>
                  <w:spacing w:beforeLines="60" w:afterLines="60"/>
                </w:pPr>
              </w:pPrChange>
            </w:pPr>
            <w:ins w:id="1312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</w:t>
              </w:r>
            </w:ins>
            <w:ins w:id="1313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2</w:t>
              </w:r>
            </w:ins>
          </w:p>
        </w:tc>
        <w:tc>
          <w:tcPr>
            <w:tcW w:w="2601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4" w:author="Тугушев И.А." w:date="2014-04-02T13:38:00Z">
                <w:pPr>
                  <w:spacing w:beforeLines="60" w:afterLines="60"/>
                </w:pPr>
              </w:pPrChange>
            </w:pPr>
            <w:ins w:id="1315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316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17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18" w:author="Тугушев И.А." w:date="2014-04-02T13:38:00Z">
                <w:pPr>
                  <w:spacing w:beforeLines="60" w:afterLines="60"/>
                </w:pPr>
              </w:pPrChange>
            </w:pPr>
            <w:ins w:id="1319" w:author="Administrator" w:date="2014-02-13T12:40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65.3</w:t>
            </w:r>
          </w:p>
        </w:tc>
        <w:tc>
          <w:tcPr>
            <w:tcW w:w="2034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1" w:author="Тугушев И.А." w:date="2014-04-02T13:38:00Z">
                <w:pPr>
                  <w:spacing w:beforeLines="60" w:afterLines="60"/>
                </w:pPr>
              </w:pPrChange>
            </w:pPr>
            <w:ins w:id="1322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3" w:author="Тугушев И.А." w:date="2014-04-02T13:38:00Z">
                <w:pPr>
                  <w:spacing w:beforeLines="60" w:afterLines="60"/>
                </w:pPr>
              </w:pPrChange>
            </w:pPr>
            <w:ins w:id="1324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65.3.1</w:t>
            </w:r>
          </w:p>
        </w:tc>
        <w:tc>
          <w:tcPr>
            <w:tcW w:w="2034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7" w:author="Тугушев И.А." w:date="2014-04-02T13:38:00Z">
                <w:pPr>
                  <w:spacing w:beforeLines="60" w:afterLines="60"/>
                </w:pPr>
              </w:pPrChange>
            </w:pPr>
            <w:ins w:id="1328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65.3</w:t>
              </w:r>
            </w:ins>
          </w:p>
        </w:tc>
        <w:tc>
          <w:tcPr>
            <w:tcW w:w="2601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29" w:author="Тугушев И.А." w:date="2014-04-02T13:38:00Z">
                <w:pPr>
                  <w:spacing w:beforeLines="60" w:afterLines="60"/>
                </w:pPr>
              </w:pPrChange>
            </w:pPr>
            <w:ins w:id="1330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331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32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3" w:author="Тугушев И.А." w:date="2014-04-02T13:38:00Z">
                <w:pPr>
                  <w:spacing w:beforeLines="60" w:afterLines="60"/>
                </w:pPr>
              </w:pPrChange>
            </w:pPr>
            <w:ins w:id="1334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E13134" w:rsidRPr="005A5B1B" w:rsidTr="00D572AA">
        <w:tc>
          <w:tcPr>
            <w:tcW w:w="1659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</w:t>
            </w:r>
          </w:p>
        </w:tc>
        <w:tc>
          <w:tcPr>
            <w:tcW w:w="2034" w:type="dxa"/>
          </w:tcPr>
          <w:p w:rsidR="00E13134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36" w:author="Тугушев И.А." w:date="2014-04-02T13:38:00Z">
                <w:pPr>
                  <w:spacing w:beforeLines="60" w:afterLines="60"/>
                </w:pPr>
              </w:pPrChange>
            </w:pPr>
            <w:ins w:id="133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Нижестоящие </w:t>
              </w:r>
            </w:ins>
            <w:ins w:id="1338" w:author="Administrator" w:date="2014-02-13T12:41:00Z">
              <w:r w:rsidR="00E13134">
                <w:rPr>
                  <w:rFonts w:ascii="Arial" w:hAnsi="Arial" w:cs="Arial"/>
                  <w:sz w:val="20"/>
                  <w:szCs w:val="20"/>
                </w:rPr>
                <w:t>подразделени</w:t>
              </w:r>
            </w:ins>
            <w:ins w:id="1339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я</w:t>
              </w:r>
            </w:ins>
          </w:p>
        </w:tc>
        <w:tc>
          <w:tcPr>
            <w:tcW w:w="2601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0" w:author="Тугушев И.А." w:date="2014-04-02T13:38:00Z">
                <w:pPr>
                  <w:spacing w:beforeLines="60" w:afterLines="60"/>
                </w:pPr>
              </w:pPrChange>
            </w:pPr>
            <w:ins w:id="1341" w:author="Administrator" w:date="2014-02-13T12:41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E13134" w:rsidRDefault="00E1313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66.1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4" w:author="Тугушев И.А." w:date="2014-04-02T13:38:00Z">
                <w:pPr>
                  <w:spacing w:beforeLines="60" w:afterLines="60"/>
                </w:pPr>
              </w:pPrChange>
            </w:pPr>
            <w:ins w:id="134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6" w:author="Тугушев И.А." w:date="2014-04-02T13:38:00Z">
                <w:pPr>
                  <w:spacing w:beforeLines="60" w:afterLines="60"/>
                </w:pPr>
              </w:pPrChange>
            </w:pPr>
            <w:ins w:id="134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4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66.1.1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0" w:author="Тугушев И.А." w:date="2014-04-02T13:38:00Z">
                <w:pPr>
                  <w:spacing w:beforeLines="60" w:afterLines="60"/>
                </w:pPr>
              </w:pPrChange>
            </w:pPr>
            <w:ins w:id="1351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Значение для РВЗ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66.1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2" w:author="Тугушев И.А." w:date="2014-04-02T13:38:00Z">
                <w:pPr>
                  <w:spacing w:beforeLines="60" w:afterLines="60"/>
                </w:pPr>
              </w:pPrChange>
            </w:pPr>
            <w:ins w:id="1353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(Группа элементов – редактируемое поле +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кнопка вызова </w:t>
              </w:r>
            </w:ins>
            <w:ins w:id="1354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5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6" w:author="Тугушев И.А." w:date="2014-04-02T13:38:00Z">
                <w:pPr>
                  <w:spacing w:beforeLines="60" w:afterLines="60"/>
                </w:pPr>
              </w:pPrChange>
            </w:pPr>
            <w:ins w:id="135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В зависимости от значения РВЗ </w:t>
              </w:r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64</w:t>
              </w:r>
            </w:ins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66.2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59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ins w:id="1360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сотрудников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1" w:author="Тугушев И.А." w:date="2014-04-02T13:38:00Z">
                <w:pPr>
                  <w:spacing w:beforeLines="60" w:afterLines="60"/>
                </w:pPr>
              </w:pPrChange>
            </w:pPr>
            <w:ins w:id="1362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66.2.1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5" w:author="Тугушев И.А." w:date="2014-04-02T13:38:00Z">
                <w:pPr>
                  <w:spacing w:beforeLines="60" w:afterLines="60"/>
                </w:pPr>
              </w:pPrChange>
            </w:pPr>
            <w:ins w:id="1366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66.2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67" w:author="Тугушев И.А." w:date="2014-04-02T13:38:00Z">
                <w:pPr>
                  <w:spacing w:beforeLines="60" w:afterLines="60"/>
                </w:pPr>
              </w:pPrChange>
            </w:pPr>
            <w:ins w:id="1368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369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70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1" w:author="Тугушев И.А." w:date="2014-04-02T13:38:00Z">
                <w:pPr>
                  <w:spacing w:beforeLines="60" w:afterLines="60"/>
                </w:pPr>
              </w:pPrChange>
            </w:pPr>
            <w:ins w:id="1372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66.3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4" w:author="Тугушев И.А." w:date="2014-04-02T13:38:00Z">
                <w:pPr>
                  <w:spacing w:beforeLines="60" w:afterLines="60"/>
                </w:pPr>
              </w:pPrChange>
            </w:pPr>
            <w:ins w:id="137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6" w:author="Тугушев И.А." w:date="2014-04-02T13:38:00Z">
                <w:pPr>
                  <w:spacing w:beforeLines="60" w:afterLines="60"/>
                </w:pPr>
              </w:pPrChange>
            </w:pPr>
            <w:ins w:id="137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5D7258" w:rsidRPr="005A5B1B" w:rsidTr="00D572AA">
        <w:tc>
          <w:tcPr>
            <w:tcW w:w="1659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7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66.3.1</w:t>
            </w:r>
          </w:p>
        </w:tc>
        <w:tc>
          <w:tcPr>
            <w:tcW w:w="2034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0" w:author="Тугушев И.А." w:date="2014-04-02T13:38:00Z">
                <w:pPr>
                  <w:spacing w:beforeLines="60" w:afterLines="60"/>
                </w:pPr>
              </w:pPrChange>
            </w:pPr>
            <w:ins w:id="1381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382" w:author="Administrator" w:date="2014-02-13T12:43:00Z">
              <w:r w:rsidR="008D7C36"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383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.3</w:t>
              </w:r>
            </w:ins>
          </w:p>
        </w:tc>
        <w:tc>
          <w:tcPr>
            <w:tcW w:w="2601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4" w:author="Тугушев И.А." w:date="2014-04-02T13:38:00Z">
                <w:pPr>
                  <w:spacing w:beforeLines="60" w:afterLines="60"/>
                </w:pPr>
              </w:pPrChange>
            </w:pPr>
            <w:ins w:id="1385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386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387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5D7258" w:rsidRDefault="005D725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88" w:author="Тугушев И.А." w:date="2014-04-02T13:38:00Z">
                <w:pPr>
                  <w:spacing w:beforeLines="60" w:afterLines="60"/>
                </w:pPr>
              </w:pPrChange>
            </w:pPr>
            <w:ins w:id="1389" w:author="Administrator" w:date="2014-02-13T12:42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66.4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1" w:author="Тугушев И.А." w:date="2014-04-02T13:38:00Z">
                <w:pPr>
                  <w:spacing w:beforeLines="60" w:afterLines="60"/>
                </w:pPr>
              </w:pPrChange>
            </w:pPr>
            <w:ins w:id="1392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Руководители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3" w:author="Тугушев И.А." w:date="2014-04-02T13:38:00Z">
                <w:pPr>
                  <w:spacing w:beforeLines="60" w:afterLines="60"/>
                </w:pPr>
              </w:pPrChange>
            </w:pPr>
            <w:ins w:id="1394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66.4.1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397" w:author="Тугушев И.А." w:date="2014-04-02T13:38:00Z">
                <w:pPr>
                  <w:spacing w:beforeLines="60" w:afterLines="60"/>
                </w:pPr>
              </w:pPrChange>
            </w:pPr>
            <w:ins w:id="1398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399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400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.</w:t>
              </w:r>
            </w:ins>
            <w:ins w:id="1401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4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2" w:author="Тугушев И.А." w:date="2014-04-02T13:38:00Z">
                <w:pPr>
                  <w:spacing w:beforeLines="60" w:afterLines="60"/>
                </w:pPr>
              </w:pPrChange>
            </w:pPr>
            <w:ins w:id="1403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04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405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6" w:author="Тугушев И.А." w:date="2014-04-02T13:38:00Z">
                <w:pPr>
                  <w:spacing w:beforeLines="60" w:afterLines="60"/>
                </w:pPr>
              </w:pPrChange>
            </w:pPr>
            <w:ins w:id="1407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66.5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09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ins w:id="1410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руководителей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1" w:author="Тугушев И.А." w:date="2014-04-02T13:38:00Z">
                <w:pPr>
                  <w:spacing w:beforeLines="60" w:afterLines="60"/>
                </w:pPr>
              </w:pPrChange>
            </w:pPr>
            <w:ins w:id="1412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66.5.1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15" w:author="Тугушев И.А." w:date="2014-04-02T13:38:00Z">
                <w:pPr>
                  <w:spacing w:beforeLines="60" w:afterLines="60"/>
                </w:pPr>
              </w:pPrChange>
            </w:pPr>
            <w:ins w:id="1416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</w:t>
              </w:r>
            </w:ins>
            <w:ins w:id="1417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6</w:t>
              </w:r>
            </w:ins>
            <w:ins w:id="1418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.</w:t>
              </w:r>
            </w:ins>
            <w:ins w:id="1419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5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0" w:author="Тугушев И.А." w:date="2014-04-02T13:38:00Z">
                <w:pPr>
                  <w:spacing w:beforeLines="60" w:afterLines="60"/>
                </w:pPr>
              </w:pPrChange>
            </w:pPr>
            <w:ins w:id="1421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22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423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4" w:author="Тугушев И.А." w:date="2014-04-02T13:38:00Z">
                <w:pPr>
                  <w:spacing w:beforeLines="60" w:afterLines="60"/>
                </w:pPr>
              </w:pPrChange>
            </w:pPr>
            <w:ins w:id="1425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66.6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7" w:author="Тугушев И.А." w:date="2014-04-02T13:38:00Z">
                <w:pPr>
                  <w:spacing w:beforeLines="60" w:afterLines="60"/>
                </w:pPr>
              </w:pPrChange>
            </w:pPr>
            <w:ins w:id="1428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Аудиторы руководителей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29" w:author="Тугушев И.А." w:date="2014-04-02T13:38:00Z">
                <w:pPr>
                  <w:spacing w:beforeLines="60" w:afterLines="60"/>
                </w:pPr>
              </w:pPrChange>
            </w:pPr>
            <w:ins w:id="1430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3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3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66.6.1</w:t>
            </w:r>
          </w:p>
        </w:tc>
        <w:tc>
          <w:tcPr>
            <w:tcW w:w="2034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33" w:author="Тугушев И.А." w:date="2014-04-02T13:38:00Z">
                <w:pPr>
                  <w:spacing w:beforeLines="60" w:afterLines="60"/>
                </w:pPr>
              </w:pPrChange>
            </w:pPr>
            <w:ins w:id="1434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65.6</w:t>
              </w:r>
            </w:ins>
          </w:p>
        </w:tc>
        <w:tc>
          <w:tcPr>
            <w:tcW w:w="2601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35" w:author="Тугушев И.А." w:date="2014-04-02T13:38:00Z">
                <w:pPr>
                  <w:spacing w:beforeLines="60" w:afterLines="60"/>
                </w:pPr>
              </w:pPrChange>
            </w:pPr>
            <w:ins w:id="1436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37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438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39" w:author="Тугушев И.А." w:date="2014-04-02T13:38:00Z">
                <w:pPr>
                  <w:spacing w:beforeLines="60" w:afterLines="60"/>
                </w:pPr>
              </w:pPrChange>
            </w:pPr>
            <w:ins w:id="1440" w:author="Administrator" w:date="2014-02-13T12:43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D7C36" w:rsidRPr="005A5B1B" w:rsidTr="00D572AA">
        <w:tc>
          <w:tcPr>
            <w:tcW w:w="1659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</w:t>
            </w:r>
          </w:p>
        </w:tc>
        <w:tc>
          <w:tcPr>
            <w:tcW w:w="2034" w:type="dxa"/>
          </w:tcPr>
          <w:p w:rsidR="008D7C36" w:rsidRDefault="0029513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2" w:author="Тугушев И.А." w:date="2014-04-02T13:38:00Z">
                <w:pPr>
                  <w:spacing w:beforeLines="60" w:afterLines="60"/>
                </w:pPr>
              </w:pPrChange>
            </w:pPr>
            <w:ins w:id="1443" w:author="Administrator" w:date="2014-02-13T12:44:00Z">
              <w:r>
                <w:rPr>
                  <w:rFonts w:ascii="Arial" w:hAnsi="Arial" w:cs="Arial"/>
                  <w:sz w:val="20"/>
                  <w:szCs w:val="20"/>
                </w:rPr>
                <w:t>Вышестоящие подразделения</w:t>
              </w:r>
            </w:ins>
          </w:p>
        </w:tc>
        <w:tc>
          <w:tcPr>
            <w:tcW w:w="2601" w:type="dxa"/>
          </w:tcPr>
          <w:p w:rsidR="008D7C36" w:rsidRDefault="0029513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4" w:author="Тугушев И.А." w:date="2014-04-02T13:38:00Z">
                <w:pPr>
                  <w:spacing w:beforeLines="60" w:afterLines="60"/>
                </w:pPr>
              </w:pPrChange>
            </w:pPr>
            <w:ins w:id="1445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панели</w:t>
              </w:r>
            </w:ins>
          </w:p>
        </w:tc>
        <w:tc>
          <w:tcPr>
            <w:tcW w:w="3383" w:type="dxa"/>
          </w:tcPr>
          <w:p w:rsidR="008D7C36" w:rsidRDefault="008D7C36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67.1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48" w:author="Тугушев И.А." w:date="2014-04-02T13:38:00Z">
                <w:pPr>
                  <w:spacing w:beforeLines="60" w:afterLines="60"/>
                </w:pPr>
              </w:pPrChange>
            </w:pPr>
            <w:ins w:id="144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Сотрудники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0" w:author="Тугушев И.А." w:date="2014-04-02T13:38:00Z">
                <w:pPr>
                  <w:spacing w:beforeLines="60" w:afterLines="60"/>
                </w:pPr>
              </w:pPrChange>
            </w:pPr>
            <w:ins w:id="145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67.1.1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4" w:author="Тугушев И.А." w:date="2014-04-02T13:38:00Z">
                <w:pPr>
                  <w:spacing w:beforeLines="60" w:afterLines="60"/>
                </w:pPr>
              </w:pPrChange>
            </w:pPr>
            <w:ins w:id="1455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67.1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56" w:author="Тугушев И.А." w:date="2014-04-02T13:38:00Z">
                <w:pPr>
                  <w:spacing w:beforeLines="60" w:afterLines="60"/>
                </w:pPr>
              </w:pPrChange>
            </w:pPr>
            <w:ins w:id="1457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58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45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0" w:author="Тугушев И.А." w:date="2014-04-02T13:38:00Z">
                <w:pPr>
                  <w:spacing w:beforeLines="60" w:afterLines="60"/>
                </w:pPr>
              </w:pPrChange>
            </w:pPr>
            <w:ins w:id="146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67.2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3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ins w:id="146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сотрудников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5" w:author="Тугушев И.А." w:date="2014-04-02T13:38:00Z">
                <w:pPr>
                  <w:spacing w:beforeLines="60" w:afterLines="60"/>
                </w:pPr>
              </w:pPrChange>
            </w:pPr>
            <w:ins w:id="146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67.2.1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69" w:author="Тугушев И.А." w:date="2014-04-02T13:38:00Z">
                <w:pPr>
                  <w:spacing w:beforeLines="60" w:afterLines="60"/>
                </w:pPr>
              </w:pPrChange>
            </w:pPr>
            <w:ins w:id="1470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67.2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1" w:author="Тугушев И.А." w:date="2014-04-02T13:38:00Z">
                <w:pPr>
                  <w:spacing w:beforeLines="60" w:afterLines="60"/>
                </w:pPr>
              </w:pPrChange>
            </w:pPr>
            <w:ins w:id="1472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73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 xml:space="preserve">диалога </w:t>
              </w:r>
              <w:r w:rsidR="00A809FA">
                <w:rPr>
                  <w:rFonts w:ascii="Arial" w:hAnsi="Arial" w:cs="Arial"/>
                  <w:sz w:val="20"/>
                  <w:szCs w:val="20"/>
                </w:rPr>
                <w:lastRenderedPageBreak/>
                <w:t>выбора</w:t>
              </w:r>
            </w:ins>
            <w:ins w:id="147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5" w:author="Тугушев И.А." w:date="2014-04-02T13:38:00Z">
                <w:pPr>
                  <w:spacing w:beforeLines="60" w:afterLines="60"/>
                </w:pPr>
              </w:pPrChange>
            </w:pPr>
            <w:ins w:id="147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РВЗ 67.3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78" w:author="Тугушев И.А." w:date="2014-04-02T13:38:00Z">
                <w:pPr>
                  <w:spacing w:beforeLines="60" w:afterLines="60"/>
                </w:pPr>
              </w:pPrChange>
            </w:pPr>
            <w:ins w:id="147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Аудиторы сотрудников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0" w:author="Тугушев И.А." w:date="2014-04-02T13:38:00Z">
                <w:pPr>
                  <w:spacing w:beforeLines="60" w:afterLines="60"/>
                </w:pPr>
              </w:pPrChange>
            </w:pPr>
            <w:ins w:id="148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67.3.1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4" w:author="Тугушев И.А." w:date="2014-04-02T13:38:00Z">
                <w:pPr>
                  <w:spacing w:beforeLines="60" w:afterLines="60"/>
                </w:pPr>
              </w:pPrChange>
            </w:pPr>
            <w:ins w:id="1485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Значение для РВЗ 67.3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86" w:author="Тугушев И.А." w:date="2014-04-02T13:38:00Z">
                <w:pPr>
                  <w:spacing w:beforeLines="60" w:afterLines="60"/>
                </w:pPr>
              </w:pPrChange>
            </w:pPr>
            <w:ins w:id="1487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 xml:space="preserve">(Группа элементов – редактируемое поле + кнопка вызова </w:t>
              </w:r>
            </w:ins>
            <w:ins w:id="1488" w:author="Administrator" w:date="2014-02-13T12:47:00Z">
              <w:r w:rsidR="00A809FA">
                <w:rPr>
                  <w:rFonts w:ascii="Arial" w:hAnsi="Arial" w:cs="Arial"/>
                  <w:sz w:val="20"/>
                  <w:szCs w:val="20"/>
                </w:rPr>
                <w:t>диалога выбора</w:t>
              </w:r>
            </w:ins>
            <w:ins w:id="1489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) / значение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0" w:author="Тугушев И.А." w:date="2014-04-02T13:38:00Z">
                <w:pPr>
                  <w:spacing w:beforeLines="60" w:afterLines="60"/>
                </w:pPr>
              </w:pPrChange>
            </w:pPr>
            <w:ins w:id="1491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В зависимости от значения РВЗ 64</w:t>
              </w:r>
            </w:ins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67.4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3" w:author="Тугушев И.А." w:date="2014-04-02T13:38:00Z">
                <w:pPr>
                  <w:spacing w:beforeLines="60" w:afterLines="60"/>
                </w:pPr>
              </w:pPrChange>
            </w:pPr>
            <w:ins w:id="1494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Руководители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5" w:author="Тугушев И.А." w:date="2014-04-02T13:38:00Z">
                <w:pPr>
                  <w:spacing w:beforeLines="60" w:afterLines="60"/>
                </w:pPr>
              </w:pPrChange>
            </w:pPr>
            <w:ins w:id="1496" w:author="Administrator" w:date="2014-02-13T12:45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67.5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499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ins w:id="1500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Замещающие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 руководителей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1" w:author="Тугушев И.А." w:date="2014-04-02T13:38:00Z">
                <w:pPr>
                  <w:spacing w:beforeLines="60" w:afterLines="60"/>
                </w:pPr>
              </w:pPrChange>
            </w:pPr>
            <w:ins w:id="1502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67.6</w:t>
            </w: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5" w:author="Тугушев И.А." w:date="2014-04-02T13:38:00Z">
                <w:pPr>
                  <w:spacing w:beforeLines="60" w:afterLines="60"/>
                </w:pPr>
              </w:pPrChange>
            </w:pPr>
            <w:ins w:id="1506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Аудиторы руководителей</w:t>
              </w:r>
            </w:ins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7" w:author="Тугушев И.А." w:date="2014-04-02T13:38:00Z">
                <w:pPr>
                  <w:spacing w:beforeLines="60" w:afterLines="60"/>
                </w:pPr>
              </w:pPrChange>
            </w:pPr>
            <w:ins w:id="1508" w:author="Administrator" w:date="2014-02-13T12:46:00Z">
              <w:r>
                <w:rPr>
                  <w:rFonts w:ascii="Arial" w:hAnsi="Arial" w:cs="Arial"/>
                  <w:sz w:val="20"/>
                  <w:szCs w:val="20"/>
                </w:rPr>
                <w:t>Название поля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0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68</w:t>
            </w:r>
          </w:p>
        </w:tc>
        <w:tc>
          <w:tcPr>
            <w:tcW w:w="2034" w:type="dxa"/>
          </w:tcPr>
          <w:p w:rsidR="008F0B3C" w:rsidRPr="00A809FA" w:rsidRDefault="00A809FA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  <w:rPrChange w:id="1511" w:author="Administrator" w:date="2014-02-13T12:48:00Z">
                  <w:rPr>
                    <w:rFonts w:ascii="Arial" w:hAnsi="Arial" w:cs="Arial"/>
                    <w:sz w:val="20"/>
                    <w:szCs w:val="20"/>
                  </w:rPr>
                </w:rPrChange>
              </w:rPr>
              <w:pPrChange w:id="1512" w:author="Тугушев И.А." w:date="2014-04-02T13:38:00Z">
                <w:pPr>
                  <w:spacing w:beforeLines="60" w:afterLines="60"/>
                </w:pPr>
              </w:pPrChange>
            </w:pPr>
            <w:ins w:id="1513" w:author="Administrator" w:date="2014-02-13T12:48:00Z"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Select Name</w:t>
              </w:r>
            </w:ins>
          </w:p>
        </w:tc>
        <w:tc>
          <w:tcPr>
            <w:tcW w:w="2601" w:type="dxa"/>
          </w:tcPr>
          <w:p w:rsidR="008F0B3C" w:rsidRDefault="0057646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4" w:author="Тугушев И.А." w:date="2014-04-02T13:38:00Z">
                <w:pPr>
                  <w:spacing w:beforeLines="60" w:afterLines="60"/>
                </w:pPr>
              </w:pPrChange>
            </w:pPr>
            <w:ins w:id="1515" w:author="Administrator" w:date="2014-02-13T12:48:00Z">
              <w:r>
                <w:rPr>
                  <w:rFonts w:ascii="Arial" w:hAnsi="Arial" w:cs="Arial"/>
                  <w:sz w:val="20"/>
                  <w:szCs w:val="20"/>
                </w:rPr>
                <w:t>Всплывающее окно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 69</w:t>
            </w:r>
          </w:p>
        </w:tc>
        <w:tc>
          <w:tcPr>
            <w:tcW w:w="2034" w:type="dxa"/>
          </w:tcPr>
          <w:p w:rsidR="008F0B3C" w:rsidRDefault="0057646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18" w:author="Тугушев И.А." w:date="2014-04-02T13:38:00Z">
                <w:pPr>
                  <w:spacing w:beforeLines="60" w:afterLines="60"/>
                </w:pPr>
              </w:pPrChange>
            </w:pPr>
            <w:ins w:id="1519" w:author="Administrator" w:date="2014-02-13T12:49:00Z">
              <w:r>
                <w:rPr>
                  <w:rFonts w:ascii="Arial" w:hAnsi="Arial" w:cs="Arial"/>
                  <w:sz w:val="20"/>
                  <w:szCs w:val="20"/>
                </w:rPr>
                <w:t>Список имен для выбора</w:t>
              </w:r>
            </w:ins>
          </w:p>
        </w:tc>
        <w:tc>
          <w:tcPr>
            <w:tcW w:w="2601" w:type="dxa"/>
          </w:tcPr>
          <w:p w:rsidR="008F0B3C" w:rsidRDefault="0057646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0" w:author="Тугушев И.А." w:date="2014-04-02T13:38:00Z">
                <w:pPr>
                  <w:spacing w:beforeLines="60" w:afterLines="60"/>
                </w:pPr>
              </w:pPrChange>
            </w:pPr>
            <w:ins w:id="1521" w:author="Administrator" w:date="2014-02-13T12:48:00Z">
              <w:r>
                <w:rPr>
                  <w:rFonts w:ascii="Arial" w:hAnsi="Arial" w:cs="Arial"/>
                  <w:sz w:val="20"/>
                  <w:szCs w:val="20"/>
                </w:rPr>
                <w:t xml:space="preserve">Список 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2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2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3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3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3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54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49" w:author="Тугушев И.А." w:date="2014-04-02T13:38:00Z">
                <w:pPr>
                  <w:spacing w:beforeLines="60" w:afterLines="60"/>
                </w:pPr>
              </w:pPrChange>
            </w:pPr>
            <w:del w:id="1550" w:author="Administrator" w:date="2014-02-12T11:56:00Z">
              <w:r w:rsidRPr="00937C78" w:rsidDel="00B9218F">
                <w:rPr>
                  <w:rFonts w:ascii="Arial" w:hAnsi="Arial" w:cs="Arial"/>
                  <w:sz w:val="20"/>
                  <w:szCs w:val="20"/>
                </w:rPr>
                <w:delText>Кнопка</w:delText>
              </w:r>
            </w:del>
            <w:ins w:id="1551" w:author="Administrator" w:date="2014-02-12T11:56:00Z">
              <w:r>
                <w:rPr>
                  <w:rFonts w:ascii="Arial" w:hAnsi="Arial" w:cs="Arial"/>
                  <w:sz w:val="20"/>
                  <w:szCs w:val="20"/>
                </w:rPr>
                <w:t>Выпа</w:t>
              </w:r>
            </w:ins>
            <w:ins w:id="1552" w:author="Administrator" w:date="2014-02-12T11:57:00Z">
              <w:r>
                <w:rPr>
                  <w:rFonts w:ascii="Arial" w:hAnsi="Arial" w:cs="Arial"/>
                  <w:sz w:val="20"/>
                  <w:szCs w:val="20"/>
                </w:rPr>
                <w:t>дающий список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Pr="00B9218F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5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55" w:author="Administrator" w:date="2014-02-12T11:57:00Z">
              <w:r>
                <w:rPr>
                  <w:rFonts w:ascii="Arial" w:hAnsi="Arial" w:cs="Arial"/>
                  <w:sz w:val="20"/>
                  <w:szCs w:val="20"/>
                </w:rPr>
                <w:t>7,0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6" w:author="Тугушев И.А." w:date="2014-04-02T13:38:00Z">
                <w:pPr>
                  <w:spacing w:beforeLines="60" w:afterLines="60"/>
                </w:pPr>
              </w:pPrChange>
            </w:pPr>
            <w:ins w:id="1557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 xml:space="preserve">Кнопки прокрутки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элеменотов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меню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58" w:author="Тугушев И.А." w:date="2014-04-02T13:38:00Z">
                <w:pPr>
                  <w:spacing w:beforeLines="60" w:afterLines="60"/>
                </w:pPr>
              </w:pPrChange>
            </w:pPr>
            <w:ins w:id="1559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Группа кнопок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61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62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7,1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3" w:author="Тугушев И.А." w:date="2014-04-02T13:38:00Z">
                <w:pPr>
                  <w:spacing w:beforeLines="60" w:afterLines="60"/>
                </w:pPr>
              </w:pPrChange>
            </w:pPr>
            <w:ins w:id="1564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Переместить шт. единицу с персоной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5" w:author="Тугушев И.А." w:date="2014-04-02T13:38:00Z">
                <w:pPr>
                  <w:spacing w:beforeLines="60" w:afterLines="60"/>
                </w:pPr>
              </w:pPrChange>
            </w:pPr>
            <w:ins w:id="1566" w:author="Administrator" w:date="2014-02-12T11:58:00Z">
              <w:r w:rsidRPr="009A7A20"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6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6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69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7.2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0" w:author="Тугушев И.А." w:date="2014-04-02T13:38:00Z">
                <w:pPr>
                  <w:spacing w:beforeLines="60" w:afterLines="60"/>
                </w:pPr>
              </w:pPrChange>
            </w:pPr>
            <w:ins w:id="1571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Выбор персоны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2" w:author="Тугушев И.А." w:date="2014-04-02T13:38:00Z">
                <w:pPr>
                  <w:spacing w:beforeLines="60" w:afterLines="60"/>
                </w:pPr>
              </w:pPrChange>
            </w:pPr>
            <w:ins w:id="1573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75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76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7.3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7" w:author="Тугушев И.А." w:date="2014-04-02T13:38:00Z">
                <w:pPr>
                  <w:spacing w:beforeLines="60" w:afterLines="60"/>
                </w:pPr>
              </w:pPrChange>
            </w:pPr>
            <w:ins w:id="1578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Новая персона …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79" w:author="Тугушев И.А." w:date="2014-04-02T13:38:00Z">
                <w:pPr>
                  <w:spacing w:beforeLines="60" w:afterLines="60"/>
                </w:pPr>
              </w:pPrChange>
            </w:pPr>
            <w:ins w:id="1580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82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83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7.4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4" w:author="Тугушев И.А." w:date="2014-04-02T13:38:00Z">
                <w:pPr>
                  <w:spacing w:beforeLines="60" w:afterLines="60"/>
                </w:pPr>
              </w:pPrChange>
            </w:pPr>
            <w:ins w:id="1585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Перевести персону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6" w:author="Тугушев И.А." w:date="2014-04-02T13:38:00Z">
                <w:pPr>
                  <w:spacing w:beforeLines="60" w:afterLines="60"/>
                </w:pPr>
              </w:pPrChange>
            </w:pPr>
            <w:ins w:id="1587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8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89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90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7.5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1" w:author="Тугушев И.А." w:date="2014-04-02T13:38:00Z">
                <w:pPr>
                  <w:spacing w:beforeLines="60" w:afterLines="60"/>
                </w:pPr>
              </w:pPrChange>
            </w:pPr>
            <w:ins w:id="1592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Освободить штатную единицу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3" w:author="Тугушев И.А." w:date="2014-04-02T13:38:00Z">
                <w:pPr>
                  <w:spacing w:beforeLines="60" w:afterLines="60"/>
                </w:pPr>
              </w:pPrChange>
            </w:pPr>
            <w:ins w:id="1594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596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597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t>7.6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598" w:author="Тугушев И.А." w:date="2014-04-02T13:38:00Z">
                <w:pPr>
                  <w:spacing w:beforeLines="60" w:afterLines="60"/>
                </w:pPr>
              </w:pPrChange>
            </w:pPr>
            <w:ins w:id="1599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Снять признак «Основная»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00" w:author="Тугушев И.А." w:date="2014-04-02T13:38:00Z">
                <w:pPr>
                  <w:spacing w:beforeLines="60" w:afterLines="60"/>
                </w:pPr>
              </w:pPrChange>
            </w:pPr>
            <w:ins w:id="1601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0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604" w:author="Administrator" w:date="2014-02-12T11:58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7.7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5" w:author="Тугушев И.А." w:date="2014-04-02T13:38:00Z">
                <w:pPr>
                  <w:spacing w:beforeLines="60" w:afterLines="60"/>
                </w:pPr>
              </w:pPrChange>
            </w:pPr>
            <w:ins w:id="1606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Принять старые дела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7" w:author="Тугушев И.А." w:date="2014-04-02T13:38:00Z">
                <w:pPr>
                  <w:spacing w:beforeLines="60" w:afterLines="60"/>
                </w:pPr>
              </w:pPrChange>
            </w:pPr>
            <w:ins w:id="1608" w:author="Administrator" w:date="2014-02-12T11:59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0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1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Штатная единица «Сотрудник»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0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2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 xml:space="preserve">отображаем </w:t>
            </w:r>
            <w:r>
              <w:rPr>
                <w:lang w:val="en-US"/>
              </w:rPr>
              <w:t>$.</w:t>
            </w:r>
            <w:proofErr w:type="spellStart"/>
            <w:r>
              <w:rPr>
                <w:lang w:val="en-US"/>
              </w:rPr>
              <w:t>HierParent.Owner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Должность 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 xml:space="preserve">отображаем </w:t>
            </w:r>
            <w:r>
              <w:rPr>
                <w:lang w:val="en-US"/>
              </w:rPr>
              <w:t>$.Name</w:t>
            </w:r>
          </w:p>
        </w:tc>
      </w:tr>
      <w:tr w:rsidR="008F0B3C" w:rsidRPr="00EC3550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).Person</w:t>
            </w:r>
            <w:r w:rsidRPr="00EC3550">
              <w:rPr>
                <w:lang w:val="en-US"/>
              </w:rPr>
              <w:t>,</w:t>
            </w:r>
          </w:p>
          <w:p w:rsidR="008F0B3C" w:rsidRPr="00EC3550" w:rsidRDefault="008F0B3C" w:rsidP="00AC1AE3">
            <w:r>
              <w:t xml:space="preserve">а если </w:t>
            </w:r>
            <w:r w:rsidRPr="00EC3550">
              <w:t>.</w:t>
            </w:r>
            <w:r>
              <w:rPr>
                <w:lang w:val="en-US"/>
              </w:rPr>
              <w:t>Person</w:t>
            </w:r>
            <w:r>
              <w:t xml:space="preserve"> == </w:t>
            </w:r>
            <w:r>
              <w:rPr>
                <w:lang w:val="en-US"/>
              </w:rPr>
              <w:t>null</w:t>
            </w:r>
            <w:r w:rsidRPr="00EC3550">
              <w:t xml:space="preserve">, </w:t>
            </w:r>
            <w:r>
              <w:t>то «ВАКАНСИЯ»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имя персоны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Default="008F0B3C" w:rsidP="00AC1AE3"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2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группы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DE4CAE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3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Основная штатная единица для персоны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3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39" w:author="Тугушев И.А." w:date="2014-04-02T13:38:00Z">
                <w:pPr>
                  <w:spacing w:beforeLines="60" w:afterLines="60"/>
                </w:pPr>
              </w:pPrChange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).</w:t>
            </w:r>
            <w:proofErr w:type="spellStart"/>
            <w:r>
              <w:rPr>
                <w:lang w:val="en-US"/>
              </w:rPr>
              <w:t>IsPrimary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64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п.14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4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Табельный номер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EC3550" w:rsidRDefault="008F0B3C" w:rsidP="00AC1AE3">
            <w:pPr>
              <w:rPr>
                <w:lang w:val="en-US"/>
              </w:rPr>
            </w:pPr>
            <w:r>
              <w:t>отображаем</w:t>
            </w:r>
            <w:proofErr w:type="gramStart"/>
            <w:r w:rsidRPr="00EC3550">
              <w:rPr>
                <w:lang w:val="en-US"/>
              </w:rPr>
              <w:t xml:space="preserve"> </w:t>
            </w:r>
            <w:r>
              <w:rPr>
                <w:lang w:val="en-US"/>
              </w:rPr>
              <w:t>($&lt;-</w:t>
            </w:r>
            <w:r w:rsidRPr="00EC3550">
              <w:rPr>
                <w:lang w:val="en-US"/>
              </w:rPr>
              <w:t xml:space="preserve"> </w:t>
            </w:r>
            <w:proofErr w:type="gramEnd"/>
            <w:r w:rsidRPr="00EC3550">
              <w:rPr>
                <w:u w:val="single"/>
              </w:rPr>
              <w:t>активное</w:t>
            </w:r>
            <w:r w:rsidRPr="00EC3550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SO_Appointment.Post</w:t>
            </w:r>
            <w:proofErr w:type="spellEnd"/>
            <w:r>
              <w:rPr>
                <w:lang w:val="en-US"/>
              </w:rPr>
              <w:t>) .</w:t>
            </w:r>
            <w:proofErr w:type="spellStart"/>
            <w:r>
              <w:rPr>
                <w:lang w:val="en-US"/>
              </w:rPr>
              <w:t>Person.TabNum</w:t>
            </w:r>
            <w:proofErr w:type="spellEnd"/>
            <w:r w:rsidRPr="00EC3550">
              <w:rPr>
                <w:lang w:val="en-US"/>
              </w:rPr>
              <w:t>,</w:t>
            </w:r>
          </w:p>
          <w:p w:rsidR="008F0B3C" w:rsidRPr="00EC3550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 xml:space="preserve">а если </w:t>
            </w:r>
            <w:r w:rsidRPr="00EC3550">
              <w:t>.</w:t>
            </w:r>
            <w:r>
              <w:rPr>
                <w:lang w:val="en-US"/>
              </w:rPr>
              <w:t>Person</w:t>
            </w:r>
            <w:r>
              <w:t xml:space="preserve"> == </w:t>
            </w:r>
            <w:r>
              <w:rPr>
                <w:lang w:val="en-US"/>
              </w:rPr>
              <w:t>null</w:t>
            </w:r>
            <w:r w:rsidRPr="00EC3550">
              <w:t xml:space="preserve">, </w:t>
            </w:r>
            <w:r>
              <w:t>то «»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4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Является руководителем</w:t>
            </w:r>
          </w:p>
        </w:tc>
        <w:tc>
          <w:tcPr>
            <w:tcW w:w="2601" w:type="dxa"/>
          </w:tcPr>
          <w:p w:rsidR="008F0B3C" w:rsidRDefault="008F0B3C" w:rsidP="004A7096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IsLeader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4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Должность </w:t>
            </w:r>
          </w:p>
        </w:tc>
        <w:tc>
          <w:tcPr>
            <w:tcW w:w="2601" w:type="dxa"/>
          </w:tcPr>
          <w:p w:rsidR="008F0B3C" w:rsidRDefault="008F0B3C" w:rsidP="004A7096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4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645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26.1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646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Должность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647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Редактируемое поле</w:t>
              </w:r>
            </w:ins>
          </w:p>
        </w:tc>
        <w:tc>
          <w:tcPr>
            <w:tcW w:w="3383" w:type="dxa"/>
          </w:tcPr>
          <w:p w:rsidR="008F0B3C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4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649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26.2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650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Должность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651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Кнопка – » Всплывающее окно с выбором</w:t>
              </w:r>
            </w:ins>
          </w:p>
        </w:tc>
        <w:tc>
          <w:tcPr>
            <w:tcW w:w="3383" w:type="dxa"/>
          </w:tcPr>
          <w:p w:rsidR="008F0B3C" w:rsidRPr="0074698E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52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653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lastRenderedPageBreak/>
                <w:t>26.3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654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Ранг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655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4A7096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656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657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26.4</w:t>
              </w:r>
            </w:ins>
          </w:p>
        </w:tc>
        <w:tc>
          <w:tcPr>
            <w:tcW w:w="2034" w:type="dxa"/>
          </w:tcPr>
          <w:p w:rsidR="008F0B3C" w:rsidRPr="00937C78" w:rsidRDefault="008F0B3C" w:rsidP="004A7096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ins w:id="1658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>Ранг</w:t>
              </w:r>
            </w:ins>
          </w:p>
        </w:tc>
        <w:tc>
          <w:tcPr>
            <w:tcW w:w="2601" w:type="dxa"/>
          </w:tcPr>
          <w:p w:rsidR="008F0B3C" w:rsidRPr="00937C78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  <w:ins w:id="1659" w:author="Administrator" w:date="2014-02-12T15:43:00Z">
              <w:r>
                <w:rPr>
                  <w:rFonts w:ascii="Arial" w:hAnsi="Arial" w:cs="Arial"/>
                  <w:sz w:val="20"/>
                  <w:szCs w:val="20"/>
                </w:rPr>
                <w:t xml:space="preserve">Группа элементов – редактируемое поле и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</w:rPr>
                <w:t>выпалающий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список</w:t>
              </w:r>
            </w:ins>
          </w:p>
        </w:tc>
        <w:tc>
          <w:tcPr>
            <w:tcW w:w="3383" w:type="dxa"/>
          </w:tcPr>
          <w:p w:rsidR="008F0B3C" w:rsidRPr="0074698E" w:rsidRDefault="008F0B3C" w:rsidP="004A70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Относится к </w:t>
            </w:r>
          </w:p>
        </w:tc>
        <w:tc>
          <w:tcPr>
            <w:tcW w:w="2601" w:type="dxa"/>
          </w:tcPr>
          <w:p w:rsidR="008F0B3C" w:rsidRDefault="008F0B3C" w:rsidP="00AC1AE3"/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Структурное подразделение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п.12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DE4CAE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Код является НИ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A43663">
              <w:rPr>
                <w:rFonts w:ascii="Arial" w:hAnsi="Arial" w:cs="Arial"/>
                <w:color w:val="FF0000"/>
                <w:sz w:val="20"/>
                <w:szCs w:val="20"/>
              </w:rPr>
              <w:t>только для РВЗ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SO_Parent_PH.Owner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).Code</w:t>
            </w:r>
          </w:p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SO_Parent_PH.Owner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 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IsCodeNumIndex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66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Вышестоящие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рекурсивно от </w:t>
            </w:r>
            <w:r>
              <w:rPr>
                <w:lang w:val="en-US"/>
              </w:rPr>
              <w:t>$.</w:t>
            </w:r>
            <w:proofErr w:type="spellStart"/>
            <w:r>
              <w:rPr>
                <w:lang w:val="en-US"/>
              </w:rPr>
              <w:t>HierParent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штатной единицы дела передаются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</w:rPr>
              <w:t>DismissalAccessRedirect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A43663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Рабочий </w:t>
            </w:r>
            <w:r w:rsidRPr="00A43663">
              <w:rPr>
                <w:rFonts w:ascii="Arial" w:hAnsi="Arial" w:cs="Arial"/>
                <w:strike/>
                <w:sz w:val="20"/>
                <w:szCs w:val="20"/>
              </w:rPr>
              <w:t>сервер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сеть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HomeNet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Показать фото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ссылка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A43663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6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 w:val="restart"/>
          </w:tcPr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связанные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с активным назначением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SO_AddressData_Person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SO_IM_Person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SO_Phone_Person_H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SO_Phone_Person_M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</w:t>
            </w:r>
            <w:proofErr w:type="spellEnd"/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SO_Email_Person</w:t>
            </w:r>
            <w:proofErr w:type="spellEnd"/>
          </w:p>
          <w:p w:rsidR="008F0B3C" w:rsidRPr="00A43663" w:rsidRDefault="008F0B3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SO_Fax_Person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66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Мобильный телефон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Pr="00937C78" w:rsidRDefault="008F0B3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Здание (корпус, сектор)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Комната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История изменений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7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7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8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1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83" w:author="Тугушев И.А." w:date="2014-04-02T13:38:00Z">
                <w:pPr>
                  <w:spacing w:beforeLines="60" w:afterLines="60"/>
                </w:pPr>
              </w:pPrChange>
            </w:pPr>
            <w:r w:rsidRPr="00A43663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8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8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8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Временно не работает в системе или не имеет рабочего места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69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IsAbsent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Может самостоятельно изменять настройки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5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69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Входит в рабочие группы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699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0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 данный сотрудник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0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0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0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09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>48.1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0" w:author="Тугушев И.А." w:date="2014-04-02T13:38:00Z">
                <w:pPr>
                  <w:spacing w:beforeLines="60" w:afterLines="60"/>
                </w:pPr>
              </w:pPrChange>
            </w:pPr>
            <w:ins w:id="1711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1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1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18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19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>49.1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0" w:author="Тугушев И.А." w:date="2014-04-02T13:38:00Z">
                <w:pPr>
                  <w:spacing w:beforeLines="60" w:afterLines="60"/>
                </w:pPr>
              </w:pPrChange>
            </w:pPr>
            <w:ins w:id="1721" w:author="Administrator" w:date="2014-02-12T12:0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2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7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2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Есть мобильное рабочее место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1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32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33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51.1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4" w:author="Тугушев И.А." w:date="2014-04-02T13:38:00Z">
                <w:pPr>
                  <w:spacing w:beforeLines="60" w:afterLines="60"/>
                </w:pPr>
              </w:pPrChange>
            </w:pPr>
            <w:ins w:id="1735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 xml:space="preserve">Используется </w:t>
              </w:r>
              <w:proofErr w:type="spellStart"/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iDocsVIP</w:t>
              </w:r>
            </w:ins>
            <w:proofErr w:type="spellEnd"/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36" w:author="Тугушев И.А." w:date="2014-04-02T13:38:00Z">
                <w:pPr>
                  <w:spacing w:beforeLines="60" w:afterLines="60"/>
                </w:pPr>
              </w:pPrChange>
            </w:pPr>
            <w:ins w:id="1737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39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40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51.2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1" w:author="Тугушев И.А." w:date="2014-04-02T13:38:00Z">
                <w:pPr>
                  <w:spacing w:beforeLines="60" w:afterLines="60"/>
                </w:pPr>
              </w:pPrChange>
            </w:pPr>
            <w:ins w:id="1742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Сервер БД ПРВЗ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3" w:author="Тугушев И.А." w:date="2014-04-02T13:38:00Z">
                <w:pPr>
                  <w:spacing w:beforeLines="60" w:afterLines="60"/>
                </w:pPr>
              </w:pPrChange>
            </w:pPr>
            <w:ins w:id="1744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4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46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47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51.3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48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749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Файл\путь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БД ПРВЗ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0" w:author="Тугушев И.А." w:date="2014-04-02T13:38:00Z">
                <w:pPr>
                  <w:spacing w:beforeLines="60" w:afterLines="60"/>
                </w:pPr>
              </w:pPrChange>
            </w:pPr>
            <w:ins w:id="1751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5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5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54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51.4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5" w:author="Тугушев И.А." w:date="2014-04-02T13:38:00Z">
                <w:pPr>
                  <w:spacing w:beforeLines="60" w:afterLines="60"/>
                </w:pPr>
              </w:pPrChange>
            </w:pPr>
            <w:ins w:id="1756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Кто может передавать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57" w:author="Тугушев И.А." w:date="2014-04-02T13:38:00Z">
                <w:pPr>
                  <w:spacing w:beforeLines="60" w:afterLines="60"/>
                </w:pPr>
              </w:pPrChange>
            </w:pPr>
            <w:ins w:id="1758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5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60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61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51.5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62" w:author="Тугушев И.А." w:date="2014-04-02T13:38:00Z">
                <w:pPr>
                  <w:spacing w:beforeLines="60" w:afterLines="60"/>
                </w:pPr>
              </w:pPrChange>
            </w:pPr>
            <w:ins w:id="1763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Подключены БД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64" w:author="Тугушев И.А." w:date="2014-04-02T13:38:00Z">
                <w:pPr>
                  <w:spacing w:beforeLines="60" w:afterLines="60"/>
                </w:pPr>
              </w:pPrChange>
            </w:pPr>
            <w:ins w:id="1765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6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6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68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51.6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69" w:author="Тугушев И.А." w:date="2014-04-02T13:38:00Z">
                <w:pPr>
                  <w:spacing w:beforeLines="60" w:afterLines="60"/>
                </w:pPr>
              </w:pPrChange>
            </w:pPr>
            <w:ins w:id="1770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Название акции передачи резолюции руководителю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1" w:author="Тугушев И.А." w:date="2014-04-02T13:38:00Z">
                <w:pPr>
                  <w:spacing w:beforeLines="60" w:afterLines="60"/>
                </w:pPr>
              </w:pPrChange>
            </w:pPr>
            <w:ins w:id="1772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774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775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51.7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6" w:author="Тугушев И.А." w:date="2014-04-02T13:38:00Z">
                <w:pPr>
                  <w:spacing w:beforeLines="60" w:afterLines="60"/>
                </w:pPr>
              </w:pPrChange>
            </w:pPr>
            <w:ins w:id="1777" w:author="Administrator" w:date="2014-02-12T12:01:00Z">
              <w:r>
                <w:rPr>
                  <w:rFonts w:ascii="Arial" w:hAnsi="Arial" w:cs="Arial"/>
                  <w:sz w:val="20"/>
                  <w:szCs w:val="20"/>
                </w:rPr>
                <w:t>Название акции передачи резолюции помощнику</w:t>
              </w:r>
            </w:ins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78" w:author="Тугушев И.А." w:date="2014-04-02T13:38:00Z">
                <w:pPr>
                  <w:spacing w:beforeLines="60" w:afterLines="60"/>
                </w:pPr>
              </w:pPrChange>
            </w:pPr>
            <w:ins w:id="1779" w:author="Administrator" w:date="2014-02-12T12:01:00Z">
              <w:r w:rsidRPr="008819BF">
                <w:rPr>
                  <w:rFonts w:ascii="Arial" w:hAnsi="Arial" w:cs="Arial"/>
                  <w:sz w:val="20"/>
                  <w:szCs w:val="20"/>
                </w:rPr>
                <w:t xml:space="preserve">Поле </w:t>
              </w:r>
            </w:ins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pPrChange w:id="178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Дела приняты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7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8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портала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0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Создать персональный профиль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наследования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5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Иерархический профиль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798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79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Групповые профили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1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Имеет сканер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</w:rPr>
              <w:t>штрих-кодов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 xml:space="preserve"> и может печатать регистр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.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ш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тамп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4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Входит в системные группы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0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Подразделения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0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МР по умолчанию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1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Способ поиска счетчика</w:t>
            </w: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1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Входящие документы 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 w:val="restart"/>
          </w:tcPr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список СЕ/РЗВ, где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данная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ШЕ является делопроизводителем, указанным </w:t>
            </w:r>
            <w:r w:rsidRPr="00E57D37">
              <w:rPr>
                <w:rFonts w:ascii="Arial" w:hAnsi="Arial" w:cs="Arial"/>
                <w:sz w:val="20"/>
                <w:szCs w:val="20"/>
                <w:u w:val="single"/>
              </w:rPr>
              <w:t>явно</w:t>
            </w:r>
            <w:r>
              <w:rPr>
                <w:rFonts w:ascii="Arial" w:hAnsi="Arial" w:cs="Arial"/>
                <w:sz w:val="20"/>
                <w:szCs w:val="20"/>
              </w:rPr>
              <w:t xml:space="preserve"> (не через «Группу»)</w:t>
            </w:r>
          </w:p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открывает диалоговое окно, позволяющее добавить / удалить СЕ/РВЗ из списка. «Добавление» делает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данную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ШЕ делопроизводителем добавленного, «удаление» - исключает из списка. См. «Подразделение»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1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817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1818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65.1</w:t>
              </w:r>
            </w:ins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19" w:author="Тугушев И.А." w:date="2014-04-02T13:38:00Z">
                <w:pPr>
                  <w:spacing w:beforeLines="60" w:afterLines="60"/>
                </w:pPr>
              </w:pPrChange>
            </w:pPr>
            <w:ins w:id="1820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Окно выбора МР по умолчанию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821" w:author="Administrator" w:date="2014-02-12T12:02:00Z">
              <w:r>
                <w:rPr>
                  <w:rFonts w:ascii="Arial" w:hAnsi="Arial" w:cs="Arial"/>
                  <w:sz w:val="20"/>
                  <w:szCs w:val="20"/>
                </w:rPr>
                <w:t>Диалоговое окно</w:t>
              </w:r>
            </w:ins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</w:tcPr>
          <w:p w:rsidR="008F0B3C" w:rsidRPr="00F30F85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r w:rsidRPr="00E57D37">
              <w:rPr>
                <w:rFonts w:ascii="Arial" w:hAnsi="Arial" w:cs="Arial"/>
                <w:sz w:val="20"/>
                <w:szCs w:val="20"/>
              </w:rPr>
              <w:t>($&lt;-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E57D37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RSPost</w:t>
            </w:r>
            <w:proofErr w:type="spellEnd"/>
            <w:r w:rsidRPr="00E57D37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E57D37">
              <w:rPr>
                <w:rFonts w:ascii="Arial" w:hAnsi="Arial" w:cs="Arial"/>
                <w:sz w:val="20"/>
                <w:szCs w:val="20"/>
              </w:rPr>
              <w:t xml:space="preserve">), </w:t>
            </w:r>
            <w:r>
              <w:rPr>
                <w:rFonts w:ascii="Arial" w:hAnsi="Arial" w:cs="Arial"/>
                <w:sz w:val="20"/>
                <w:szCs w:val="20"/>
              </w:rPr>
              <w:t xml:space="preserve">у которого </w:t>
            </w:r>
            <w:r w:rsidRPr="00310E9A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ModuleType</w:t>
            </w:r>
            <w:proofErr w:type="spellEnd"/>
            <w:r w:rsidRPr="00310E9A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  <w:r w:rsidRPr="00310E9A">
              <w:rPr>
                <w:rFonts w:ascii="Arial" w:hAnsi="Arial" w:cs="Arial"/>
                <w:sz w:val="20"/>
                <w:szCs w:val="20"/>
              </w:rPr>
              <w:t xml:space="preserve"> = “</w:t>
            </w:r>
            <w:proofErr w:type="spellStart"/>
            <w:r w:rsidRPr="00310E9A">
              <w:rPr>
                <w:rFonts w:ascii="Arial" w:hAnsi="Arial" w:cs="Arial"/>
                <w:color w:val="0000FF"/>
                <w:sz w:val="20"/>
                <w:szCs w:val="20"/>
                <w:lang w:val="en-US"/>
              </w:rPr>
              <w:t>InputDocs</w:t>
            </w:r>
            <w:proofErr w:type="spellEnd"/>
            <w:r w:rsidRPr="00310E9A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8F0B3C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см. «СО-45»</w:t>
            </w:r>
          </w:p>
          <w:p w:rsidR="008F0B3C" w:rsidRPr="00310E9A" w:rsidRDefault="008F0B3C" w:rsidP="00AC1AE3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 xml:space="preserve">также значение из этого </w:t>
            </w:r>
            <w:proofErr w:type="gramStart"/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>ДОП</w:t>
            </w:r>
            <w:proofErr w:type="gramEnd"/>
            <w:r w:rsidRPr="00310E9A">
              <w:rPr>
                <w:rFonts w:ascii="Arial" w:hAnsi="Arial" w:cs="Arial"/>
                <w:color w:val="FF0000"/>
                <w:sz w:val="20"/>
                <w:szCs w:val="20"/>
              </w:rPr>
              <w:t xml:space="preserve"> используется и в непронумерованной колонке справа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Исходящие документы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 w:val="restart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</w:t>
            </w:r>
            <w:r w:rsidRPr="00310E9A">
              <w:rPr>
                <w:rFonts w:ascii="Arial" w:hAnsi="Arial" w:cs="Arial"/>
                <w:color w:val="0000FF"/>
                <w:sz w:val="20"/>
                <w:szCs w:val="20"/>
              </w:rPr>
              <w:t>Входящим</w:t>
            </w:r>
            <w:r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2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2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Внутренние документы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ОРД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3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3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Договоры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4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Обращения граждан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5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5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3" w:type="dxa"/>
            <w:vMerge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5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Счетчики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5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5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6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Почтовые сообщения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Pr="001D3144" w:rsidRDefault="008F0B3C" w:rsidP="00DE4CAE">
            <w:pPr>
              <w:pStyle w:val="a9"/>
              <w:numPr>
                <w:ilvl w:val="1"/>
                <w:numId w:val="38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4" w:author="Тугушев И.А." w:date="2014-04-02T13:38:00Z">
                <w:pPr>
                  <w:pStyle w:val="a9"/>
                  <w:numPr>
                    <w:ilvl w:val="1"/>
                    <w:numId w:val="38"/>
                  </w:numPr>
                  <w:spacing w:beforeLines="60" w:afterLines="60"/>
                  <w:ind w:left="735" w:hanging="375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РВЗ</w:t>
            </w:r>
          </w:p>
        </w:tc>
        <w:tc>
          <w:tcPr>
            <w:tcW w:w="2034" w:type="dxa"/>
          </w:tcPr>
          <w:p w:rsidR="008F0B3C" w:rsidRPr="00937C78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5" w:author="Тугушев И.А." w:date="2014-04-02T13:38:00Z">
                <w:pPr>
                  <w:spacing w:beforeLines="60" w:afterLines="60"/>
                </w:pPr>
              </w:pPrChange>
            </w:pPr>
            <w:ins w:id="1866" w:author="Administrator" w:date="2014-02-13T11:32:00Z">
              <w:r>
                <w:rPr>
                  <w:rFonts w:ascii="Arial" w:hAnsi="Arial" w:cs="Arial"/>
                  <w:sz w:val="20"/>
                  <w:szCs w:val="20"/>
                </w:rPr>
                <w:t>Направления для Регистрации</w:t>
              </w:r>
            </w:ins>
          </w:p>
        </w:tc>
        <w:tc>
          <w:tcPr>
            <w:tcW w:w="2601" w:type="dxa"/>
          </w:tcPr>
          <w:p w:rsidR="008F0B3C" w:rsidRPr="00937C78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7" w:author="Тугушев И.А." w:date="2014-04-02T13:38:00Z">
                <w:pPr>
                  <w:spacing w:beforeLines="60" w:afterLines="60"/>
                </w:pPr>
              </w:pPrChange>
            </w:pPr>
            <w:ins w:id="1868" w:author="Administrator" w:date="2014-02-13T11:33:00Z">
              <w:r>
                <w:rPr>
                  <w:rFonts w:ascii="Arial" w:hAnsi="Arial" w:cs="Arial"/>
                  <w:sz w:val="20"/>
                  <w:szCs w:val="20"/>
                </w:rPr>
                <w:t>Закладка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6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7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7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</w:t>
            </w:r>
            <w:r>
              <w:rPr>
                <w:rFonts w:ascii="Arial" w:hAnsi="Arial" w:cs="Arial"/>
                <w:sz w:val="20"/>
                <w:szCs w:val="20"/>
              </w:rPr>
              <w:t>сотруднику</w:t>
            </w:r>
            <w:r w:rsidRPr="00937C78">
              <w:rPr>
                <w:rFonts w:ascii="Arial" w:hAnsi="Arial" w:cs="Arial"/>
                <w:sz w:val="20"/>
                <w:szCs w:val="20"/>
              </w:rPr>
              <w:t xml:space="preserve"> уведомления получают (без их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8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надпись «ДАННАЯ ШЕ»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появляется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скрывается в зависимости от поля </w:t>
            </w:r>
            <w:r w:rsidRPr="00310E9A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NoticesIsCurrentWork</w:t>
            </w:r>
            <w:proofErr w:type="spellEnd"/>
          </w:p>
        </w:tc>
      </w:tr>
      <w:tr w:rsidR="008F0B3C" w:rsidRPr="005A5B1B" w:rsidTr="00D572AA">
        <w:trPr>
          <w:ins w:id="1883" w:author="Administrator" w:date="2014-02-13T10:57:00Z"/>
        </w:trPr>
        <w:tc>
          <w:tcPr>
            <w:tcW w:w="1659" w:type="dxa"/>
          </w:tcPr>
          <w:p w:rsidR="008F0B3C" w:rsidRPr="00190AC1" w:rsidRDefault="008F0B3C" w:rsidP="00DE4CAE">
            <w:pPr>
              <w:spacing w:beforeLines="60" w:afterLines="60"/>
              <w:ind w:left="360"/>
              <w:rPr>
                <w:ins w:id="1884" w:author="Administrator" w:date="2014-02-13T10:57:00Z"/>
                <w:rFonts w:ascii="Arial" w:hAnsi="Arial" w:cs="Arial"/>
                <w:sz w:val="20"/>
                <w:szCs w:val="20"/>
              </w:rPr>
              <w:pPrChange w:id="1885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87 РВЗ</w:t>
            </w:r>
          </w:p>
        </w:tc>
        <w:tc>
          <w:tcPr>
            <w:tcW w:w="2034" w:type="dxa"/>
          </w:tcPr>
          <w:p w:rsidR="008F0B3C" w:rsidRPr="00937C78" w:rsidRDefault="008F0B3C" w:rsidP="00DE4CAE">
            <w:pPr>
              <w:spacing w:beforeLines="60" w:afterLines="60"/>
              <w:rPr>
                <w:ins w:id="1886" w:author="Administrator" w:date="2014-02-13T10:57:00Z"/>
                <w:rFonts w:ascii="Arial" w:hAnsi="Arial" w:cs="Arial"/>
                <w:sz w:val="20"/>
                <w:szCs w:val="20"/>
              </w:rPr>
              <w:pPrChange w:id="1887" w:author="Тугушев И.А." w:date="2014-04-02T13:38:00Z">
                <w:pPr>
                  <w:spacing w:beforeLines="60" w:afterLines="60"/>
                </w:pPr>
              </w:pPrChange>
            </w:pPr>
            <w:ins w:id="1888" w:author="Administrator" w:date="2014-02-13T10:58:00Z"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При направлении </w:t>
              </w:r>
              <w:r>
                <w:rPr>
                  <w:rFonts w:ascii="Arial" w:hAnsi="Arial" w:cs="Arial"/>
                  <w:sz w:val="20"/>
                  <w:szCs w:val="20"/>
                </w:rPr>
                <w:t>на данного Руководителя</w:t>
              </w:r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 уведомления </w:t>
              </w:r>
              <w:r w:rsidRPr="00937C78">
                <w:rPr>
                  <w:rFonts w:ascii="Arial" w:hAnsi="Arial" w:cs="Arial"/>
                  <w:sz w:val="20"/>
                  <w:szCs w:val="20"/>
                </w:rPr>
                <w:lastRenderedPageBreak/>
                <w:t xml:space="preserve">получают (без их </w:t>
              </w:r>
              <w:proofErr w:type="gramStart"/>
              <w:r w:rsidRPr="00937C78">
                <w:rPr>
                  <w:rFonts w:ascii="Arial" w:hAnsi="Arial" w:cs="Arial"/>
                  <w:sz w:val="20"/>
                  <w:szCs w:val="20"/>
                </w:rPr>
                <w:t>замещающих</w:t>
              </w:r>
              <w:proofErr w:type="gramEnd"/>
              <w:r w:rsidRPr="00937C78">
                <w:rPr>
                  <w:rFonts w:ascii="Arial" w:hAnsi="Arial" w:cs="Arial"/>
                  <w:sz w:val="20"/>
                  <w:szCs w:val="20"/>
                </w:rPr>
                <w:t>)</w:t>
              </w:r>
            </w:ins>
          </w:p>
        </w:tc>
        <w:tc>
          <w:tcPr>
            <w:tcW w:w="2601" w:type="dxa"/>
          </w:tcPr>
          <w:p w:rsidR="008F0B3C" w:rsidRPr="00937C78" w:rsidRDefault="008F0B3C" w:rsidP="00DE4CAE">
            <w:pPr>
              <w:spacing w:beforeLines="60" w:afterLines="60"/>
              <w:rPr>
                <w:ins w:id="1889" w:author="Administrator" w:date="2014-02-13T10:57:00Z"/>
                <w:rFonts w:ascii="Arial" w:hAnsi="Arial" w:cs="Arial"/>
                <w:sz w:val="20"/>
                <w:szCs w:val="20"/>
              </w:rPr>
              <w:pPrChange w:id="1890" w:author="Тугушев И.А." w:date="2014-04-02T13:38:00Z">
                <w:pPr>
                  <w:spacing w:beforeLines="60" w:afterLines="60"/>
                </w:pPr>
              </w:pPrChange>
            </w:pPr>
            <w:ins w:id="1891" w:author="Administrator" w:date="2014-02-13T10:58:00Z">
              <w:r w:rsidRPr="00937C78">
                <w:rPr>
                  <w:rFonts w:ascii="Arial" w:hAnsi="Arial" w:cs="Arial"/>
                  <w:sz w:val="20"/>
                  <w:szCs w:val="20"/>
                </w:rPr>
                <w:lastRenderedPageBreak/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ins w:id="1892" w:author="Administrator" w:date="2014-02-13T10:57:00Z"/>
                <w:rFonts w:ascii="Arial" w:hAnsi="Arial" w:cs="Arial"/>
                <w:sz w:val="20"/>
                <w:szCs w:val="20"/>
              </w:rPr>
              <w:pPrChange w:id="189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8F0B3C" w:rsidRDefault="008F0B3C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89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Если сотрудник не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работает в системе уведомление получают</w:t>
            </w:r>
            <w:proofErr w:type="gramEnd"/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  <w:r w:rsidRPr="00310E9A">
              <w:rPr>
                <w:rFonts w:ascii="Arial" w:hAnsi="Arial" w:cs="Arial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sz w:val="20"/>
                <w:szCs w:val="20"/>
              </w:rPr>
              <w:t xml:space="preserve">но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исп-ся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310E9A">
              <w:rPr>
                <w:rFonts w:ascii="Arial" w:hAnsi="Arial" w:cs="Arial"/>
                <w:sz w:val="20"/>
                <w:szCs w:val="20"/>
              </w:rPr>
              <w:t>SO_NoticesReceiverAbsent</w:t>
            </w:r>
            <w:proofErr w:type="spellEnd"/>
          </w:p>
          <w:p w:rsidR="008F0B3C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89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надпись «ДАННАЯ ШЕ»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появляется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скрывается в зависимости от поля </w:t>
            </w:r>
            <w:r w:rsidRPr="00310E9A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NoticesIsCurrentAbsent</w:t>
            </w:r>
            <w:proofErr w:type="spellEnd"/>
          </w:p>
        </w:tc>
      </w:tr>
      <w:tr w:rsidR="008F0B3C" w:rsidRPr="005A5B1B" w:rsidTr="00D572AA">
        <w:trPr>
          <w:ins w:id="1899" w:author="Administrator" w:date="2014-02-13T10:57:00Z"/>
        </w:trPr>
        <w:tc>
          <w:tcPr>
            <w:tcW w:w="1659" w:type="dxa"/>
          </w:tcPr>
          <w:p w:rsidR="008F0B3C" w:rsidRDefault="008F0B3C" w:rsidP="00DE4CAE">
            <w:pPr>
              <w:pStyle w:val="a9"/>
              <w:spacing w:beforeLines="60" w:afterLines="60"/>
              <w:contextualSpacing w:val="0"/>
              <w:rPr>
                <w:ins w:id="1900" w:author="Administrator" w:date="2014-02-13T10:57:00Z"/>
                <w:rFonts w:ascii="Arial" w:hAnsi="Arial" w:cs="Arial"/>
                <w:sz w:val="20"/>
                <w:szCs w:val="20"/>
              </w:rPr>
              <w:pPrChange w:id="1901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88 РВЗ</w:t>
            </w:r>
          </w:p>
        </w:tc>
        <w:tc>
          <w:tcPr>
            <w:tcW w:w="2034" w:type="dxa"/>
          </w:tcPr>
          <w:p w:rsidR="008F0B3C" w:rsidRPr="00937C78" w:rsidRDefault="008F0B3C" w:rsidP="00DE4CAE">
            <w:pPr>
              <w:spacing w:beforeLines="60" w:afterLines="60"/>
              <w:rPr>
                <w:ins w:id="1902" w:author="Administrator" w:date="2014-02-13T10:57:00Z"/>
                <w:rFonts w:ascii="Arial" w:hAnsi="Arial" w:cs="Arial"/>
                <w:sz w:val="20"/>
                <w:szCs w:val="20"/>
              </w:rPr>
              <w:pPrChange w:id="1903" w:author="Тугушев И.А." w:date="2014-04-02T13:38:00Z">
                <w:pPr>
                  <w:spacing w:beforeLines="60" w:afterLines="60"/>
                </w:pPr>
              </w:pPrChange>
            </w:pPr>
            <w:ins w:id="1904" w:author="Administrator" w:date="2014-02-13T10:59:00Z"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Если </w:t>
              </w:r>
              <w:r>
                <w:rPr>
                  <w:rFonts w:ascii="Arial" w:hAnsi="Arial" w:cs="Arial"/>
                  <w:sz w:val="20"/>
                  <w:szCs w:val="20"/>
                </w:rPr>
                <w:t>Руководитель</w:t>
              </w:r>
              <w:r w:rsidRPr="00937C78">
                <w:rPr>
                  <w:rFonts w:ascii="Arial" w:hAnsi="Arial" w:cs="Arial"/>
                  <w:sz w:val="20"/>
                  <w:szCs w:val="20"/>
                </w:rPr>
                <w:t xml:space="preserve"> не </w:t>
              </w:r>
              <w:proofErr w:type="gramStart"/>
              <w:r w:rsidRPr="00937C78">
                <w:rPr>
                  <w:rFonts w:ascii="Arial" w:hAnsi="Arial" w:cs="Arial"/>
                  <w:sz w:val="20"/>
                  <w:szCs w:val="20"/>
                </w:rPr>
                <w:t>работает в системе уведомление получают</w:t>
              </w:r>
            </w:ins>
            <w:proofErr w:type="gramEnd"/>
          </w:p>
        </w:tc>
        <w:tc>
          <w:tcPr>
            <w:tcW w:w="2601" w:type="dxa"/>
          </w:tcPr>
          <w:p w:rsidR="008F0B3C" w:rsidRDefault="008F0B3C" w:rsidP="00DE4CAE">
            <w:pPr>
              <w:spacing w:beforeLines="60" w:afterLines="60"/>
              <w:rPr>
                <w:ins w:id="1905" w:author="Administrator" w:date="2014-02-13T10:57:00Z"/>
                <w:rFonts w:ascii="Arial" w:hAnsi="Arial" w:cs="Arial"/>
                <w:sz w:val="20"/>
                <w:szCs w:val="20"/>
              </w:rPr>
              <w:pPrChange w:id="1906" w:author="Тугушев И.А." w:date="2014-04-02T13:38:00Z">
                <w:pPr>
                  <w:spacing w:beforeLines="60" w:afterLines="60"/>
                </w:pPr>
              </w:pPrChange>
            </w:pPr>
            <w:ins w:id="1907" w:author="Administrator" w:date="2014-02-13T10:59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DE4CAE">
            <w:pPr>
              <w:spacing w:beforeLines="60" w:afterLines="60"/>
              <w:rPr>
                <w:ins w:id="1908" w:author="Administrator" w:date="2014-02-13T10:57:00Z"/>
                <w:rFonts w:ascii="Arial" w:hAnsi="Arial" w:cs="Arial"/>
                <w:sz w:val="20"/>
                <w:szCs w:val="20"/>
              </w:rPr>
              <w:pPrChange w:id="190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1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Список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имен получателей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3" w:author="Тугушев И.А." w:date="2014-04-02T13:38:00Z">
                <w:pPr>
                  <w:spacing w:beforeLines="60" w:afterLines="60"/>
                </w:pPr>
              </w:pPrChange>
            </w:pPr>
            <w:r>
              <w:t>не поддерживаем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1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1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22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4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26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вычисляет в контексте уведомляемого документа список имен для получения уведомления, либо возвращает @</w:t>
            </w: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если используется список по умолчанию. @False-запрещает отправку.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28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2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2601" w:type="dxa"/>
          </w:tcPr>
          <w:p w:rsidR="008F0B3C" w:rsidRDefault="008F0B3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30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почтовых сообщений</w:t>
            </w:r>
          </w:p>
        </w:tc>
        <w:tc>
          <w:tcPr>
            <w:tcW w:w="26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383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F0B3C" w:rsidRPr="00DE4CAE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1934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получении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уведомления данным сотрудником</w:t>
            </w:r>
          </w:p>
        </w:tc>
        <w:tc>
          <w:tcPr>
            <w:tcW w:w="2601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Поле</w:t>
            </w:r>
          </w:p>
        </w:tc>
        <w:tc>
          <w:tcPr>
            <w:tcW w:w="3383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pPrChange w:id="1937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r w:rsidRPr="000A4F64">
              <w:rPr>
                <w:rFonts w:ascii="Arial" w:hAnsi="Arial" w:cs="Arial"/>
                <w:color w:val="FF0000"/>
                <w:sz w:val="20"/>
                <w:szCs w:val="20"/>
              </w:rPr>
              <w:t>скриншот</w:t>
            </w:r>
            <w:proofErr w:type="spellEnd"/>
            <w:r w:rsidRPr="000A4F64">
              <w:rPr>
                <w:rFonts w:ascii="Arial" w:hAnsi="Arial" w:cs="Arial"/>
                <w:color w:val="FF0000"/>
                <w:sz w:val="20"/>
                <w:szCs w:val="20"/>
                <w:lang w:val="en-US"/>
              </w:rPr>
              <w:t xml:space="preserve"> </w:t>
            </w:r>
            <w:r w:rsidRPr="000A4F64">
              <w:rPr>
                <w:rFonts w:ascii="Arial" w:hAnsi="Arial" w:cs="Arial"/>
                <w:color w:val="FF0000"/>
                <w:sz w:val="20"/>
                <w:szCs w:val="20"/>
              </w:rPr>
              <w:t>неполный</w:t>
            </w:r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3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EmailCreate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3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EmailIncludeContent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EmailFormulaContent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EmailDomain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EmailHost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EmailFormulaAddressesWork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EmailFormulaFilterWork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EmailFormulaAddressesAbs</w:t>
            </w:r>
            <w:proofErr w:type="spellEnd"/>
          </w:p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194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0A4F64">
              <w:rPr>
                <w:rFonts w:ascii="Arial" w:hAnsi="Arial" w:cs="Arial"/>
                <w:sz w:val="20"/>
                <w:szCs w:val="20"/>
                <w:lang w:val="en-US"/>
              </w:rPr>
              <w:t>EmailFormulaFilterAbsent</w:t>
            </w:r>
            <w:proofErr w:type="spellEnd"/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4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48" w:author="Тугушев И.А." w:date="2014-04-02T13:38:00Z">
                <w:pPr>
                  <w:spacing w:beforeLines="60" w:afterLines="60"/>
                </w:pPr>
              </w:pPrChange>
            </w:pPr>
            <w:ins w:id="1949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Создавать почтовое сообщение</w:t>
              </w:r>
            </w:ins>
          </w:p>
        </w:tc>
        <w:tc>
          <w:tcPr>
            <w:tcW w:w="2601" w:type="dxa"/>
          </w:tcPr>
          <w:p w:rsidR="008F0B3C" w:rsidRDefault="008F0B3C" w:rsidP="00AC1AE3">
            <w:ins w:id="1950" w:author="Administrator" w:date="2014-02-12T12:05:00Z">
              <w:r w:rsidRPr="00BA36B9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5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2" w:author="Тугушев И.А." w:date="2014-04-02T13:38:00Z">
                <w:pPr>
                  <w:spacing w:beforeLines="60" w:afterLines="60"/>
                </w:pPr>
              </w:pPrChange>
            </w:pPr>
            <w:ins w:id="1953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Отправлять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ссылку и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WEB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>ссылку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54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5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56" w:author="Тугушев И.А." w:date="2014-04-02T13:38:00Z">
                <w:pPr>
                  <w:spacing w:beforeLines="60" w:afterLines="60"/>
                </w:pPr>
              </w:pPrChange>
            </w:pPr>
            <w:ins w:id="1957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Включая содержание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58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959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99.1</w:t>
            </w: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0" w:author="Тугушев И.А." w:date="2014-04-02T13:38:00Z">
                <w:pPr>
                  <w:spacing w:beforeLines="60" w:afterLines="60"/>
                </w:pPr>
              </w:pPrChange>
            </w:pPr>
            <w:ins w:id="1961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для поиска содержания документа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62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Редактируемое 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8F0B3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196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99.2</w:t>
            </w: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4" w:author="Тугушев И.А." w:date="2014-04-02T13:38:00Z">
                <w:pPr>
                  <w:spacing w:beforeLines="60" w:afterLines="60"/>
                </w:pPr>
              </w:pPrChange>
            </w:pPr>
            <w:ins w:id="1965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Восстановить как по умолчанию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66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6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68" w:author="Тугушев И.А." w:date="2014-04-02T13:38:00Z">
                <w:pPr>
                  <w:spacing w:beforeLines="60" w:afterLines="60"/>
                </w:pPr>
              </w:pPrChange>
            </w:pPr>
            <w:ins w:id="1969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Имя домена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70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7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2" w:author="Тугушев И.А." w:date="2014-04-02T13:38:00Z">
                <w:pPr>
                  <w:spacing w:beforeLines="60" w:afterLines="60"/>
                </w:pPr>
              </w:pPrChange>
            </w:pPr>
            <w:ins w:id="1973" w:author="Administrator" w:date="2014-02-12T12:05:00Z"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HOST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74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7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76" w:author="Тугушев И.А." w:date="2014-04-02T13:38:00Z">
                <w:pPr>
                  <w:spacing w:beforeLines="60" w:afterLines="60"/>
                </w:pPr>
              </w:pPrChange>
            </w:pPr>
            <w:ins w:id="1977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Базовая часть </w:t>
              </w:r>
              <w:proofErr w:type="gramStart"/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URL</w:t>
              </w:r>
              <w:proofErr w:type="gramEnd"/>
              <w:r>
                <w:rPr>
                  <w:rFonts w:ascii="Arial" w:hAnsi="Arial" w:cs="Arial"/>
                  <w:sz w:val="20"/>
                  <w:szCs w:val="20"/>
                </w:rPr>
                <w:t xml:space="preserve">для открытия объектов по ссылке в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WEB</w:t>
              </w:r>
              <w:r w:rsidRPr="003A5657">
                <w:rPr>
                  <w:rFonts w:ascii="Arial" w:hAnsi="Arial" w:cs="Arial"/>
                  <w:sz w:val="20"/>
                  <w:szCs w:val="20"/>
                </w:rPr>
                <w:t>-</w:t>
              </w:r>
              <w:r>
                <w:rPr>
                  <w:rFonts w:ascii="Arial" w:hAnsi="Arial" w:cs="Arial"/>
                  <w:sz w:val="20"/>
                  <w:szCs w:val="20"/>
                </w:rPr>
                <w:t>клиенте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78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7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0" w:author="Тугушев И.А." w:date="2014-04-02T13:38:00Z">
                <w:pPr>
                  <w:spacing w:beforeLines="60" w:afterLines="60"/>
                </w:pPr>
              </w:pPrChange>
            </w:pPr>
            <w:ins w:id="1981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фильтра почтовых сообщений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82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83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4" w:author="Тугушев И.А." w:date="2014-04-02T13:38:00Z">
                <w:pPr>
                  <w:spacing w:beforeLines="60" w:afterLines="60"/>
                </w:pPr>
              </w:pPrChange>
            </w:pPr>
            <w:ins w:id="1985" w:author="Administrator" w:date="2014-02-12T12:05:00Z">
              <w:r w:rsidRPr="0021151A">
                <w:rPr>
                  <w:rFonts w:ascii="Arial" w:hAnsi="Arial" w:cs="Arial"/>
                  <w:sz w:val="20"/>
                  <w:szCs w:val="20"/>
                </w:rPr>
                <w:t>Формула вычисляет в контексте уведомляемого документа список имен для получения уведомления, либо возвращает @</w:t>
              </w:r>
              <w:proofErr w:type="spellStart"/>
              <w:proofErr w:type="gram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proofErr w:type="gramEnd"/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 если используется список по умолчанию. @False-запрещает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lastRenderedPageBreak/>
                <w:t>отправку.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86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lastRenderedPageBreak/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87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88" w:author="Тугушев И.А." w:date="2014-04-02T13:38:00Z">
                <w:pPr>
                  <w:spacing w:beforeLines="60" w:afterLines="60"/>
                </w:pPr>
              </w:pPrChange>
            </w:pPr>
            <w:ins w:id="1989" w:author="Administrator" w:date="2014-02-12T12:05:00Z">
              <w:r w:rsidRPr="0021151A">
                <w:rPr>
                  <w:rFonts w:ascii="Arial" w:hAnsi="Arial" w:cs="Arial"/>
                  <w:sz w:val="20"/>
                  <w:szCs w:val="20"/>
                </w:rPr>
                <w:t xml:space="preserve">Формула </w:t>
              </w:r>
              <w:r>
                <w:rPr>
                  <w:rFonts w:ascii="Arial" w:hAnsi="Arial" w:cs="Arial"/>
                  <w:sz w:val="20"/>
                  <w:szCs w:val="20"/>
                </w:rPr>
                <w:t xml:space="preserve">вычисляется в контексте уведомления.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t>@</w:t>
              </w:r>
              <w:proofErr w:type="spellStart"/>
              <w:r w:rsidRPr="0021151A">
                <w:rPr>
                  <w:rFonts w:ascii="Arial" w:hAnsi="Arial" w:cs="Arial"/>
                  <w:sz w:val="20"/>
                  <w:szCs w:val="20"/>
                </w:rPr>
                <w:t>True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– разрешает отправку, </w:t>
              </w:r>
              <w:r w:rsidRPr="0021151A">
                <w:rPr>
                  <w:rFonts w:ascii="Arial" w:hAnsi="Arial" w:cs="Arial"/>
                  <w:sz w:val="20"/>
                  <w:szCs w:val="20"/>
                </w:rPr>
                <w:t>@False-запрещает.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90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91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2" w:author="Тугушев И.А." w:date="2014-04-02T13:38:00Z">
                <w:pPr>
                  <w:spacing w:beforeLines="60" w:afterLines="60"/>
                </w:pPr>
              </w:pPrChange>
            </w:pPr>
            <w:ins w:id="1993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Формула фильтра в случае, если пользователь не работает в системе временно или постоянно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94" w:author="Administrator" w:date="2014-02-12T12:05:00Z">
              <w:r w:rsidRPr="000E5321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95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1996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ins w:id="1997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Специаальные</w:t>
              </w:r>
              <w:proofErr w:type="spellEnd"/>
              <w:r>
                <w:rPr>
                  <w:rFonts w:ascii="Arial" w:hAnsi="Arial" w:cs="Arial"/>
                  <w:sz w:val="20"/>
                  <w:szCs w:val="20"/>
                </w:rPr>
                <w:t xml:space="preserve"> настройки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1998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 xml:space="preserve">Не пойми </w:t>
              </w:r>
              <w:proofErr w:type="spellStart"/>
              <w:proofErr w:type="gramStart"/>
              <w:r>
                <w:rPr>
                  <w:rFonts w:ascii="Arial" w:hAnsi="Arial" w:cs="Arial"/>
                  <w:sz w:val="20"/>
                  <w:szCs w:val="20"/>
                </w:rPr>
                <w:t>чт</w:t>
              </w:r>
            </w:ins>
            <w:proofErr w:type="spellEnd"/>
            <w:proofErr w:type="gramEnd"/>
          </w:p>
        </w:tc>
        <w:tc>
          <w:tcPr>
            <w:tcW w:w="3383" w:type="dxa"/>
          </w:tcPr>
          <w:p w:rsidR="008F0B3C" w:rsidRDefault="008F0B3C" w:rsidP="00AC1AE3"/>
        </w:tc>
      </w:tr>
      <w:tr w:rsidR="008F0B3C" w:rsidRPr="005A5B1B" w:rsidTr="00D572AA">
        <w:tc>
          <w:tcPr>
            <w:tcW w:w="1659" w:type="dxa"/>
          </w:tcPr>
          <w:p w:rsidR="00DE4CAE" w:rsidRDefault="00DE4CAE" w:rsidP="00DE4CAE">
            <w:pPr>
              <w:pStyle w:val="a9"/>
              <w:numPr>
                <w:ilvl w:val="0"/>
                <w:numId w:val="38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1999" w:author="Тугушев И.А." w:date="2014-04-02T13:38:00Z">
                <w:pPr>
                  <w:pStyle w:val="a9"/>
                  <w:numPr>
                    <w:numId w:val="38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034" w:type="dxa"/>
          </w:tcPr>
          <w:p w:rsidR="00DE4CAE" w:rsidRDefault="008F0B3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0" w:author="Тугушев И.А." w:date="2014-04-02T13:38:00Z">
                <w:pPr>
                  <w:spacing w:beforeLines="60" w:afterLines="60"/>
                </w:pPr>
              </w:pPrChange>
            </w:pPr>
            <w:ins w:id="2001" w:author="Administrator" w:date="2014-02-12T12:05:00Z">
              <w:r>
                <w:rPr>
                  <w:rFonts w:ascii="Arial" w:hAnsi="Arial" w:cs="Arial"/>
                  <w:sz w:val="20"/>
                  <w:szCs w:val="20"/>
                </w:rPr>
                <w:t>Факсимиле подписи</w:t>
              </w:r>
            </w:ins>
          </w:p>
        </w:tc>
        <w:tc>
          <w:tcPr>
            <w:tcW w:w="2601" w:type="dxa"/>
          </w:tcPr>
          <w:p w:rsidR="008F0B3C" w:rsidRPr="00937C78" w:rsidRDefault="008F0B3C" w:rsidP="00AC1AE3">
            <w:pPr>
              <w:rPr>
                <w:rFonts w:ascii="Arial" w:hAnsi="Arial" w:cs="Arial"/>
                <w:sz w:val="20"/>
                <w:szCs w:val="20"/>
              </w:rPr>
            </w:pPr>
            <w:ins w:id="2002" w:author="Administrator" w:date="2014-02-12T12:05:00Z">
              <w:r w:rsidRPr="00BA36B9"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3383" w:type="dxa"/>
          </w:tcPr>
          <w:p w:rsidR="008F0B3C" w:rsidRDefault="008F0B3C" w:rsidP="00AC1AE3">
            <w:ins w:id="2003" w:author="Administrator" w:date="2014-02-12T12:06:00Z">
              <w:r>
                <w:t>Не поддерживается</w:t>
              </w:r>
            </w:ins>
          </w:p>
        </w:tc>
      </w:tr>
    </w:tbl>
    <w:p w:rsidR="00792D63" w:rsidRDefault="00792D63"/>
    <w:p w:rsidR="007C07C1" w:rsidRDefault="0043239B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004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(Иерархия)</w:t>
      </w:r>
    </w:p>
    <w:p w:rsidR="0043239B" w:rsidRDefault="00F910F0">
      <w:r>
        <w:rPr>
          <w:noProof/>
        </w:rPr>
        <w:drawing>
          <wp:inline distT="0" distB="0" distL="0" distR="0">
            <wp:extent cx="5937885" cy="1484630"/>
            <wp:effectExtent l="19050" t="19050" r="24765" b="203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84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0F0" w:rsidRPr="006022F7" w:rsidRDefault="00F910F0" w:rsidP="00F910F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БД </w:t>
      </w:r>
      <w:proofErr w:type="gramStart"/>
      <w:r>
        <w:rPr>
          <w:color w:val="auto"/>
        </w:rPr>
        <w:t>СО</w:t>
      </w:r>
      <w:proofErr w:type="gramEnd"/>
      <w:r>
        <w:rPr>
          <w:color w:val="auto"/>
        </w:rPr>
        <w:t xml:space="preserve"> - Иерархия</w:t>
      </w:r>
    </w:p>
    <w:p w:rsidR="00F910F0" w:rsidRPr="007D79B8" w:rsidRDefault="00F910F0" w:rsidP="00F910F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6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 xml:space="preserve">БД </w:t>
      </w:r>
      <w:proofErr w:type="gramStart"/>
      <w:r>
        <w:rPr>
          <w:rFonts w:ascii="Arial" w:hAnsi="Arial" w:cs="Arial"/>
          <w:color w:val="auto"/>
          <w:sz w:val="20"/>
          <w:szCs w:val="20"/>
        </w:rPr>
        <w:t>СО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- Иерархия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658"/>
        <w:gridCol w:w="6096"/>
      </w:tblGrid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005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0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08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0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11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14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Удаление подразделения или шт.ед.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17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Установка настроек регистрации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20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Организации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2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 (“ +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“)”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23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РВЗ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5" w:author="Тугушев И.А." w:date="2014-04-02T13:38:00Z">
                <w:pPr>
                  <w:spacing w:beforeLines="60" w:afterLines="60"/>
                </w:pPr>
              </w:pPrChange>
            </w:pPr>
            <w:r w:rsidRPr="00CF4D64">
              <w:rPr>
                <w:rFonts w:ascii="Arial" w:hAnsi="Arial" w:cs="Arial"/>
                <w:sz w:val="20"/>
                <w:szCs w:val="20"/>
              </w:rPr>
              <w:t>$.</w:t>
            </w:r>
            <w:r>
              <w:rPr>
                <w:rFonts w:ascii="Arial" w:hAnsi="Arial" w:cs="Arial"/>
                <w:sz w:val="20"/>
                <w:szCs w:val="20"/>
              </w:rPr>
              <w:t xml:space="preserve">ФИО </w:t>
            </w:r>
            <w:r w:rsidRPr="00CF4D64">
              <w:rPr>
                <w:rFonts w:ascii="Arial" w:hAnsi="Arial" w:cs="Arial"/>
                <w:sz w:val="20"/>
                <w:szCs w:val="20"/>
              </w:rPr>
              <w:t xml:space="preserve">+ “ - “ +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CF4D64">
              <w:rPr>
                <w:rFonts w:ascii="Arial" w:hAnsi="Arial" w:cs="Arial"/>
                <w:sz w:val="20"/>
                <w:szCs w:val="20"/>
              </w:rPr>
              <w:t>($.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Name</w:t>
            </w:r>
            <w:r w:rsidRPr="00CF4D64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6" w:author="Тугушев И.А." w:date="2014-04-02T13:38:00Z">
                <w:pPr>
                  <w:spacing w:beforeLines="60" w:afterLines="60"/>
                </w:pPr>
              </w:pPrChange>
            </w:pPr>
            <w:r w:rsidRPr="00CF4D64">
              <w:rPr>
                <w:rFonts w:ascii="Arial" w:hAnsi="Arial" w:cs="Arial"/>
                <w:sz w:val="20"/>
                <w:szCs w:val="20"/>
              </w:rPr>
              <w:t xml:space="preserve">“! ” – </w:t>
            </w:r>
            <w:r>
              <w:rPr>
                <w:rFonts w:ascii="Arial" w:hAnsi="Arial" w:cs="Arial"/>
                <w:sz w:val="20"/>
                <w:szCs w:val="20"/>
              </w:rPr>
              <w:t>если</w:t>
            </w:r>
            <w:r w:rsidRPr="00CF4D64">
              <w:rPr>
                <w:rFonts w:ascii="Arial" w:hAnsi="Arial" w:cs="Arial"/>
                <w:sz w:val="20"/>
                <w:szCs w:val="20"/>
              </w:rPr>
              <w:t xml:space="preserve">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IsLeader</w:t>
            </w:r>
            <w:proofErr w:type="spellEnd"/>
          </w:p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ФИО: берем активное Назначение.</w:t>
            </w:r>
          </w:p>
          <w:p w:rsidR="00DE4CAE" w:rsidRDefault="005D64F9" w:rsidP="00DE4CAE">
            <w:pPr>
              <w:numPr>
                <w:ilvl w:val="0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8" w:author="Тугушев И.А." w:date="2014-04-02T13:38:00Z">
                <w:pPr>
                  <w:numPr>
                    <w:numId w:val="39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если оно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невакантно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– берем ФИО</w:t>
            </w:r>
            <w:r w:rsidRPr="0096605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из </w:t>
            </w:r>
            <w:r w:rsidRPr="00966054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Person</w:t>
            </w:r>
          </w:p>
          <w:p w:rsidR="00DE4CAE" w:rsidRDefault="005D64F9" w:rsidP="00DE4CAE">
            <w:pPr>
              <w:numPr>
                <w:ilvl w:val="0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29" w:author="Тугушев И.А." w:date="2014-04-02T13:38:00Z">
                <w:pPr>
                  <w:numPr>
                    <w:numId w:val="39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если вакантно: ищем самое последнее </w:t>
            </w:r>
            <w:r w:rsidRPr="00966054">
              <w:rPr>
                <w:rFonts w:ascii="Arial" w:hAnsi="Arial" w:cs="Arial"/>
                <w:sz w:val="20"/>
                <w:szCs w:val="20"/>
                <w:u w:val="single"/>
              </w:rPr>
              <w:t>неактивное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невакантное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назначение.</w:t>
            </w:r>
          </w:p>
          <w:p w:rsidR="00DE4CAE" w:rsidRDefault="005D64F9" w:rsidP="00DE4CAE">
            <w:pPr>
              <w:numPr>
                <w:ilvl w:val="1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0" w:author="Тугушев И.А." w:date="2014-04-02T13:38:00Z">
                <w:pPr>
                  <w:numPr>
                    <w:ilvl w:val="1"/>
                    <w:numId w:val="39"/>
                  </w:numPr>
                  <w:tabs>
                    <w:tab w:val="num" w:pos="1440"/>
                  </w:tabs>
                  <w:spacing w:beforeLines="60" w:afterLines="60"/>
                  <w:ind w:left="144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если такого нет, ФИО = «ВАКАНСИЯ»</w:t>
            </w:r>
          </w:p>
          <w:p w:rsidR="00DE4CAE" w:rsidRDefault="005D64F9" w:rsidP="00DE4CAE">
            <w:pPr>
              <w:numPr>
                <w:ilvl w:val="1"/>
                <w:numId w:val="3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1" w:author="Тугушев И.А." w:date="2014-04-02T13:38:00Z">
                <w:pPr>
                  <w:numPr>
                    <w:ilvl w:val="1"/>
                    <w:numId w:val="39"/>
                  </w:numPr>
                  <w:tabs>
                    <w:tab w:val="num" w:pos="1440"/>
                  </w:tabs>
                  <w:spacing w:beforeLines="60" w:afterLines="60"/>
                  <w:ind w:left="144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иначе ФИО =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ФИО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_из_этого_найденного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+ « (ВАКАНСИЯ)»</w:t>
            </w:r>
          </w:p>
        </w:tc>
      </w:tr>
      <w:tr w:rsidR="005D64F9" w:rsidRPr="00DE4CAE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32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подразделения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034" w:author="Тугушев И.А." w:date="2014-04-02T13:38:00Z">
                <w:pPr>
                  <w:spacing w:beforeLines="60" w:afterLines="60"/>
                </w:pPr>
              </w:pPrChange>
            </w:pP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Parent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SU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proofErr w:type="spellEnd"/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Code</w:t>
            </w:r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 xml:space="preserve"> + “</w:t>
            </w:r>
            <w:proofErr w:type="gramStart"/>
            <w:r w:rsidRPr="00751674">
              <w:rPr>
                <w:rFonts w:ascii="Arial" w:hAnsi="Arial" w:cs="Arial"/>
                <w:sz w:val="20"/>
                <w:szCs w:val="20"/>
                <w:lang w:val="en-US"/>
              </w:rPr>
              <w:t>. ”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 + [$.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=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? “” : “ (“ +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($.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 + “)”]</w:t>
            </w:r>
          </w:p>
        </w:tc>
      </w:tr>
      <w:tr w:rsidR="005D64F9" w:rsidRPr="005A5B1B" w:rsidTr="005D64F9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035" w:author="Тугушев И.А." w:date="2014-04-02T13:38:00Z">
                <w:pPr>
                  <w:pStyle w:val="a9"/>
                  <w:numPr>
                    <w:numId w:val="1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658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сотрудника</w:t>
            </w:r>
          </w:p>
        </w:tc>
        <w:tc>
          <w:tcPr>
            <w:tcW w:w="6096" w:type="dxa"/>
          </w:tcPr>
          <w:p w:rsidR="00DE4CAE" w:rsidRDefault="005D64F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3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как п.6, только без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ucase</w:t>
            </w:r>
            <w:proofErr w:type="spellEnd"/>
            <w:r w:rsidRPr="00751674">
              <w:rPr>
                <w:rFonts w:ascii="Arial" w:hAnsi="Arial" w:cs="Arial"/>
                <w:sz w:val="20"/>
                <w:szCs w:val="20"/>
              </w:rPr>
              <w:t>()</w:t>
            </w:r>
          </w:p>
        </w:tc>
      </w:tr>
    </w:tbl>
    <w:p w:rsidR="005D64F9" w:rsidRDefault="005D64F9"/>
    <w:p w:rsidR="007C07C1" w:rsidRDefault="00624A8C" w:rsidP="00DE4CAE">
      <w:pPr>
        <w:pStyle w:val="a3"/>
        <w:numPr>
          <w:ilvl w:val="0"/>
          <w:numId w:val="1"/>
        </w:numPr>
        <w:spacing w:beforeLines="60" w:after="60"/>
        <w:ind w:left="426"/>
        <w:rPr>
          <w:rFonts w:ascii="Times New Roman" w:hAnsi="Times New Roman" w:cs="Times New Roman"/>
          <w:b/>
          <w:i w:val="0"/>
          <w:color w:val="auto"/>
        </w:rPr>
        <w:pPrChange w:id="2038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426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Функциональные роли</w:t>
      </w:r>
    </w:p>
    <w:p w:rsidR="007C07C1" w:rsidRDefault="00624A8C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039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proofErr w:type="gramStart"/>
      <w:r>
        <w:rPr>
          <w:rFonts w:ascii="Times New Roman" w:hAnsi="Times New Roman" w:cs="Times New Roman"/>
          <w:b/>
          <w:color w:val="auto"/>
        </w:rPr>
        <w:t>ФР</w:t>
      </w:r>
      <w:proofErr w:type="gramEnd"/>
    </w:p>
    <w:p w:rsidR="003367AD" w:rsidRDefault="00624A8C">
      <w:r>
        <w:rPr>
          <w:noProof/>
        </w:rPr>
        <w:drawing>
          <wp:inline distT="0" distB="0" distL="0" distR="0">
            <wp:extent cx="904240" cy="347980"/>
            <wp:effectExtent l="19050" t="19050" r="10160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34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Pr="006022F7" w:rsidRDefault="00624A8C" w:rsidP="00624A8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режим чтения</w:t>
      </w:r>
    </w:p>
    <w:p w:rsidR="003367AD" w:rsidRDefault="009417F9">
      <w:r>
        <w:rPr>
          <w:noProof/>
        </w:rPr>
        <w:drawing>
          <wp:inline distT="0" distB="0" distL="0" distR="0">
            <wp:extent cx="4001770" cy="487045"/>
            <wp:effectExtent l="19050" t="19050" r="17780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487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Pr="006022F7" w:rsidRDefault="00624A8C" w:rsidP="00624A8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режим чтения</w:t>
      </w:r>
    </w:p>
    <w:p w:rsidR="003367AD" w:rsidRDefault="00624A8C">
      <w:r>
        <w:rPr>
          <w:noProof/>
        </w:rPr>
        <w:drawing>
          <wp:inline distT="0" distB="0" distL="0" distR="0">
            <wp:extent cx="5913755" cy="4643120"/>
            <wp:effectExtent l="19050" t="19050" r="10795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643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4A8C" w:rsidRDefault="00624A8C" w:rsidP="00624A8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CA7BFC">
        <w:rPr>
          <w:color w:val="auto"/>
        </w:rPr>
        <w:t>Ф</w:t>
      </w:r>
      <w:r>
        <w:rPr>
          <w:color w:val="auto"/>
        </w:rPr>
        <w:t xml:space="preserve">ормы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</w:t>
      </w:r>
      <w:r w:rsidR="00CA7BFC">
        <w:rPr>
          <w:color w:val="auto"/>
        </w:rPr>
        <w:t xml:space="preserve"> вкладка Общая информация</w:t>
      </w:r>
    </w:p>
    <w:p w:rsidR="00624A8C" w:rsidRDefault="00DD2C0D" w:rsidP="00624A8C">
      <w:r>
        <w:rPr>
          <w:noProof/>
        </w:rPr>
        <w:lastRenderedPageBreak/>
        <w:drawing>
          <wp:inline distT="0" distB="0" distL="0" distR="0">
            <wp:extent cx="5937885" cy="2220595"/>
            <wp:effectExtent l="0" t="0" r="571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A8C" w:rsidRDefault="00624A8C" w:rsidP="00624A8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CA7BFC">
        <w:rPr>
          <w:color w:val="auto"/>
        </w:rPr>
        <w:t>Форма</w:t>
      </w:r>
      <w:r>
        <w:rPr>
          <w:color w:val="auto"/>
        </w:rPr>
        <w:t xml:space="preserve">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 xml:space="preserve">, </w:t>
      </w:r>
      <w:r w:rsidR="00CA7BFC">
        <w:rPr>
          <w:color w:val="auto"/>
        </w:rPr>
        <w:t>вкладка Системные имена</w:t>
      </w:r>
    </w:p>
    <w:p w:rsidR="00624A8C" w:rsidRDefault="00CA7BFC" w:rsidP="00624A8C">
      <w:r>
        <w:rPr>
          <w:noProof/>
        </w:rPr>
        <w:drawing>
          <wp:inline distT="0" distB="0" distL="0" distR="0">
            <wp:extent cx="5450840" cy="878840"/>
            <wp:effectExtent l="19050" t="19050" r="16510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87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49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Профили</w:t>
      </w:r>
    </w:p>
    <w:p w:rsidR="00624A8C" w:rsidRDefault="00CA7BFC" w:rsidP="00624A8C">
      <w:r>
        <w:rPr>
          <w:noProof/>
        </w:rPr>
        <w:drawing>
          <wp:inline distT="0" distB="0" distL="0" distR="0">
            <wp:extent cx="5617210" cy="3574415"/>
            <wp:effectExtent l="19050" t="19050" r="21590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574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Уведомления, Стандартные уведомления</w:t>
      </w:r>
    </w:p>
    <w:p w:rsidR="00624A8C" w:rsidRDefault="00CA7BFC" w:rsidP="00624A8C">
      <w:r>
        <w:rPr>
          <w:noProof/>
        </w:rPr>
        <w:lastRenderedPageBreak/>
        <w:drawing>
          <wp:inline distT="0" distB="0" distL="0" distR="0">
            <wp:extent cx="5462905" cy="2185035"/>
            <wp:effectExtent l="19050" t="19050" r="23495" b="2476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185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BFC" w:rsidRDefault="00CA7BFC" w:rsidP="00CA7BF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proofErr w:type="gramStart"/>
      <w:r>
        <w:rPr>
          <w:color w:val="auto"/>
        </w:rPr>
        <w:t>ФР</w:t>
      </w:r>
      <w:proofErr w:type="gramEnd"/>
      <w:r>
        <w:rPr>
          <w:color w:val="auto"/>
        </w:rPr>
        <w:t>, вкладка Уведомления, Почтовые сообщения</w:t>
      </w:r>
    </w:p>
    <w:p w:rsidR="00CA7BFC" w:rsidRDefault="00CA7BFC" w:rsidP="00624A8C"/>
    <w:p w:rsidR="00CA7BFC" w:rsidRPr="00624A8C" w:rsidRDefault="00CA7BFC" w:rsidP="00624A8C"/>
    <w:p w:rsidR="00624A8C" w:rsidRPr="007D79B8" w:rsidRDefault="00624A8C" w:rsidP="00624A8C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7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15"/>
        <w:gridCol w:w="3431"/>
        <w:gridCol w:w="1192"/>
        <w:gridCol w:w="3488"/>
      </w:tblGrid>
      <w:tr w:rsidR="009B5B07" w:rsidRPr="005A5B1B" w:rsidTr="006049D8">
        <w:tc>
          <w:tcPr>
            <w:tcW w:w="1215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040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4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04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3488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2043" w:author="Тугушев И.А." w:date="2014-04-02T13:38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SO_Role</w:t>
            </w:r>
            <w:proofErr w:type="spellEnd"/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44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7C07C1" w:rsidRDefault="007C07C1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48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52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56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5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0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B5B07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4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Операции…</w:t>
            </w:r>
          </w:p>
        </w:tc>
        <w:tc>
          <w:tcPr>
            <w:tcW w:w="1192" w:type="dxa"/>
          </w:tcPr>
          <w:p w:rsidR="00DE4CAE" w:rsidRDefault="009B5B0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6049D8" w:rsidP="00DE4CAE">
            <w:pPr>
              <w:pStyle w:val="a9"/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68" w:author="Тугушев И.А." w:date="2014-04-02T13:38:00Z">
                <w:pPr>
                  <w:pStyle w:val="a9"/>
                  <w:spacing w:beforeLines="60" w:afterLines="60"/>
                  <w:contextualSpacing w:val="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6.1</w:t>
            </w: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69" w:author="Тугушев И.А." w:date="2014-04-02T13:38:00Z">
                <w:pPr>
                  <w:spacing w:beforeLines="60" w:afterLines="60"/>
                </w:pPr>
              </w:pPrChange>
            </w:pPr>
            <w:ins w:id="2070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Принять старые дела</w:t>
              </w:r>
            </w:ins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1" w:author="Тугушев И.А." w:date="2014-04-02T13:38:00Z">
                <w:pPr>
                  <w:spacing w:beforeLines="60" w:afterLines="60"/>
                </w:pPr>
              </w:pPrChange>
            </w:pPr>
            <w:ins w:id="2072" w:author="Administrator" w:date="2014-02-12T12:10:00Z">
              <w:r w:rsidRPr="009A7A20">
                <w:rPr>
                  <w:rFonts w:ascii="Arial" w:hAnsi="Arial" w:cs="Arial"/>
                  <w:sz w:val="20"/>
                  <w:szCs w:val="20"/>
                </w:rPr>
                <w:t>Кнопка</w:t>
              </w:r>
            </w:ins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4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Функциональная роль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6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78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Функциональная роль</w:t>
            </w:r>
          </w:p>
        </w:tc>
        <w:tc>
          <w:tcPr>
            <w:tcW w:w="1192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7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1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92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4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имена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6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7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Уведомления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88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92" w:type="dxa"/>
          </w:tcPr>
          <w:p w:rsidR="007C07C1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1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Полное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2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Сокращенное 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3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Вышестоящая роль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HierParent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4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6049D8" w:rsidRPr="00937C78" w:rsidRDefault="006049D8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Тип (где используется)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Код (для дополнительной идентификации)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$.Code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7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09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удалении роли дела передаются</w:t>
            </w:r>
          </w:p>
        </w:tc>
        <w:tc>
          <w:tcPr>
            <w:tcW w:w="1192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C13C85" w:rsidRDefault="006049D8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C13C85">
              <w:rPr>
                <w:rFonts w:ascii="Arial" w:hAnsi="Arial" w:cs="Arial"/>
                <w:sz w:val="20"/>
                <w:szCs w:val="20"/>
                <w:lang w:val="en-US"/>
              </w:rPr>
              <w:t>DismissalAccessRedirect</w:t>
            </w:r>
            <w:proofErr w:type="spellEnd"/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09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92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1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2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104" w:author="Тугушев И.А." w:date="2014-04-02T13:38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 документам, где выбрана роль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0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0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редактирования или создания (замещающие)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6049D8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211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2114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24.1</w:t>
              </w:r>
            </w:ins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5" w:author="Тугушев И.А." w:date="2014-04-02T13:38:00Z">
                <w:pPr>
                  <w:spacing w:beforeLines="60" w:afterLines="60"/>
                </w:pPr>
              </w:pPrChange>
            </w:pPr>
            <w:ins w:id="2116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замещающих</w:t>
              </w:r>
            </w:ins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1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1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Имеют право чтения (аудиторы)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7C07C1" w:rsidRDefault="006049D8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2123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2124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>25.1</w:t>
              </w:r>
            </w:ins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5" w:author="Тугушев И.А." w:date="2014-04-02T13:38:00Z">
                <w:pPr>
                  <w:spacing w:beforeLines="60" w:afterLines="60"/>
                </w:pPr>
              </w:pPrChange>
            </w:pPr>
            <w:ins w:id="2126" w:author="Administrator" w:date="2014-02-12T12:10:00Z">
              <w:r>
                <w:rPr>
                  <w:rFonts w:ascii="Arial" w:hAnsi="Arial" w:cs="Arial"/>
                  <w:sz w:val="20"/>
                  <w:szCs w:val="20"/>
                </w:rPr>
                <w:t xml:space="preserve">- список </w:t>
              </w:r>
              <w:r>
                <w:rPr>
                  <w:rFonts w:ascii="Arial" w:hAnsi="Arial" w:cs="Arial"/>
                  <w:sz w:val="20"/>
                  <w:szCs w:val="20"/>
                  <w:lang w:val="en-US"/>
                </w:rPr>
                <w:t>Notes-</w:t>
              </w:r>
              <w:r>
                <w:rPr>
                  <w:rFonts w:ascii="Arial" w:hAnsi="Arial" w:cs="Arial"/>
                  <w:sz w:val="20"/>
                  <w:szCs w:val="20"/>
                </w:rPr>
                <w:t>имен аудиторов</w:t>
              </w:r>
            </w:ins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2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2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доступа в АК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3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Профиль рабочего времени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Стандартные уведомления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3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Почтовые сообщения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color w:val="CC99FF"/>
                <w:sz w:val="20"/>
                <w:szCs w:val="20"/>
              </w:rPr>
              <w:pPrChange w:id="2142" w:author="Тугушев И.А." w:date="2014-04-02T13:38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3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уведомлений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47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 по умолчанию. Формула фильтра может задать другой список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4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1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При направлении на </w:t>
            </w:r>
            <w:r>
              <w:rPr>
                <w:rFonts w:ascii="Arial" w:hAnsi="Arial" w:cs="Arial"/>
                <w:sz w:val="20"/>
                <w:szCs w:val="20"/>
              </w:rPr>
              <w:t>Роль</w:t>
            </w:r>
            <w:r w:rsidRPr="00937C78">
              <w:rPr>
                <w:rFonts w:ascii="Arial" w:hAnsi="Arial" w:cs="Arial"/>
                <w:sz w:val="20"/>
                <w:szCs w:val="20"/>
              </w:rPr>
              <w:t xml:space="preserve"> уведомления получают (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без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их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замещающих)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Список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 w:rsidRPr="00937C78">
              <w:rPr>
                <w:rFonts w:ascii="Arial" w:hAnsi="Arial" w:cs="Arial"/>
                <w:sz w:val="20"/>
                <w:szCs w:val="20"/>
              </w:rPr>
              <w:t>имен получателей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5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5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Фильтр баз данных, из которых посылаются уведомления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63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Из всех баз данных</w:t>
            </w:r>
          </w:p>
        </w:tc>
        <w:tc>
          <w:tcPr>
            <w:tcW w:w="1192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67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уведомлений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6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1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Формула вычисляет в контексте уведомляемого документа список имен </w:t>
            </w:r>
            <w:r w:rsidRPr="00CD7AA8">
              <w:rPr>
                <w:rFonts w:ascii="Arial" w:hAnsi="Arial" w:cs="Arial"/>
                <w:sz w:val="20"/>
                <w:szCs w:val="20"/>
              </w:rPr>
              <w:t>…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5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 фильтра используется в контексте документа Уведомление.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7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аналогично «Подразделению»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79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Создание почтовых сообщений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3488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2" w:author="Тугушев И.А." w:date="2014-04-02T13:38:00Z">
                <w:pPr>
                  <w:spacing w:beforeLines="60" w:afterLines="60"/>
                </w:pPr>
              </w:pPrChange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  <w:tr w:rsidR="006049D8" w:rsidRPr="005A5B1B" w:rsidTr="006049D8">
        <w:tc>
          <w:tcPr>
            <w:tcW w:w="1215" w:type="dxa"/>
          </w:tcPr>
          <w:p w:rsidR="00DE4CAE" w:rsidRDefault="00DE4CAE" w:rsidP="00DE4CAE">
            <w:pPr>
              <w:pStyle w:val="a9"/>
              <w:numPr>
                <w:ilvl w:val="0"/>
                <w:numId w:val="40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3" w:author="Тугушев И.А." w:date="2014-04-02T13:38:00Z">
                <w:pPr>
                  <w:pStyle w:val="a9"/>
                  <w:numPr>
                    <w:numId w:val="40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3431" w:type="dxa"/>
          </w:tcPr>
          <w:p w:rsidR="00DE4CAE" w:rsidRDefault="006049D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При получении уведомления данным субъектом</w:t>
            </w:r>
          </w:p>
        </w:tc>
        <w:tc>
          <w:tcPr>
            <w:tcW w:w="1192" w:type="dxa"/>
          </w:tcPr>
          <w:p w:rsidR="006049D8" w:rsidRDefault="006049D8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3488" w:type="dxa"/>
          </w:tcPr>
          <w:p w:rsidR="006049D8" w:rsidRPr="00937C78" w:rsidRDefault="006049D8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ошибка 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  <w:lang w:val="en-US"/>
              </w:rPr>
              <w:t>CMJ</w:t>
            </w:r>
            <w:r w:rsidRPr="00C13C85">
              <w:rPr>
                <w:rFonts w:ascii="Arial" w:hAnsi="Arial" w:cs="Arial"/>
                <w:color w:val="CC99FF"/>
                <w:sz w:val="20"/>
                <w:szCs w:val="20"/>
              </w:rPr>
              <w:t xml:space="preserve"> – вкладка не нужна</w:t>
            </w:r>
          </w:p>
        </w:tc>
      </w:tr>
    </w:tbl>
    <w:p w:rsidR="009B5B07" w:rsidRDefault="009B5B07"/>
    <w:p w:rsidR="007C07C1" w:rsidRDefault="007A60D4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185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СО (</w:t>
      </w:r>
      <w:proofErr w:type="gramStart"/>
      <w:r>
        <w:rPr>
          <w:rFonts w:ascii="Times New Roman" w:hAnsi="Times New Roman" w:cs="Times New Roman"/>
          <w:b/>
          <w:color w:val="auto"/>
        </w:rPr>
        <w:t>ФР</w:t>
      </w:r>
      <w:proofErr w:type="gramEnd"/>
      <w:r>
        <w:rPr>
          <w:rFonts w:ascii="Times New Roman" w:hAnsi="Times New Roman" w:cs="Times New Roman"/>
          <w:b/>
          <w:color w:val="auto"/>
        </w:rPr>
        <w:t>)</w:t>
      </w:r>
    </w:p>
    <w:p w:rsidR="007A60D4" w:rsidRDefault="007A60D4" w:rsidP="007A60D4">
      <w:r>
        <w:rPr>
          <w:noProof/>
        </w:rPr>
        <w:drawing>
          <wp:inline distT="0" distB="0" distL="0" distR="0">
            <wp:extent cx="4548505" cy="772160"/>
            <wp:effectExtent l="19050" t="19050" r="23495" b="279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772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60D4" w:rsidRPr="006022F7" w:rsidRDefault="007A60D4" w:rsidP="007A60D4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proofErr w:type="gramStart"/>
      <w:r>
        <w:rPr>
          <w:color w:val="auto"/>
        </w:rPr>
        <w:t>ФР</w:t>
      </w:r>
      <w:proofErr w:type="gramEnd"/>
    </w:p>
    <w:p w:rsidR="007A60D4" w:rsidRPr="007D79B8" w:rsidRDefault="007A60D4" w:rsidP="007A60D4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8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auto"/>
          <w:sz w:val="20"/>
          <w:szCs w:val="20"/>
        </w:rPr>
        <w:t>ФР</w:t>
      </w:r>
      <w:proofErr w:type="gramEnd"/>
    </w:p>
    <w:p w:rsidR="000C702C" w:rsidRDefault="000C702C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4253"/>
        <w:gridCol w:w="4501"/>
      </w:tblGrid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186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18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1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89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Создать роль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2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Удаление роли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5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Роль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7" w:author="Тугушев И.А." w:date="2014-04-02T13:38:00Z">
                <w:pPr>
                  <w:spacing w:beforeLines="60" w:afterLines="60"/>
                </w:pPr>
              </w:pPrChange>
            </w:pPr>
            <w:r w:rsidRPr="00CD7AA8">
              <w:rPr>
                <w:rFonts w:ascii="Arial" w:hAnsi="Arial" w:cs="Arial"/>
                <w:sz w:val="20"/>
                <w:szCs w:val="20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CD7AA8">
              <w:rPr>
                <w:rFonts w:ascii="Arial" w:hAnsi="Arial" w:cs="Arial"/>
                <w:sz w:val="20"/>
                <w:szCs w:val="20"/>
              </w:rPr>
              <w:t xml:space="preserve"> + [$.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  <w:r w:rsidRPr="00CD7AA8">
              <w:rPr>
                <w:rFonts w:ascii="Arial" w:hAnsi="Arial" w:cs="Arial"/>
                <w:sz w:val="20"/>
                <w:szCs w:val="20"/>
              </w:rPr>
              <w:t xml:space="preserve"> =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proofErr w:type="gramStart"/>
            <w:r w:rsidRPr="00CD7AA8">
              <w:rPr>
                <w:rFonts w:ascii="Arial" w:hAnsi="Arial" w:cs="Arial"/>
                <w:sz w:val="20"/>
                <w:szCs w:val="20"/>
              </w:rPr>
              <w:t xml:space="preserve"> ?</w:t>
            </w:r>
            <w:proofErr w:type="gramEnd"/>
            <w:r w:rsidRPr="00CD7AA8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“” : “ (” +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+ “)”</w:t>
            </w:r>
            <w:r w:rsidRPr="00CD7A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198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19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список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color w:val="808080"/>
                <w:sz w:val="20"/>
                <w:szCs w:val="20"/>
              </w:rPr>
              <w:pPrChange w:id="2200" w:author="Тугушев И.А." w:date="2014-04-02T13:38:00Z">
                <w:pPr>
                  <w:spacing w:beforeLines="60" w:afterLines="60"/>
                </w:pPr>
              </w:pPrChange>
            </w:pPr>
            <w:r w:rsidRPr="00CD7AA8">
              <w:rPr>
                <w:rFonts w:ascii="Arial" w:hAnsi="Arial" w:cs="Arial"/>
                <w:color w:val="808080"/>
                <w:sz w:val="20"/>
                <w:szCs w:val="20"/>
              </w:rPr>
              <w:t>бред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1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Код 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0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$.Code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1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04" w:author="Тугушев И.А." w:date="2014-04-02T13:38:00Z">
                <w:pPr>
                  <w:pStyle w:val="a9"/>
                  <w:numPr>
                    <w:numId w:val="41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4253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0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</w:t>
            </w:r>
          </w:p>
        </w:tc>
        <w:tc>
          <w:tcPr>
            <w:tcW w:w="450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0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$.Type</w:t>
            </w:r>
          </w:p>
        </w:tc>
      </w:tr>
    </w:tbl>
    <w:p w:rsidR="000C702C" w:rsidRDefault="000C702C"/>
    <w:p w:rsidR="007C07C1" w:rsidRDefault="000D20E3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207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Персона</w:t>
      </w:r>
    </w:p>
    <w:p w:rsidR="007C07C1" w:rsidRDefault="000D20E3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208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Персона</w:t>
      </w:r>
    </w:p>
    <w:p w:rsidR="00624A8C" w:rsidRDefault="00624A8C"/>
    <w:p w:rsidR="00624A8C" w:rsidRDefault="000D20E3">
      <w:r>
        <w:rPr>
          <w:noProof/>
        </w:rPr>
        <w:drawing>
          <wp:inline distT="0" distB="0" distL="0" distR="0">
            <wp:extent cx="2042795" cy="30861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0E3" w:rsidRPr="006022F7" w:rsidRDefault="000D20E3" w:rsidP="000D20E3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Персоны, режим чтения</w:t>
      </w:r>
    </w:p>
    <w:p w:rsidR="00624A8C" w:rsidRDefault="00624A8C"/>
    <w:p w:rsidR="00624A8C" w:rsidRDefault="000D20E3">
      <w:r>
        <w:rPr>
          <w:noProof/>
        </w:rPr>
        <w:drawing>
          <wp:inline distT="0" distB="0" distL="0" distR="0">
            <wp:extent cx="2042795" cy="2971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0E3" w:rsidRPr="006022F7" w:rsidRDefault="000D20E3" w:rsidP="000D20E3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Персоны, режим редактирования</w:t>
      </w:r>
    </w:p>
    <w:p w:rsidR="000D20E3" w:rsidRDefault="000D20E3">
      <w:r>
        <w:rPr>
          <w:noProof/>
        </w:rPr>
        <w:lastRenderedPageBreak/>
        <w:drawing>
          <wp:inline distT="0" distB="0" distL="0" distR="0">
            <wp:extent cx="5830570" cy="6923405"/>
            <wp:effectExtent l="19050" t="19050" r="17780" b="1079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692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20E3" w:rsidRDefault="000D20E3" w:rsidP="000D20E3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</w:t>
      </w:r>
      <w:r w:rsidR="00F94741">
        <w:rPr>
          <w:color w:val="auto"/>
        </w:rPr>
        <w:t>Форма</w:t>
      </w:r>
      <w:r>
        <w:rPr>
          <w:color w:val="auto"/>
        </w:rPr>
        <w:t xml:space="preserve"> Персоны, </w:t>
      </w:r>
      <w:r w:rsidR="00F94741">
        <w:rPr>
          <w:color w:val="auto"/>
        </w:rPr>
        <w:t>Вкладка Общая информация</w:t>
      </w:r>
    </w:p>
    <w:p w:rsidR="00F94741" w:rsidRDefault="00F94741" w:rsidP="00F94741">
      <w:r>
        <w:rPr>
          <w:noProof/>
        </w:rPr>
        <w:drawing>
          <wp:inline distT="0" distB="0" distL="0" distR="0">
            <wp:extent cx="5556250" cy="1371600"/>
            <wp:effectExtent l="19050" t="19050" r="2540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Личные данные</w:t>
      </w:r>
    </w:p>
    <w:p w:rsidR="00F94741" w:rsidRDefault="003A5657" w:rsidP="00F94741">
      <w:r>
        <w:rPr>
          <w:noProof/>
        </w:rPr>
        <w:lastRenderedPageBreak/>
        <w:drawing>
          <wp:inline distT="0" distB="0" distL="0" distR="0">
            <wp:extent cx="5438775" cy="1092835"/>
            <wp:effectExtent l="19050" t="19050" r="28575" b="1206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9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Криптография</w:t>
      </w:r>
    </w:p>
    <w:p w:rsidR="00F94741" w:rsidRDefault="00F94741" w:rsidP="00F94741">
      <w:r>
        <w:rPr>
          <w:noProof/>
        </w:rPr>
        <w:drawing>
          <wp:inline distT="0" distB="0" distL="0" distR="0">
            <wp:extent cx="5521960" cy="3871595"/>
            <wp:effectExtent l="19050" t="19050" r="21590" b="146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871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4741" w:rsidRDefault="00F94741" w:rsidP="00F94741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Лицензии</w:t>
      </w:r>
    </w:p>
    <w:p w:rsidR="00F94741" w:rsidRDefault="009C66B6" w:rsidP="00F94741">
      <w:r>
        <w:rPr>
          <w:noProof/>
        </w:rPr>
        <w:drawing>
          <wp:inline distT="0" distB="0" distL="0" distR="0">
            <wp:extent cx="5581650" cy="735965"/>
            <wp:effectExtent l="19050" t="19050" r="19050" b="260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3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66B6" w:rsidRDefault="009C66B6" w:rsidP="009C66B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59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Персоны, Вкладка Лицензии</w:t>
      </w:r>
    </w:p>
    <w:p w:rsidR="009C66B6" w:rsidRPr="00F94741" w:rsidRDefault="009C66B6" w:rsidP="00F94741"/>
    <w:p w:rsidR="00F94741" w:rsidRPr="007D79B8" w:rsidRDefault="00F94741" w:rsidP="00F94741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9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Организации</w:t>
      </w:r>
    </w:p>
    <w:p w:rsidR="000D20E3" w:rsidRDefault="000D20E3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6"/>
        <w:gridCol w:w="2711"/>
        <w:gridCol w:w="1192"/>
        <w:gridCol w:w="4568"/>
      </w:tblGrid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209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2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2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2212" w:author="Тугушев И.А." w:date="2014-04-02T13:38:00Z">
                <w:pPr>
                  <w:spacing w:beforeLines="60" w:afterLines="60"/>
                </w:pPr>
              </w:pPrChange>
            </w:pPr>
            <w:r w:rsidRPr="008A3FE0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SO_PersonSys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13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1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21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25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Новая персона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2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29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33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3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39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1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«Персона»</w:t>
            </w:r>
          </w:p>
        </w:tc>
        <w:tc>
          <w:tcPr>
            <w:tcW w:w="1192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2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4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92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4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8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Личные данные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49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Криптография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0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Лицензии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1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1192" w:type="dxa"/>
          </w:tcPr>
          <w:p w:rsidR="007C07C1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68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4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LastName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,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FirstName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, 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MiddleName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5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Дополнение для однофамильцев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6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Табельный номер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TabNum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0C702C" w:rsidRPr="00937C78" w:rsidRDefault="000C702C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Имя в 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PlatformPerson.Login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58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5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Отправлять уведомления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A3FE0">
              <w:rPr>
                <w:rFonts w:ascii="Arial" w:hAnsi="Arial" w:cs="Arial"/>
                <w:sz w:val="20"/>
                <w:szCs w:val="20"/>
                <w:lang w:val="en-US"/>
              </w:rPr>
              <w:t>IsSelfNotify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0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Почтовый адрес в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MSExchange</w:t>
            </w:r>
            <w:proofErr w:type="spellEnd"/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0C702C" w:rsidRPr="008A3FE0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r>
              <w:t xml:space="preserve"> </w:t>
            </w:r>
            <w:proofErr w:type="spellStart"/>
            <w:r w:rsidRPr="008A3FE0">
              <w:rPr>
                <w:rFonts w:ascii="Arial" w:hAnsi="Arial" w:cs="Arial"/>
                <w:sz w:val="20"/>
                <w:szCs w:val="20"/>
                <w:lang w:val="en-US"/>
              </w:rPr>
              <w:t>ExchangeAccount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2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 w:val="restart"/>
          </w:tcPr>
          <w:p w:rsidR="000C702C" w:rsidRPr="00A43663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обратно</w:t>
            </w:r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связанные</w:t>
            </w:r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SO_AddressData_Person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SO_IM_Person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SO_Phone_Person_H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SO_Phone_Person_M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SO_Phone_Person_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</w:t>
            </w:r>
            <w:proofErr w:type="spellEnd"/>
          </w:p>
          <w:p w:rsidR="000C702C" w:rsidRDefault="000C702C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SO_Email_Person</w:t>
            </w:r>
            <w:proofErr w:type="spellEnd"/>
          </w:p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43663">
              <w:rPr>
                <w:rFonts w:ascii="Arial" w:hAnsi="Arial" w:cs="Arial"/>
                <w:sz w:val="20"/>
                <w:szCs w:val="20"/>
                <w:lang w:val="en-US"/>
              </w:rPr>
              <w:t>SO_Fax_Person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4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Мобильный телефон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6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68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6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Здание (корпус, сектор)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0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Комната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2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Назначения на штатные единицы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568" w:type="dxa"/>
            <w:vMerge w:val="restart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отображаем активные назначения (</w:t>
            </w:r>
            <w:r w:rsidRPr="008A3FE0">
              <w:rPr>
                <w:rFonts w:ascii="Arial" w:hAnsi="Arial" w:cs="Arial"/>
                <w:sz w:val="20"/>
                <w:szCs w:val="20"/>
              </w:rPr>
              <w:t>$&lt;-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8A3FE0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Appointment</w:t>
            </w:r>
            <w:r w:rsidRPr="008A3FE0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Person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4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6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Подразделение / </w:t>
            </w:r>
            <w:proofErr w:type="spellStart"/>
            <w:r w:rsidRPr="00937C78">
              <w:rPr>
                <w:rFonts w:ascii="Arial" w:hAnsi="Arial" w:cs="Arial"/>
                <w:sz w:val="20"/>
                <w:szCs w:val="20"/>
              </w:rPr>
              <w:t>вышест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</w:rPr>
              <w:t>. РВЗ</w:t>
            </w:r>
          </w:p>
        </w:tc>
        <w:tc>
          <w:tcPr>
            <w:tcW w:w="1192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568" w:type="dxa"/>
            <w:vMerge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78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7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Специальные настройки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82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3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85" w:author="Тугушев И.А." w:date="2014-04-02T13:38:00Z">
                <w:pPr>
                  <w:spacing w:beforeLines="60" w:afterLines="60"/>
                </w:pPr>
              </w:pPrChange>
            </w:pPr>
            <w:r w:rsidRPr="008873E4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86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8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0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День и месяц рождения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29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BirthDate</w:t>
            </w:r>
            <w:proofErr w:type="spellEnd"/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4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Фото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298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29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Факсимиле подписи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02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Автоматическая проверка подписи при открытии документа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0C702C" w:rsidP="00DE4CAE">
            <w:pPr>
              <w:spacing w:beforeLines="60" w:afterLines="60"/>
              <w:ind w:left="360"/>
              <w:rPr>
                <w:rFonts w:ascii="Arial" w:hAnsi="Arial" w:cs="Arial"/>
                <w:sz w:val="20"/>
                <w:szCs w:val="20"/>
              </w:rPr>
              <w:pPrChange w:id="2306" w:author="Тугушев И.А." w:date="2014-04-02T13:38:00Z">
                <w:pPr>
                  <w:spacing w:beforeLines="60" w:afterLines="60"/>
                  <w:ind w:left="360"/>
                </w:pPr>
              </w:pPrChange>
            </w:pPr>
            <w:ins w:id="2307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35.1</w:t>
              </w:r>
            </w:ins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08" w:author="Тугушев И.А." w:date="2014-04-02T13:38:00Z">
                <w:pPr>
                  <w:spacing w:beforeLines="60" w:afterLines="60"/>
                </w:pPr>
              </w:pPrChange>
            </w:pPr>
            <w:ins w:id="2309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Отображать диалог проверки при верной подписи</w:t>
              </w:r>
            </w:ins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0" w:author="Тугушев И.А." w:date="2014-04-02T13:38:00Z">
                <w:pPr>
                  <w:spacing w:beforeLines="60" w:afterLines="60"/>
                </w:pPr>
              </w:pPrChange>
            </w:pPr>
            <w:ins w:id="2311" w:author="Administrator" w:date="2014-02-12T12:12:00Z">
              <w:r>
                <w:rPr>
                  <w:rFonts w:ascii="Arial" w:hAnsi="Arial" w:cs="Arial"/>
                  <w:sz w:val="20"/>
                  <w:szCs w:val="20"/>
                </w:rPr>
                <w:t>Поле</w:t>
              </w:r>
            </w:ins>
          </w:p>
        </w:tc>
        <w:tc>
          <w:tcPr>
            <w:tcW w:w="4568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13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1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Профили</w:t>
            </w:r>
          </w:p>
        </w:tc>
        <w:tc>
          <w:tcPr>
            <w:tcW w:w="1192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21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 – без ограничений по задачам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23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программ: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25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Результирующий список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27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 с ограничениями по задачам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29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Типы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31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Результирующий список программ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0C702C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2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33" w:author="Тугушев И.А." w:date="2014-04-02T13:38:00Z">
                <w:pPr>
                  <w:pStyle w:val="a9"/>
                  <w:numPr>
                    <w:numId w:val="42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0C702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 в Дательном падеже</w:t>
            </w:r>
          </w:p>
        </w:tc>
        <w:tc>
          <w:tcPr>
            <w:tcW w:w="1192" w:type="dxa"/>
          </w:tcPr>
          <w:p w:rsidR="000C702C" w:rsidRDefault="000C702C" w:rsidP="00AC1AE3"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68" w:type="dxa"/>
          </w:tcPr>
          <w:p w:rsidR="000C702C" w:rsidRPr="00937C78" w:rsidRDefault="000C702C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0C702C" w:rsidRDefault="000C702C"/>
    <w:p w:rsidR="007C07C1" w:rsidRDefault="00E470DC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335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(Персоны)</w:t>
      </w:r>
    </w:p>
    <w:p w:rsidR="000D20E3" w:rsidRDefault="000D20E3"/>
    <w:p w:rsidR="000D20E3" w:rsidRDefault="00E470DC">
      <w:r>
        <w:rPr>
          <w:noProof/>
        </w:rPr>
        <w:drawing>
          <wp:inline distT="0" distB="0" distL="0" distR="0">
            <wp:extent cx="3799840" cy="1899920"/>
            <wp:effectExtent l="19050" t="19050" r="10160" b="241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899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70DC" w:rsidRPr="006022F7" w:rsidRDefault="00E470DC" w:rsidP="00E470D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Персоны</w:t>
      </w:r>
    </w:p>
    <w:p w:rsidR="00E470DC" w:rsidRPr="007D79B8" w:rsidRDefault="00E470DC" w:rsidP="00E470DC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10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>Персоны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E470DC" w:rsidRPr="005A5B1B" w:rsidTr="00C879DB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36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37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338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E470DC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39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Персона</w:t>
            </w:r>
          </w:p>
        </w:tc>
        <w:tc>
          <w:tcPr>
            <w:tcW w:w="4501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1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E470DC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2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4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E470DC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5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Выбрать по группе</w:t>
            </w:r>
          </w:p>
        </w:tc>
        <w:tc>
          <w:tcPr>
            <w:tcW w:w="4501" w:type="dxa"/>
          </w:tcPr>
          <w:p w:rsidR="00DE4CAE" w:rsidRDefault="00E470D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7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C1AE3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8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4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450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</w:t>
            </w:r>
            <w:r>
              <w:rPr>
                <w:rFonts w:ascii="Arial" w:hAnsi="Arial" w:cs="Arial"/>
                <w:sz w:val="20"/>
                <w:szCs w:val="20"/>
              </w:rPr>
              <w:t>.ФИО</w:t>
            </w:r>
          </w:p>
        </w:tc>
      </w:tr>
      <w:tr w:rsidR="00AC1AE3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1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Номер</w:t>
            </w:r>
          </w:p>
        </w:tc>
        <w:tc>
          <w:tcPr>
            <w:tcW w:w="450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TabNum</w:t>
            </w:r>
            <w:proofErr w:type="spellEnd"/>
          </w:p>
        </w:tc>
      </w:tr>
      <w:tr w:rsidR="00AC1AE3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1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4" w:author="Тугушев И.А." w:date="2014-04-02T13:38:00Z">
                <w:pPr>
                  <w:pStyle w:val="a9"/>
                  <w:numPr>
                    <w:numId w:val="1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Notes-</w:t>
            </w:r>
            <w:r>
              <w:rPr>
                <w:rFonts w:ascii="Arial" w:hAnsi="Arial" w:cs="Arial"/>
                <w:sz w:val="20"/>
                <w:szCs w:val="20"/>
              </w:rPr>
              <w:t>имя</w:t>
            </w:r>
          </w:p>
        </w:tc>
        <w:tc>
          <w:tcPr>
            <w:tcW w:w="450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5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PlatformPerson.Login</w:t>
            </w:r>
            <w:proofErr w:type="spellEnd"/>
          </w:p>
        </w:tc>
      </w:tr>
    </w:tbl>
    <w:p w:rsidR="000D20E3" w:rsidRDefault="000D20E3"/>
    <w:p w:rsidR="007C07C1" w:rsidRDefault="006C2FC7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357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Группы</w:t>
      </w:r>
    </w:p>
    <w:p w:rsidR="007C07C1" w:rsidRDefault="006C2FC7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358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Группы</w:t>
      </w:r>
    </w:p>
    <w:p w:rsidR="006C2FC7" w:rsidRDefault="006C2FC7" w:rsidP="006C2FC7">
      <w:r>
        <w:rPr>
          <w:noProof/>
        </w:rPr>
        <w:drawing>
          <wp:inline distT="0" distB="0" distL="0" distR="0">
            <wp:extent cx="874395" cy="318135"/>
            <wp:effectExtent l="0" t="0" r="190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Группы, режим чтения</w:t>
      </w:r>
    </w:p>
    <w:p w:rsidR="006C2FC7" w:rsidRDefault="006C2FC7" w:rsidP="006C2FC7">
      <w:r>
        <w:rPr>
          <w:noProof/>
        </w:rPr>
        <w:drawing>
          <wp:inline distT="0" distB="0" distL="0" distR="0">
            <wp:extent cx="914400" cy="34798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Группы, режим редактирования</w:t>
      </w:r>
    </w:p>
    <w:p w:rsidR="006C2FC7" w:rsidRDefault="006C2FC7"/>
    <w:p w:rsidR="006C2FC7" w:rsidRDefault="008F56D7">
      <w:r>
        <w:rPr>
          <w:noProof/>
        </w:rPr>
        <w:lastRenderedPageBreak/>
        <w:drawing>
          <wp:inline distT="0" distB="0" distL="0" distR="0">
            <wp:extent cx="5605145" cy="49282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92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FC7" w:rsidRPr="006022F7" w:rsidRDefault="006C2FC7" w:rsidP="006C2FC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Группы, вкладка Общая информация</w:t>
      </w:r>
    </w:p>
    <w:p w:rsidR="006C2FC7" w:rsidRPr="007D79B8" w:rsidRDefault="006C2FC7" w:rsidP="006C2FC7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11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="00FC1F29">
        <w:rPr>
          <w:rFonts w:ascii="Arial" w:hAnsi="Arial" w:cs="Arial"/>
          <w:color w:val="auto"/>
          <w:sz w:val="20"/>
          <w:szCs w:val="20"/>
        </w:rPr>
        <w:t>Группы</w:t>
      </w:r>
    </w:p>
    <w:p w:rsidR="006C2FC7" w:rsidRDefault="006C2FC7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351"/>
        <w:gridCol w:w="1154"/>
        <w:gridCol w:w="4606"/>
      </w:tblGrid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359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3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3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606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2362" w:author="Тугушев И.А." w:date="2014-04-02T13:38:00Z">
                <w:pPr>
                  <w:spacing w:beforeLines="60" w:afterLines="60"/>
                </w:pPr>
              </w:pPrChange>
            </w:pPr>
            <w:r w:rsidRPr="00C85119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SO_Group</w:t>
            </w:r>
            <w:proofErr w:type="spellEnd"/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63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67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6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3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71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Печать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75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79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83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</w:t>
            </w:r>
          </w:p>
        </w:tc>
        <w:tc>
          <w:tcPr>
            <w:tcW w:w="1154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5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606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87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Название группы</w:t>
            </w:r>
          </w:p>
        </w:tc>
        <w:tc>
          <w:tcPr>
            <w:tcW w:w="1154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8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606" w:type="dxa"/>
          </w:tcPr>
          <w:p w:rsidR="007C07C1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8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0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*обязательное для заполнения поле</w:t>
            </w:r>
          </w:p>
        </w:tc>
        <w:tc>
          <w:tcPr>
            <w:tcW w:w="1154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1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606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3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Общая информация</w:t>
            </w:r>
          </w:p>
        </w:tc>
        <w:tc>
          <w:tcPr>
            <w:tcW w:w="1154" w:type="dxa"/>
          </w:tcPr>
          <w:p w:rsidR="007C07C1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606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39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6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Название 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C85119" w:rsidRDefault="00AC1AE3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7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Системные редакторы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937C78" w:rsidRDefault="00AC1AE3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398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Состав группы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7C07C1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39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SO_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GroupMember.Owner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). </w:t>
            </w:r>
            <w:r w:rsidRPr="00A91FFA">
              <w:rPr>
                <w:rFonts w:ascii="Arial" w:hAnsi="Arial" w:cs="Arial"/>
                <w:sz w:val="20"/>
                <w:szCs w:val="20"/>
                <w:lang w:val="en-US"/>
              </w:rPr>
              <w:t>Substitute</w:t>
            </w:r>
          </w:p>
          <w:p w:rsidR="00AC1AE3" w:rsidRPr="00937C78" w:rsidRDefault="00AC1AE3" w:rsidP="00AC1AE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объекты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00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AC1AE3" w:rsidRPr="00937C78" w:rsidRDefault="00AC1AE3" w:rsidP="00AC1AE3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Группа в АК</w:t>
            </w:r>
          </w:p>
        </w:tc>
        <w:tc>
          <w:tcPr>
            <w:tcW w:w="1154" w:type="dxa"/>
          </w:tcPr>
          <w:p w:rsidR="00AC1AE3" w:rsidRDefault="00AC1AE3" w:rsidP="00AC1AE3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AC1AE3" w:rsidRPr="00C85119" w:rsidRDefault="00AC1AE3" w:rsidP="00AC1AE3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01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2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404" w:author="Тугушев И.А." w:date="2014-04-02T13:38:00Z">
                <w:pPr>
                  <w:spacing w:beforeLines="60" w:afterLines="60"/>
                </w:pPr>
              </w:pPrChange>
            </w:pPr>
            <w:r w:rsidRPr="00C85119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AC1AE3" w:rsidRPr="005A5B1B" w:rsidTr="00AC1AE3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43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405" w:author="Тугушев И.А." w:date="2014-04-02T13:38:00Z">
                <w:pPr>
                  <w:pStyle w:val="a9"/>
                  <w:numPr>
                    <w:numId w:val="43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Модифицирован</w:t>
            </w:r>
          </w:p>
        </w:tc>
        <w:tc>
          <w:tcPr>
            <w:tcW w:w="1154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0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606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40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$.$modified</w:t>
            </w:r>
          </w:p>
        </w:tc>
      </w:tr>
    </w:tbl>
    <w:p w:rsidR="00AC1AE3" w:rsidRDefault="00AC1AE3"/>
    <w:p w:rsidR="007C07C1" w:rsidRDefault="00F1035E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409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(Группы)</w:t>
      </w:r>
    </w:p>
    <w:p w:rsidR="00F1035E" w:rsidRDefault="00F1035E" w:rsidP="00F1035E">
      <w:r>
        <w:rPr>
          <w:noProof/>
        </w:rPr>
        <w:drawing>
          <wp:inline distT="0" distB="0" distL="0" distR="0">
            <wp:extent cx="4690745" cy="937895"/>
            <wp:effectExtent l="19050" t="19050" r="14605" b="146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937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035E" w:rsidRPr="006022F7" w:rsidRDefault="00F1035E" w:rsidP="00F1035E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Группы</w:t>
      </w:r>
    </w:p>
    <w:p w:rsidR="00F1035E" w:rsidRPr="007D79B8" w:rsidRDefault="00F1035E" w:rsidP="00F1035E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12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>
        <w:rPr>
          <w:rFonts w:ascii="Arial" w:hAnsi="Arial" w:cs="Arial"/>
          <w:color w:val="auto"/>
          <w:sz w:val="20"/>
          <w:szCs w:val="20"/>
        </w:rPr>
        <w:t>Группы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F1035E" w:rsidRPr="005A5B1B" w:rsidTr="00C879DB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410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11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12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1035E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3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группу</w:t>
            </w:r>
          </w:p>
        </w:tc>
        <w:tc>
          <w:tcPr>
            <w:tcW w:w="4501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5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1035E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6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Удаление группы</w:t>
            </w:r>
          </w:p>
        </w:tc>
        <w:tc>
          <w:tcPr>
            <w:tcW w:w="4501" w:type="dxa"/>
          </w:tcPr>
          <w:p w:rsidR="00DE4CAE" w:rsidRDefault="00F1035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8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C1AE3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19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42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$.Name</w:t>
            </w:r>
          </w:p>
        </w:tc>
      </w:tr>
      <w:tr w:rsidR="00AC1AE3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2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Группа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замещающих</w:t>
            </w:r>
            <w:proofErr w:type="gramEnd"/>
          </w:p>
        </w:tc>
        <w:tc>
          <w:tcPr>
            <w:tcW w:w="4501" w:type="dxa"/>
          </w:tcPr>
          <w:p w:rsidR="00DE4CAE" w:rsidRDefault="00AC1AE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2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FC1F29" w:rsidRDefault="00FC1F29"/>
    <w:p w:rsidR="007C07C1" w:rsidRDefault="00FC1F29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425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gramStart"/>
      <w:r>
        <w:rPr>
          <w:rFonts w:ascii="Times New Roman" w:hAnsi="Times New Roman" w:cs="Times New Roman"/>
          <w:b/>
          <w:i w:val="0"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i w:val="0"/>
          <w:color w:val="auto"/>
        </w:rPr>
        <w:t>: Профили рабочего времени</w:t>
      </w:r>
    </w:p>
    <w:p w:rsidR="007C07C1" w:rsidRDefault="00FC1F29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426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>
        <w:rPr>
          <w:rFonts w:ascii="Times New Roman" w:hAnsi="Times New Roman" w:cs="Times New Roman"/>
          <w:b/>
          <w:i w:val="0"/>
          <w:color w:val="auto"/>
        </w:rPr>
        <w:t>Профили рабочего времени</w:t>
      </w:r>
    </w:p>
    <w:p w:rsidR="00FC1F29" w:rsidRDefault="00FC1F29" w:rsidP="00FC1F29">
      <w:r>
        <w:rPr>
          <w:noProof/>
        </w:rPr>
        <w:drawing>
          <wp:inline distT="0" distB="0" distL="0" distR="0">
            <wp:extent cx="379730" cy="297180"/>
            <wp:effectExtent l="0" t="0" r="127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режим чтения</w:t>
      </w:r>
    </w:p>
    <w:p w:rsidR="00FC1F29" w:rsidRDefault="00FC1F29" w:rsidP="00FC1F29">
      <w:r>
        <w:rPr>
          <w:noProof/>
        </w:rPr>
        <w:drawing>
          <wp:inline distT="0" distB="0" distL="0" distR="0">
            <wp:extent cx="1816735" cy="30861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режим редактирования</w:t>
      </w:r>
    </w:p>
    <w:p w:rsidR="00FC1F29" w:rsidRDefault="00FC1F29" w:rsidP="00FC1F29"/>
    <w:p w:rsidR="00FC1F29" w:rsidRDefault="00FC1F29" w:rsidP="00FC1F29">
      <w:r>
        <w:rPr>
          <w:noProof/>
        </w:rPr>
        <w:lastRenderedPageBreak/>
        <w:drawing>
          <wp:inline distT="0" distB="0" distL="0" distR="0">
            <wp:extent cx="5937885" cy="3669665"/>
            <wp:effectExtent l="19050" t="19050" r="24765" b="260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9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F29" w:rsidRDefault="00FC1F29" w:rsidP="00FC1F29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>, вкладка Стандартный рабочий день</w:t>
      </w:r>
    </w:p>
    <w:p w:rsidR="0027448D" w:rsidRDefault="0027448D" w:rsidP="0027448D">
      <w:r>
        <w:rPr>
          <w:noProof/>
        </w:rPr>
        <w:drawing>
          <wp:inline distT="0" distB="0" distL="0" distR="0">
            <wp:extent cx="4582160" cy="1838960"/>
            <wp:effectExtent l="19050" t="19050" r="27940" b="279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183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48D" w:rsidRDefault="0027448D" w:rsidP="0027448D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 w:rsidRPr="004E5BE2">
        <w:rPr>
          <w:color w:val="auto"/>
        </w:rPr>
        <w:t>Профили рабочего времени</w:t>
      </w:r>
      <w:r>
        <w:rPr>
          <w:color w:val="auto"/>
        </w:rPr>
        <w:t>, вкладка Рабочий цикл</w:t>
      </w:r>
    </w:p>
    <w:p w:rsidR="004E5BE2" w:rsidRDefault="004E5BE2" w:rsidP="004E5BE2"/>
    <w:p w:rsidR="004E5BE2" w:rsidRDefault="004E5BE2" w:rsidP="004E5BE2">
      <w:r>
        <w:rPr>
          <w:noProof/>
        </w:rPr>
        <w:lastRenderedPageBreak/>
        <w:drawing>
          <wp:inline distT="0" distB="0" distL="0" distR="0">
            <wp:extent cx="3141980" cy="4358005"/>
            <wp:effectExtent l="0" t="0" r="127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E2" w:rsidRDefault="004E5BE2" w:rsidP="004E5BE2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69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Диалоговое окно ввода </w:t>
      </w:r>
      <w:r w:rsidR="00B0030E">
        <w:rPr>
          <w:color w:val="auto"/>
        </w:rPr>
        <w:t>параметров дней, появляется при нажатии на кнопку «редактировать» на закладке «Рабочий цикл» формы Профиля рабочего времени.</w:t>
      </w:r>
    </w:p>
    <w:p w:rsidR="004E5BE2" w:rsidRPr="004E5BE2" w:rsidRDefault="004E5BE2" w:rsidP="004E5BE2"/>
    <w:p w:rsidR="0027448D" w:rsidRDefault="0027448D" w:rsidP="0027448D">
      <w:r>
        <w:rPr>
          <w:noProof/>
        </w:rPr>
        <w:drawing>
          <wp:inline distT="0" distB="0" distL="0" distR="0">
            <wp:extent cx="4595495" cy="1449070"/>
            <wp:effectExtent l="19050" t="19050" r="14605" b="177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44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448D" w:rsidRDefault="0027448D" w:rsidP="0027448D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Форма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  <w:r>
        <w:rPr>
          <w:color w:val="auto"/>
        </w:rPr>
        <w:t xml:space="preserve">, вкладка Исключения </w:t>
      </w:r>
      <w:proofErr w:type="gramStart"/>
      <w:r>
        <w:rPr>
          <w:color w:val="auto"/>
        </w:rPr>
        <w:t>из</w:t>
      </w:r>
      <w:proofErr w:type="gramEnd"/>
      <w:r>
        <w:rPr>
          <w:color w:val="auto"/>
        </w:rPr>
        <w:t xml:space="preserve"> Рабочий цикл</w:t>
      </w:r>
    </w:p>
    <w:p w:rsidR="0027448D" w:rsidRDefault="00B0030E" w:rsidP="0027448D">
      <w:r>
        <w:rPr>
          <w:noProof/>
        </w:rPr>
        <w:lastRenderedPageBreak/>
        <w:drawing>
          <wp:inline distT="0" distB="0" distL="0" distR="0">
            <wp:extent cx="3161665" cy="4650105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0E" w:rsidRDefault="00B0030E" w:rsidP="00B0030E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Диалоговое окно ввода параметров дней, появляется при нажатии на кнопку «редактировать» на закладке «Исключение из рабочего цикла» формы Профиля рабочего времени.</w:t>
      </w:r>
    </w:p>
    <w:p w:rsidR="0027448D" w:rsidRPr="0027448D" w:rsidRDefault="0027448D" w:rsidP="0027448D"/>
    <w:p w:rsidR="00FC1F29" w:rsidRPr="007D79B8" w:rsidRDefault="00FC1F29" w:rsidP="00FC1F29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13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Times New Roman" w:hAnsi="Times New Roman" w:cs="Times New Roman"/>
          <w:b w:val="0"/>
          <w:i/>
          <w:color w:val="auto"/>
        </w:rPr>
        <w:t>Профили рабочего времени</w:t>
      </w:r>
    </w:p>
    <w:tbl>
      <w:tblPr>
        <w:tblStyle w:val="a8"/>
        <w:tblW w:w="0" w:type="auto"/>
        <w:tblLook w:val="04A0"/>
      </w:tblPr>
      <w:tblGrid>
        <w:gridCol w:w="1437"/>
        <w:gridCol w:w="5887"/>
        <w:gridCol w:w="2247"/>
      </w:tblGrid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427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588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28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429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0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1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2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3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 и закрыть</w:t>
            </w: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5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6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39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E31655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Со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«Профиль рабочего времени»</w:t>
            </w:r>
          </w:p>
        </w:tc>
        <w:tc>
          <w:tcPr>
            <w:tcW w:w="2247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1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Является профилем по умолчанию</w:t>
            </w:r>
          </w:p>
        </w:tc>
        <w:tc>
          <w:tcPr>
            <w:tcW w:w="2247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3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Стандартный рабочий день</w:t>
            </w:r>
          </w:p>
        </w:tc>
        <w:tc>
          <w:tcPr>
            <w:tcW w:w="2247" w:type="dxa"/>
          </w:tcPr>
          <w:p w:rsidR="007C07C1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4" w:author="Тугушев И.А." w:date="2014-04-02T13:38:00Z">
                <w:pPr>
                  <w:spacing w:beforeLines="60" w:afterLines="60"/>
                </w:pPr>
              </w:pPrChange>
            </w:pPr>
            <w:r w:rsidRPr="00941416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5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Рабочий цикл </w:t>
            </w:r>
          </w:p>
        </w:tc>
        <w:tc>
          <w:tcPr>
            <w:tcW w:w="2247" w:type="dxa"/>
          </w:tcPr>
          <w:p w:rsidR="00FC1F29" w:rsidRDefault="00FC1F29">
            <w:r w:rsidRPr="009E332B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6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E86B27" w:rsidRDefault="00FC1F29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Исключение из рабочего цикла</w:t>
            </w:r>
          </w:p>
        </w:tc>
        <w:tc>
          <w:tcPr>
            <w:tcW w:w="2247" w:type="dxa"/>
          </w:tcPr>
          <w:p w:rsidR="00FC1F29" w:rsidRDefault="00FC1F29">
            <w:r w:rsidRPr="009E332B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7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FC1F29" w:rsidRDefault="00FC1F29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8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FC1F29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FC1F29" w:rsidRDefault="00FC1F29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49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перерыв</w:t>
            </w: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FC1F29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2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5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6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Создан</w:t>
            </w:r>
            <w:proofErr w:type="gramEnd"/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8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27448D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27448D" w:rsidRDefault="0027448D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59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Привязка первого дня рабочего цикла к дате 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2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п\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п</w:t>
            </w:r>
            <w:proofErr w:type="spellEnd"/>
            <w:proofErr w:type="gramEnd"/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5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Описание дня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8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6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1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Рабочий цикл</w:t>
            </w:r>
          </w:p>
        </w:tc>
        <w:tc>
          <w:tcPr>
            <w:tcW w:w="2247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4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18.2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247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7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18.3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Вверх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79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18.4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Вниз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1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18.5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</w:p>
        </w:tc>
        <w:tc>
          <w:tcPr>
            <w:tcW w:w="2247" w:type="dxa"/>
          </w:tcPr>
          <w:p w:rsidR="00B0030E" w:rsidRDefault="00B003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3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18.6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Атрибуты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6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18.7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(выбор атрибутов)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Выпадающий список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89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18.8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2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18.9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 перерыв</w:t>
            </w:r>
          </w:p>
        </w:tc>
        <w:tc>
          <w:tcPr>
            <w:tcW w:w="2247" w:type="dxa"/>
          </w:tcPr>
          <w:p w:rsidR="00B0030E" w:rsidRDefault="00B003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4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18.10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B0030E" w:rsidRDefault="00B003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6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18.11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Применить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499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18.12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Закрыть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2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27448D" w:rsidRPr="00204E7C" w:rsidRDefault="0027448D" w:rsidP="00C879DB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Информация наследуется из вышестоящего профиля</w:t>
            </w:r>
          </w:p>
        </w:tc>
        <w:tc>
          <w:tcPr>
            <w:tcW w:w="2247" w:type="dxa"/>
          </w:tcPr>
          <w:p w:rsidR="0027448D" w:rsidRDefault="0027448D" w:rsidP="00C879DB"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3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Дата 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6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Описание дня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  <w:tr w:rsidR="0027448D" w:rsidRPr="005A5B1B" w:rsidTr="00B0030E">
        <w:tc>
          <w:tcPr>
            <w:tcW w:w="1437" w:type="dxa"/>
          </w:tcPr>
          <w:p w:rsidR="00DE4CAE" w:rsidRDefault="00DE4CAE" w:rsidP="00DE4CAE">
            <w:pPr>
              <w:pStyle w:val="a9"/>
              <w:numPr>
                <w:ilvl w:val="0"/>
                <w:numId w:val="2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09" w:author="Тугушев И.А." w:date="2014-04-02T13:38:00Z">
                <w:pPr>
                  <w:pStyle w:val="a9"/>
                  <w:numPr>
                    <w:numId w:val="2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588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2247" w:type="dxa"/>
          </w:tcPr>
          <w:p w:rsidR="00DE4CAE" w:rsidRDefault="0027448D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2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</w:t>
            </w:r>
          </w:p>
        </w:tc>
        <w:tc>
          <w:tcPr>
            <w:tcW w:w="5887" w:type="dxa"/>
          </w:tcPr>
          <w:p w:rsidR="007C07C1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Исключение из рабочего цикла</w:t>
            </w:r>
          </w:p>
        </w:tc>
        <w:tc>
          <w:tcPr>
            <w:tcW w:w="2247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5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22.2</w:t>
            </w:r>
          </w:p>
        </w:tc>
        <w:tc>
          <w:tcPr>
            <w:tcW w:w="5887" w:type="dxa"/>
          </w:tcPr>
          <w:p w:rsidR="007C07C1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Выбор</w:t>
            </w:r>
          </w:p>
        </w:tc>
        <w:tc>
          <w:tcPr>
            <w:tcW w:w="2247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0030E" w:rsidRPr="005A5B1B" w:rsidTr="00B0030E">
        <w:tc>
          <w:tcPr>
            <w:tcW w:w="1437" w:type="dxa"/>
          </w:tcPr>
          <w:p w:rsidR="00B0030E" w:rsidRPr="005A5B1B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8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22.3</w:t>
            </w:r>
          </w:p>
        </w:tc>
        <w:tc>
          <w:tcPr>
            <w:tcW w:w="5887" w:type="dxa"/>
          </w:tcPr>
          <w:p w:rsidR="007C07C1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1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Вверх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0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22.4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Вниз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2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22.5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Удалить</w:t>
            </w:r>
          </w:p>
        </w:tc>
        <w:tc>
          <w:tcPr>
            <w:tcW w:w="2247" w:type="dxa"/>
          </w:tcPr>
          <w:p w:rsidR="00B0030E" w:rsidRDefault="00B0030E" w:rsidP="00452F0E">
            <w:r w:rsidRPr="005A229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4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22.6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Атрибуты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7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22.7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Комментарий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2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0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22.8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(выбор атрибутов)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Выпадающий список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3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22.9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Дата</w:t>
            </w:r>
          </w:p>
        </w:tc>
        <w:tc>
          <w:tcPr>
            <w:tcW w:w="2247" w:type="dxa"/>
          </w:tcPr>
          <w:p w:rsidR="00B0030E" w:rsidRDefault="00B0030E" w:rsidP="00452F0E">
            <w: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5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22.10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Рабочее время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8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22.11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3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Обеденный  перерыв</w:t>
            </w:r>
          </w:p>
        </w:tc>
        <w:tc>
          <w:tcPr>
            <w:tcW w:w="2247" w:type="dxa"/>
          </w:tcPr>
          <w:p w:rsidR="00B0030E" w:rsidRDefault="00B0030E" w:rsidP="00452F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0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22.12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Расчетный час</w:t>
            </w:r>
          </w:p>
        </w:tc>
        <w:tc>
          <w:tcPr>
            <w:tcW w:w="2247" w:type="dxa"/>
          </w:tcPr>
          <w:p w:rsidR="00B0030E" w:rsidRDefault="00B0030E" w:rsidP="00452F0E">
            <w:r w:rsidRPr="005C590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2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22.13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Применить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B0030E" w:rsidRPr="005A5B1B" w:rsidTr="00B0030E">
        <w:tc>
          <w:tcPr>
            <w:tcW w:w="1437" w:type="dxa"/>
          </w:tcPr>
          <w:p w:rsidR="00DE4CAE" w:rsidRDefault="00B0030E" w:rsidP="00DE4CAE">
            <w:pPr>
              <w:pStyle w:val="a9"/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5" w:author="Тугушев И.А." w:date="2014-04-02T13:38:00Z">
                <w:pPr>
                  <w:pStyle w:val="a9"/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22.14</w:t>
            </w:r>
          </w:p>
        </w:tc>
        <w:tc>
          <w:tcPr>
            <w:tcW w:w="588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Закрыть</w:t>
            </w:r>
          </w:p>
        </w:tc>
        <w:tc>
          <w:tcPr>
            <w:tcW w:w="2247" w:type="dxa"/>
          </w:tcPr>
          <w:p w:rsidR="00DE4CAE" w:rsidRDefault="00B0030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</w:tbl>
    <w:p w:rsidR="00FC1F29" w:rsidRDefault="00FC1F29" w:rsidP="00FC1F29"/>
    <w:p w:rsidR="007C07C1" w:rsidRDefault="00FC1F29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548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gramStart"/>
      <w:r>
        <w:rPr>
          <w:rFonts w:ascii="Times New Roman" w:hAnsi="Times New Roman" w:cs="Times New Roman"/>
          <w:b/>
          <w:color w:val="auto"/>
        </w:rPr>
        <w:t>СО</w:t>
      </w:r>
      <w:proofErr w:type="gramEnd"/>
      <w:r>
        <w:rPr>
          <w:rFonts w:ascii="Times New Roman" w:hAnsi="Times New Roman" w:cs="Times New Roman"/>
          <w:b/>
          <w:color w:val="auto"/>
        </w:rPr>
        <w:t xml:space="preserve"> (</w:t>
      </w:r>
      <w:r w:rsidR="00E75690">
        <w:rPr>
          <w:rFonts w:ascii="Times New Roman" w:hAnsi="Times New Roman" w:cs="Times New Roman"/>
          <w:b/>
          <w:color w:val="auto"/>
        </w:rPr>
        <w:t>Профили рабочего времени</w:t>
      </w:r>
      <w:r>
        <w:rPr>
          <w:rFonts w:ascii="Times New Roman" w:hAnsi="Times New Roman" w:cs="Times New Roman"/>
          <w:b/>
          <w:color w:val="auto"/>
        </w:rPr>
        <w:t>)</w:t>
      </w:r>
    </w:p>
    <w:p w:rsidR="00FC1F29" w:rsidRDefault="00E75690" w:rsidP="00FC1F29">
      <w:r>
        <w:rPr>
          <w:noProof/>
        </w:rPr>
        <w:drawing>
          <wp:inline distT="0" distB="0" distL="0" distR="0">
            <wp:extent cx="5320030" cy="985520"/>
            <wp:effectExtent l="19050" t="19050" r="13970" b="2413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985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F29" w:rsidRPr="006022F7" w:rsidRDefault="00FC1F29" w:rsidP="00FC1F29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r w:rsidR="00E75690">
        <w:rPr>
          <w:color w:val="auto"/>
        </w:rPr>
        <w:t>Профили рабочего времени</w:t>
      </w:r>
    </w:p>
    <w:p w:rsidR="00FC1F29" w:rsidRPr="007D79B8" w:rsidRDefault="00FC1F29" w:rsidP="00FC1F29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14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="00E75690">
        <w:rPr>
          <w:color w:val="auto"/>
        </w:rPr>
        <w:t>Профили рабочего времени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FC1F29" w:rsidRPr="005A5B1B" w:rsidTr="00C879DB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549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550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551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FC1F29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2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Создать </w:t>
            </w:r>
            <w:r w:rsidR="00E75690">
              <w:rPr>
                <w:rFonts w:ascii="Arial" w:hAnsi="Arial" w:cs="Arial"/>
                <w:sz w:val="20"/>
                <w:szCs w:val="20"/>
              </w:rPr>
              <w:t>профиль верхнего уровня</w:t>
            </w:r>
          </w:p>
        </w:tc>
        <w:tc>
          <w:tcPr>
            <w:tcW w:w="4501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4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5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7569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вложенный профиль</w:t>
            </w:r>
          </w:p>
        </w:tc>
        <w:tc>
          <w:tcPr>
            <w:tcW w:w="4501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7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8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7569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5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DE4CAE" w:rsidRDefault="00E7569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6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FC1F29" w:rsidRPr="005A5B1B" w:rsidTr="00C879DB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1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61" w:author="Тугушев И.А." w:date="2014-04-02T13:38:00Z">
                <w:pPr>
                  <w:pStyle w:val="a9"/>
                  <w:numPr>
                    <w:numId w:val="21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E7569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Наименование</w:t>
            </w:r>
          </w:p>
        </w:tc>
        <w:tc>
          <w:tcPr>
            <w:tcW w:w="4501" w:type="dxa"/>
          </w:tcPr>
          <w:p w:rsidR="00DE4CAE" w:rsidRDefault="00FC1F2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63" w:author="Тугушев И.А." w:date="2014-04-02T13:38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FC1F29" w:rsidRDefault="00FC1F29"/>
    <w:p w:rsidR="007C07C1" w:rsidRDefault="00C879DB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564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proofErr w:type="spellStart"/>
      <w:r>
        <w:rPr>
          <w:rFonts w:ascii="Times New Roman" w:hAnsi="Times New Roman" w:cs="Times New Roman"/>
          <w:b/>
          <w:i w:val="0"/>
          <w:color w:val="auto"/>
        </w:rPr>
        <w:t>СпО</w:t>
      </w:r>
      <w:proofErr w:type="spellEnd"/>
      <w:r>
        <w:rPr>
          <w:rFonts w:ascii="Times New Roman" w:hAnsi="Times New Roman" w:cs="Times New Roman"/>
          <w:b/>
          <w:i w:val="0"/>
          <w:color w:val="auto"/>
        </w:rPr>
        <w:t>: Описание организации</w:t>
      </w:r>
    </w:p>
    <w:p w:rsidR="007C07C1" w:rsidRDefault="00C879DB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565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Pr="00C879DB">
        <w:rPr>
          <w:b/>
          <w:color w:val="auto"/>
        </w:rPr>
        <w:t>Описание организации</w:t>
      </w:r>
    </w:p>
    <w:p w:rsidR="00C879DB" w:rsidRDefault="002E0E63" w:rsidP="00C879DB">
      <w:r>
        <w:rPr>
          <w:noProof/>
        </w:rPr>
        <w:drawing>
          <wp:inline distT="0" distB="0" distL="0" distR="0">
            <wp:extent cx="3041650" cy="377825"/>
            <wp:effectExtent l="19050" t="19050" r="25400" b="222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7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79DB" w:rsidRDefault="00C879DB" w:rsidP="00C879DB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Описание организации, режим чтения</w:t>
      </w:r>
    </w:p>
    <w:p w:rsidR="00D83A2C" w:rsidRDefault="00D83A2C" w:rsidP="00D83A2C">
      <w:r>
        <w:rPr>
          <w:noProof/>
        </w:rPr>
        <w:lastRenderedPageBreak/>
        <w:drawing>
          <wp:inline distT="0" distB="0" distL="0" distR="0">
            <wp:extent cx="4752975" cy="292417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2C" w:rsidRDefault="00D83A2C" w:rsidP="00D83A2C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Диалоговое окно, появляющееся при нажатии на кнопку «Объединить с» формы Заявки на создание описания организации. </w:t>
      </w:r>
    </w:p>
    <w:p w:rsidR="00D83A2C" w:rsidRPr="00D83A2C" w:rsidRDefault="00D83A2C" w:rsidP="00D83A2C">
      <w:bookmarkStart w:id="2566" w:name="_GoBack"/>
      <w:bookmarkEnd w:id="2566"/>
    </w:p>
    <w:p w:rsidR="00C879DB" w:rsidRDefault="008A0DB1" w:rsidP="00C879D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3440" cy="5774690"/>
            <wp:effectExtent l="19050" t="19050" r="10160" b="165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774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79DB" w:rsidRPr="006022F7" w:rsidRDefault="00C879DB" w:rsidP="00C879DB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Почтовый</w:t>
      </w:r>
    </w:p>
    <w:p w:rsidR="00BE7330" w:rsidRDefault="0041155F">
      <w:r>
        <w:rPr>
          <w:noProof/>
        </w:rPr>
        <w:lastRenderedPageBreak/>
        <w:drawing>
          <wp:inline distT="0" distB="0" distL="0" distR="0">
            <wp:extent cx="5937885" cy="4500880"/>
            <wp:effectExtent l="19050" t="19050" r="24765" b="139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0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5F" w:rsidRPr="006022F7" w:rsidRDefault="0041155F" w:rsidP="0041155F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Почтовый, продолжение</w:t>
      </w:r>
    </w:p>
    <w:p w:rsidR="00C879DB" w:rsidRDefault="0041155F">
      <w:r>
        <w:rPr>
          <w:noProof/>
        </w:rPr>
        <w:drawing>
          <wp:inline distT="0" distB="0" distL="0" distR="0">
            <wp:extent cx="5937885" cy="1294130"/>
            <wp:effectExtent l="19050" t="19050" r="24765" b="203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94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155F" w:rsidRPr="006022F7" w:rsidRDefault="0041155F" w:rsidP="0041155F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Описание организации, вкладка Юридический</w:t>
      </w:r>
    </w:p>
    <w:p w:rsidR="00C879DB" w:rsidRDefault="00C879DB"/>
    <w:p w:rsidR="00C879DB" w:rsidRDefault="00C879DB" w:rsidP="00C879DB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15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Описание организации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351"/>
        <w:gridCol w:w="1260"/>
        <w:gridCol w:w="4860"/>
      </w:tblGrid>
      <w:tr w:rsidR="00BB09DF" w:rsidRPr="00DE4CAE" w:rsidTr="005937A1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567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5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56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pPrChange w:id="2570" w:author="Тугушев И.А." w:date="2014-04-02T13:38:00Z">
                <w:pPr>
                  <w:spacing w:beforeLines="60" w:afterLines="60"/>
                </w:pPr>
              </w:pPrChange>
            </w:pPr>
            <w:r w:rsidRPr="00F82565">
              <w:rPr>
                <w:rFonts w:ascii="Arial" w:hAnsi="Arial" w:cs="Arial"/>
                <w:sz w:val="20"/>
                <w:szCs w:val="20"/>
              </w:rPr>
              <w:t>относительно</w:t>
            </w:r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 w:rsidRPr="00F82565">
              <w:rPr>
                <w:rFonts w:ascii="Arial" w:hAnsi="Arial" w:cs="Arial"/>
                <w:sz w:val="20"/>
                <w:szCs w:val="20"/>
              </w:rPr>
              <w:t>или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SO_OrgDescriptionNonsys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57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7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7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7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Удалить (только в карточке заявки на создание организации)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«СпО-45»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8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Объединить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(только </w:t>
            </w: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в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карточке заявки на создание </w:t>
            </w: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организации)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lastRenderedPageBreak/>
              <w:t>Кнопка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«СпО-45»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8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Справка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8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9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2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СМ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Справочник организаций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9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Описание организации / Заявка на создание организации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59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59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Полное название 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для 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</w:t>
            </w:r>
            <w:r w:rsidRPr="00AC284B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только отображение:</w:t>
            </w:r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0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.FullName</w:t>
            </w:r>
            <w:proofErr w:type="spellEnd"/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0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.ShortName</w:t>
            </w:r>
            <w:proofErr w:type="spellEnd"/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0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для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SO_OrgDescriptionNonsys</w:t>
            </w:r>
            <w:proofErr w:type="spellEnd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редактируемо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:</w:t>
            </w:r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0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FullName</w:t>
            </w:r>
            <w:proofErr w:type="spellEnd"/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ShortName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0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0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Краткое название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1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Адрес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1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Страна, регион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1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Закладка </w:t>
            </w:r>
          </w:p>
        </w:tc>
        <w:tc>
          <w:tcPr>
            <w:tcW w:w="4860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2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Юридический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860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24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2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SO_AddressData_Org_F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2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2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30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3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36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3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3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4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Телефон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4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SO_Phone_Org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4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E-mail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SO_Email_Org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4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Факс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SO_Fax_Org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5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Сайт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5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$.Telex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5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5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5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</w:rPr>
              <w:t>SO_OrgCategory_SCH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5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Тематика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$.Topic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6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Банковские реквизиты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6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68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Р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>/счет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$.Account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6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Банк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$.Bank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7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ОКПО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$.OKPO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7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ОКВЭД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>OKONH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7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КПП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$.KPP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7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78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Корр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с</w:t>
            </w:r>
            <w:r>
              <w:rPr>
                <w:rFonts w:ascii="Arial" w:hAnsi="Arial" w:cs="Arial"/>
                <w:sz w:val="20"/>
                <w:szCs w:val="20"/>
              </w:rPr>
              <w:t>ч</w:t>
            </w:r>
            <w:r w:rsidRPr="00937C78">
              <w:rPr>
                <w:rFonts w:ascii="Arial" w:hAnsi="Arial" w:cs="Arial"/>
                <w:sz w:val="20"/>
                <w:szCs w:val="20"/>
              </w:rPr>
              <w:t>ет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F82565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F82565">
              <w:rPr>
                <w:rFonts w:ascii="Arial" w:hAnsi="Arial" w:cs="Arial"/>
                <w:sz w:val="20"/>
                <w:szCs w:val="20"/>
                <w:lang w:val="en-US"/>
              </w:rPr>
              <w:t>AccountCorr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7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0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Корр</w:t>
            </w:r>
            <w:proofErr w:type="spellEnd"/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Банк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81245C">
              <w:rPr>
                <w:rFonts w:ascii="Arial" w:hAnsi="Arial" w:cs="Arial"/>
                <w:sz w:val="20"/>
                <w:szCs w:val="20"/>
                <w:lang w:val="en-US"/>
              </w:rPr>
              <w:t>BankCorr</w:t>
            </w:r>
            <w:proofErr w:type="spellEnd"/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8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БИК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$.BIK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8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ИНН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81245C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$.INN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8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DE4CAE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8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88" w:author="Тугушев И.А." w:date="2014-04-02T13:38:00Z">
                <w:pPr>
                  <w:spacing w:beforeLines="60" w:afterLines="60"/>
                </w:pPr>
              </w:pPrChange>
            </w:pPr>
            <w:proofErr w:type="spellStart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37C78">
              <w:rPr>
                <w:rFonts w:ascii="Arial" w:hAnsi="Arial" w:cs="Arial"/>
                <w:sz w:val="20"/>
                <w:szCs w:val="20"/>
              </w:rPr>
              <w:t>БД Структура организации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E56051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только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для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SO</w:t>
            </w:r>
            <w:r w:rsidRPr="00E56051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_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OrgDescription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</w:t>
            </w:r>
            <w:r w:rsidRPr="00F82565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ys</w:t>
            </w:r>
            <w:proofErr w:type="spellEnd"/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 xml:space="preserve"> $.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OrgSystem</w:t>
            </w:r>
            <w:r w:rsidRPr="00E56051">
              <w:rPr>
                <w:rFonts w:ascii="Arial" w:hAnsi="Arial" w:cs="Arial"/>
                <w:sz w:val="20"/>
                <w:szCs w:val="20"/>
                <w:lang w:val="en-US"/>
              </w:rPr>
              <w:t>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id.toStringRepresentation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()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68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Сотрудники организации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Категория 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AC284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693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Создание досье 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860" w:type="dxa"/>
            <w:vMerge w:val="restart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69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отображаются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объекты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 xml:space="preserve"> ($&lt;-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_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PersonNonsysOrg</w:t>
            </w:r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Organization</w:t>
            </w:r>
            <w:proofErr w:type="spellEnd"/>
            <w:r w:rsidRPr="00F30F85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новые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  <w:lang w:val="en-US"/>
              </w:rPr>
              <w:pPrChange w:id="269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69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ФИО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0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Должность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06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Контакты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0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10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МЭДО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14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МЭДО идентификатор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16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Электронный адрес в МЭДО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1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1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Дополнительная информация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20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7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&lt;</w:t>
            </w:r>
            <w:r w:rsidRPr="00937C78">
              <w:rPr>
                <w:rFonts w:ascii="Arial" w:hAnsi="Arial" w:cs="Arial"/>
                <w:sz w:val="20"/>
                <w:szCs w:val="20"/>
              </w:rPr>
              <w:t>….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&gt;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AC284B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$.Note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2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Факс-сервер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  <w:tc>
          <w:tcPr>
            <w:tcW w:w="48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26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Распознавать входящие факсы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2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29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Ответственные</w:t>
            </w:r>
            <w:proofErr w:type="gramEnd"/>
            <w:r w:rsidRPr="00937C78">
              <w:rPr>
                <w:rFonts w:ascii="Arial" w:hAnsi="Arial" w:cs="Arial"/>
                <w:sz w:val="20"/>
                <w:szCs w:val="20"/>
              </w:rPr>
              <w:t xml:space="preserve"> за работу с данной организацией</w:t>
            </w:r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937C78" w:rsidRDefault="00BB09DF" w:rsidP="005937A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30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1" w:author="Тугушев И.А." w:date="2014-04-02T13:38:00Z">
                <w:pPr>
                  <w:spacing w:beforeLines="60" w:afterLines="60"/>
                </w:pPr>
              </w:pPrChange>
            </w:pPr>
            <w:proofErr w:type="gramStart"/>
            <w:r w:rsidRPr="00937C78">
              <w:rPr>
                <w:rFonts w:ascii="Arial" w:hAnsi="Arial" w:cs="Arial"/>
                <w:sz w:val="20"/>
                <w:szCs w:val="20"/>
              </w:rPr>
              <w:t>Создана</w:t>
            </w:r>
            <w:proofErr w:type="gramEnd"/>
          </w:p>
        </w:tc>
        <w:tc>
          <w:tcPr>
            <w:tcW w:w="1260" w:type="dxa"/>
          </w:tcPr>
          <w:p w:rsidR="00BB09DF" w:rsidRDefault="00BB09DF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BB09DF" w:rsidRPr="00AC284B" w:rsidRDefault="00BB09DF" w:rsidP="005937A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C284B">
              <w:rPr>
                <w:rFonts w:ascii="Arial" w:hAnsi="Arial" w:cs="Arial"/>
                <w:sz w:val="20"/>
                <w:szCs w:val="20"/>
              </w:rPr>
              <w:t>$.$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created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3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Скопировать почтовый адрес</w:t>
            </w:r>
          </w:p>
        </w:tc>
        <w:tc>
          <w:tcPr>
            <w:tcW w:w="1260" w:type="dxa"/>
          </w:tcPr>
          <w:p w:rsidR="00DE4CAE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8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36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Офис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 w:val="restart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38" w:author="Тугушев И.А." w:date="2014-04-02T13:38:00Z">
                <w:pPr>
                  <w:spacing w:beforeLines="60" w:afterLines="60"/>
                </w:pPr>
              </w:pPrChange>
            </w:pPr>
            <w:r w:rsidRPr="00AC284B">
              <w:rPr>
                <w:rFonts w:ascii="Arial" w:hAnsi="Arial" w:cs="Arial"/>
                <w:sz w:val="20"/>
                <w:szCs w:val="20"/>
              </w:rPr>
              <w:t>($&lt;-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SO</w:t>
            </w:r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AddressData</w:t>
            </w:r>
            <w:proofErr w:type="spellEnd"/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r w:rsidRPr="00AC284B">
              <w:rPr>
                <w:rFonts w:ascii="Arial" w:hAnsi="Arial" w:cs="Arial"/>
                <w:sz w:val="20"/>
                <w:szCs w:val="20"/>
                <w:lang w:val="en-US"/>
              </w:rPr>
              <w:t>Org</w:t>
            </w:r>
            <w:r w:rsidRPr="00AC284B">
              <w:rPr>
                <w:rFonts w:ascii="Arial" w:hAnsi="Arial" w:cs="Arial"/>
                <w:sz w:val="20"/>
                <w:szCs w:val="20"/>
              </w:rPr>
              <w:t>_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J</w:t>
            </w:r>
            <w:r w:rsidRPr="00AC284B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39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Улица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42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Корпус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45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Город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7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48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Дом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51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Почтовый индекс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3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54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Ликвидирована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BB09DF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4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57" w:author="Тугушев И.А." w:date="2014-04-02T13:38:00Z">
                <w:pPr>
                  <w:pStyle w:val="a9"/>
                  <w:numPr>
                    <w:numId w:val="24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351" w:type="dxa"/>
          </w:tcPr>
          <w:p w:rsidR="00BB09DF" w:rsidRPr="00937C78" w:rsidRDefault="00BB09DF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Устарела</w:t>
            </w:r>
          </w:p>
        </w:tc>
        <w:tc>
          <w:tcPr>
            <w:tcW w:w="12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860" w:type="dxa"/>
          </w:tcPr>
          <w:p w:rsidR="007C07C1" w:rsidRDefault="00BB09DF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5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BB09DF" w:rsidRDefault="00BB09DF" w:rsidP="00BB09DF"/>
    <w:p w:rsidR="00BB09DF" w:rsidRPr="00BB09DF" w:rsidRDefault="00BB09DF" w:rsidP="00BB09DF"/>
    <w:p w:rsidR="00BE7330" w:rsidRDefault="00BE7330"/>
    <w:p w:rsidR="007C07C1" w:rsidRDefault="00233B15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760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Таблица представлений БД </w:t>
      </w:r>
      <w:proofErr w:type="spellStart"/>
      <w:r>
        <w:rPr>
          <w:rFonts w:ascii="Times New Roman" w:hAnsi="Times New Roman" w:cs="Times New Roman"/>
          <w:b/>
          <w:color w:val="auto"/>
        </w:rPr>
        <w:t>СпО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(Все с заявками)</w:t>
      </w:r>
    </w:p>
    <w:p w:rsidR="00233B15" w:rsidRDefault="00233B15" w:rsidP="00233B15">
      <w:r>
        <w:rPr>
          <w:noProof/>
        </w:rPr>
        <w:drawing>
          <wp:inline distT="0" distB="0" distL="0" distR="0">
            <wp:extent cx="5011420" cy="1650365"/>
            <wp:effectExtent l="19050" t="19050" r="17780" b="260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65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Таблица представлений </w:t>
      </w:r>
      <w:r w:rsidR="0010702B">
        <w:rPr>
          <w:color w:val="auto"/>
        </w:rPr>
        <w:t xml:space="preserve">БД </w:t>
      </w:r>
      <w:proofErr w:type="spellStart"/>
      <w:r w:rsidR="0010702B">
        <w:rPr>
          <w:color w:val="auto"/>
        </w:rPr>
        <w:t>СпО</w:t>
      </w:r>
      <w:proofErr w:type="spellEnd"/>
    </w:p>
    <w:p w:rsidR="00233B15" w:rsidRPr="007D79B8" w:rsidRDefault="00233B15" w:rsidP="00233B1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16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="0010702B">
        <w:rPr>
          <w:rFonts w:ascii="Arial" w:hAnsi="Arial" w:cs="Arial"/>
          <w:color w:val="auto"/>
          <w:sz w:val="20"/>
          <w:szCs w:val="20"/>
        </w:rPr>
        <w:t xml:space="preserve">БД </w:t>
      </w:r>
      <w:proofErr w:type="spellStart"/>
      <w:r w:rsidR="0010702B">
        <w:rPr>
          <w:rFonts w:ascii="Arial" w:hAnsi="Arial" w:cs="Arial"/>
          <w:color w:val="auto"/>
          <w:sz w:val="20"/>
          <w:szCs w:val="20"/>
        </w:rPr>
        <w:t>СпО</w:t>
      </w:r>
      <w:proofErr w:type="spellEnd"/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233B15" w:rsidRPr="005A5B1B" w:rsidTr="004307BC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761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233B15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762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233B15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763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233B15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4" w:author="Тугушев И.А." w:date="2014-04-02T13:38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233B1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Создание </w:t>
            </w:r>
          </w:p>
        </w:tc>
        <w:tc>
          <w:tcPr>
            <w:tcW w:w="4501" w:type="dxa"/>
          </w:tcPr>
          <w:p w:rsidR="00DE4CAE" w:rsidRDefault="00233B1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6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33B15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7" w:author="Тугушев И.А." w:date="2014-04-02T13:38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10702B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Редактировать </w:t>
            </w:r>
          </w:p>
        </w:tc>
        <w:tc>
          <w:tcPr>
            <w:tcW w:w="4501" w:type="dxa"/>
          </w:tcPr>
          <w:p w:rsidR="00DE4CAE" w:rsidRDefault="00233B1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69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60561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0" w:author="Тугушев И.А." w:date="2014-04-02T13:38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Краткое Название</w:t>
            </w:r>
          </w:p>
        </w:tc>
        <w:tc>
          <w:tcPr>
            <w:tcW w:w="450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п.9</w:t>
            </w:r>
          </w:p>
        </w:tc>
      </w:tr>
      <w:tr w:rsidR="00960561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3" w:author="Тугушев И.А." w:date="2014-04-02T13:38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Полное название</w:t>
            </w:r>
          </w:p>
        </w:tc>
        <w:tc>
          <w:tcPr>
            <w:tcW w:w="450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п.8</w:t>
            </w:r>
          </w:p>
        </w:tc>
      </w:tr>
      <w:tr w:rsidR="00960561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5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6" w:author="Тугушев И.А." w:date="2014-04-02T13:38:00Z">
                <w:pPr>
                  <w:pStyle w:val="a9"/>
                  <w:numPr>
                    <w:numId w:val="25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Почтовый адрес</w:t>
            </w:r>
          </w:p>
        </w:tc>
        <w:tc>
          <w:tcPr>
            <w:tcW w:w="450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7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Таблицу-15, п.14-19</w:t>
            </w:r>
          </w:p>
        </w:tc>
      </w:tr>
    </w:tbl>
    <w:p w:rsidR="00233B15" w:rsidRDefault="00233B15" w:rsidP="00233B15"/>
    <w:p w:rsidR="007C07C1" w:rsidRDefault="00233B15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779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 xml:space="preserve">БД </w:t>
      </w:r>
      <w:r w:rsidR="007665F2">
        <w:rPr>
          <w:rFonts w:ascii="Times New Roman" w:hAnsi="Times New Roman" w:cs="Times New Roman"/>
          <w:b/>
          <w:i w:val="0"/>
          <w:color w:val="auto"/>
        </w:rPr>
        <w:t>Нумератор: Счетчик</w:t>
      </w:r>
    </w:p>
    <w:p w:rsidR="007C07C1" w:rsidRDefault="00233B15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780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 xml:space="preserve">Форма </w:t>
      </w:r>
      <w:r w:rsidR="002250D0">
        <w:rPr>
          <w:rFonts w:ascii="Times New Roman" w:hAnsi="Times New Roman" w:cs="Times New Roman"/>
          <w:b/>
          <w:color w:val="auto"/>
        </w:rPr>
        <w:t>Счетчика</w:t>
      </w:r>
    </w:p>
    <w:p w:rsidR="00233B15" w:rsidRDefault="00FB777F" w:rsidP="00233B15">
      <w:r>
        <w:rPr>
          <w:noProof/>
        </w:rPr>
        <w:drawing>
          <wp:inline distT="0" distB="0" distL="0" distR="0">
            <wp:extent cx="664845" cy="379730"/>
            <wp:effectExtent l="19050" t="19050" r="20955" b="203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379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79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2250D0">
        <w:rPr>
          <w:color w:val="auto"/>
        </w:rPr>
        <w:t>Счетчика</w:t>
      </w:r>
      <w:r w:rsidR="004963FC">
        <w:rPr>
          <w:color w:val="auto"/>
        </w:rPr>
        <w:t>, режим чтения</w:t>
      </w:r>
    </w:p>
    <w:p w:rsidR="00233B15" w:rsidRDefault="00FB777F" w:rsidP="00233B15">
      <w:r>
        <w:rPr>
          <w:noProof/>
        </w:rPr>
        <w:drawing>
          <wp:inline distT="0" distB="0" distL="0" distR="0">
            <wp:extent cx="700405" cy="368300"/>
            <wp:effectExtent l="19050" t="19050" r="23495" b="127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36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B15" w:rsidRPr="006022F7" w:rsidRDefault="00233B15" w:rsidP="00233B1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 xml:space="preserve">. Кнопки формы </w:t>
      </w:r>
      <w:r w:rsidR="002250D0">
        <w:rPr>
          <w:color w:val="auto"/>
        </w:rPr>
        <w:t>Счетчика</w:t>
      </w:r>
      <w:r w:rsidR="004963FC">
        <w:rPr>
          <w:color w:val="auto"/>
        </w:rPr>
        <w:t>, режим редактирования</w:t>
      </w:r>
    </w:p>
    <w:p w:rsidR="00233B15" w:rsidRDefault="00FB777F">
      <w:r>
        <w:rPr>
          <w:noProof/>
        </w:rPr>
        <w:lastRenderedPageBreak/>
        <w:drawing>
          <wp:inline distT="0" distB="0" distL="0" distR="0">
            <wp:extent cx="5937885" cy="76358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3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0D0" w:rsidRPr="006022F7" w:rsidRDefault="002250D0" w:rsidP="002250D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Счетчика</w:t>
      </w:r>
    </w:p>
    <w:p w:rsidR="002250D0" w:rsidRPr="007D79B8" w:rsidRDefault="002250D0" w:rsidP="002250D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17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>
        <w:rPr>
          <w:rFonts w:ascii="Arial" w:hAnsi="Arial" w:cs="Arial"/>
          <w:color w:val="auto"/>
          <w:sz w:val="20"/>
          <w:szCs w:val="20"/>
        </w:rPr>
        <w:t>Счетчика</w:t>
      </w:r>
    </w:p>
    <w:p w:rsidR="00233B15" w:rsidRDefault="00233B1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2711"/>
        <w:gridCol w:w="1260"/>
        <w:gridCol w:w="4500"/>
      </w:tblGrid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781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78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78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b/>
                <w:bCs/>
                <w:sz w:val="20"/>
                <w:szCs w:val="20"/>
              </w:rPr>
              <w:t>Тип элемента</w:t>
            </w:r>
          </w:p>
        </w:tc>
        <w:tc>
          <w:tcPr>
            <w:tcW w:w="450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b/>
                <w:bCs/>
                <w:sz w:val="20"/>
                <w:szCs w:val="20"/>
              </w:rPr>
              <w:pPrChange w:id="2784" w:author="Тугушев И.А." w:date="2014-04-02T13:38:00Z">
                <w:pPr>
                  <w:spacing w:beforeLines="60" w:afterLines="60"/>
                </w:pPr>
              </w:pPrChange>
            </w:pPr>
            <w:r w:rsidRPr="006A4D9B">
              <w:rPr>
                <w:rFonts w:ascii="Arial" w:hAnsi="Arial" w:cs="Arial"/>
                <w:sz w:val="20"/>
                <w:szCs w:val="20"/>
              </w:rPr>
              <w:t xml:space="preserve">относительно </w:t>
            </w:r>
            <w:proofErr w:type="spellStart"/>
            <w:r w:rsidRPr="006A4D9B">
              <w:rPr>
                <w:rFonts w:ascii="Arial" w:hAnsi="Arial" w:cs="Arial"/>
                <w:b/>
                <w:bCs/>
                <w:sz w:val="20"/>
                <w:szCs w:val="20"/>
              </w:rPr>
              <w:t>Num_Counter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7C07C1" w:rsidRDefault="007C07C1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85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8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8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8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89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9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6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797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79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01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0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&lt;</w:t>
            </w:r>
            <w:r w:rsidRPr="00937C78">
              <w:rPr>
                <w:rFonts w:ascii="Arial" w:hAnsi="Arial" w:cs="Arial"/>
                <w:sz w:val="20"/>
                <w:szCs w:val="20"/>
              </w:rPr>
              <w:t>…</w:t>
            </w:r>
            <w:r w:rsidRPr="00937C78">
              <w:rPr>
                <w:rFonts w:ascii="Arial" w:hAnsi="Arial" w:cs="Arial"/>
                <w:sz w:val="20"/>
                <w:szCs w:val="20"/>
                <w:lang w:val="en-US"/>
              </w:rPr>
              <w:t>&gt;</w:t>
            </w:r>
          </w:p>
        </w:tc>
        <w:tc>
          <w:tcPr>
            <w:tcW w:w="12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3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05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Счетчик</w:t>
            </w:r>
          </w:p>
        </w:tc>
        <w:tc>
          <w:tcPr>
            <w:tcW w:w="126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7" w:author="Тугушев И.А." w:date="2014-04-02T13:38:00Z">
                <w:pPr>
                  <w:spacing w:beforeLines="60" w:afterLines="60"/>
                </w:pPr>
              </w:pPrChange>
            </w:pP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0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09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Программа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1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UsedForModule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1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Работа локально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17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Имя сервера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1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20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Используется кластер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2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Ведущий сервер кластера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6A4D9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26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2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отображаем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($&lt;-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Num_SoObject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.Owner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>).Object</w:t>
            </w:r>
          </w:p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2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кнопки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добавляют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/ удаляют элемент(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ы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30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Номенклатурный индекс подразделения 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3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3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NdIndex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3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Вид документа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3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3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DocType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36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Последний использованный номер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3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3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LastRegNumber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39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Ключ счетчика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1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42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Формула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  <w:lang w:val="en-US"/>
              </w:rPr>
              <w:pPrChange w:id="284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$.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KeyFormula</w:t>
            </w:r>
            <w:proofErr w:type="spellEnd"/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45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Комментарий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48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Значение формулы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4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 w:val="restart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960561">
              <w:rPr>
                <w:rFonts w:ascii="Arial" w:hAnsi="Arial" w:cs="Arial"/>
                <w:sz w:val="20"/>
                <w:szCs w:val="20"/>
              </w:rPr>
              <w:t>($&lt;-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</w:t>
            </w:r>
            <w:r w:rsidRPr="00960561">
              <w:rPr>
                <w:rFonts w:ascii="Arial" w:hAnsi="Arial" w:cs="Arial"/>
                <w:sz w:val="20"/>
                <w:szCs w:val="20"/>
              </w:rPr>
              <w:t>_</w:t>
            </w:r>
            <w:proofErr w:type="spellStart"/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KeyValue</w:t>
            </w:r>
            <w:proofErr w:type="spellEnd"/>
            <w:r w:rsidRPr="00960561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960561">
              <w:rPr>
                <w:rFonts w:ascii="Arial" w:hAnsi="Arial" w:cs="Arial"/>
                <w:sz w:val="20"/>
                <w:szCs w:val="20"/>
              </w:rPr>
              <w:t>).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Value</w:t>
            </w:r>
          </w:p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при модификации данного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список этих связанных ДОП должен актуализироваться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52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Вычислить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3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  <w:tc>
          <w:tcPr>
            <w:tcW w:w="450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55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Конструктор номера документа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6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 w:val="restart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отображаем </w:t>
            </w:r>
            <w:r w:rsidRPr="006A4D9B">
              <w:rPr>
                <w:rFonts w:ascii="Arial" w:hAnsi="Arial" w:cs="Arial"/>
                <w:sz w:val="20"/>
                <w:szCs w:val="20"/>
              </w:rPr>
              <w:t>($&lt;-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Num</w:t>
            </w:r>
            <w:r w:rsidRPr="006A4D9B">
              <w:rPr>
                <w:rFonts w:ascii="Arial" w:hAnsi="Arial" w:cs="Arial"/>
                <w:sz w:val="20"/>
                <w:szCs w:val="20"/>
              </w:rPr>
              <w:t>_</w:t>
            </w:r>
            <w:r w:rsidRPr="006A4D9B">
              <w:rPr>
                <w:rFonts w:ascii="Arial" w:hAnsi="Arial" w:cs="Arial"/>
                <w:sz w:val="20"/>
                <w:szCs w:val="20"/>
                <w:lang w:val="en-US"/>
              </w:rPr>
              <w:t>Part</w:t>
            </w: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Owner</w:t>
            </w:r>
            <w:r w:rsidRPr="006A4D9B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 в порядке возрастания </w:t>
            </w: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Idx</w:t>
            </w:r>
            <w:proofErr w:type="spellEnd"/>
            <w:proofErr w:type="gramStart"/>
            <w:r w:rsidRPr="006A4D9B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</w:p>
          <w:p w:rsidR="00DE4CAE" w:rsidRDefault="00960561" w:rsidP="00DE4CAE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8" w:author="Тугушев И.А." w:date="2014-04-02T13:38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[.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Idx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&lt; </w:t>
            </w:r>
            <w:proofErr w:type="gramStart"/>
            <w:r>
              <w:rPr>
                <w:rFonts w:ascii="Arial" w:hAnsi="Arial" w:cs="Arial"/>
                <w:sz w:val="20"/>
                <w:szCs w:val="20"/>
                <w:lang w:val="en-US"/>
              </w:rPr>
              <w:t>0 ?</w:t>
            </w:r>
            <w:proofErr w:type="gram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“</w:t>
            </w:r>
            <w:r>
              <w:rPr>
                <w:rFonts w:ascii="Arial" w:hAnsi="Arial" w:cs="Arial"/>
                <w:sz w:val="20"/>
                <w:szCs w:val="20"/>
              </w:rPr>
              <w:t>ПРЕФИКС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” : “</w:t>
            </w:r>
            <w:r>
              <w:rPr>
                <w:rFonts w:ascii="Arial" w:hAnsi="Arial" w:cs="Arial"/>
                <w:sz w:val="20"/>
                <w:szCs w:val="20"/>
              </w:rPr>
              <w:t>СУФФИКС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”]</w:t>
            </w:r>
          </w:p>
          <w:p w:rsidR="00DE4CAE" w:rsidRDefault="00960561" w:rsidP="00DE4CAE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59" w:author="Тугушев И.А." w:date="2014-04-02T13:38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 w:rsidRPr="006A4D9B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Type</w:t>
            </w:r>
            <w:r w:rsidRPr="006A4D9B">
              <w:rPr>
                <w:rFonts w:ascii="Arial" w:hAnsi="Arial" w:cs="Arial"/>
                <w:sz w:val="20"/>
                <w:szCs w:val="20"/>
              </w:rPr>
              <w:t xml:space="preserve"> (</w:t>
            </w:r>
            <w:r>
              <w:rPr>
                <w:rFonts w:ascii="Arial" w:hAnsi="Arial" w:cs="Arial"/>
                <w:sz w:val="20"/>
                <w:szCs w:val="20"/>
              </w:rPr>
              <w:t xml:space="preserve">см. описание значений в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конфиге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ДОП</w:t>
            </w:r>
            <w:proofErr w:type="gramEnd"/>
            <w:r w:rsidRPr="006A4D9B"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DE4CAE" w:rsidRDefault="00960561" w:rsidP="00DE4CAE">
            <w:pPr>
              <w:numPr>
                <w:ilvl w:val="0"/>
                <w:numId w:val="44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0" w:author="Тугушев И.А." w:date="2014-04-02T13:38:00Z">
                <w:pPr>
                  <w:numPr>
                    <w:numId w:val="44"/>
                  </w:numPr>
                  <w:tabs>
                    <w:tab w:val="num" w:pos="720"/>
                  </w:tabs>
                  <w:spacing w:beforeLines="60" w:afterLines="60"/>
                  <w:ind w:left="720" w:hanging="3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.Formula – </w:t>
            </w:r>
            <w:r>
              <w:rPr>
                <w:rFonts w:ascii="Arial" w:hAnsi="Arial" w:cs="Arial"/>
                <w:sz w:val="20"/>
                <w:szCs w:val="20"/>
              </w:rPr>
              <w:t xml:space="preserve">только для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.Type = {1, 7}</w:t>
            </w:r>
          </w:p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можно добавлять / удалять элементы</w:t>
            </w:r>
          </w:p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также можно модифицировать имеющиеся элементы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6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1</w:t>
            </w:r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4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66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7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1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69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0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2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1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72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2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3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4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7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3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6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960561" w:rsidRPr="00937C78" w:rsidRDefault="00960561" w:rsidP="005937A1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937C78">
              <w:rPr>
                <w:rFonts w:ascii="Arial" w:hAnsi="Arial" w:cs="Arial"/>
                <w:sz w:val="20"/>
                <w:szCs w:val="20"/>
              </w:rPr>
              <w:t>Поле 4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7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7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Раздел 4</w:t>
            </w:r>
          </w:p>
        </w:tc>
        <w:tc>
          <w:tcPr>
            <w:tcW w:w="1260" w:type="dxa"/>
          </w:tcPr>
          <w:p w:rsidR="00960561" w:rsidRDefault="00960561" w:rsidP="005937A1">
            <w:r w:rsidRPr="00937C7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  <w:tc>
          <w:tcPr>
            <w:tcW w:w="4500" w:type="dxa"/>
            <w:vMerge/>
          </w:tcPr>
          <w:p w:rsidR="00960561" w:rsidRPr="00937C78" w:rsidRDefault="00960561" w:rsidP="005937A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79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80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Использование номера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81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Закладка</w:t>
            </w:r>
          </w:p>
        </w:tc>
        <w:tc>
          <w:tcPr>
            <w:tcW w:w="4500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8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83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884" w:author="Administrator" w:date="2014-02-12T12:17:00Z"/>
                <w:rFonts w:ascii="Arial CYR" w:hAnsi="Arial CYR" w:cs="Arial CYR"/>
                <w:b/>
                <w:bCs/>
                <w:color w:val="FF0000"/>
                <w:sz w:val="20"/>
                <w:szCs w:val="20"/>
              </w:rPr>
            </w:pPr>
            <w:ins w:id="2885" w:author="Administrator" w:date="2014-02-12T12:17:00Z"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  <w:u w:val="single"/>
                </w:rPr>
                <w:t>ВНИМАНИЕ!</w:t>
              </w:r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 xml:space="preserve"> Поле заполняется автоматически. Редактировать только при нештатных ситуациях и </w:t>
              </w:r>
              <w:proofErr w:type="spellStart"/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>апгрейде</w:t>
              </w:r>
              <w:proofErr w:type="spellEnd"/>
              <w:r>
                <w:rPr>
                  <w:rFonts w:ascii="Arial CYR" w:hAnsi="Arial CYR" w:cs="Arial CYR"/>
                  <w:b/>
                  <w:bCs/>
                  <w:color w:val="FF0000"/>
                  <w:sz w:val="20"/>
                  <w:szCs w:val="20"/>
                </w:rPr>
                <w:t>.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886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887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Использованные номера определяются непрерывными диапазонами натуральных чисел. Диапазоны должны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888" w:author="Administrator" w:date="2014-02-12T12:17:00Z"/>
                <w:rFonts w:ascii="Tahoma" w:hAnsi="Tahoma" w:cs="Tahoma"/>
                <w:color w:val="000000"/>
                <w:sz w:val="16"/>
                <w:szCs w:val="16"/>
              </w:rPr>
            </w:pPr>
            <w:ins w:id="2889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 xml:space="preserve">- задаваться в формате 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[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 xml:space="preserve">&lt;меньшее число&gt;-&lt;большее число&gt; 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|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 xml:space="preserve"> &lt;</w:t>
              </w:r>
              <w:proofErr w:type="gramStart"/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число</w:t>
              </w:r>
              <w:proofErr w:type="gramEnd"/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&gt;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][</w:t>
              </w:r>
              <w:r>
                <w:rPr>
                  <w:rFonts w:ascii="Tahoma" w:hAnsi="Tahoma" w:cs="Tahoma"/>
                  <w:i/>
                  <w:iCs/>
                  <w:color w:val="000000"/>
                  <w:sz w:val="16"/>
                  <w:szCs w:val="16"/>
                </w:rPr>
                <w:t>;...</w:t>
              </w:r>
              <w:r>
                <w:rPr>
                  <w:rFonts w:ascii="Tahoma" w:hAnsi="Tahoma" w:cs="Tahoma"/>
                  <w:color w:val="000000"/>
                  <w:sz w:val="16"/>
                  <w:szCs w:val="16"/>
                </w:rPr>
                <w:t>]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890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891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не пересекаться,</w:t>
              </w:r>
            </w:ins>
          </w:p>
          <w:p w:rsidR="002065B3" w:rsidRDefault="002065B3" w:rsidP="002065B3">
            <w:pPr>
              <w:autoSpaceDE w:val="0"/>
              <w:autoSpaceDN w:val="0"/>
              <w:adjustRightInd w:val="0"/>
              <w:rPr>
                <w:ins w:id="2892" w:author="Administrator" w:date="2014-02-12T12:17:00Z"/>
                <w:rFonts w:ascii="Arial" w:hAnsi="Arial" w:cs="Arial"/>
                <w:color w:val="808080"/>
                <w:sz w:val="16"/>
                <w:szCs w:val="16"/>
              </w:rPr>
            </w:pPr>
            <w:ins w:id="2893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быть отсортированными по возрастанию,</w:t>
              </w:r>
            </w:ins>
          </w:p>
          <w:p w:rsidR="00960561" w:rsidRPr="00937C78" w:rsidRDefault="002065B3" w:rsidP="002065B3">
            <w:pPr>
              <w:autoSpaceDE w:val="0"/>
              <w:autoSpaceDN w:val="0"/>
              <w:adjustRightInd w:val="0"/>
              <w:rPr>
                <w:rFonts w:ascii="Arial" w:hAnsi="Arial" w:cs="Arial"/>
                <w:color w:val="808080"/>
                <w:sz w:val="16"/>
                <w:szCs w:val="16"/>
              </w:rPr>
            </w:pPr>
            <w:ins w:id="2894" w:author="Administrator" w:date="2014-02-12T12:17:00Z">
              <w:r>
                <w:rPr>
                  <w:rFonts w:ascii="Arial" w:hAnsi="Arial" w:cs="Arial"/>
                  <w:color w:val="808080"/>
                  <w:sz w:val="16"/>
                  <w:szCs w:val="16"/>
                </w:rPr>
                <w:t>- не касаться, т.е. не включать соседние числа.</w:t>
              </w:r>
            </w:ins>
          </w:p>
        </w:tc>
        <w:tc>
          <w:tcPr>
            <w:tcW w:w="126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95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00" w:type="dxa"/>
          </w:tcPr>
          <w:p w:rsidR="007C07C1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9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  <w:tr w:rsidR="00960561" w:rsidRPr="005A5B1B" w:rsidTr="005937A1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6"/>
              </w:numPr>
              <w:spacing w:beforeLines="60" w:afterLines="60"/>
              <w:contextualSpacing w:val="0"/>
              <w:rPr>
                <w:rFonts w:ascii="Arial" w:hAnsi="Arial" w:cs="Arial"/>
                <w:sz w:val="20"/>
                <w:szCs w:val="20"/>
              </w:rPr>
              <w:pPrChange w:id="2897" w:author="Тугушев И.А." w:date="2014-04-02T13:38:00Z">
                <w:pPr>
                  <w:pStyle w:val="a9"/>
                  <w:numPr>
                    <w:numId w:val="26"/>
                  </w:numPr>
                  <w:spacing w:beforeLines="60" w:afterLines="60"/>
                  <w:ind w:hanging="360"/>
                  <w:contextualSpacing w:val="0"/>
                </w:pPr>
              </w:pPrChange>
            </w:pPr>
          </w:p>
        </w:tc>
        <w:tc>
          <w:tcPr>
            <w:tcW w:w="2711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98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>Считать из БД</w:t>
            </w:r>
          </w:p>
        </w:tc>
        <w:tc>
          <w:tcPr>
            <w:tcW w:w="126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899" w:author="Тугушев И.А." w:date="2014-04-02T13:38:00Z">
                <w:pPr>
                  <w:spacing w:beforeLines="60" w:afterLines="60"/>
                </w:pPr>
              </w:pPrChange>
            </w:pPr>
            <w:r w:rsidRPr="00937C78">
              <w:rPr>
                <w:rFonts w:ascii="Arial" w:hAnsi="Arial" w:cs="Arial"/>
                <w:sz w:val="20"/>
                <w:szCs w:val="20"/>
              </w:rPr>
              <w:t xml:space="preserve">Поле </w:t>
            </w:r>
          </w:p>
        </w:tc>
        <w:tc>
          <w:tcPr>
            <w:tcW w:w="4500" w:type="dxa"/>
          </w:tcPr>
          <w:p w:rsidR="00DE4CAE" w:rsidRDefault="0096056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не поддерживаем</w:t>
            </w:r>
          </w:p>
        </w:tc>
      </w:tr>
    </w:tbl>
    <w:p w:rsidR="00960561" w:rsidRDefault="00960561"/>
    <w:p w:rsidR="007C07C1" w:rsidRDefault="00CA0142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901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Нумератор (По типу БД)</w:t>
      </w:r>
    </w:p>
    <w:p w:rsidR="00CA0142" w:rsidRDefault="00CA0142" w:rsidP="00CA0142">
      <w:r>
        <w:rPr>
          <w:noProof/>
        </w:rPr>
        <w:drawing>
          <wp:inline distT="0" distB="0" distL="0" distR="0">
            <wp:extent cx="4987925" cy="2541270"/>
            <wp:effectExtent l="19050" t="19050" r="22225" b="1143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54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0142" w:rsidRPr="006022F7" w:rsidRDefault="00CA0142" w:rsidP="00CA0142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82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Нумератор</w:t>
      </w:r>
      <w:proofErr w:type="gramStart"/>
      <w:r>
        <w:rPr>
          <w:color w:val="auto"/>
        </w:rPr>
        <w:t xml:space="preserve"> / П</w:t>
      </w:r>
      <w:proofErr w:type="gramEnd"/>
      <w:r>
        <w:rPr>
          <w:color w:val="auto"/>
        </w:rPr>
        <w:t>о типу БД</w:t>
      </w:r>
    </w:p>
    <w:p w:rsidR="00CA0142" w:rsidRPr="007D79B8" w:rsidRDefault="00CA0142" w:rsidP="00CA0142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18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CA0142">
        <w:rPr>
          <w:rFonts w:ascii="Arial" w:hAnsi="Arial" w:cs="Arial"/>
          <w:color w:val="auto"/>
          <w:sz w:val="20"/>
          <w:szCs w:val="20"/>
        </w:rPr>
        <w:t>Нумератор</w:t>
      </w:r>
      <w:proofErr w:type="gramStart"/>
      <w:r w:rsidRPr="00CA0142">
        <w:rPr>
          <w:rFonts w:ascii="Arial" w:hAnsi="Arial" w:cs="Arial"/>
          <w:color w:val="auto"/>
          <w:sz w:val="20"/>
          <w:szCs w:val="20"/>
        </w:rPr>
        <w:t xml:space="preserve"> / </w:t>
      </w:r>
      <w:r>
        <w:rPr>
          <w:rFonts w:ascii="Arial" w:hAnsi="Arial" w:cs="Arial"/>
          <w:color w:val="auto"/>
          <w:sz w:val="20"/>
          <w:szCs w:val="20"/>
        </w:rPr>
        <w:t>П</w:t>
      </w:r>
      <w:proofErr w:type="gramEnd"/>
      <w:r>
        <w:rPr>
          <w:rFonts w:ascii="Arial" w:hAnsi="Arial" w:cs="Arial"/>
          <w:color w:val="auto"/>
          <w:sz w:val="20"/>
          <w:szCs w:val="20"/>
        </w:rPr>
        <w:t>о типу БД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CA0142" w:rsidRPr="005A5B1B" w:rsidTr="004307BC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902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CA0142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03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CA0142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04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CA0142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5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152CC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счетчик</w:t>
            </w:r>
          </w:p>
        </w:tc>
        <w:tc>
          <w:tcPr>
            <w:tcW w:w="4501" w:type="dxa"/>
          </w:tcPr>
          <w:p w:rsidR="00DE4CAE" w:rsidRDefault="00CA014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7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CA0142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8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152CC9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0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 удаление</w:t>
            </w:r>
          </w:p>
        </w:tc>
        <w:tc>
          <w:tcPr>
            <w:tcW w:w="4501" w:type="dxa"/>
          </w:tcPr>
          <w:p w:rsidR="00DE4CAE" w:rsidRDefault="00CA0142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0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065B3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1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Подразделение</w:t>
            </w:r>
          </w:p>
        </w:tc>
        <w:tc>
          <w:tcPr>
            <w:tcW w:w="4501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п.12</w:t>
            </w:r>
          </w:p>
        </w:tc>
      </w:tr>
      <w:tr w:rsidR="002065B3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4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Тип документа</w:t>
            </w:r>
          </w:p>
        </w:tc>
        <w:tc>
          <w:tcPr>
            <w:tcW w:w="4501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п.14</w:t>
            </w:r>
          </w:p>
        </w:tc>
      </w:tr>
      <w:tr w:rsidR="002065B3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7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№</w:t>
            </w:r>
          </w:p>
        </w:tc>
        <w:tc>
          <w:tcPr>
            <w:tcW w:w="4501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1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п.15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0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Ключ счетчика</w:t>
            </w:r>
          </w:p>
        </w:tc>
        <w:tc>
          <w:tcPr>
            <w:tcW w:w="4501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п.17</w:t>
            </w:r>
          </w:p>
        </w:tc>
      </w:tr>
      <w:tr w:rsidR="002065B3" w:rsidRPr="005A5B1B" w:rsidTr="004307BC">
        <w:tc>
          <w:tcPr>
            <w:tcW w:w="817" w:type="dxa"/>
          </w:tcPr>
          <w:p w:rsidR="007C07C1" w:rsidRDefault="007C07C1" w:rsidP="00DE4CAE">
            <w:pPr>
              <w:pStyle w:val="a9"/>
              <w:numPr>
                <w:ilvl w:val="0"/>
                <w:numId w:val="27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3" w:author="Тугушев И.А." w:date="2014-04-02T13:38:00Z">
                <w:pPr>
                  <w:pStyle w:val="a9"/>
                  <w:numPr>
                    <w:numId w:val="27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Значение ключа</w:t>
            </w:r>
          </w:p>
        </w:tc>
        <w:tc>
          <w:tcPr>
            <w:tcW w:w="4501" w:type="dxa"/>
          </w:tcPr>
          <w:p w:rsidR="00DE4CAE" w:rsidRDefault="002065B3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2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см. Таблицу-17, п.19</w:t>
            </w:r>
          </w:p>
        </w:tc>
      </w:tr>
    </w:tbl>
    <w:p w:rsidR="00233B15" w:rsidRDefault="00233B15"/>
    <w:p w:rsidR="007C07C1" w:rsidRDefault="004963FC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2926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>БД Портал: Иерархические профили</w:t>
      </w:r>
    </w:p>
    <w:p w:rsidR="007C07C1" w:rsidRDefault="004963FC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927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Иерархического профиля</w:t>
      </w:r>
    </w:p>
    <w:p w:rsidR="004963FC" w:rsidRDefault="00AB1400" w:rsidP="004963FC">
      <w:r>
        <w:rPr>
          <w:noProof/>
        </w:rPr>
        <w:drawing>
          <wp:inline distT="0" distB="0" distL="0" distR="0">
            <wp:extent cx="2672080" cy="332740"/>
            <wp:effectExtent l="19050" t="19050" r="13970" b="1016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33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3FC" w:rsidRPr="006022F7" w:rsidRDefault="004963FC" w:rsidP="004963F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83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Иерархического профиля, режим чтения</w:t>
      </w:r>
    </w:p>
    <w:p w:rsidR="004963FC" w:rsidRDefault="00AB1400" w:rsidP="004963FC">
      <w:r>
        <w:rPr>
          <w:noProof/>
        </w:rPr>
        <w:drawing>
          <wp:inline distT="0" distB="0" distL="0" distR="0">
            <wp:extent cx="2647950" cy="273050"/>
            <wp:effectExtent l="19050" t="19050" r="19050" b="127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7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3FC" w:rsidRPr="006022F7" w:rsidRDefault="004963FC" w:rsidP="004963FC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84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Иерархического профиля, режим редактирования</w:t>
      </w:r>
    </w:p>
    <w:p w:rsidR="00233B15" w:rsidRDefault="00AB1400">
      <w:r>
        <w:rPr>
          <w:noProof/>
        </w:rPr>
        <w:lastRenderedPageBreak/>
        <w:drawing>
          <wp:inline distT="0" distB="0" distL="0" distR="0">
            <wp:extent cx="5407025" cy="7851775"/>
            <wp:effectExtent l="19050" t="19050" r="22225" b="158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85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1400" w:rsidRPr="006022F7" w:rsidRDefault="00AB1400" w:rsidP="00AB1400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85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Иерархического профиля</w:t>
      </w:r>
    </w:p>
    <w:p w:rsidR="00AB1400" w:rsidRPr="007D79B8" w:rsidRDefault="00AB1400" w:rsidP="00AB1400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19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Pr="00AB1400">
        <w:rPr>
          <w:rFonts w:ascii="Arial" w:hAnsi="Arial" w:cs="Arial"/>
          <w:color w:val="auto"/>
          <w:sz w:val="20"/>
          <w:szCs w:val="20"/>
        </w:rPr>
        <w:t>Иерархического профиля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928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29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30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AB1400" w:rsidRPr="005A5B1B" w:rsidTr="004307BC">
        <w:tc>
          <w:tcPr>
            <w:tcW w:w="817" w:type="dxa"/>
          </w:tcPr>
          <w:p w:rsidR="007C07C1" w:rsidRDefault="007C07C1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1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2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3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4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6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4307BC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7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4307B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Новый иерархический профиль</w:t>
            </w:r>
          </w:p>
        </w:tc>
        <w:tc>
          <w:tcPr>
            <w:tcW w:w="4501" w:type="dxa"/>
          </w:tcPr>
          <w:p w:rsidR="00DE4CAE" w:rsidRDefault="004307B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39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0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2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3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5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6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4307BC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Иерархический профиль – верхний уровень</w:t>
            </w:r>
          </w:p>
        </w:tc>
        <w:tc>
          <w:tcPr>
            <w:tcW w:w="45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49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DE4CAE" w:rsidRDefault="00AB1400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AB1400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2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Может наследоваться только из одного иерархического профиля</w:t>
            </w:r>
          </w:p>
        </w:tc>
        <w:tc>
          <w:tcPr>
            <w:tcW w:w="45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4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5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736F2F">
              <w:rPr>
                <w:rFonts w:ascii="Arial" w:hAnsi="Arial" w:cs="Arial"/>
                <w:sz w:val="20"/>
                <w:szCs w:val="20"/>
              </w:rPr>
              <w:t>СО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6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7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</w:rPr>
              <w:t xml:space="preserve"> СС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8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59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ReplicaID</w:t>
            </w:r>
            <w:proofErr w:type="spellEnd"/>
            <w:r w:rsidRPr="00736F2F">
              <w:rPr>
                <w:rFonts w:ascii="Arial" w:hAnsi="Arial" w:cs="Arial"/>
                <w:sz w:val="20"/>
                <w:szCs w:val="20"/>
              </w:rPr>
              <w:t xml:space="preserve"> Уведомления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0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1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736F2F">
              <w:rPr>
                <w:rFonts w:ascii="Arial" w:hAnsi="Arial" w:cs="Arial"/>
                <w:sz w:val="20"/>
                <w:szCs w:val="20"/>
              </w:rPr>
              <w:t xml:space="preserve">Навигатор </w:t>
            </w:r>
            <w:r w:rsidRPr="00736F2F">
              <w:rPr>
                <w:rFonts w:ascii="Arial" w:hAnsi="Arial" w:cs="Arial"/>
                <w:sz w:val="20"/>
                <w:szCs w:val="20"/>
                <w:lang w:val="en-US"/>
              </w:rPr>
              <w:t>Web-</w:t>
            </w:r>
            <w:r w:rsidRPr="00736F2F">
              <w:rPr>
                <w:rFonts w:ascii="Arial" w:hAnsi="Arial" w:cs="Arial"/>
                <w:sz w:val="20"/>
                <w:szCs w:val="20"/>
              </w:rPr>
              <w:t>клиента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2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3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736F2F">
              <w:rPr>
                <w:rFonts w:ascii="Arial" w:hAnsi="Arial" w:cs="Arial"/>
                <w:sz w:val="20"/>
                <w:szCs w:val="20"/>
              </w:rPr>
              <w:t>Корневая папка «Избранное» в БД «Персональные настройки»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4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5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Папка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стикеров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в БД «Персональные настройки»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6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7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Шаблон личной папка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клиента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8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69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3A722F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Может наследоваться из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иерархического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и групповых профилей</w:t>
            </w:r>
          </w:p>
        </w:tc>
        <w:tc>
          <w:tcPr>
            <w:tcW w:w="4501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0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1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Добавляемые элементы</w:t>
            </w:r>
          </w:p>
        </w:tc>
        <w:tc>
          <w:tcPr>
            <w:tcW w:w="4501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2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3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Каталоги папок, доступные для создания документов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4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5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Типы документов, доступные для поиска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 xml:space="preserve">и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Web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клиентах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6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7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 w:rsidRPr="00890F7E">
              <w:rPr>
                <w:rFonts w:ascii="Arial" w:hAnsi="Arial" w:cs="Arial"/>
                <w:sz w:val="20"/>
                <w:szCs w:val="20"/>
              </w:rPr>
              <w:t xml:space="preserve">Типы документов, доступные для поиска  в </w:t>
            </w:r>
            <w:proofErr w:type="spellStart"/>
            <w:r w:rsidRPr="00890F7E">
              <w:rPr>
                <w:rFonts w:ascii="Arial" w:hAnsi="Arial" w:cs="Arial"/>
                <w:sz w:val="20"/>
                <w:szCs w:val="20"/>
              </w:rPr>
              <w:t>Notes</w:t>
            </w:r>
            <w:proofErr w:type="spellEnd"/>
            <w:r w:rsidRPr="00890F7E">
              <w:rPr>
                <w:rFonts w:ascii="Arial" w:hAnsi="Arial" w:cs="Arial"/>
                <w:sz w:val="20"/>
                <w:szCs w:val="20"/>
              </w:rPr>
              <w:t xml:space="preserve"> и WEB-клиентах: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8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79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Области поиска, доступные для поиска документов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0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1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Базы, доступные для создания документов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Кнопка 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3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Часто создаваемые документы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4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5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Должностная подписка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6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7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Роли</w:t>
            </w:r>
          </w:p>
        </w:tc>
        <w:tc>
          <w:tcPr>
            <w:tcW w:w="4501" w:type="dxa"/>
          </w:tcPr>
          <w:p w:rsidR="007C07C1" w:rsidRDefault="00890F7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8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89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Default="00890F7E" w:rsidP="004307BC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Нижняя часть главной страницы в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Notes</w:t>
            </w:r>
            <w:r w:rsidRPr="00736F2F">
              <w:rPr>
                <w:rFonts w:ascii="Arial" w:hAnsi="Arial" w:cs="Arial"/>
                <w:sz w:val="20"/>
                <w:szCs w:val="20"/>
              </w:rPr>
              <w:t>-</w:t>
            </w:r>
            <w:r>
              <w:rPr>
                <w:rFonts w:ascii="Arial" w:hAnsi="Arial" w:cs="Arial"/>
                <w:sz w:val="20"/>
                <w:szCs w:val="20"/>
              </w:rPr>
              <w:t>клиенте</w:t>
            </w:r>
          </w:p>
        </w:tc>
        <w:tc>
          <w:tcPr>
            <w:tcW w:w="4501" w:type="dxa"/>
          </w:tcPr>
          <w:p w:rsidR="00890F7E" w:rsidRDefault="00890F7E" w:rsidP="004307BC"/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0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Левая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1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Средняя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890F7E" w:rsidRPr="005A5B1B" w:rsidTr="004307BC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29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2" w:author="Тугушев И.А." w:date="2014-04-02T13:38:00Z">
                <w:pPr>
                  <w:pStyle w:val="a9"/>
                  <w:numPr>
                    <w:numId w:val="29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890F7E" w:rsidRPr="00736F2F" w:rsidRDefault="00890F7E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Правая часть</w:t>
            </w:r>
          </w:p>
        </w:tc>
        <w:tc>
          <w:tcPr>
            <w:tcW w:w="4501" w:type="dxa"/>
          </w:tcPr>
          <w:p w:rsidR="00890F7E" w:rsidRDefault="00890F7E" w:rsidP="004307BC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</w:tbl>
    <w:p w:rsidR="00AB1400" w:rsidRDefault="00AB1400"/>
    <w:p w:rsidR="007C07C1" w:rsidRDefault="002055D5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2993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Портал (Иерархические профили)</w:t>
      </w:r>
    </w:p>
    <w:p w:rsidR="002055D5" w:rsidRDefault="002055D5" w:rsidP="002055D5">
      <w:r>
        <w:rPr>
          <w:noProof/>
        </w:rPr>
        <w:drawing>
          <wp:inline distT="0" distB="0" distL="0" distR="0">
            <wp:extent cx="2614295" cy="1063625"/>
            <wp:effectExtent l="19050" t="19050" r="14605" b="222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106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5D5" w:rsidRPr="006022F7" w:rsidRDefault="002055D5" w:rsidP="002055D5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86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БД Портал / Иерархические профили</w:t>
      </w:r>
    </w:p>
    <w:p w:rsidR="002055D5" w:rsidRPr="007D79B8" w:rsidRDefault="002055D5" w:rsidP="002055D5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20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2055D5">
        <w:rPr>
          <w:rFonts w:ascii="Arial" w:hAnsi="Arial" w:cs="Arial"/>
          <w:color w:val="auto"/>
          <w:sz w:val="20"/>
          <w:szCs w:val="20"/>
        </w:rPr>
        <w:t>БД Портал / Иерархические профили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2055D5" w:rsidRPr="005A5B1B" w:rsidTr="008F56D7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2994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2055D5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95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2055D5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2996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2055D5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0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7" w:author="Тугушев И.А." w:date="2014-04-02T13:38:00Z">
                <w:pPr>
                  <w:pStyle w:val="a9"/>
                  <w:numPr>
                    <w:numId w:val="30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2055D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 xml:space="preserve">Создать </w:t>
            </w:r>
            <w:r w:rsidR="00AC1A48">
              <w:rPr>
                <w:rFonts w:ascii="Arial" w:hAnsi="Arial" w:cs="Arial"/>
                <w:sz w:val="20"/>
                <w:szCs w:val="20"/>
              </w:rPr>
              <w:t>профиль</w:t>
            </w:r>
          </w:p>
        </w:tc>
        <w:tc>
          <w:tcPr>
            <w:tcW w:w="4501" w:type="dxa"/>
          </w:tcPr>
          <w:p w:rsidR="00DE4CAE" w:rsidRDefault="002055D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2999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2055D5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0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00" w:author="Тугушев И.А." w:date="2014-04-02T13:38:00Z">
                <w:pPr>
                  <w:pStyle w:val="a9"/>
                  <w:numPr>
                    <w:numId w:val="30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AC1A4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0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DE4CAE" w:rsidRDefault="002055D5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02" w:author="Тугушев И.А." w:date="2014-04-02T13:38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2055D5" w:rsidRDefault="00DD0846">
      <w:r>
        <w:t xml:space="preserve"> </w:t>
      </w:r>
    </w:p>
    <w:p w:rsidR="00233B15" w:rsidRDefault="00233B15"/>
    <w:p w:rsidR="00BE7330" w:rsidRDefault="00BE7330" w:rsidP="00BE7330">
      <w:r>
        <w:t>БД Портал</w:t>
      </w:r>
    </w:p>
    <w:p w:rsidR="00BE7330" w:rsidRDefault="00BE7330" w:rsidP="00BE7330">
      <w:r>
        <w:t xml:space="preserve">  Иерархические профили</w:t>
      </w:r>
    </w:p>
    <w:p w:rsidR="00BE7330" w:rsidRDefault="00BE7330" w:rsidP="00BE7330">
      <w:r>
        <w:t xml:space="preserve">  </w:t>
      </w:r>
      <w:r w:rsidRPr="00BD76D1">
        <w:rPr>
          <w:highlight w:val="red"/>
        </w:rPr>
        <w:t>Персональные профили (только «ПЕРСОНАЛЬНЫЙ ПРОФИЛЬ»)</w:t>
      </w:r>
    </w:p>
    <w:p w:rsidR="00BE7330" w:rsidRDefault="00BE7330" w:rsidP="00BE7330">
      <w:r>
        <w:t>БД Каталог</w:t>
      </w:r>
    </w:p>
    <w:p w:rsidR="00BE7330" w:rsidRDefault="00BE7330" w:rsidP="00BE7330">
      <w:r>
        <w:t xml:space="preserve">  Папки</w:t>
      </w:r>
    </w:p>
    <w:p w:rsidR="00DD0846" w:rsidRDefault="00DD0846" w:rsidP="00DD0846"/>
    <w:p w:rsidR="007C07C1" w:rsidRDefault="00DD0846" w:rsidP="00DE4CAE">
      <w:pPr>
        <w:pStyle w:val="a3"/>
        <w:numPr>
          <w:ilvl w:val="0"/>
          <w:numId w:val="1"/>
        </w:numPr>
        <w:spacing w:beforeLines="60" w:after="60"/>
        <w:rPr>
          <w:rFonts w:ascii="Times New Roman" w:hAnsi="Times New Roman" w:cs="Times New Roman"/>
          <w:b/>
          <w:i w:val="0"/>
          <w:color w:val="auto"/>
        </w:rPr>
        <w:pPrChange w:id="3003" w:author="Тугушев И.А." w:date="2014-04-02T13:38:00Z">
          <w:pPr>
            <w:pStyle w:val="a3"/>
            <w:numPr>
              <w:ilvl w:val="0"/>
              <w:numId w:val="1"/>
            </w:numPr>
            <w:spacing w:beforeLines="60" w:after="60"/>
            <w:ind w:left="720" w:hanging="360"/>
          </w:pPr>
        </w:pPrChange>
      </w:pPr>
      <w:r>
        <w:rPr>
          <w:rFonts w:ascii="Times New Roman" w:hAnsi="Times New Roman" w:cs="Times New Roman"/>
          <w:b/>
          <w:i w:val="0"/>
          <w:color w:val="auto"/>
        </w:rPr>
        <w:t>БД Каталог: Папки</w:t>
      </w:r>
    </w:p>
    <w:p w:rsidR="007C07C1" w:rsidRDefault="00DD0846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3004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Форма Папки</w:t>
      </w:r>
    </w:p>
    <w:p w:rsidR="00DD0846" w:rsidRDefault="00DD0846" w:rsidP="00DD0846">
      <w:r>
        <w:rPr>
          <w:noProof/>
        </w:rPr>
        <w:drawing>
          <wp:inline distT="0" distB="0" distL="0" distR="0">
            <wp:extent cx="2647950" cy="308610"/>
            <wp:effectExtent l="19050" t="19050" r="19050" b="152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87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Папки, режим чтения</w:t>
      </w:r>
    </w:p>
    <w:p w:rsidR="00DD0846" w:rsidRDefault="00DD0846" w:rsidP="00DD0846">
      <w:r>
        <w:rPr>
          <w:noProof/>
        </w:rPr>
        <w:drawing>
          <wp:inline distT="0" distB="0" distL="0" distR="0">
            <wp:extent cx="2695575" cy="308610"/>
            <wp:effectExtent l="19050" t="19050" r="28575" b="152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88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Кнопки формы Папки, режим редактирования</w:t>
      </w:r>
    </w:p>
    <w:p w:rsidR="00DD0846" w:rsidRDefault="00DD0846" w:rsidP="00BE7330">
      <w:r>
        <w:rPr>
          <w:noProof/>
        </w:rPr>
        <w:lastRenderedPageBreak/>
        <w:drawing>
          <wp:inline distT="0" distB="0" distL="0" distR="0">
            <wp:extent cx="5943600" cy="4561840"/>
            <wp:effectExtent l="19050" t="19050" r="19050" b="1016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Pr="006022F7" w:rsidRDefault="00DD0846" w:rsidP="00DD0846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89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Папки</w:t>
      </w:r>
    </w:p>
    <w:p w:rsidR="00DD0846" w:rsidRDefault="00DD0846" w:rsidP="00BE7330">
      <w:r>
        <w:rPr>
          <w:noProof/>
        </w:rPr>
        <w:drawing>
          <wp:inline distT="0" distB="0" distL="0" distR="0">
            <wp:extent cx="5937885" cy="3681095"/>
            <wp:effectExtent l="19050" t="19050" r="24765" b="146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0846" w:rsidRDefault="00DD0846" w:rsidP="00DD0846">
      <w:pPr>
        <w:pStyle w:val="a7"/>
        <w:rPr>
          <w:color w:val="auto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90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Форма Папки, продолжение</w:t>
      </w:r>
    </w:p>
    <w:p w:rsidR="00D22238" w:rsidRDefault="00D22238" w:rsidP="00D22238"/>
    <w:p w:rsidR="00D22238" w:rsidRPr="00D22238" w:rsidRDefault="00D22238" w:rsidP="00D22238"/>
    <w:p w:rsidR="00D22238" w:rsidRPr="007D79B8" w:rsidRDefault="00D22238" w:rsidP="00D22238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lastRenderedPageBreak/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21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формы </w:t>
      </w:r>
      <w:r w:rsidRPr="00AB1400">
        <w:rPr>
          <w:rFonts w:ascii="Arial" w:hAnsi="Arial" w:cs="Arial"/>
          <w:color w:val="auto"/>
          <w:sz w:val="20"/>
          <w:szCs w:val="20"/>
        </w:rPr>
        <w:t>Иерархического профиля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3005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3006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3007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08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09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0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1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2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Редактировать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3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папку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6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7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8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Открыть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19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0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2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3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4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Сохранить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5" w:author="Тугушев И.А." w:date="2014-04-02T13:38:00Z">
                <w:pPr>
                  <w:spacing w:beforeLines="60" w:afterLines="60"/>
                </w:pPr>
              </w:pPrChange>
            </w:pPr>
            <w:r w:rsidRPr="009A7A20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6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Папка – основная / Папка - вложенная</w:t>
            </w:r>
          </w:p>
        </w:tc>
        <w:tc>
          <w:tcPr>
            <w:tcW w:w="4501" w:type="dxa"/>
          </w:tcPr>
          <w:p w:rsidR="00DE4CAE" w:rsidRDefault="00DE4CAE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8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29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DE4CAE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1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2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Alias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3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4F520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sz w:val="20"/>
                <w:szCs w:val="20"/>
              </w:rPr>
              <w:t>Путь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6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Id </w:t>
            </w:r>
            <w:r>
              <w:rPr>
                <w:rFonts w:ascii="Arial" w:hAnsi="Arial" w:cs="Arial"/>
                <w:sz w:val="20"/>
                <w:szCs w:val="20"/>
              </w:rPr>
              <w:t>каталога папок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7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E33CD4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8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E33CD4" w:rsidRPr="00E33CD4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Путь -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Docld</w:t>
            </w:r>
            <w:proofErr w:type="spellEnd"/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39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0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617872" w:rsidRDefault="00D22238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Порядковый номер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1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2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Локализация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Локализация доступна только для папок с типом «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CMJ</w:t>
            </w:r>
            <w:r>
              <w:rPr>
                <w:rFonts w:ascii="Arial" w:hAnsi="Arial" w:cs="Arial"/>
                <w:sz w:val="20"/>
                <w:szCs w:val="20"/>
              </w:rPr>
              <w:t>»!</w:t>
            </w:r>
          </w:p>
        </w:tc>
        <w:tc>
          <w:tcPr>
            <w:tcW w:w="4501" w:type="dxa"/>
          </w:tcPr>
          <w:p w:rsidR="007C07C1" w:rsidRDefault="007C07C1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5" w:author="Тугушев И.А." w:date="2014-04-02T13:38:00Z">
                <w:pPr>
                  <w:spacing w:beforeLines="60" w:afterLines="60"/>
                </w:pPr>
              </w:pPrChange>
            </w:pP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6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Доступ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8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Права доступа наследуются из вышестоящей папки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49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0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3A72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Папка с доступом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1" w:author="Тугушев И.А." w:date="2014-04-02T13:38:00Z">
                <w:pPr>
                  <w:spacing w:beforeLines="60" w:afterLines="60"/>
                </w:pPr>
              </w:pPrChange>
            </w:pPr>
            <w:r w:rsidRPr="00A619CE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2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Дополнительно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Версия доступа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5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6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Создание папок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7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8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Виртуальная папка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5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0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Виртуальная папка 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1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2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Запретить обновления</w:t>
            </w:r>
          </w:p>
        </w:tc>
        <w:tc>
          <w:tcPr>
            <w:tcW w:w="4501" w:type="dxa"/>
          </w:tcPr>
          <w:p w:rsidR="007C07C1" w:rsidRDefault="00E33CD4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3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E33CD4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CMJ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5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6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Тип виртуальной папки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7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8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БД</w:t>
            </w:r>
          </w:p>
        </w:tc>
        <w:tc>
          <w:tcPr>
            <w:tcW w:w="4501" w:type="dxa"/>
          </w:tcPr>
          <w:p w:rsidR="007C07C1" w:rsidRDefault="00D22238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69" w:author="Тугушев И.А." w:date="2014-04-02T13:38:00Z">
                <w:pPr>
                  <w:spacing w:beforeLines="60" w:afterLines="60"/>
                </w:pPr>
              </w:pPrChange>
            </w:pPr>
            <w:r w:rsidRPr="00585408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0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Комплект</w:t>
            </w:r>
          </w:p>
        </w:tc>
        <w:tc>
          <w:tcPr>
            <w:tcW w:w="4501" w:type="dxa"/>
          </w:tcPr>
          <w:p w:rsidR="00D22238" w:rsidRDefault="00E33CD4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1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Области поиска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2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Дескриптор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3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E33CD4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Имя именованного запроса для получения данных индикатора-счетчика</w:t>
            </w:r>
          </w:p>
        </w:tc>
        <w:tc>
          <w:tcPr>
            <w:tcW w:w="4501" w:type="dxa"/>
          </w:tcPr>
          <w:p w:rsidR="00D22238" w:rsidRDefault="00D22238" w:rsidP="008F56D7">
            <w:r w:rsidRPr="00FA0ACC">
              <w:rPr>
                <w:rFonts w:ascii="Arial" w:hAnsi="Arial" w:cs="Arial"/>
                <w:sz w:val="20"/>
                <w:szCs w:val="20"/>
              </w:rPr>
              <w:t>Поле</w:t>
            </w:r>
          </w:p>
        </w:tc>
      </w:tr>
      <w:tr w:rsidR="00D22238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2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4" w:author="Тугушев И.А." w:date="2014-04-02T13:38:00Z">
                <w:pPr>
                  <w:pStyle w:val="a9"/>
                  <w:numPr>
                    <w:numId w:val="32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22238" w:rsidRPr="00736F2F" w:rsidRDefault="00E33CD4" w:rsidP="008F56D7">
            <w:pPr>
              <w:pStyle w:val="aa"/>
              <w:spacing w:before="60" w:after="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База данных</w:t>
            </w:r>
          </w:p>
        </w:tc>
        <w:tc>
          <w:tcPr>
            <w:tcW w:w="4501" w:type="dxa"/>
          </w:tcPr>
          <w:p w:rsidR="00D22238" w:rsidRPr="00FA0ACC" w:rsidRDefault="00E33CD4" w:rsidP="008F56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Категория</w:t>
            </w:r>
          </w:p>
        </w:tc>
      </w:tr>
    </w:tbl>
    <w:p w:rsidR="00DD0846" w:rsidRDefault="00DD0846" w:rsidP="00BE7330"/>
    <w:p w:rsidR="007C07C1" w:rsidRDefault="00921B67" w:rsidP="00DE4CAE">
      <w:pPr>
        <w:pStyle w:val="a3"/>
        <w:numPr>
          <w:ilvl w:val="1"/>
          <w:numId w:val="1"/>
        </w:numPr>
        <w:spacing w:beforeLines="60" w:after="60"/>
        <w:rPr>
          <w:rFonts w:ascii="Times New Roman" w:hAnsi="Times New Roman" w:cs="Times New Roman"/>
          <w:b/>
          <w:color w:val="auto"/>
        </w:rPr>
        <w:pPrChange w:id="3075" w:author="Тугушев И.А." w:date="2014-04-02T13:38:00Z">
          <w:pPr>
            <w:pStyle w:val="a3"/>
            <w:numPr>
              <w:numId w:val="1"/>
            </w:numPr>
            <w:spacing w:beforeLines="60" w:after="60"/>
            <w:ind w:left="1080" w:hanging="720"/>
          </w:pPr>
        </w:pPrChange>
      </w:pPr>
      <w:r>
        <w:rPr>
          <w:rFonts w:ascii="Times New Roman" w:hAnsi="Times New Roman" w:cs="Times New Roman"/>
          <w:b/>
          <w:color w:val="auto"/>
        </w:rPr>
        <w:t>Таблица представлений БД Каталог (Папки)</w:t>
      </w:r>
    </w:p>
    <w:p w:rsidR="00921B67" w:rsidRDefault="00921B67" w:rsidP="00921B67">
      <w:r>
        <w:rPr>
          <w:noProof/>
        </w:rPr>
        <w:drawing>
          <wp:inline distT="0" distB="0" distL="0" distR="0">
            <wp:extent cx="4168140" cy="2909570"/>
            <wp:effectExtent l="19050" t="19050" r="22860" b="2413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B67" w:rsidRPr="006022F7" w:rsidRDefault="00921B67" w:rsidP="00921B67">
      <w:pPr>
        <w:pStyle w:val="a7"/>
        <w:rPr>
          <w:rFonts w:ascii="Arial" w:hAnsi="Arial" w:cs="Arial"/>
          <w:color w:val="auto"/>
          <w:sz w:val="20"/>
          <w:szCs w:val="20"/>
        </w:rPr>
      </w:pPr>
      <w:r w:rsidRPr="00320C9C">
        <w:rPr>
          <w:color w:val="auto"/>
        </w:rPr>
        <w:t xml:space="preserve">Рисунок </w:t>
      </w:r>
      <w:r w:rsidR="00320D03" w:rsidRPr="00320C9C">
        <w:rPr>
          <w:color w:val="auto"/>
        </w:rPr>
        <w:fldChar w:fldCharType="begin"/>
      </w:r>
      <w:r w:rsidRPr="00320C9C">
        <w:rPr>
          <w:color w:val="auto"/>
        </w:rPr>
        <w:instrText xml:space="preserve"> SEQ Рисунок \* ARABIC </w:instrText>
      </w:r>
      <w:r w:rsidR="00320D03" w:rsidRPr="00320C9C">
        <w:rPr>
          <w:color w:val="auto"/>
        </w:rPr>
        <w:fldChar w:fldCharType="separate"/>
      </w:r>
      <w:r w:rsidR="00887424">
        <w:rPr>
          <w:noProof/>
          <w:color w:val="auto"/>
        </w:rPr>
        <w:t>91</w:t>
      </w:r>
      <w:r w:rsidR="00320D03" w:rsidRPr="00320C9C">
        <w:rPr>
          <w:color w:val="auto"/>
        </w:rPr>
        <w:fldChar w:fldCharType="end"/>
      </w:r>
      <w:r>
        <w:rPr>
          <w:color w:val="auto"/>
        </w:rPr>
        <w:t>. Таблица представлений БД Каталог \ Папки</w:t>
      </w:r>
    </w:p>
    <w:p w:rsidR="00921B67" w:rsidRPr="007D79B8" w:rsidRDefault="00921B67" w:rsidP="00921B67">
      <w:pPr>
        <w:pStyle w:val="a7"/>
        <w:spacing w:after="0"/>
        <w:rPr>
          <w:rFonts w:ascii="Arial" w:hAnsi="Arial" w:cs="Arial"/>
          <w:color w:val="auto"/>
          <w:sz w:val="20"/>
          <w:szCs w:val="20"/>
        </w:rPr>
      </w:pPr>
      <w:r w:rsidRPr="007D79B8">
        <w:rPr>
          <w:rFonts w:ascii="Arial" w:hAnsi="Arial" w:cs="Arial"/>
          <w:color w:val="auto"/>
          <w:sz w:val="20"/>
          <w:szCs w:val="20"/>
        </w:rPr>
        <w:t xml:space="preserve">Таблица 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begin"/>
      </w:r>
      <w:r w:rsidRPr="007D79B8">
        <w:rPr>
          <w:rFonts w:ascii="Arial" w:hAnsi="Arial" w:cs="Arial"/>
          <w:color w:val="auto"/>
          <w:sz w:val="20"/>
          <w:szCs w:val="20"/>
        </w:rPr>
        <w:instrText xml:space="preserve"> SEQ Таблица \* ARABIC </w:instrTex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separate"/>
      </w:r>
      <w:r w:rsidR="00EF7C1D">
        <w:rPr>
          <w:rFonts w:ascii="Arial" w:hAnsi="Arial" w:cs="Arial"/>
          <w:noProof/>
          <w:color w:val="auto"/>
          <w:sz w:val="20"/>
          <w:szCs w:val="20"/>
        </w:rPr>
        <w:t>22</w:t>
      </w:r>
      <w:r w:rsidR="00320D03" w:rsidRPr="007D79B8">
        <w:rPr>
          <w:rFonts w:ascii="Arial" w:hAnsi="Arial" w:cs="Arial"/>
          <w:color w:val="auto"/>
          <w:sz w:val="20"/>
          <w:szCs w:val="20"/>
        </w:rPr>
        <w:fldChar w:fldCharType="end"/>
      </w:r>
      <w:r>
        <w:rPr>
          <w:rFonts w:ascii="Arial" w:hAnsi="Arial" w:cs="Arial"/>
          <w:color w:val="auto"/>
          <w:sz w:val="20"/>
          <w:szCs w:val="20"/>
        </w:rPr>
        <w:t xml:space="preserve">. 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Перечень элементов </w:t>
      </w:r>
      <w:r>
        <w:rPr>
          <w:rFonts w:ascii="Arial" w:hAnsi="Arial" w:cs="Arial"/>
          <w:color w:val="auto"/>
          <w:sz w:val="20"/>
          <w:szCs w:val="20"/>
        </w:rPr>
        <w:t>таблицы представлений</w:t>
      </w:r>
      <w:r w:rsidRPr="007D79B8">
        <w:rPr>
          <w:rFonts w:ascii="Arial" w:hAnsi="Arial" w:cs="Arial"/>
          <w:color w:val="auto"/>
          <w:sz w:val="20"/>
          <w:szCs w:val="20"/>
        </w:rPr>
        <w:t xml:space="preserve"> </w:t>
      </w:r>
      <w:r w:rsidRPr="002055D5">
        <w:rPr>
          <w:rFonts w:ascii="Arial" w:hAnsi="Arial" w:cs="Arial"/>
          <w:color w:val="auto"/>
          <w:sz w:val="20"/>
          <w:szCs w:val="20"/>
        </w:rPr>
        <w:t xml:space="preserve">БД </w:t>
      </w:r>
      <w:r w:rsidRPr="00921B67">
        <w:rPr>
          <w:rFonts w:ascii="Arial" w:hAnsi="Arial" w:cs="Arial"/>
          <w:color w:val="auto"/>
          <w:sz w:val="20"/>
          <w:szCs w:val="20"/>
        </w:rPr>
        <w:t>Каталог \ Папки</w:t>
      </w:r>
    </w:p>
    <w:tbl>
      <w:tblPr>
        <w:tblStyle w:val="a8"/>
        <w:tblW w:w="0" w:type="auto"/>
        <w:tblLook w:val="04A0"/>
      </w:tblPr>
      <w:tblGrid>
        <w:gridCol w:w="817"/>
        <w:gridCol w:w="4253"/>
        <w:gridCol w:w="4501"/>
      </w:tblGrid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spacing w:beforeLines="60" w:afterLines="6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0"/>
                <w:szCs w:val="20"/>
              </w:rPr>
              <w:pPrChange w:id="3076" w:author="Тугушев И.А." w:date="2014-04-02T13:38:00Z">
                <w:pPr>
                  <w:keepNext/>
                  <w:keepLines/>
                  <w:spacing w:beforeLines="60" w:afterLines="60"/>
                  <w:outlineLvl w:val="0"/>
                </w:pPr>
              </w:pPrChange>
            </w:pPr>
          </w:p>
        </w:tc>
        <w:tc>
          <w:tcPr>
            <w:tcW w:w="4253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3077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4501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b/>
                <w:sz w:val="20"/>
                <w:szCs w:val="20"/>
              </w:rPr>
              <w:pPrChange w:id="3078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b/>
                <w:sz w:val="20"/>
                <w:szCs w:val="20"/>
              </w:rPr>
              <w:t>Тип элемента</w:t>
            </w:r>
          </w:p>
        </w:tc>
      </w:tr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79" w:author="Тугушев И.А." w:date="2014-04-02T13:38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0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Выйти</w:t>
            </w:r>
          </w:p>
        </w:tc>
        <w:tc>
          <w:tcPr>
            <w:tcW w:w="4501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1" w:author="Тугушев И.А." w:date="2014-04-02T13:38:00Z">
                <w:pPr>
                  <w:spacing w:beforeLines="60" w:afterLines="60"/>
                </w:pPr>
              </w:pPrChange>
            </w:pPr>
            <w:r w:rsidRPr="005A5B1B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2" w:author="Тугушев И.А." w:date="2014-04-02T13:38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3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Создать папку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4" w:author="Тугушев И.А." w:date="2014-04-02T13:38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5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Переподчинить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6" w:author="Тугушев И.А." w:date="2014-04-02T13:38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7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Изменить порядок</w:t>
            </w:r>
          </w:p>
        </w:tc>
        <w:tc>
          <w:tcPr>
            <w:tcW w:w="4501" w:type="dxa"/>
          </w:tcPr>
          <w:p w:rsidR="00921B67" w:rsidRDefault="00921B67">
            <w:r w:rsidRPr="00673BD2">
              <w:rPr>
                <w:rFonts w:ascii="Arial" w:hAnsi="Arial" w:cs="Arial"/>
                <w:sz w:val="20"/>
                <w:szCs w:val="20"/>
              </w:rPr>
              <w:t>Кнопка</w:t>
            </w:r>
          </w:p>
        </w:tc>
      </w:tr>
      <w:tr w:rsidR="00921B67" w:rsidRPr="005A5B1B" w:rsidTr="008F56D7">
        <w:tc>
          <w:tcPr>
            <w:tcW w:w="817" w:type="dxa"/>
          </w:tcPr>
          <w:p w:rsidR="00DE4CAE" w:rsidRDefault="00DE4CAE" w:rsidP="00DE4CAE">
            <w:pPr>
              <w:pStyle w:val="a9"/>
              <w:numPr>
                <w:ilvl w:val="0"/>
                <w:numId w:val="33"/>
              </w:num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8" w:author="Тугушев И.А." w:date="2014-04-02T13:38:00Z">
                <w:pPr>
                  <w:pStyle w:val="a9"/>
                  <w:numPr>
                    <w:numId w:val="33"/>
                  </w:numPr>
                  <w:spacing w:beforeLines="60" w:afterLines="60"/>
                  <w:ind w:hanging="360"/>
                </w:pPr>
              </w:pPrChange>
            </w:pPr>
          </w:p>
        </w:tc>
        <w:tc>
          <w:tcPr>
            <w:tcW w:w="4253" w:type="dxa"/>
          </w:tcPr>
          <w:p w:rsidR="007C07C1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89" w:author="Тугушев И.А." w:date="2014-04-02T13:38:00Z">
                <w:pPr>
                  <w:spacing w:beforeLines="60" w:afterLines="60"/>
                </w:pPr>
              </w:pPrChange>
            </w:pPr>
            <w:r>
              <w:rPr>
                <w:rFonts w:ascii="Arial" w:hAnsi="Arial" w:cs="Arial"/>
                <w:sz w:val="20"/>
                <w:szCs w:val="20"/>
              </w:rPr>
              <w:t>Название</w:t>
            </w:r>
          </w:p>
        </w:tc>
        <w:tc>
          <w:tcPr>
            <w:tcW w:w="4501" w:type="dxa"/>
          </w:tcPr>
          <w:p w:rsidR="00DE4CAE" w:rsidRDefault="00921B67" w:rsidP="00DE4CAE">
            <w:pPr>
              <w:spacing w:beforeLines="60" w:afterLines="60"/>
              <w:rPr>
                <w:rFonts w:ascii="Arial" w:hAnsi="Arial" w:cs="Arial"/>
                <w:sz w:val="20"/>
                <w:szCs w:val="20"/>
              </w:rPr>
              <w:pPrChange w:id="3090" w:author="Тугушев И.А." w:date="2014-04-02T13:38:00Z">
                <w:pPr>
                  <w:spacing w:beforeLines="60" w:afterLines="60"/>
                </w:pPr>
              </w:pPrChange>
            </w:pPr>
            <w:r w:rsidRPr="000F6CBD">
              <w:rPr>
                <w:rFonts w:ascii="Arial" w:hAnsi="Arial" w:cs="Arial"/>
                <w:sz w:val="20"/>
                <w:szCs w:val="20"/>
              </w:rPr>
              <w:t>Колонка таблицы</w:t>
            </w:r>
          </w:p>
        </w:tc>
      </w:tr>
    </w:tbl>
    <w:p w:rsidR="00DD0846" w:rsidRDefault="00DD0846" w:rsidP="00BE7330"/>
    <w:p w:rsidR="00DD0846" w:rsidRDefault="00DD0846" w:rsidP="00BE7330"/>
    <w:p w:rsidR="00DE4CAE" w:rsidRDefault="00DE4CAE">
      <w:pPr>
        <w:rPr>
          <w:ins w:id="3091" w:author="Тугушев И.А." w:date="2014-04-02T13:38:00Z"/>
        </w:rPr>
      </w:pPr>
      <w:ins w:id="3092" w:author="Тугушев И.А." w:date="2014-04-02T13:38:00Z">
        <w:r>
          <w:br w:type="page"/>
        </w:r>
      </w:ins>
    </w:p>
    <w:p w:rsidR="00DD0846" w:rsidRDefault="00DE4CAE" w:rsidP="00AB61C8">
      <w:pPr>
        <w:pStyle w:val="1"/>
        <w:rPr>
          <w:ins w:id="3093" w:author="Тугушев И.А." w:date="2014-04-02T13:38:00Z"/>
        </w:rPr>
        <w:pPrChange w:id="3094" w:author="Тугушев И.А." w:date="2014-04-02T13:50:00Z">
          <w:pPr/>
        </w:pPrChange>
      </w:pPr>
      <w:ins w:id="3095" w:author="Тугушев И.А." w:date="2014-04-02T13:38:00Z">
        <w:r>
          <w:lastRenderedPageBreak/>
          <w:t>Порядок реализации:</w:t>
        </w:r>
      </w:ins>
    </w:p>
    <w:p w:rsidR="00DE4CAE" w:rsidRDefault="00DE4CAE" w:rsidP="00DE4CAE">
      <w:pPr>
        <w:rPr>
          <w:ins w:id="3096" w:author="Тугушев И.А." w:date="2014-04-02T13:44:00Z"/>
        </w:rPr>
        <w:pPrChange w:id="3097" w:author="Тугушев И.А." w:date="2014-04-02T13:39:00Z">
          <w:pPr>
            <w:pStyle w:val="a3"/>
            <w:numPr>
              <w:ilvl w:val="0"/>
              <w:numId w:val="45"/>
            </w:numPr>
            <w:spacing w:beforeLines="60" w:after="60"/>
            <w:ind w:left="720" w:hanging="360"/>
          </w:pPr>
        </w:pPrChange>
      </w:pPr>
      <w:ins w:id="3098" w:author="Тугушев И.А." w:date="2014-04-02T13:39:00Z">
        <w:r>
          <w:rPr>
            <w:i/>
          </w:rPr>
          <w:t xml:space="preserve">2. </w:t>
        </w:r>
      </w:ins>
      <w:ins w:id="3099" w:author="Тугушев И.А." w:date="2014-04-02T13:38:00Z">
        <w:r>
          <w:t xml:space="preserve">БД </w:t>
        </w:r>
        <w:proofErr w:type="gramStart"/>
        <w:r>
          <w:t>СО</w:t>
        </w:r>
        <w:proofErr w:type="gramEnd"/>
        <w:r>
          <w:t xml:space="preserve">: </w:t>
        </w:r>
        <w:r w:rsidRPr="0043239B">
          <w:t>Организация, Подразделение, РВЗ, Сотрудник</w:t>
        </w:r>
      </w:ins>
    </w:p>
    <w:p w:rsidR="00DE4CAE" w:rsidRDefault="00DE4CAE" w:rsidP="00DE4CAE">
      <w:pPr>
        <w:rPr>
          <w:ins w:id="3100" w:author="Тугушев И.А." w:date="2014-04-02T13:49:00Z"/>
        </w:rPr>
        <w:pPrChange w:id="3101" w:author="Тугушев И.А." w:date="2014-04-02T13:44:00Z">
          <w:pPr>
            <w:pStyle w:val="a3"/>
            <w:numPr>
              <w:ilvl w:val="0"/>
              <w:numId w:val="45"/>
            </w:numPr>
            <w:spacing w:beforeLines="60" w:after="60"/>
            <w:ind w:left="720" w:hanging="360"/>
          </w:pPr>
        </w:pPrChange>
      </w:pPr>
      <w:ins w:id="3102" w:author="Тугушев И.А." w:date="2014-04-02T13:44:00Z">
        <w:r>
          <w:t xml:space="preserve">4. БД </w:t>
        </w:r>
        <w:proofErr w:type="gramStart"/>
        <w:r>
          <w:t>СО</w:t>
        </w:r>
        <w:proofErr w:type="gramEnd"/>
        <w:r>
          <w:t>: Персона</w:t>
        </w:r>
      </w:ins>
    </w:p>
    <w:p w:rsidR="00FB2D6C" w:rsidRDefault="00FB2D6C" w:rsidP="00FB2D6C">
      <w:pPr>
        <w:rPr>
          <w:ins w:id="3103" w:author="Тугушев И.А." w:date="2014-04-02T13:49:00Z"/>
        </w:rPr>
      </w:pPr>
      <w:ins w:id="3104" w:author="Тугушев И.А." w:date="2014-04-02T13:49:00Z">
        <w:r>
          <w:t>9. БД Портал</w:t>
        </w:r>
      </w:ins>
    </w:p>
    <w:p w:rsidR="00DE4CAE" w:rsidRDefault="00DE4CAE" w:rsidP="00DE4CAE">
      <w:pPr>
        <w:rPr>
          <w:ins w:id="3105" w:author="Тугушев И.А." w:date="2014-04-02T13:47:00Z"/>
        </w:rPr>
        <w:pPrChange w:id="3106" w:author="Тугушев И.А." w:date="2014-04-02T13:39:00Z">
          <w:pPr>
            <w:pStyle w:val="a3"/>
            <w:numPr>
              <w:ilvl w:val="0"/>
              <w:numId w:val="45"/>
            </w:numPr>
            <w:spacing w:beforeLines="60" w:after="60"/>
            <w:ind w:left="720" w:hanging="360"/>
          </w:pPr>
        </w:pPrChange>
      </w:pPr>
      <w:ins w:id="3107" w:author="Тугушев И.А." w:date="2014-04-02T13:44:00Z">
        <w:r>
          <w:t xml:space="preserve">5.БД </w:t>
        </w:r>
        <w:proofErr w:type="gramStart"/>
        <w:r>
          <w:t>СО</w:t>
        </w:r>
        <w:proofErr w:type="gramEnd"/>
        <w:r>
          <w:t>: Группы</w:t>
        </w:r>
      </w:ins>
    </w:p>
    <w:p w:rsidR="00DE4CAE" w:rsidRDefault="00DE4CAE" w:rsidP="00DE4CAE">
      <w:pPr>
        <w:rPr>
          <w:ins w:id="3108" w:author="Тугушев И.А." w:date="2014-04-02T13:41:00Z"/>
        </w:rPr>
        <w:pPrChange w:id="3109" w:author="Тугушев И.А." w:date="2014-04-02T13:41:00Z">
          <w:pPr>
            <w:pStyle w:val="a3"/>
            <w:numPr>
              <w:ilvl w:val="0"/>
              <w:numId w:val="46"/>
            </w:numPr>
            <w:spacing w:beforeLines="60" w:after="60"/>
            <w:ind w:left="720" w:hanging="360"/>
          </w:pPr>
        </w:pPrChange>
      </w:pPr>
      <w:ins w:id="3110" w:author="Тугушев И.А." w:date="2014-04-02T13:41:00Z">
        <w:r>
          <w:t xml:space="preserve">7. БД </w:t>
        </w:r>
        <w:proofErr w:type="spellStart"/>
        <w:r>
          <w:t>СпО</w:t>
        </w:r>
        <w:proofErr w:type="spellEnd"/>
        <w:r>
          <w:t>: Описание организации</w:t>
        </w:r>
      </w:ins>
    </w:p>
    <w:p w:rsidR="00FB2D6C" w:rsidRDefault="00FB2D6C" w:rsidP="00FB2D6C">
      <w:pPr>
        <w:rPr>
          <w:ins w:id="3111" w:author="Тугушев И.А." w:date="2014-04-02T13:49:00Z"/>
        </w:rPr>
      </w:pPr>
      <w:ins w:id="3112" w:author="Тугушев И.А." w:date="2014-04-02T13:49:00Z">
        <w:r>
          <w:t>8. БД Нумератор: Счетчик</w:t>
        </w:r>
      </w:ins>
    </w:p>
    <w:p w:rsidR="00FB2D6C" w:rsidRDefault="00FB2D6C" w:rsidP="00DE4CAE">
      <w:pPr>
        <w:rPr>
          <w:ins w:id="3113" w:author="Тугушев И.А." w:date="2014-04-02T13:49:00Z"/>
        </w:rPr>
        <w:pPrChange w:id="3114" w:author="Тугушев И.А." w:date="2014-04-02T13:43:00Z">
          <w:pPr>
            <w:pStyle w:val="a3"/>
            <w:numPr>
              <w:ilvl w:val="0"/>
              <w:numId w:val="49"/>
            </w:numPr>
            <w:spacing w:beforeLines="60" w:after="60"/>
            <w:ind w:left="720" w:hanging="360"/>
          </w:pPr>
        </w:pPrChange>
      </w:pPr>
      <w:ins w:id="3115" w:author="Тугушев И.А." w:date="2014-04-02T13:48:00Z">
        <w:r>
          <w:t>10. БД Каталог: Папки</w:t>
        </w:r>
      </w:ins>
    </w:p>
    <w:p w:rsidR="00FB2D6C" w:rsidRDefault="00FB2D6C" w:rsidP="00FB2D6C">
      <w:pPr>
        <w:rPr>
          <w:ins w:id="3116" w:author="Тугушев И.А." w:date="2014-04-02T13:49:00Z"/>
        </w:rPr>
      </w:pPr>
      <w:ins w:id="3117" w:author="Тугушев И.А." w:date="2014-04-02T13:49:00Z">
        <w:r>
          <w:t xml:space="preserve">6. БД </w:t>
        </w:r>
        <w:proofErr w:type="gramStart"/>
        <w:r>
          <w:t>СО</w:t>
        </w:r>
        <w:proofErr w:type="gramEnd"/>
        <w:r>
          <w:t>: Профили рабочего времени</w:t>
        </w:r>
      </w:ins>
    </w:p>
    <w:p w:rsidR="00FB2D6C" w:rsidRPr="00DE4CAE" w:rsidRDefault="00FB2D6C" w:rsidP="00FB2D6C">
      <w:pPr>
        <w:rPr>
          <w:ins w:id="3118" w:author="Тугушев И.А." w:date="2014-04-02T13:48:00Z"/>
          <w:i/>
        </w:rPr>
      </w:pPr>
      <w:ins w:id="3119" w:author="Тугушев И.А." w:date="2014-04-02T13:48:00Z">
        <w:r>
          <w:t xml:space="preserve">3.БД </w:t>
        </w:r>
        <w:proofErr w:type="gramStart"/>
        <w:r>
          <w:t>СО</w:t>
        </w:r>
        <w:proofErr w:type="gramEnd"/>
        <w:r>
          <w:t>: Функциональные роли</w:t>
        </w:r>
      </w:ins>
    </w:p>
    <w:p w:rsidR="00DE4CAE" w:rsidRDefault="00DE4CAE" w:rsidP="00DE4CAE">
      <w:pPr>
        <w:rPr>
          <w:ins w:id="3120" w:author="Тугушев И.А." w:date="2014-04-02T13:42:00Z"/>
          <w:i/>
        </w:rPr>
        <w:pPrChange w:id="3121" w:author="Тугушев И.А." w:date="2014-04-02T13:42:00Z">
          <w:pPr>
            <w:pStyle w:val="a3"/>
            <w:numPr>
              <w:ilvl w:val="0"/>
              <w:numId w:val="48"/>
            </w:numPr>
            <w:spacing w:beforeLines="60" w:after="60"/>
            <w:ind w:left="720" w:hanging="360"/>
          </w:pPr>
        </w:pPrChange>
      </w:pPr>
    </w:p>
    <w:p w:rsidR="00DE4CAE" w:rsidRDefault="00DE4CAE" w:rsidP="00DE4CAE">
      <w:pPr>
        <w:rPr>
          <w:ins w:id="3122" w:author="Тугушев И.А." w:date="2014-04-02T13:41:00Z"/>
          <w:i/>
        </w:rPr>
        <w:pPrChange w:id="3123" w:author="Тугушев И.А." w:date="2014-04-02T13:42:00Z">
          <w:pPr>
            <w:pStyle w:val="a3"/>
            <w:numPr>
              <w:ilvl w:val="0"/>
              <w:numId w:val="47"/>
            </w:numPr>
            <w:spacing w:beforeLines="60" w:after="60"/>
            <w:ind w:left="720" w:hanging="360"/>
          </w:pPr>
        </w:pPrChange>
      </w:pPr>
    </w:p>
    <w:p w:rsidR="00DE4CAE" w:rsidRDefault="00DE4CAE" w:rsidP="00DE4CAE">
      <w:pPr>
        <w:rPr>
          <w:ins w:id="3124" w:author="Тугушев И.А." w:date="2014-04-02T13:41:00Z"/>
          <w:i/>
        </w:rPr>
        <w:pPrChange w:id="3125" w:author="Тугушев И.А." w:date="2014-04-02T13:41:00Z">
          <w:pPr>
            <w:pStyle w:val="a3"/>
            <w:numPr>
              <w:ilvl w:val="0"/>
              <w:numId w:val="46"/>
            </w:numPr>
            <w:spacing w:beforeLines="60" w:after="60"/>
            <w:ind w:left="720" w:hanging="360"/>
          </w:pPr>
        </w:pPrChange>
      </w:pPr>
    </w:p>
    <w:p w:rsidR="00DE4CAE" w:rsidRDefault="00DE4CAE" w:rsidP="00DE4CAE">
      <w:pPr>
        <w:rPr>
          <w:ins w:id="3126" w:author="Тугушев И.А." w:date="2014-04-02T13:38:00Z"/>
          <w:i/>
        </w:rPr>
        <w:pPrChange w:id="3127" w:author="Тугушев И.А." w:date="2014-04-02T13:39:00Z">
          <w:pPr>
            <w:pStyle w:val="a3"/>
            <w:numPr>
              <w:ilvl w:val="0"/>
              <w:numId w:val="45"/>
            </w:numPr>
            <w:spacing w:beforeLines="60" w:after="60"/>
            <w:ind w:left="720" w:hanging="360"/>
          </w:pPr>
        </w:pPrChange>
      </w:pPr>
    </w:p>
    <w:p w:rsidR="00DE4CAE" w:rsidRDefault="00DE4CAE" w:rsidP="00BE7330"/>
    <w:sectPr w:rsidR="00DE4CAE" w:rsidSect="009B43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4C66" w:rsidRDefault="00BA4C66" w:rsidP="007551D3">
      <w:r>
        <w:separator/>
      </w:r>
    </w:p>
  </w:endnote>
  <w:endnote w:type="continuationSeparator" w:id="0">
    <w:p w:rsidR="00BA4C66" w:rsidRDefault="00BA4C66" w:rsidP="007551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4C66" w:rsidRDefault="00BA4C66" w:rsidP="007551D3">
      <w:r>
        <w:separator/>
      </w:r>
    </w:p>
  </w:footnote>
  <w:footnote w:type="continuationSeparator" w:id="0">
    <w:p w:rsidR="00BA4C66" w:rsidRDefault="00BA4C66" w:rsidP="007551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C3EFD"/>
    <w:multiLevelType w:val="hybridMultilevel"/>
    <w:tmpl w:val="67A0EF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>
    <w:nsid w:val="04111CB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5426B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6F63F8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0041B3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0B68397D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B9B62FD"/>
    <w:multiLevelType w:val="hybridMultilevel"/>
    <w:tmpl w:val="71346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F40F8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0F184229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732B61"/>
    <w:multiLevelType w:val="hybridMultilevel"/>
    <w:tmpl w:val="AE58F39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nsid w:val="14036C18"/>
    <w:multiLevelType w:val="multilevel"/>
    <w:tmpl w:val="4B5EE55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800" w:firstLine="14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520" w:firstLine="21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960" w:firstLine="36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680" w:firstLine="43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120" w:firstLine="57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840" w:firstLine="64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18EA0BAA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1B4E413F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1FCD2D4B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1FE13F5F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D37C9A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22293332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4313B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FD7C73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23966F1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1B24D8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8EE69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6F54E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986247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D639D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A049CA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34FC5FEE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4D6C06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3A370EFE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3CC51AB9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3DC20D03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FB84856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C81F32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8F94992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>
    <w:nsid w:val="4955174E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D1727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2C63FDB"/>
    <w:multiLevelType w:val="multilevel"/>
    <w:tmpl w:val="047688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594C7858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1B54CC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DA7840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314E7D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7A4D69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2">
    <w:nsid w:val="70ED056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016BC5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59203C"/>
    <w:multiLevelType w:val="multilevel"/>
    <w:tmpl w:val="6BD44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5">
    <w:nsid w:val="766B2FD7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D46D8B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2138CF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226794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CF05251"/>
    <w:multiLevelType w:val="hybridMultilevel"/>
    <w:tmpl w:val="76C01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4"/>
  </w:num>
  <w:num w:numId="3">
    <w:abstractNumId w:val="16"/>
  </w:num>
  <w:num w:numId="4">
    <w:abstractNumId w:val="12"/>
  </w:num>
  <w:num w:numId="5">
    <w:abstractNumId w:val="1"/>
  </w:num>
  <w:num w:numId="6">
    <w:abstractNumId w:val="22"/>
  </w:num>
  <w:num w:numId="7">
    <w:abstractNumId w:val="42"/>
  </w:num>
  <w:num w:numId="8">
    <w:abstractNumId w:val="6"/>
  </w:num>
  <w:num w:numId="9">
    <w:abstractNumId w:val="10"/>
  </w:num>
  <w:num w:numId="10">
    <w:abstractNumId w:val="26"/>
  </w:num>
  <w:num w:numId="11">
    <w:abstractNumId w:val="28"/>
  </w:num>
  <w:num w:numId="12">
    <w:abstractNumId w:val="30"/>
  </w:num>
  <w:num w:numId="13">
    <w:abstractNumId w:val="47"/>
  </w:num>
  <w:num w:numId="14">
    <w:abstractNumId w:val="11"/>
  </w:num>
  <w:num w:numId="15">
    <w:abstractNumId w:val="32"/>
  </w:num>
  <w:num w:numId="16">
    <w:abstractNumId w:val="27"/>
  </w:num>
  <w:num w:numId="17">
    <w:abstractNumId w:val="17"/>
  </w:num>
  <w:num w:numId="18">
    <w:abstractNumId w:val="7"/>
  </w:num>
  <w:num w:numId="19">
    <w:abstractNumId w:val="2"/>
  </w:num>
  <w:num w:numId="20">
    <w:abstractNumId w:val="38"/>
  </w:num>
  <w:num w:numId="21">
    <w:abstractNumId w:val="23"/>
  </w:num>
  <w:num w:numId="22">
    <w:abstractNumId w:val="19"/>
  </w:num>
  <w:num w:numId="23">
    <w:abstractNumId w:val="25"/>
  </w:num>
  <w:num w:numId="24">
    <w:abstractNumId w:val="39"/>
  </w:num>
  <w:num w:numId="25">
    <w:abstractNumId w:val="43"/>
  </w:num>
  <w:num w:numId="26">
    <w:abstractNumId w:val="31"/>
  </w:num>
  <w:num w:numId="27">
    <w:abstractNumId w:val="35"/>
  </w:num>
  <w:num w:numId="28">
    <w:abstractNumId w:val="13"/>
  </w:num>
  <w:num w:numId="29">
    <w:abstractNumId w:val="20"/>
  </w:num>
  <w:num w:numId="30">
    <w:abstractNumId w:val="34"/>
  </w:num>
  <w:num w:numId="31">
    <w:abstractNumId w:val="4"/>
  </w:num>
  <w:num w:numId="32">
    <w:abstractNumId w:val="3"/>
  </w:num>
  <w:num w:numId="33">
    <w:abstractNumId w:val="37"/>
  </w:num>
  <w:num w:numId="34">
    <w:abstractNumId w:val="40"/>
  </w:num>
  <w:num w:numId="35">
    <w:abstractNumId w:val="48"/>
  </w:num>
  <w:num w:numId="36">
    <w:abstractNumId w:val="8"/>
  </w:num>
  <w:num w:numId="37">
    <w:abstractNumId w:val="21"/>
  </w:num>
  <w:num w:numId="38">
    <w:abstractNumId w:val="36"/>
  </w:num>
  <w:num w:numId="39">
    <w:abstractNumId w:val="0"/>
  </w:num>
  <w:num w:numId="40">
    <w:abstractNumId w:val="45"/>
  </w:num>
  <w:num w:numId="41">
    <w:abstractNumId w:val="14"/>
  </w:num>
  <w:num w:numId="42">
    <w:abstractNumId w:val="49"/>
  </w:num>
  <w:num w:numId="43">
    <w:abstractNumId w:val="46"/>
  </w:num>
  <w:num w:numId="44">
    <w:abstractNumId w:val="9"/>
  </w:num>
  <w:num w:numId="45">
    <w:abstractNumId w:val="41"/>
  </w:num>
  <w:num w:numId="46">
    <w:abstractNumId w:val="5"/>
  </w:num>
  <w:num w:numId="47">
    <w:abstractNumId w:val="18"/>
  </w:num>
  <w:num w:numId="48">
    <w:abstractNumId w:val="15"/>
  </w:num>
  <w:num w:numId="49">
    <w:abstractNumId w:val="44"/>
  </w:num>
  <w:num w:numId="50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SystemFonts/>
  <w:proofState w:spelling="clean" w:grammar="clean"/>
  <w:stylePaneFormatFilter w:val="3F01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022F7"/>
    <w:rsid w:val="00004FB4"/>
    <w:rsid w:val="00005A0A"/>
    <w:rsid w:val="00021B0F"/>
    <w:rsid w:val="000222EB"/>
    <w:rsid w:val="00023D52"/>
    <w:rsid w:val="0003375A"/>
    <w:rsid w:val="0003601C"/>
    <w:rsid w:val="00037051"/>
    <w:rsid w:val="00045892"/>
    <w:rsid w:val="0006404C"/>
    <w:rsid w:val="0007186A"/>
    <w:rsid w:val="00086F3F"/>
    <w:rsid w:val="000A75B3"/>
    <w:rsid w:val="000B0AEC"/>
    <w:rsid w:val="000C702C"/>
    <w:rsid w:val="000D20E3"/>
    <w:rsid w:val="000E19AD"/>
    <w:rsid w:val="001059AE"/>
    <w:rsid w:val="0010702B"/>
    <w:rsid w:val="00113063"/>
    <w:rsid w:val="00116E04"/>
    <w:rsid w:val="001179CC"/>
    <w:rsid w:val="00150E08"/>
    <w:rsid w:val="00152CC9"/>
    <w:rsid w:val="00170C69"/>
    <w:rsid w:val="001734B1"/>
    <w:rsid w:val="00190AC1"/>
    <w:rsid w:val="00192F25"/>
    <w:rsid w:val="00195D0F"/>
    <w:rsid w:val="001A74A4"/>
    <w:rsid w:val="001B4953"/>
    <w:rsid w:val="001C2517"/>
    <w:rsid w:val="001C49F3"/>
    <w:rsid w:val="001C7953"/>
    <w:rsid w:val="001D3144"/>
    <w:rsid w:val="001F0866"/>
    <w:rsid w:val="001F62FA"/>
    <w:rsid w:val="002044DB"/>
    <w:rsid w:val="00205407"/>
    <w:rsid w:val="002055D5"/>
    <w:rsid w:val="002065B3"/>
    <w:rsid w:val="00210DCF"/>
    <w:rsid w:val="0021151A"/>
    <w:rsid w:val="002173EE"/>
    <w:rsid w:val="002250D0"/>
    <w:rsid w:val="002301BC"/>
    <w:rsid w:val="00233B15"/>
    <w:rsid w:val="002612C0"/>
    <w:rsid w:val="0026208E"/>
    <w:rsid w:val="00262771"/>
    <w:rsid w:val="0027448D"/>
    <w:rsid w:val="00277AF5"/>
    <w:rsid w:val="002802E7"/>
    <w:rsid w:val="00295131"/>
    <w:rsid w:val="002979B1"/>
    <w:rsid w:val="002C534C"/>
    <w:rsid w:val="002D693D"/>
    <w:rsid w:val="002E0E63"/>
    <w:rsid w:val="003073E8"/>
    <w:rsid w:val="003143F9"/>
    <w:rsid w:val="00320D03"/>
    <w:rsid w:val="00325E7D"/>
    <w:rsid w:val="003367AD"/>
    <w:rsid w:val="003419EA"/>
    <w:rsid w:val="0034652C"/>
    <w:rsid w:val="0035102D"/>
    <w:rsid w:val="003A5657"/>
    <w:rsid w:val="003D5538"/>
    <w:rsid w:val="003E3E05"/>
    <w:rsid w:val="003F3049"/>
    <w:rsid w:val="003F388B"/>
    <w:rsid w:val="0041155F"/>
    <w:rsid w:val="004253BB"/>
    <w:rsid w:val="004307BC"/>
    <w:rsid w:val="0043239B"/>
    <w:rsid w:val="004323B3"/>
    <w:rsid w:val="0044294C"/>
    <w:rsid w:val="00452F0E"/>
    <w:rsid w:val="00453331"/>
    <w:rsid w:val="00486ED8"/>
    <w:rsid w:val="004937EF"/>
    <w:rsid w:val="004948FE"/>
    <w:rsid w:val="00495C2F"/>
    <w:rsid w:val="004963FC"/>
    <w:rsid w:val="00496FC9"/>
    <w:rsid w:val="004A34A5"/>
    <w:rsid w:val="004A54AE"/>
    <w:rsid w:val="004A7096"/>
    <w:rsid w:val="004B1592"/>
    <w:rsid w:val="004B2587"/>
    <w:rsid w:val="004B59E0"/>
    <w:rsid w:val="004D63A0"/>
    <w:rsid w:val="004E29CD"/>
    <w:rsid w:val="004E5BE2"/>
    <w:rsid w:val="004F6DFC"/>
    <w:rsid w:val="00515DAC"/>
    <w:rsid w:val="00540B17"/>
    <w:rsid w:val="0055328E"/>
    <w:rsid w:val="00553B81"/>
    <w:rsid w:val="00555E0C"/>
    <w:rsid w:val="005606C2"/>
    <w:rsid w:val="0057646E"/>
    <w:rsid w:val="005937A1"/>
    <w:rsid w:val="00594FA8"/>
    <w:rsid w:val="005A07D6"/>
    <w:rsid w:val="005A0DCE"/>
    <w:rsid w:val="005A5B1B"/>
    <w:rsid w:val="005B22DC"/>
    <w:rsid w:val="005B3F1F"/>
    <w:rsid w:val="005C0F7F"/>
    <w:rsid w:val="005D64F9"/>
    <w:rsid w:val="005D7258"/>
    <w:rsid w:val="005E26B3"/>
    <w:rsid w:val="005E54D8"/>
    <w:rsid w:val="005F33E9"/>
    <w:rsid w:val="005F4A88"/>
    <w:rsid w:val="006022F7"/>
    <w:rsid w:val="006049D8"/>
    <w:rsid w:val="0060662C"/>
    <w:rsid w:val="0061262F"/>
    <w:rsid w:val="006126B9"/>
    <w:rsid w:val="00624A8C"/>
    <w:rsid w:val="00625D4F"/>
    <w:rsid w:val="00637B8C"/>
    <w:rsid w:val="00641466"/>
    <w:rsid w:val="00656350"/>
    <w:rsid w:val="0066056F"/>
    <w:rsid w:val="00667382"/>
    <w:rsid w:val="00675F61"/>
    <w:rsid w:val="00690A00"/>
    <w:rsid w:val="00694727"/>
    <w:rsid w:val="00696436"/>
    <w:rsid w:val="006A7F12"/>
    <w:rsid w:val="006C0BE5"/>
    <w:rsid w:val="006C2FC7"/>
    <w:rsid w:val="006D190F"/>
    <w:rsid w:val="006D7EEC"/>
    <w:rsid w:val="006F529B"/>
    <w:rsid w:val="00703EA0"/>
    <w:rsid w:val="00707484"/>
    <w:rsid w:val="00723C15"/>
    <w:rsid w:val="007432B8"/>
    <w:rsid w:val="0074698E"/>
    <w:rsid w:val="007551D3"/>
    <w:rsid w:val="007665F2"/>
    <w:rsid w:val="00780B6E"/>
    <w:rsid w:val="00782E2E"/>
    <w:rsid w:val="00787A1F"/>
    <w:rsid w:val="00792D63"/>
    <w:rsid w:val="007A60D4"/>
    <w:rsid w:val="007C07C1"/>
    <w:rsid w:val="007D79B8"/>
    <w:rsid w:val="007F46DA"/>
    <w:rsid w:val="00800AA7"/>
    <w:rsid w:val="00825B4A"/>
    <w:rsid w:val="00840C8C"/>
    <w:rsid w:val="00864904"/>
    <w:rsid w:val="008808C0"/>
    <w:rsid w:val="008848DD"/>
    <w:rsid w:val="00884980"/>
    <w:rsid w:val="00887424"/>
    <w:rsid w:val="00890F7E"/>
    <w:rsid w:val="008A0DB1"/>
    <w:rsid w:val="008A4A85"/>
    <w:rsid w:val="008A7D56"/>
    <w:rsid w:val="008B3AC6"/>
    <w:rsid w:val="008B5BEF"/>
    <w:rsid w:val="008B6C93"/>
    <w:rsid w:val="008D7C36"/>
    <w:rsid w:val="008F0B3C"/>
    <w:rsid w:val="008F56D7"/>
    <w:rsid w:val="00901E28"/>
    <w:rsid w:val="00903967"/>
    <w:rsid w:val="009110DB"/>
    <w:rsid w:val="00921B67"/>
    <w:rsid w:val="00922383"/>
    <w:rsid w:val="00922CB7"/>
    <w:rsid w:val="009417F9"/>
    <w:rsid w:val="00946EFA"/>
    <w:rsid w:val="00960095"/>
    <w:rsid w:val="00960561"/>
    <w:rsid w:val="00981799"/>
    <w:rsid w:val="009904F7"/>
    <w:rsid w:val="00997B93"/>
    <w:rsid w:val="009B43F1"/>
    <w:rsid w:val="009B5B07"/>
    <w:rsid w:val="009B7360"/>
    <w:rsid w:val="009C22EC"/>
    <w:rsid w:val="009C66B6"/>
    <w:rsid w:val="009E50BA"/>
    <w:rsid w:val="009E75CF"/>
    <w:rsid w:val="00A10E4D"/>
    <w:rsid w:val="00A21A70"/>
    <w:rsid w:val="00A22023"/>
    <w:rsid w:val="00A22D97"/>
    <w:rsid w:val="00A45055"/>
    <w:rsid w:val="00A535B4"/>
    <w:rsid w:val="00A56BC0"/>
    <w:rsid w:val="00A809FA"/>
    <w:rsid w:val="00A823D1"/>
    <w:rsid w:val="00A83A90"/>
    <w:rsid w:val="00AA5DE3"/>
    <w:rsid w:val="00AB1400"/>
    <w:rsid w:val="00AB61C8"/>
    <w:rsid w:val="00AC043D"/>
    <w:rsid w:val="00AC1A48"/>
    <w:rsid w:val="00AC1AE3"/>
    <w:rsid w:val="00AD356A"/>
    <w:rsid w:val="00B0030E"/>
    <w:rsid w:val="00B030E2"/>
    <w:rsid w:val="00B07A9B"/>
    <w:rsid w:val="00B1022D"/>
    <w:rsid w:val="00B17D93"/>
    <w:rsid w:val="00B500D2"/>
    <w:rsid w:val="00B55234"/>
    <w:rsid w:val="00B735F0"/>
    <w:rsid w:val="00B73692"/>
    <w:rsid w:val="00B9218F"/>
    <w:rsid w:val="00BA4C66"/>
    <w:rsid w:val="00BB09DF"/>
    <w:rsid w:val="00BD2DBB"/>
    <w:rsid w:val="00BD76D1"/>
    <w:rsid w:val="00BE7330"/>
    <w:rsid w:val="00C005D5"/>
    <w:rsid w:val="00C04C75"/>
    <w:rsid w:val="00C1786F"/>
    <w:rsid w:val="00C57516"/>
    <w:rsid w:val="00C879DB"/>
    <w:rsid w:val="00C91CB7"/>
    <w:rsid w:val="00CA0142"/>
    <w:rsid w:val="00CA7BFC"/>
    <w:rsid w:val="00CB4140"/>
    <w:rsid w:val="00CD02DF"/>
    <w:rsid w:val="00CE36F6"/>
    <w:rsid w:val="00CF24E9"/>
    <w:rsid w:val="00CF3D63"/>
    <w:rsid w:val="00CF4D64"/>
    <w:rsid w:val="00D02712"/>
    <w:rsid w:val="00D22238"/>
    <w:rsid w:val="00D266A8"/>
    <w:rsid w:val="00D309D4"/>
    <w:rsid w:val="00D53B7E"/>
    <w:rsid w:val="00D572AA"/>
    <w:rsid w:val="00D72DD6"/>
    <w:rsid w:val="00D83A2C"/>
    <w:rsid w:val="00D83F1D"/>
    <w:rsid w:val="00D84677"/>
    <w:rsid w:val="00D941A3"/>
    <w:rsid w:val="00DC277A"/>
    <w:rsid w:val="00DD0846"/>
    <w:rsid w:val="00DD2C0D"/>
    <w:rsid w:val="00DE4CAE"/>
    <w:rsid w:val="00DF38C7"/>
    <w:rsid w:val="00E00AEF"/>
    <w:rsid w:val="00E13134"/>
    <w:rsid w:val="00E207E2"/>
    <w:rsid w:val="00E31655"/>
    <w:rsid w:val="00E33CD4"/>
    <w:rsid w:val="00E36A9A"/>
    <w:rsid w:val="00E470DC"/>
    <w:rsid w:val="00E5268C"/>
    <w:rsid w:val="00E57F0A"/>
    <w:rsid w:val="00E714D8"/>
    <w:rsid w:val="00E75690"/>
    <w:rsid w:val="00E75F5A"/>
    <w:rsid w:val="00E853AE"/>
    <w:rsid w:val="00EA07E2"/>
    <w:rsid w:val="00EB514A"/>
    <w:rsid w:val="00ED3B0A"/>
    <w:rsid w:val="00ED3FC0"/>
    <w:rsid w:val="00EE020D"/>
    <w:rsid w:val="00EF0DA8"/>
    <w:rsid w:val="00EF7C1D"/>
    <w:rsid w:val="00F051D2"/>
    <w:rsid w:val="00F1035E"/>
    <w:rsid w:val="00F15F00"/>
    <w:rsid w:val="00F22B4A"/>
    <w:rsid w:val="00F271D4"/>
    <w:rsid w:val="00F30629"/>
    <w:rsid w:val="00F34CB2"/>
    <w:rsid w:val="00F910F0"/>
    <w:rsid w:val="00F94741"/>
    <w:rsid w:val="00FA478A"/>
    <w:rsid w:val="00FB2D6C"/>
    <w:rsid w:val="00FB777F"/>
    <w:rsid w:val="00FC1F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22F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022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22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6022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022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a6"/>
    <w:rsid w:val="006022F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6022F7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nhideWhenUsed/>
    <w:rsid w:val="006022F7"/>
    <w:pPr>
      <w:spacing w:after="200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</w:rPr>
  </w:style>
  <w:style w:type="table" w:styleId="a8">
    <w:name w:val="Table Grid"/>
    <w:basedOn w:val="a1"/>
    <w:rsid w:val="00553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99"/>
    <w:qFormat/>
    <w:rsid w:val="00553B81"/>
    <w:pPr>
      <w:ind w:left="720"/>
      <w:contextualSpacing/>
    </w:pPr>
  </w:style>
  <w:style w:type="paragraph" w:styleId="aa">
    <w:name w:val="footer"/>
    <w:basedOn w:val="a"/>
    <w:link w:val="ab"/>
    <w:uiPriority w:val="99"/>
    <w:rsid w:val="002802E7"/>
    <w:pPr>
      <w:tabs>
        <w:tab w:val="center" w:pos="4677"/>
        <w:tab w:val="right" w:pos="9355"/>
      </w:tabs>
      <w:suppressAutoHyphens/>
    </w:pPr>
    <w:rPr>
      <w:sz w:val="26"/>
      <w:lang w:eastAsia="ar-SA"/>
    </w:rPr>
  </w:style>
  <w:style w:type="character" w:customStyle="1" w:styleId="ab">
    <w:name w:val="Нижний колонтитул Знак"/>
    <w:basedOn w:val="a0"/>
    <w:link w:val="aa"/>
    <w:uiPriority w:val="99"/>
    <w:rsid w:val="002802E7"/>
    <w:rPr>
      <w:sz w:val="26"/>
      <w:szCs w:val="24"/>
      <w:lang w:eastAsia="ar-SA"/>
    </w:rPr>
  </w:style>
  <w:style w:type="paragraph" w:styleId="ac">
    <w:name w:val="endnote text"/>
    <w:basedOn w:val="a"/>
    <w:link w:val="ad"/>
    <w:rsid w:val="007551D3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7551D3"/>
  </w:style>
  <w:style w:type="character" w:styleId="ae">
    <w:name w:val="endnote reference"/>
    <w:basedOn w:val="a0"/>
    <w:rsid w:val="007551D3"/>
    <w:rPr>
      <w:vertAlign w:val="superscript"/>
    </w:rPr>
  </w:style>
  <w:style w:type="paragraph" w:styleId="af">
    <w:name w:val="header"/>
    <w:basedOn w:val="a"/>
    <w:link w:val="af0"/>
    <w:rsid w:val="004963F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4963FC"/>
    <w:rPr>
      <w:sz w:val="24"/>
      <w:szCs w:val="24"/>
    </w:rPr>
  </w:style>
  <w:style w:type="paragraph" w:styleId="af1">
    <w:name w:val="Revision"/>
    <w:hidden/>
    <w:uiPriority w:val="99"/>
    <w:semiHidden/>
    <w:rsid w:val="000E19AD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022F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6022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22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6022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6022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5">
    <w:name w:val="Balloon Text"/>
    <w:basedOn w:val="a"/>
    <w:link w:val="a6"/>
    <w:rsid w:val="006022F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6022F7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nhideWhenUsed/>
    <w:rsid w:val="006022F7"/>
    <w:pPr>
      <w:spacing w:after="200"/>
    </w:pPr>
    <w:rPr>
      <w:rFonts w:asciiTheme="minorHAnsi" w:eastAsiaTheme="minorEastAsia" w:hAnsiTheme="minorHAnsi" w:cstheme="minorBidi"/>
      <w:b/>
      <w:bCs/>
      <w:color w:val="4F81BD" w:themeColor="accent1"/>
      <w:sz w:val="18"/>
      <w:szCs w:val="18"/>
    </w:rPr>
  </w:style>
  <w:style w:type="table" w:styleId="a8">
    <w:name w:val="Table Grid"/>
    <w:basedOn w:val="a1"/>
    <w:rsid w:val="00553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553B81"/>
    <w:pPr>
      <w:ind w:left="720"/>
      <w:contextualSpacing/>
    </w:pPr>
  </w:style>
  <w:style w:type="paragraph" w:styleId="aa">
    <w:name w:val="footer"/>
    <w:basedOn w:val="a"/>
    <w:link w:val="ab"/>
    <w:uiPriority w:val="99"/>
    <w:rsid w:val="002802E7"/>
    <w:pPr>
      <w:tabs>
        <w:tab w:val="center" w:pos="4677"/>
        <w:tab w:val="right" w:pos="9355"/>
      </w:tabs>
      <w:suppressAutoHyphens/>
    </w:pPr>
    <w:rPr>
      <w:sz w:val="26"/>
      <w:lang w:eastAsia="ar-SA"/>
    </w:rPr>
  </w:style>
  <w:style w:type="character" w:customStyle="1" w:styleId="ab">
    <w:name w:val="Нижний колонтитул Знак"/>
    <w:basedOn w:val="a0"/>
    <w:link w:val="aa"/>
    <w:uiPriority w:val="99"/>
    <w:rsid w:val="002802E7"/>
    <w:rPr>
      <w:sz w:val="26"/>
      <w:szCs w:val="24"/>
      <w:lang w:eastAsia="ar-SA"/>
    </w:rPr>
  </w:style>
  <w:style w:type="paragraph" w:styleId="ac">
    <w:name w:val="endnote text"/>
    <w:basedOn w:val="a"/>
    <w:link w:val="ad"/>
    <w:rsid w:val="007551D3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rsid w:val="007551D3"/>
  </w:style>
  <w:style w:type="character" w:styleId="ae">
    <w:name w:val="endnote reference"/>
    <w:basedOn w:val="a0"/>
    <w:rsid w:val="007551D3"/>
    <w:rPr>
      <w:vertAlign w:val="superscript"/>
    </w:rPr>
  </w:style>
  <w:style w:type="paragraph" w:styleId="af">
    <w:name w:val="header"/>
    <w:basedOn w:val="a"/>
    <w:link w:val="af0"/>
    <w:rsid w:val="004963F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rsid w:val="004963F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9877B7-B1EE-493C-AFC8-C80E44BB1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75</Pages>
  <Words>7265</Words>
  <Characters>41415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Office1</dc:creator>
  <cp:lastModifiedBy>Тугушев И.А.</cp:lastModifiedBy>
  <cp:revision>5</cp:revision>
  <dcterms:created xsi:type="dcterms:W3CDTF">2014-02-13T11:15:00Z</dcterms:created>
  <dcterms:modified xsi:type="dcterms:W3CDTF">2014-04-02T09:50:00Z</dcterms:modified>
</cp:coreProperties>
</file>